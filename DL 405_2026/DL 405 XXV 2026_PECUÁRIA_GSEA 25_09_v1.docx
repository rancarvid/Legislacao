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A0B3" w14:textId="0DD61E11" w:rsidR="00026ED4" w:rsidRPr="00FC7A70" w:rsidRDefault="00026ED4" w:rsidP="62F213A8">
      <w:pPr>
        <w:widowControl w:val="0"/>
        <w:spacing w:after="120"/>
        <w:rPr>
          <w:rFonts w:ascii="Garamond" w:hAnsi="Garamond"/>
          <w:b/>
          <w:bCs/>
        </w:rPr>
      </w:pPr>
      <w:r w:rsidRPr="62F213A8">
        <w:rPr>
          <w:rFonts w:ascii="Garamond" w:hAnsi="Garamond"/>
          <w:b/>
          <w:bCs/>
        </w:rPr>
        <w:t xml:space="preserve">DL </w:t>
      </w:r>
      <w:r w:rsidR="00303C66" w:rsidRPr="62F213A8">
        <w:rPr>
          <w:rFonts w:ascii="Garamond" w:hAnsi="Garamond"/>
          <w:b/>
          <w:bCs/>
        </w:rPr>
        <w:t>405</w:t>
      </w:r>
      <w:r w:rsidRPr="62F213A8">
        <w:rPr>
          <w:rFonts w:ascii="Garamond" w:hAnsi="Garamond"/>
          <w:b/>
          <w:bCs/>
        </w:rPr>
        <w:t>/XXV/2026</w:t>
      </w:r>
    </w:p>
    <w:p w14:paraId="57E0B689" w14:textId="55AF92A0" w:rsidR="00026ED4" w:rsidRPr="00FC7A70" w:rsidRDefault="00026ED4" w:rsidP="00DF7BBF">
      <w:pPr>
        <w:widowControl w:val="0"/>
        <w:spacing w:after="120"/>
        <w:rPr>
          <w:rFonts w:ascii="Garamond" w:hAnsi="Garamond"/>
          <w:b/>
          <w:bCs/>
          <w:szCs w:val="24"/>
        </w:rPr>
      </w:pPr>
      <w:r w:rsidRPr="00FC7A70">
        <w:rPr>
          <w:rFonts w:ascii="Garamond" w:hAnsi="Garamond"/>
          <w:b/>
          <w:bCs/>
          <w:szCs w:val="24"/>
        </w:rPr>
        <w:t>2026.0</w:t>
      </w:r>
      <w:r w:rsidR="00AD0CBB" w:rsidRPr="00FC7A70">
        <w:rPr>
          <w:rFonts w:ascii="Garamond" w:hAnsi="Garamond"/>
          <w:b/>
          <w:bCs/>
          <w:szCs w:val="24"/>
        </w:rPr>
        <w:t>8</w:t>
      </w:r>
      <w:r w:rsidRPr="00FC7A70">
        <w:rPr>
          <w:rFonts w:ascii="Garamond" w:hAnsi="Garamond"/>
          <w:b/>
          <w:bCs/>
          <w:szCs w:val="24"/>
        </w:rPr>
        <w:t>.</w:t>
      </w:r>
      <w:r w:rsidR="00FC7A70" w:rsidRPr="00FC7A70">
        <w:rPr>
          <w:rFonts w:ascii="Garamond" w:hAnsi="Garamond"/>
          <w:b/>
          <w:bCs/>
          <w:szCs w:val="24"/>
        </w:rPr>
        <w:t>11</w:t>
      </w:r>
    </w:p>
    <w:p w14:paraId="094B198F" w14:textId="11E1C12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Programa do XXV Governo defin</w:t>
      </w:r>
      <w:r w:rsidR="00B4507F" w:rsidRPr="00FC7A70">
        <w:rPr>
          <w:rFonts w:ascii="Garamond" w:hAnsi="Garamond"/>
          <w:color w:val="000000" w:themeColor="text1"/>
          <w:szCs w:val="24"/>
        </w:rPr>
        <w:t>e</w:t>
      </w:r>
      <w:r w:rsidRPr="00FC7A70">
        <w:rPr>
          <w:rFonts w:ascii="Garamond" w:hAnsi="Garamond"/>
          <w:color w:val="000000" w:themeColor="text1"/>
          <w:szCs w:val="24"/>
        </w:rPr>
        <w:t xml:space="preserve"> o combate à burocracia e </w:t>
      </w:r>
      <w:r w:rsidR="001B0686" w:rsidRPr="00FC7A70">
        <w:rPr>
          <w:rFonts w:ascii="Garamond" w:hAnsi="Garamond"/>
          <w:color w:val="000000" w:themeColor="text1"/>
          <w:szCs w:val="24"/>
        </w:rPr>
        <w:t>a</w:t>
      </w:r>
      <w:r w:rsidRPr="00FC7A70">
        <w:rPr>
          <w:rFonts w:ascii="Garamond" w:hAnsi="Garamond"/>
          <w:color w:val="000000" w:themeColor="text1"/>
          <w:szCs w:val="24"/>
        </w:rPr>
        <w:t xml:space="preserve"> remoção de entraves excessivos à atividade económica</w:t>
      </w:r>
      <w:r w:rsidR="00B4507F" w:rsidRPr="00FC7A70">
        <w:rPr>
          <w:rFonts w:ascii="Garamond" w:hAnsi="Garamond"/>
          <w:color w:val="000000" w:themeColor="text1"/>
          <w:szCs w:val="24"/>
        </w:rPr>
        <w:t xml:space="preserve"> como uma prioridade da ação governativa</w:t>
      </w:r>
      <w:r w:rsidRPr="00FC7A70">
        <w:rPr>
          <w:rFonts w:ascii="Garamond" w:hAnsi="Garamond"/>
          <w:color w:val="000000" w:themeColor="text1"/>
          <w:szCs w:val="24"/>
        </w:rPr>
        <w:t xml:space="preserve">, com vista ao impulso da competitividade e do crescimento económico </w:t>
      </w:r>
      <w:r w:rsidR="00B4507F" w:rsidRPr="00FC7A70">
        <w:rPr>
          <w:rFonts w:ascii="Garamond" w:hAnsi="Garamond"/>
          <w:color w:val="000000" w:themeColor="text1"/>
          <w:szCs w:val="24"/>
        </w:rPr>
        <w:t xml:space="preserve">nacional </w:t>
      </w:r>
      <w:r w:rsidRPr="00FC7A70">
        <w:rPr>
          <w:rFonts w:ascii="Garamond" w:hAnsi="Garamond"/>
          <w:color w:val="000000" w:themeColor="text1"/>
          <w:szCs w:val="24"/>
        </w:rPr>
        <w:t xml:space="preserve">e </w:t>
      </w:r>
      <w:r w:rsidR="008B2ABA" w:rsidRPr="00FC7A70">
        <w:rPr>
          <w:rFonts w:ascii="Garamond" w:hAnsi="Garamond"/>
          <w:color w:val="000000" w:themeColor="text1"/>
          <w:szCs w:val="24"/>
        </w:rPr>
        <w:t xml:space="preserve">ao </w:t>
      </w:r>
      <w:r w:rsidRPr="00FC7A70">
        <w:rPr>
          <w:rFonts w:ascii="Garamond" w:hAnsi="Garamond"/>
          <w:color w:val="000000" w:themeColor="text1"/>
          <w:szCs w:val="24"/>
        </w:rPr>
        <w:t>incremento da previsibilidade e segurança do investimento nacional e estrangeiro.</w:t>
      </w:r>
    </w:p>
    <w:p w14:paraId="21202E1C" w14:textId="24C5D62C"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Nesse âmbito, </w:t>
      </w:r>
      <w:r w:rsidR="006A60EE" w:rsidRPr="00FC7A70">
        <w:rPr>
          <w:rFonts w:ascii="Garamond" w:hAnsi="Garamond"/>
          <w:color w:val="000000" w:themeColor="text1"/>
          <w:szCs w:val="24"/>
        </w:rPr>
        <w:t xml:space="preserve">e com o objetivo de </w:t>
      </w:r>
      <w:r w:rsidR="00F82821" w:rsidRPr="00FC7A70">
        <w:rPr>
          <w:rFonts w:ascii="Garamond" w:hAnsi="Garamond"/>
          <w:color w:val="000000" w:themeColor="text1"/>
          <w:szCs w:val="24"/>
        </w:rPr>
        <w:t>se estabelecer</w:t>
      </w:r>
      <w:r w:rsidR="006A60EE" w:rsidRPr="00FC7A70">
        <w:rPr>
          <w:rFonts w:ascii="Garamond" w:hAnsi="Garamond"/>
          <w:color w:val="000000" w:themeColor="text1"/>
          <w:szCs w:val="24"/>
        </w:rPr>
        <w:t xml:space="preserve"> um regime jurídico de cariz transversal e </w:t>
      </w:r>
      <w:r w:rsidR="00F82821" w:rsidRPr="00FC7A70">
        <w:rPr>
          <w:rFonts w:ascii="Garamond" w:hAnsi="Garamond"/>
          <w:color w:val="000000" w:themeColor="text1"/>
          <w:szCs w:val="24"/>
        </w:rPr>
        <w:t xml:space="preserve">de se </w:t>
      </w:r>
      <w:r w:rsidR="0097179C" w:rsidRPr="00FC7A70">
        <w:rPr>
          <w:rFonts w:ascii="Garamond" w:hAnsi="Garamond"/>
          <w:color w:val="000000" w:themeColor="text1"/>
          <w:szCs w:val="24"/>
        </w:rPr>
        <w:t>rever</w:t>
      </w:r>
      <w:r w:rsidR="006A60EE" w:rsidRPr="00FC7A70">
        <w:rPr>
          <w:rFonts w:ascii="Garamond" w:hAnsi="Garamond"/>
          <w:color w:val="000000" w:themeColor="text1"/>
          <w:szCs w:val="24"/>
        </w:rPr>
        <w:t>, atualiza</w:t>
      </w:r>
      <w:r w:rsidR="0097179C" w:rsidRPr="00FC7A70">
        <w:rPr>
          <w:rFonts w:ascii="Garamond" w:hAnsi="Garamond"/>
          <w:color w:val="000000" w:themeColor="text1"/>
          <w:szCs w:val="24"/>
        </w:rPr>
        <w:t>r</w:t>
      </w:r>
      <w:r w:rsidR="006A60EE" w:rsidRPr="00FC7A70">
        <w:rPr>
          <w:rFonts w:ascii="Garamond" w:hAnsi="Garamond"/>
          <w:color w:val="000000" w:themeColor="text1"/>
          <w:szCs w:val="24"/>
        </w:rPr>
        <w:t>, simplifica</w:t>
      </w:r>
      <w:r w:rsidR="0097179C" w:rsidRPr="00FC7A70">
        <w:rPr>
          <w:rFonts w:ascii="Garamond" w:hAnsi="Garamond"/>
          <w:color w:val="000000" w:themeColor="text1"/>
          <w:szCs w:val="24"/>
        </w:rPr>
        <w:t xml:space="preserve">r e </w:t>
      </w:r>
      <w:r w:rsidR="006A60EE" w:rsidRPr="00FC7A70">
        <w:rPr>
          <w:rFonts w:ascii="Garamond" w:hAnsi="Garamond"/>
          <w:color w:val="000000" w:themeColor="text1"/>
          <w:szCs w:val="24"/>
        </w:rPr>
        <w:t>desburocratiz</w:t>
      </w:r>
      <w:r w:rsidR="0097179C" w:rsidRPr="00FC7A70">
        <w:rPr>
          <w:rFonts w:ascii="Garamond" w:hAnsi="Garamond"/>
          <w:color w:val="000000" w:themeColor="text1"/>
          <w:szCs w:val="24"/>
        </w:rPr>
        <w:t>ar</w:t>
      </w:r>
      <w:r w:rsidR="006A60EE" w:rsidRPr="00FC7A70">
        <w:rPr>
          <w:rFonts w:ascii="Garamond" w:hAnsi="Garamond"/>
          <w:color w:val="000000" w:themeColor="text1"/>
          <w:szCs w:val="24"/>
        </w:rPr>
        <w:t xml:space="preserve"> os processos de licenciamento ou acesso </w:t>
      </w:r>
      <w:r w:rsidR="0097179C" w:rsidRPr="00FC7A70">
        <w:rPr>
          <w:rFonts w:ascii="Garamond" w:hAnsi="Garamond"/>
          <w:color w:val="000000" w:themeColor="text1"/>
          <w:szCs w:val="24"/>
        </w:rPr>
        <w:t>de</w:t>
      </w:r>
      <w:r w:rsidR="006A60EE" w:rsidRPr="00FC7A70">
        <w:rPr>
          <w:rFonts w:ascii="Garamond" w:hAnsi="Garamond"/>
          <w:color w:val="000000" w:themeColor="text1"/>
          <w:szCs w:val="24"/>
        </w:rPr>
        <w:t xml:space="preserve"> atividades económicas de diferentes setores, designadamente, na indústria, turismo, pecuária, comércio, serviços e restauração, bem como os seus respetivos regimes de exercício, </w:t>
      </w:r>
      <w:r w:rsidRPr="00FC7A70">
        <w:rPr>
          <w:rFonts w:ascii="Garamond" w:hAnsi="Garamond"/>
          <w:color w:val="000000" w:themeColor="text1"/>
          <w:szCs w:val="24"/>
        </w:rPr>
        <w:t>procedeu-se a</w:t>
      </w:r>
      <w:r w:rsidR="006A60EE" w:rsidRPr="00FC7A70">
        <w:rPr>
          <w:rFonts w:ascii="Garamond" w:hAnsi="Garamond"/>
          <w:color w:val="000000" w:themeColor="text1"/>
          <w:szCs w:val="24"/>
        </w:rPr>
        <w:t xml:space="preserve"> um</w:t>
      </w:r>
      <w:r w:rsidRPr="00FC7A70">
        <w:rPr>
          <w:rFonts w:ascii="Garamond" w:hAnsi="Garamond"/>
          <w:color w:val="000000" w:themeColor="text1"/>
          <w:szCs w:val="24"/>
        </w:rPr>
        <w:t xml:space="preserve"> levantamento das barreiras e constrangimentos à atividade económica</w:t>
      </w:r>
      <w:r w:rsidR="006A60EE" w:rsidRPr="00FC7A70">
        <w:rPr>
          <w:rFonts w:ascii="Garamond" w:hAnsi="Garamond"/>
          <w:color w:val="000000" w:themeColor="text1"/>
          <w:szCs w:val="24"/>
        </w:rPr>
        <w:t xml:space="preserve">, </w:t>
      </w:r>
      <w:r w:rsidR="0010555E" w:rsidRPr="00FC7A70">
        <w:rPr>
          <w:rFonts w:ascii="Garamond" w:hAnsi="Garamond"/>
          <w:color w:val="000000" w:themeColor="text1"/>
          <w:szCs w:val="24"/>
        </w:rPr>
        <w:t xml:space="preserve">num processo que contou </w:t>
      </w:r>
      <w:r w:rsidRPr="00FC7A70">
        <w:rPr>
          <w:rFonts w:ascii="Garamond" w:hAnsi="Garamond"/>
          <w:color w:val="000000" w:themeColor="text1"/>
          <w:szCs w:val="24"/>
        </w:rPr>
        <w:t xml:space="preserve">com a participação </w:t>
      </w:r>
      <w:r w:rsidR="006A60EE" w:rsidRPr="00FC7A70">
        <w:rPr>
          <w:rFonts w:ascii="Garamond" w:hAnsi="Garamond"/>
          <w:color w:val="000000" w:themeColor="text1"/>
          <w:szCs w:val="24"/>
        </w:rPr>
        <w:t xml:space="preserve">ampla </w:t>
      </w:r>
      <w:r w:rsidRPr="00FC7A70">
        <w:rPr>
          <w:rFonts w:ascii="Garamond" w:hAnsi="Garamond"/>
          <w:color w:val="000000" w:themeColor="text1"/>
          <w:szCs w:val="24"/>
        </w:rPr>
        <w:t>d</w:t>
      </w:r>
      <w:r w:rsidR="006A60EE" w:rsidRPr="00FC7A70">
        <w:rPr>
          <w:rFonts w:ascii="Garamond" w:hAnsi="Garamond"/>
          <w:color w:val="000000" w:themeColor="text1"/>
          <w:szCs w:val="24"/>
        </w:rPr>
        <w:t>e vários</w:t>
      </w:r>
      <w:r w:rsidRPr="00FC7A70">
        <w:rPr>
          <w:rFonts w:ascii="Garamond" w:hAnsi="Garamond"/>
          <w:color w:val="000000" w:themeColor="text1"/>
          <w:szCs w:val="24"/>
        </w:rPr>
        <w:t xml:space="preserve"> organismos, </w:t>
      </w:r>
      <w:r w:rsidR="006A60EE" w:rsidRPr="00FC7A70">
        <w:rPr>
          <w:rFonts w:ascii="Garamond" w:hAnsi="Garamond"/>
          <w:color w:val="000000" w:themeColor="text1"/>
          <w:szCs w:val="24"/>
        </w:rPr>
        <w:t xml:space="preserve">da Administração Pública e </w:t>
      </w:r>
      <w:r w:rsidR="00EE2A22" w:rsidRPr="00FC7A70">
        <w:rPr>
          <w:rFonts w:ascii="Garamond" w:hAnsi="Garamond"/>
          <w:color w:val="000000" w:themeColor="text1"/>
          <w:szCs w:val="24"/>
        </w:rPr>
        <w:t>envolveu a auscultação</w:t>
      </w:r>
      <w:r w:rsidRPr="00FC7A70">
        <w:rPr>
          <w:rFonts w:ascii="Garamond" w:hAnsi="Garamond"/>
          <w:color w:val="000000" w:themeColor="text1"/>
          <w:szCs w:val="24"/>
        </w:rPr>
        <w:t xml:space="preserve"> d</w:t>
      </w:r>
      <w:r w:rsidR="00EE2A22" w:rsidRPr="00FC7A70">
        <w:rPr>
          <w:rFonts w:ascii="Garamond" w:hAnsi="Garamond"/>
          <w:color w:val="000000" w:themeColor="text1"/>
          <w:szCs w:val="24"/>
        </w:rPr>
        <w:t>e diversas confederações e</w:t>
      </w:r>
      <w:r w:rsidRPr="00FC7A70">
        <w:rPr>
          <w:rFonts w:ascii="Garamond" w:hAnsi="Garamond"/>
          <w:color w:val="000000" w:themeColor="text1"/>
          <w:szCs w:val="24"/>
        </w:rPr>
        <w:t xml:space="preserve"> associações setoriais</w:t>
      </w:r>
      <w:r w:rsidR="00EE2A22" w:rsidRPr="00FC7A70">
        <w:rPr>
          <w:rFonts w:ascii="Garamond" w:hAnsi="Garamond"/>
          <w:color w:val="000000" w:themeColor="text1"/>
          <w:szCs w:val="24"/>
        </w:rPr>
        <w:t>, bem como de outras</w:t>
      </w:r>
      <w:r w:rsidRPr="00FC7A70">
        <w:rPr>
          <w:rFonts w:ascii="Garamond" w:hAnsi="Garamond"/>
          <w:color w:val="000000" w:themeColor="text1"/>
          <w:szCs w:val="24"/>
        </w:rPr>
        <w:t xml:space="preserve"> partes interessadas</w:t>
      </w:r>
      <w:r w:rsidR="00AB3F58" w:rsidRPr="00FC7A70">
        <w:rPr>
          <w:rFonts w:ascii="Garamond" w:hAnsi="Garamond"/>
          <w:color w:val="000000" w:themeColor="text1"/>
          <w:szCs w:val="24"/>
        </w:rPr>
        <w:t>.</w:t>
      </w:r>
    </w:p>
    <w:p w14:paraId="6A95B39F" w14:textId="5678D2E1" w:rsidR="008A4623" w:rsidRPr="00FC7A70" w:rsidRDefault="0095425C"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Através do presente decreto-lei</w:t>
      </w:r>
      <w:r w:rsidR="008A4623" w:rsidRPr="00FC7A70">
        <w:rPr>
          <w:rFonts w:ascii="Garamond" w:hAnsi="Garamond"/>
          <w:color w:val="000000" w:themeColor="text1"/>
          <w:szCs w:val="24"/>
        </w:rPr>
        <w:t xml:space="preserve">, o Governo sistematiza e harmoniza os procedimentos administrativos então existentes relativos ao acesso e ao exercício dessas atividades económicas, que, ainda que materialmente semelhantes e com finalidades comuns, apresentavam designações e tramitações </w:t>
      </w:r>
      <w:r w:rsidR="00F531B7" w:rsidRPr="00FC7A70">
        <w:rPr>
          <w:rFonts w:ascii="Garamond" w:hAnsi="Garamond"/>
          <w:color w:val="000000" w:themeColor="text1"/>
          <w:szCs w:val="24"/>
        </w:rPr>
        <w:t>heterogéneas e dispersas</w:t>
      </w:r>
      <w:r w:rsidR="008A4623" w:rsidRPr="00FC7A70">
        <w:rPr>
          <w:rFonts w:ascii="Garamond" w:hAnsi="Garamond"/>
          <w:color w:val="000000" w:themeColor="text1"/>
          <w:szCs w:val="24"/>
        </w:rPr>
        <w:t>.</w:t>
      </w:r>
    </w:p>
    <w:p w14:paraId="0C18D799" w14:textId="461EBC89"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Em concreto, </w:t>
      </w:r>
      <w:r w:rsidR="00F531B7" w:rsidRPr="00FC7A70">
        <w:rPr>
          <w:rFonts w:ascii="Garamond" w:hAnsi="Garamond"/>
          <w:color w:val="000000" w:themeColor="text1"/>
          <w:szCs w:val="24"/>
        </w:rPr>
        <w:t xml:space="preserve">o ora aprovado </w:t>
      </w:r>
      <w:r w:rsidR="008C68C1" w:rsidRPr="00FC7A70">
        <w:rPr>
          <w:rFonts w:ascii="Garamond" w:hAnsi="Garamond"/>
          <w:color w:val="000000" w:themeColor="text1"/>
          <w:szCs w:val="24"/>
        </w:rPr>
        <w:t xml:space="preserve">código do licenciamento das atividades económicas </w:t>
      </w:r>
      <w:r w:rsidR="00E04309" w:rsidRPr="00FC7A70">
        <w:rPr>
          <w:rFonts w:ascii="Garamond" w:hAnsi="Garamond"/>
          <w:color w:val="000000" w:themeColor="text1"/>
          <w:szCs w:val="24"/>
        </w:rPr>
        <w:t>(</w:t>
      </w:r>
      <w:r w:rsidR="008C68C1" w:rsidRPr="00FC7A70">
        <w:rPr>
          <w:rFonts w:ascii="Garamond" w:hAnsi="Garamond"/>
          <w:color w:val="000000" w:themeColor="text1"/>
          <w:szCs w:val="24"/>
        </w:rPr>
        <w:t>CLAE</w:t>
      </w:r>
      <w:r w:rsidR="00E04309" w:rsidRPr="00FC7A70">
        <w:rPr>
          <w:rFonts w:ascii="Garamond" w:hAnsi="Garamond"/>
          <w:color w:val="000000" w:themeColor="text1"/>
          <w:szCs w:val="24"/>
        </w:rPr>
        <w:t>)</w:t>
      </w:r>
      <w:r w:rsidR="00F531B7" w:rsidRPr="00FC7A70">
        <w:rPr>
          <w:rFonts w:ascii="Garamond" w:hAnsi="Garamond"/>
          <w:color w:val="000000" w:themeColor="text1"/>
          <w:szCs w:val="24"/>
        </w:rPr>
        <w:t xml:space="preserve">, </w:t>
      </w:r>
      <w:r w:rsidRPr="00FC7A70">
        <w:rPr>
          <w:rFonts w:ascii="Garamond" w:hAnsi="Garamond"/>
          <w:color w:val="000000" w:themeColor="text1"/>
          <w:szCs w:val="24"/>
        </w:rPr>
        <w:t>consolid</w:t>
      </w:r>
      <w:r w:rsidR="00D65360" w:rsidRPr="00FC7A70">
        <w:rPr>
          <w:rFonts w:ascii="Garamond" w:hAnsi="Garamond"/>
          <w:color w:val="000000" w:themeColor="text1"/>
          <w:szCs w:val="24"/>
        </w:rPr>
        <w:t>a, de forma integrada,</w:t>
      </w:r>
      <w:r w:rsidRPr="00FC7A70">
        <w:rPr>
          <w:rFonts w:ascii="Garamond" w:hAnsi="Garamond"/>
          <w:color w:val="000000" w:themeColor="text1"/>
          <w:szCs w:val="24"/>
        </w:rPr>
        <w:t xml:space="preserve"> num único diploma, as matérias relativas ao acesso e exercício da atividade industrial, </w:t>
      </w:r>
      <w:r w:rsidR="007D0F2C" w:rsidRPr="00FC7A70">
        <w:rPr>
          <w:rFonts w:ascii="Garamond" w:hAnsi="Garamond"/>
          <w:color w:val="000000" w:themeColor="text1"/>
          <w:szCs w:val="24"/>
        </w:rPr>
        <w:t xml:space="preserve">a </w:t>
      </w:r>
      <w:r w:rsidR="00341A62" w:rsidRPr="00FC7A70">
        <w:rPr>
          <w:rFonts w:ascii="Garamond" w:hAnsi="Garamond"/>
          <w:color w:val="000000" w:themeColor="text1"/>
          <w:szCs w:val="24"/>
        </w:rPr>
        <w:t xml:space="preserve">atividade pecuária, </w:t>
      </w:r>
      <w:r w:rsidRPr="00FC7A70">
        <w:rPr>
          <w:rFonts w:ascii="Garamond" w:hAnsi="Garamond"/>
          <w:color w:val="000000" w:themeColor="text1"/>
          <w:szCs w:val="24"/>
        </w:rPr>
        <w:t>de diversas atividades relacionadas com o turismo, como a</w:t>
      </w:r>
      <w:r w:rsidR="000648C8" w:rsidRPr="00FC7A70">
        <w:rPr>
          <w:rFonts w:ascii="Garamond" w:hAnsi="Garamond"/>
          <w:color w:val="000000" w:themeColor="text1"/>
          <w:szCs w:val="24"/>
        </w:rPr>
        <w:t xml:space="preserve"> instalação e</w:t>
      </w:r>
      <w:r w:rsidRPr="00FC7A70">
        <w:rPr>
          <w:rFonts w:ascii="Garamond" w:hAnsi="Garamond"/>
          <w:color w:val="000000" w:themeColor="text1"/>
          <w:szCs w:val="24"/>
        </w:rPr>
        <w:t xml:space="preserve"> exploração de empreendimentos turísticos</w:t>
      </w:r>
      <w:r w:rsidR="00453515" w:rsidRPr="00FC7A70">
        <w:rPr>
          <w:rFonts w:ascii="Garamond" w:hAnsi="Garamond"/>
          <w:color w:val="000000" w:themeColor="text1"/>
          <w:szCs w:val="24"/>
        </w:rPr>
        <w:t xml:space="preserve"> e </w:t>
      </w:r>
      <w:r w:rsidR="000648C8" w:rsidRPr="00FC7A70">
        <w:rPr>
          <w:rFonts w:ascii="Garamond" w:hAnsi="Garamond"/>
          <w:color w:val="000000" w:themeColor="text1"/>
          <w:szCs w:val="24"/>
        </w:rPr>
        <w:t xml:space="preserve">exploração </w:t>
      </w:r>
      <w:r w:rsidR="00453515" w:rsidRPr="00FC7A70">
        <w:rPr>
          <w:rFonts w:ascii="Garamond" w:hAnsi="Garamond"/>
          <w:color w:val="000000" w:themeColor="text1"/>
          <w:szCs w:val="24"/>
        </w:rPr>
        <w:t>de estabelecimentos de alojamento local</w:t>
      </w:r>
      <w:r w:rsidRPr="00FC7A70">
        <w:rPr>
          <w:rFonts w:ascii="Garamond" w:hAnsi="Garamond"/>
          <w:color w:val="000000" w:themeColor="text1"/>
          <w:szCs w:val="24"/>
        </w:rPr>
        <w:t>, a atividade de agências de viagens e turismo</w:t>
      </w:r>
      <w:r w:rsidR="009D687C" w:rsidRPr="00FC7A70">
        <w:rPr>
          <w:rFonts w:ascii="Garamond" w:hAnsi="Garamond"/>
          <w:color w:val="000000" w:themeColor="text1"/>
          <w:szCs w:val="24"/>
        </w:rPr>
        <w:t xml:space="preserve"> e </w:t>
      </w:r>
      <w:r w:rsidRPr="00FC7A70">
        <w:rPr>
          <w:rFonts w:ascii="Garamond" w:hAnsi="Garamond"/>
          <w:color w:val="000000" w:themeColor="text1"/>
          <w:szCs w:val="24"/>
        </w:rPr>
        <w:t>a atividade de animação turística, bem como das atividades de comércio, serviços e restauração, incluindo a atividade leiloeira e prestamista.</w:t>
      </w:r>
    </w:p>
    <w:p w14:paraId="798B77E4" w14:textId="39D24EBA" w:rsidR="00601B4C" w:rsidRPr="00FC7A70" w:rsidRDefault="00D65360" w:rsidP="00DF7BBF">
      <w:pPr>
        <w:widowControl w:val="0"/>
        <w:spacing w:after="120"/>
        <w:rPr>
          <w:rFonts w:ascii="Garamond" w:hAnsi="Garamond"/>
          <w:color w:val="000000" w:themeColor="text1"/>
          <w:szCs w:val="24"/>
        </w:rPr>
      </w:pPr>
      <w:r w:rsidRPr="00FC7A70">
        <w:rPr>
          <w:rFonts w:ascii="Garamond" w:hAnsi="Garamond"/>
          <w:color w:val="000000" w:themeColor="text1"/>
          <w:szCs w:val="24"/>
        </w:rPr>
        <w:lastRenderedPageBreak/>
        <w:t>M</w:t>
      </w:r>
      <w:r w:rsidR="00601B4C" w:rsidRPr="00FC7A70">
        <w:rPr>
          <w:rFonts w:ascii="Garamond" w:hAnsi="Garamond"/>
          <w:color w:val="000000" w:themeColor="text1"/>
          <w:szCs w:val="24"/>
        </w:rPr>
        <w:t xml:space="preserve">ais de uma dezena de </w:t>
      </w:r>
      <w:r w:rsidR="006F7509" w:rsidRPr="00FC7A70">
        <w:rPr>
          <w:rFonts w:ascii="Garamond" w:hAnsi="Garamond"/>
          <w:color w:val="000000" w:themeColor="text1"/>
          <w:szCs w:val="24"/>
        </w:rPr>
        <w:t xml:space="preserve">procedimentos de acesso </w:t>
      </w:r>
      <w:r w:rsidRPr="00FC7A70">
        <w:rPr>
          <w:rFonts w:ascii="Garamond" w:hAnsi="Garamond"/>
          <w:color w:val="000000" w:themeColor="text1"/>
          <w:szCs w:val="24"/>
        </w:rPr>
        <w:t xml:space="preserve">e exercício de atividades económicas </w:t>
      </w:r>
      <w:r w:rsidR="006F7509" w:rsidRPr="00FC7A70">
        <w:rPr>
          <w:rFonts w:ascii="Garamond" w:hAnsi="Garamond"/>
          <w:color w:val="000000" w:themeColor="text1"/>
          <w:szCs w:val="24"/>
        </w:rPr>
        <w:t xml:space="preserve">diferentes, com designações e tramitações </w:t>
      </w:r>
      <w:r w:rsidRPr="00FC7A70">
        <w:rPr>
          <w:rFonts w:ascii="Garamond" w:hAnsi="Garamond"/>
          <w:color w:val="000000" w:themeColor="text1"/>
          <w:szCs w:val="24"/>
        </w:rPr>
        <w:t>específicas</w:t>
      </w:r>
      <w:r w:rsidR="006F7509" w:rsidRPr="00FC7A70">
        <w:rPr>
          <w:rFonts w:ascii="Garamond" w:hAnsi="Garamond"/>
          <w:color w:val="000000" w:themeColor="text1"/>
          <w:szCs w:val="24"/>
        </w:rPr>
        <w:t>,</w:t>
      </w:r>
      <w:r w:rsidRPr="00FC7A70">
        <w:rPr>
          <w:rFonts w:ascii="Garamond" w:hAnsi="Garamond"/>
          <w:color w:val="000000" w:themeColor="text1"/>
          <w:szCs w:val="24"/>
        </w:rPr>
        <w:t xml:space="preserve"> são agora integrados</w:t>
      </w:r>
      <w:r w:rsidR="006F7509" w:rsidRPr="00FC7A70">
        <w:rPr>
          <w:rFonts w:ascii="Garamond" w:hAnsi="Garamond"/>
          <w:color w:val="000000" w:themeColor="text1"/>
          <w:szCs w:val="24"/>
        </w:rPr>
        <w:t xml:space="preserve"> </w:t>
      </w:r>
      <w:r w:rsidRPr="00FC7A70">
        <w:rPr>
          <w:rFonts w:ascii="Garamond" w:hAnsi="Garamond"/>
          <w:color w:val="000000" w:themeColor="text1"/>
          <w:szCs w:val="24"/>
        </w:rPr>
        <w:t>n</w:t>
      </w:r>
      <w:r w:rsidR="006F7509" w:rsidRPr="00FC7A70">
        <w:rPr>
          <w:rFonts w:ascii="Garamond" w:hAnsi="Garamond"/>
          <w:color w:val="000000" w:themeColor="text1"/>
          <w:szCs w:val="24"/>
        </w:rPr>
        <w:t xml:space="preserve">um regime comum, </w:t>
      </w:r>
      <w:r w:rsidRPr="00FC7A70">
        <w:rPr>
          <w:rFonts w:ascii="Garamond" w:hAnsi="Garamond"/>
          <w:color w:val="000000" w:themeColor="text1"/>
          <w:szCs w:val="24"/>
        </w:rPr>
        <w:t>que prevê</w:t>
      </w:r>
      <w:r w:rsidR="006F7509" w:rsidRPr="00FC7A70">
        <w:rPr>
          <w:rFonts w:ascii="Garamond" w:hAnsi="Garamond"/>
          <w:color w:val="000000" w:themeColor="text1"/>
          <w:szCs w:val="24"/>
        </w:rPr>
        <w:t xml:space="preserve"> apenas três procedimentos aplicáveis a essas atividades</w:t>
      </w:r>
      <w:r w:rsidRPr="00FC7A70">
        <w:rPr>
          <w:rFonts w:ascii="Garamond" w:hAnsi="Garamond"/>
          <w:color w:val="000000" w:themeColor="text1"/>
          <w:szCs w:val="24"/>
        </w:rPr>
        <w:t>, e com regras comuns de articulação</w:t>
      </w:r>
      <w:r w:rsidR="006F7509" w:rsidRPr="00FC7A70">
        <w:rPr>
          <w:rFonts w:ascii="Garamond" w:hAnsi="Garamond"/>
          <w:color w:val="000000" w:themeColor="text1"/>
          <w:szCs w:val="24"/>
        </w:rPr>
        <w:t xml:space="preserve"> com regimes conexos.</w:t>
      </w:r>
    </w:p>
    <w:p w14:paraId="569FBA65" w14:textId="019F8744" w:rsidR="00B568F8" w:rsidRPr="00FC7A70" w:rsidRDefault="00D6536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São criados</w:t>
      </w:r>
      <w:r w:rsidR="008A4623" w:rsidRPr="00FC7A70">
        <w:rPr>
          <w:rFonts w:ascii="Garamond" w:hAnsi="Garamond"/>
          <w:color w:val="000000" w:themeColor="text1"/>
          <w:szCs w:val="24"/>
        </w:rPr>
        <w:t xml:space="preserve"> </w:t>
      </w:r>
      <w:r w:rsidR="00B52250" w:rsidRPr="00FC7A70">
        <w:rPr>
          <w:rFonts w:ascii="Garamond" w:hAnsi="Garamond"/>
          <w:color w:val="000000" w:themeColor="text1"/>
          <w:szCs w:val="24"/>
        </w:rPr>
        <w:t xml:space="preserve">três </w:t>
      </w:r>
      <w:r w:rsidR="008A4623" w:rsidRPr="00FC7A70">
        <w:rPr>
          <w:rFonts w:ascii="Garamond" w:hAnsi="Garamond"/>
          <w:color w:val="000000" w:themeColor="text1"/>
          <w:szCs w:val="24"/>
        </w:rPr>
        <w:t xml:space="preserve">procedimentos administrativos: o de comunicação com prazo e </w:t>
      </w:r>
      <w:r w:rsidR="00B52250" w:rsidRPr="00FC7A70">
        <w:rPr>
          <w:rFonts w:ascii="Garamond" w:hAnsi="Garamond"/>
          <w:color w:val="000000" w:themeColor="text1"/>
          <w:szCs w:val="24"/>
        </w:rPr>
        <w:t xml:space="preserve">vistoria, comunicação com prazo e </w:t>
      </w:r>
      <w:r w:rsidR="008A4623" w:rsidRPr="00FC7A70">
        <w:rPr>
          <w:rFonts w:ascii="Garamond" w:hAnsi="Garamond"/>
          <w:color w:val="000000" w:themeColor="text1"/>
          <w:szCs w:val="24"/>
        </w:rPr>
        <w:t xml:space="preserve">comunicação prévia, que </w:t>
      </w:r>
      <w:r w:rsidRPr="00FC7A70">
        <w:rPr>
          <w:rFonts w:ascii="Garamond" w:hAnsi="Garamond"/>
          <w:color w:val="000000" w:themeColor="text1"/>
          <w:szCs w:val="24"/>
        </w:rPr>
        <w:t xml:space="preserve">culminam </w:t>
      </w:r>
      <w:r w:rsidR="008A4623" w:rsidRPr="00FC7A70">
        <w:rPr>
          <w:rFonts w:ascii="Garamond" w:hAnsi="Garamond"/>
          <w:color w:val="000000" w:themeColor="text1"/>
          <w:szCs w:val="24"/>
        </w:rPr>
        <w:t>na obtenção de um título digital de atividade económica único</w:t>
      </w:r>
      <w:r w:rsidR="00B568F8" w:rsidRPr="00FC7A70">
        <w:rPr>
          <w:rFonts w:ascii="Garamond" w:hAnsi="Garamond"/>
          <w:color w:val="000000" w:themeColor="text1"/>
          <w:szCs w:val="24"/>
        </w:rPr>
        <w:t>.</w:t>
      </w:r>
    </w:p>
    <w:p w14:paraId="58635967" w14:textId="07CD78ED" w:rsidR="00B568F8" w:rsidRPr="00FC7A70" w:rsidRDefault="00B568F8"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regime de acesso a atividades económicas passa</w:t>
      </w:r>
      <w:r w:rsidR="007C728B" w:rsidRPr="00FC7A70">
        <w:rPr>
          <w:rFonts w:ascii="Garamond" w:hAnsi="Garamond"/>
          <w:color w:val="000000" w:themeColor="text1"/>
          <w:szCs w:val="24"/>
        </w:rPr>
        <w:t>,</w:t>
      </w:r>
      <w:r w:rsidRPr="00FC7A70">
        <w:rPr>
          <w:rFonts w:ascii="Garamond" w:hAnsi="Garamond"/>
          <w:color w:val="000000" w:themeColor="text1"/>
          <w:szCs w:val="24"/>
        </w:rPr>
        <w:t xml:space="preserve"> </w:t>
      </w:r>
      <w:r w:rsidR="007C728B" w:rsidRPr="00FC7A70">
        <w:rPr>
          <w:rFonts w:ascii="Garamond" w:hAnsi="Garamond"/>
          <w:color w:val="000000" w:themeColor="text1"/>
          <w:szCs w:val="24"/>
        </w:rPr>
        <w:t xml:space="preserve">deste modo, </w:t>
      </w:r>
      <w:r w:rsidRPr="00FC7A70">
        <w:rPr>
          <w:rFonts w:ascii="Garamond" w:hAnsi="Garamond"/>
          <w:color w:val="000000" w:themeColor="text1"/>
          <w:szCs w:val="24"/>
        </w:rPr>
        <w:t>a</w:t>
      </w:r>
      <w:r w:rsidR="003C0C4D" w:rsidRPr="00FC7A70">
        <w:rPr>
          <w:rFonts w:ascii="Garamond" w:hAnsi="Garamond"/>
          <w:color w:val="000000" w:themeColor="text1"/>
          <w:szCs w:val="24"/>
        </w:rPr>
        <w:t xml:space="preserve"> ter um regime comum de articulação</w:t>
      </w:r>
      <w:r w:rsidR="007C728B" w:rsidRPr="00FC7A70">
        <w:rPr>
          <w:rFonts w:ascii="Garamond" w:hAnsi="Garamond"/>
          <w:color w:val="000000" w:themeColor="text1"/>
          <w:szCs w:val="24"/>
        </w:rPr>
        <w:t>, que clarifica e harmoniza a</w:t>
      </w:r>
      <w:r w:rsidR="003C0C4D" w:rsidRPr="00FC7A70">
        <w:rPr>
          <w:rFonts w:ascii="Garamond" w:hAnsi="Garamond"/>
          <w:color w:val="000000" w:themeColor="text1"/>
          <w:szCs w:val="24"/>
        </w:rPr>
        <w:t xml:space="preserve"> </w:t>
      </w:r>
      <w:r w:rsidR="00526DCB" w:rsidRPr="00FC7A70">
        <w:rPr>
          <w:rFonts w:ascii="Garamond" w:hAnsi="Garamond"/>
          <w:color w:val="000000" w:themeColor="text1"/>
          <w:szCs w:val="24"/>
        </w:rPr>
        <w:t xml:space="preserve">relação e entrosamento entre </w:t>
      </w:r>
      <w:r w:rsidR="006C32A0" w:rsidRPr="00FC7A70">
        <w:rPr>
          <w:rFonts w:ascii="Garamond" w:hAnsi="Garamond"/>
          <w:color w:val="000000" w:themeColor="text1"/>
          <w:szCs w:val="24"/>
        </w:rPr>
        <w:t xml:space="preserve">os diferentes regimes prévios ou </w:t>
      </w:r>
      <w:r w:rsidR="00396E60" w:rsidRPr="00FC7A70">
        <w:rPr>
          <w:rFonts w:ascii="Garamond" w:hAnsi="Garamond"/>
          <w:color w:val="000000" w:themeColor="text1"/>
          <w:szCs w:val="24"/>
        </w:rPr>
        <w:t xml:space="preserve">concomitantes com </w:t>
      </w:r>
      <w:r w:rsidR="008A4623" w:rsidRPr="00FC7A70">
        <w:rPr>
          <w:rFonts w:ascii="Garamond" w:hAnsi="Garamond"/>
          <w:color w:val="000000" w:themeColor="text1"/>
          <w:szCs w:val="24"/>
        </w:rPr>
        <w:t xml:space="preserve">o licenciamento de uma atividade económica, como o regime jurídico da urbanização e edificação (RJUE), </w:t>
      </w:r>
      <w:r w:rsidR="009D687C" w:rsidRPr="00FC7A70">
        <w:rPr>
          <w:rFonts w:ascii="Garamond" w:hAnsi="Garamond"/>
          <w:color w:val="000000" w:themeColor="text1"/>
          <w:szCs w:val="24"/>
        </w:rPr>
        <w:t xml:space="preserve">a </w:t>
      </w:r>
      <w:r w:rsidR="008A4623" w:rsidRPr="00FC7A70">
        <w:rPr>
          <w:rFonts w:ascii="Garamond" w:hAnsi="Garamond"/>
          <w:color w:val="000000" w:themeColor="text1"/>
          <w:szCs w:val="24"/>
        </w:rPr>
        <w:t xml:space="preserve">legislação ambiental </w:t>
      </w:r>
      <w:r w:rsidR="00F67FD7" w:rsidRPr="00FC7A70">
        <w:rPr>
          <w:rFonts w:ascii="Garamond" w:hAnsi="Garamond"/>
          <w:color w:val="000000" w:themeColor="text1"/>
          <w:szCs w:val="24"/>
        </w:rPr>
        <w:t>ou</w:t>
      </w:r>
      <w:r w:rsidR="008A4623" w:rsidRPr="00FC7A70">
        <w:rPr>
          <w:rFonts w:ascii="Garamond" w:hAnsi="Garamond"/>
          <w:color w:val="000000" w:themeColor="text1"/>
          <w:szCs w:val="24"/>
        </w:rPr>
        <w:t xml:space="preserve"> </w:t>
      </w:r>
      <w:r w:rsidR="009D687C" w:rsidRPr="00FC7A70">
        <w:rPr>
          <w:rFonts w:ascii="Garamond" w:hAnsi="Garamond"/>
          <w:color w:val="000000" w:themeColor="text1"/>
          <w:szCs w:val="24"/>
        </w:rPr>
        <w:t xml:space="preserve">o </w:t>
      </w:r>
      <w:r w:rsidR="008A4623" w:rsidRPr="00FC7A70">
        <w:rPr>
          <w:rFonts w:ascii="Garamond" w:hAnsi="Garamond"/>
          <w:color w:val="000000" w:themeColor="text1"/>
          <w:szCs w:val="24"/>
        </w:rPr>
        <w:t xml:space="preserve">regime da acreditação. </w:t>
      </w:r>
    </w:p>
    <w:p w14:paraId="11A179BA" w14:textId="006A4ACC" w:rsidR="00B568F8" w:rsidRPr="00FC7A70" w:rsidRDefault="00396E6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Na mesma linha, </w:t>
      </w:r>
      <w:r w:rsidR="00A710D8" w:rsidRPr="00FC7A70">
        <w:rPr>
          <w:rFonts w:ascii="Garamond" w:hAnsi="Garamond"/>
          <w:color w:val="000000" w:themeColor="text1"/>
          <w:szCs w:val="24"/>
        </w:rPr>
        <w:t xml:space="preserve">estabelece-se um regime </w:t>
      </w:r>
      <w:r w:rsidR="00260B3B" w:rsidRPr="00FC7A70">
        <w:rPr>
          <w:rFonts w:ascii="Garamond" w:hAnsi="Garamond"/>
          <w:color w:val="000000" w:themeColor="text1"/>
          <w:szCs w:val="24"/>
        </w:rPr>
        <w:t>com uma</w:t>
      </w:r>
      <w:r w:rsidR="00A710D8" w:rsidRPr="00FC7A70">
        <w:rPr>
          <w:rFonts w:ascii="Garamond" w:hAnsi="Garamond"/>
          <w:color w:val="000000" w:themeColor="text1"/>
          <w:szCs w:val="24"/>
        </w:rPr>
        <w:t xml:space="preserve"> tramitação comum para a comunicação de alterações, suspens</w:t>
      </w:r>
      <w:r w:rsidR="00106163" w:rsidRPr="00FC7A70">
        <w:rPr>
          <w:rFonts w:ascii="Garamond" w:hAnsi="Garamond"/>
          <w:color w:val="000000" w:themeColor="text1"/>
          <w:szCs w:val="24"/>
        </w:rPr>
        <w:t xml:space="preserve">ão </w:t>
      </w:r>
      <w:r w:rsidR="00A710D8" w:rsidRPr="00FC7A70">
        <w:rPr>
          <w:rFonts w:ascii="Garamond" w:hAnsi="Garamond"/>
          <w:color w:val="000000" w:themeColor="text1"/>
          <w:szCs w:val="24"/>
        </w:rPr>
        <w:t>ou encerramento da atividade ou do estabelecimento ou instalação que lhe esteja afeto.</w:t>
      </w:r>
    </w:p>
    <w:p w14:paraId="3013AD39" w14:textId="48F9C383" w:rsidR="008A4623" w:rsidRPr="00FC7A70" w:rsidRDefault="006A76FA" w:rsidP="00DF7BBF">
      <w:pPr>
        <w:widowControl w:val="0"/>
        <w:spacing w:after="120"/>
        <w:rPr>
          <w:rFonts w:ascii="Garamond" w:hAnsi="Garamond"/>
          <w:color w:val="000000" w:themeColor="text1"/>
          <w:szCs w:val="24"/>
        </w:rPr>
      </w:pPr>
      <w:r w:rsidRPr="00FC7A70">
        <w:rPr>
          <w:rFonts w:ascii="Garamond" w:hAnsi="Garamond"/>
          <w:color w:val="000000" w:themeColor="text1"/>
          <w:szCs w:val="24"/>
        </w:rPr>
        <w:t>Com</w:t>
      </w:r>
      <w:r w:rsidR="00B31856" w:rsidRPr="00FC7A70">
        <w:rPr>
          <w:rFonts w:ascii="Garamond" w:hAnsi="Garamond"/>
          <w:color w:val="000000" w:themeColor="text1"/>
          <w:szCs w:val="24"/>
        </w:rPr>
        <w:t xml:space="preserve"> </w:t>
      </w:r>
      <w:r w:rsidRPr="00FC7A70">
        <w:rPr>
          <w:rFonts w:ascii="Garamond" w:hAnsi="Garamond"/>
          <w:color w:val="000000" w:themeColor="text1"/>
          <w:szCs w:val="24"/>
        </w:rPr>
        <w:t>este</w:t>
      </w:r>
      <w:r w:rsidR="00B31856" w:rsidRPr="00FC7A70">
        <w:rPr>
          <w:rFonts w:ascii="Garamond" w:hAnsi="Garamond"/>
          <w:color w:val="000000" w:themeColor="text1"/>
          <w:szCs w:val="24"/>
        </w:rPr>
        <w:t xml:space="preserve"> regime jurídico</w:t>
      </w:r>
      <w:r w:rsidRPr="00FC7A70">
        <w:rPr>
          <w:rFonts w:ascii="Garamond" w:hAnsi="Garamond"/>
          <w:color w:val="000000" w:themeColor="text1"/>
          <w:szCs w:val="24"/>
        </w:rPr>
        <w:t>, confere-se</w:t>
      </w:r>
      <w:r w:rsidR="009D687C" w:rsidRPr="00FC7A70">
        <w:rPr>
          <w:rFonts w:ascii="Garamond" w:hAnsi="Garamond"/>
          <w:color w:val="000000" w:themeColor="text1"/>
          <w:szCs w:val="24"/>
        </w:rPr>
        <w:t xml:space="preserve"> </w:t>
      </w:r>
      <w:r w:rsidR="008A4623" w:rsidRPr="00FC7A70">
        <w:rPr>
          <w:rFonts w:ascii="Garamond" w:hAnsi="Garamond"/>
          <w:color w:val="000000" w:themeColor="text1"/>
          <w:szCs w:val="24"/>
        </w:rPr>
        <w:t xml:space="preserve">previsibilidade e segurança aos operadores económicos, </w:t>
      </w:r>
      <w:r w:rsidRPr="00FC7A70">
        <w:rPr>
          <w:rFonts w:ascii="Garamond" w:hAnsi="Garamond"/>
          <w:color w:val="000000" w:themeColor="text1"/>
          <w:szCs w:val="24"/>
        </w:rPr>
        <w:t xml:space="preserve">através de </w:t>
      </w:r>
      <w:r w:rsidR="00C86088" w:rsidRPr="00FC7A70">
        <w:rPr>
          <w:rFonts w:ascii="Garamond" w:hAnsi="Garamond"/>
          <w:color w:val="000000" w:themeColor="text1"/>
          <w:szCs w:val="24"/>
        </w:rPr>
        <w:t>uma identificação clara dos procedimentos, das entidades intervenientes e dos prazos envolvidos</w:t>
      </w:r>
      <w:r w:rsidR="00C731AE" w:rsidRPr="00FC7A70">
        <w:rPr>
          <w:rFonts w:ascii="Garamond" w:hAnsi="Garamond"/>
          <w:color w:val="000000" w:themeColor="text1"/>
          <w:szCs w:val="24"/>
        </w:rPr>
        <w:t>,</w:t>
      </w:r>
      <w:r w:rsidR="00C86088" w:rsidRPr="00FC7A70">
        <w:rPr>
          <w:rFonts w:ascii="Garamond" w:hAnsi="Garamond"/>
          <w:color w:val="000000" w:themeColor="text1"/>
          <w:szCs w:val="24"/>
        </w:rPr>
        <w:t xml:space="preserve"> </w:t>
      </w:r>
      <w:r w:rsidR="006916CC" w:rsidRPr="00FC7A70">
        <w:rPr>
          <w:rFonts w:ascii="Garamond" w:hAnsi="Garamond"/>
          <w:color w:val="000000" w:themeColor="text1"/>
          <w:szCs w:val="24"/>
        </w:rPr>
        <w:t xml:space="preserve">mas também aos diferentes organismos da Administração Pública </w:t>
      </w:r>
      <w:r w:rsidR="003D310D" w:rsidRPr="00FC7A70">
        <w:rPr>
          <w:rFonts w:ascii="Garamond" w:hAnsi="Garamond"/>
          <w:color w:val="000000" w:themeColor="text1"/>
          <w:szCs w:val="24"/>
        </w:rPr>
        <w:t>simultaneamente,</w:t>
      </w:r>
      <w:r w:rsidR="008A4623" w:rsidRPr="00FC7A70">
        <w:rPr>
          <w:rFonts w:ascii="Garamond" w:hAnsi="Garamond"/>
          <w:color w:val="000000" w:themeColor="text1"/>
          <w:szCs w:val="24"/>
        </w:rPr>
        <w:t xml:space="preserve"> </w:t>
      </w:r>
      <w:r w:rsidR="006916CC" w:rsidRPr="00FC7A70">
        <w:rPr>
          <w:rFonts w:ascii="Garamond" w:hAnsi="Garamond"/>
          <w:color w:val="000000" w:themeColor="text1"/>
          <w:szCs w:val="24"/>
        </w:rPr>
        <w:t>que se</w:t>
      </w:r>
      <w:r w:rsidR="006878FB" w:rsidRPr="00FC7A70">
        <w:rPr>
          <w:rFonts w:ascii="Garamond" w:hAnsi="Garamond"/>
          <w:color w:val="000000" w:themeColor="text1"/>
          <w:szCs w:val="24"/>
        </w:rPr>
        <w:t xml:space="preserve"> </w:t>
      </w:r>
      <w:r w:rsidR="006916CC" w:rsidRPr="00FC7A70">
        <w:rPr>
          <w:rFonts w:ascii="Garamond" w:hAnsi="Garamond"/>
          <w:color w:val="000000" w:themeColor="text1"/>
          <w:szCs w:val="24"/>
        </w:rPr>
        <w:t>familiarizam</w:t>
      </w:r>
      <w:r w:rsidR="006878FB" w:rsidRPr="00FC7A70">
        <w:rPr>
          <w:rFonts w:ascii="Garamond" w:hAnsi="Garamond"/>
          <w:color w:val="000000" w:themeColor="text1"/>
          <w:szCs w:val="24"/>
        </w:rPr>
        <w:t xml:space="preserve"> </w:t>
      </w:r>
      <w:r w:rsidR="006916CC" w:rsidRPr="00FC7A70">
        <w:rPr>
          <w:rFonts w:ascii="Garamond" w:hAnsi="Garamond"/>
          <w:color w:val="000000" w:themeColor="text1"/>
          <w:szCs w:val="24"/>
        </w:rPr>
        <w:t>e</w:t>
      </w:r>
      <w:r w:rsidR="00C86088" w:rsidRPr="00FC7A70">
        <w:rPr>
          <w:rFonts w:ascii="Garamond" w:hAnsi="Garamond"/>
          <w:color w:val="000000" w:themeColor="text1"/>
          <w:szCs w:val="24"/>
        </w:rPr>
        <w:t xml:space="preserve"> interag</w:t>
      </w:r>
      <w:r w:rsidR="006916CC" w:rsidRPr="00FC7A70">
        <w:rPr>
          <w:rFonts w:ascii="Garamond" w:hAnsi="Garamond"/>
          <w:color w:val="000000" w:themeColor="text1"/>
          <w:szCs w:val="24"/>
        </w:rPr>
        <w:t xml:space="preserve">em </w:t>
      </w:r>
      <w:r w:rsidR="008745AD" w:rsidRPr="00FC7A70">
        <w:rPr>
          <w:rFonts w:ascii="Garamond" w:hAnsi="Garamond"/>
          <w:color w:val="000000" w:themeColor="text1"/>
          <w:szCs w:val="24"/>
        </w:rPr>
        <w:t>com procedimentos comuns</w:t>
      </w:r>
      <w:r w:rsidR="00C86088" w:rsidRPr="00FC7A70">
        <w:rPr>
          <w:rFonts w:ascii="Garamond" w:hAnsi="Garamond"/>
          <w:color w:val="000000" w:themeColor="text1"/>
          <w:szCs w:val="24"/>
        </w:rPr>
        <w:t xml:space="preserve"> e transversais.</w:t>
      </w:r>
    </w:p>
    <w:p w14:paraId="650C982B" w14:textId="73AFFDD3" w:rsidR="006873D0" w:rsidRDefault="006873D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Adicionalmente, </w:t>
      </w:r>
      <w:r w:rsidR="002927F4" w:rsidRPr="00FC7A70">
        <w:rPr>
          <w:rFonts w:ascii="Garamond" w:hAnsi="Garamond"/>
          <w:color w:val="000000" w:themeColor="text1"/>
          <w:szCs w:val="24"/>
        </w:rPr>
        <w:t xml:space="preserve">é criado um </w:t>
      </w:r>
      <w:r w:rsidRPr="00FC7A70">
        <w:rPr>
          <w:rFonts w:ascii="Garamond" w:hAnsi="Garamond"/>
          <w:color w:val="000000" w:themeColor="text1"/>
          <w:szCs w:val="24"/>
        </w:rPr>
        <w:t xml:space="preserve">regime transversal para as secções acessórias e atividades complementares, </w:t>
      </w:r>
      <w:r w:rsidR="00A80ECF" w:rsidRPr="00FC7A70">
        <w:rPr>
          <w:rFonts w:ascii="Garamond" w:hAnsi="Garamond"/>
          <w:color w:val="000000" w:themeColor="text1"/>
          <w:szCs w:val="24"/>
        </w:rPr>
        <w:t>que seguem o procedimento da atividade principal, exceto se a atividade complementar a desenvolver na secção acessória correspond</w:t>
      </w:r>
      <w:r w:rsidR="00851B98" w:rsidRPr="00FC7A70">
        <w:rPr>
          <w:rFonts w:ascii="Garamond" w:hAnsi="Garamond"/>
          <w:color w:val="000000" w:themeColor="text1"/>
          <w:szCs w:val="24"/>
        </w:rPr>
        <w:t>er</w:t>
      </w:r>
      <w:r w:rsidR="00A80ECF" w:rsidRPr="00FC7A70">
        <w:rPr>
          <w:rFonts w:ascii="Garamond" w:hAnsi="Garamond"/>
          <w:color w:val="000000" w:themeColor="text1"/>
          <w:szCs w:val="24"/>
        </w:rPr>
        <w:t xml:space="preserve"> a um procedimento menos exigente.</w:t>
      </w:r>
    </w:p>
    <w:p w14:paraId="52A59CAE" w14:textId="77777777" w:rsidR="006F1D22" w:rsidRPr="00FC7A70" w:rsidRDefault="006F1D22" w:rsidP="00DF7BBF">
      <w:pPr>
        <w:widowControl w:val="0"/>
        <w:spacing w:after="120"/>
        <w:rPr>
          <w:rFonts w:ascii="Garamond" w:hAnsi="Garamond"/>
          <w:color w:val="000000" w:themeColor="text1"/>
          <w:szCs w:val="24"/>
        </w:rPr>
      </w:pPr>
    </w:p>
    <w:p w14:paraId="7DE936B9" w14:textId="030EE7C9" w:rsidR="008A4623" w:rsidRDefault="008A4623" w:rsidP="00DF7BBF">
      <w:pPr>
        <w:widowControl w:val="0"/>
        <w:spacing w:after="120"/>
        <w:rPr>
          <w:ins w:id="0" w:author="G-MECT" w:date="2026-09-11T22:37:00Z" w16du:dateUtc="2026-09-11T21:37:00Z"/>
          <w:rFonts w:ascii="Garamond" w:hAnsi="Garamond"/>
          <w:color w:val="000000" w:themeColor="text1"/>
          <w:szCs w:val="24"/>
        </w:rPr>
      </w:pPr>
      <w:r w:rsidRPr="00FC7A70">
        <w:rPr>
          <w:rFonts w:ascii="Garamond" w:hAnsi="Garamond"/>
          <w:color w:val="000000" w:themeColor="text1"/>
          <w:szCs w:val="24"/>
        </w:rPr>
        <w:lastRenderedPageBreak/>
        <w:t>Os operadores económicos passam</w:t>
      </w:r>
      <w:r w:rsidR="009D687C" w:rsidRPr="00FC7A70">
        <w:rPr>
          <w:rFonts w:ascii="Garamond" w:hAnsi="Garamond"/>
          <w:color w:val="000000" w:themeColor="text1"/>
          <w:szCs w:val="24"/>
        </w:rPr>
        <w:t>,</w:t>
      </w:r>
      <w:r w:rsidRPr="00FC7A70">
        <w:rPr>
          <w:rFonts w:ascii="Garamond" w:hAnsi="Garamond"/>
          <w:color w:val="000000" w:themeColor="text1"/>
          <w:szCs w:val="24"/>
        </w:rPr>
        <w:t xml:space="preserve"> assim</w:t>
      </w:r>
      <w:r w:rsidR="009D687C" w:rsidRPr="00FC7A70">
        <w:rPr>
          <w:rFonts w:ascii="Garamond" w:hAnsi="Garamond"/>
          <w:color w:val="000000" w:themeColor="text1"/>
          <w:szCs w:val="24"/>
        </w:rPr>
        <w:t>,</w:t>
      </w:r>
      <w:r w:rsidRPr="00FC7A70">
        <w:rPr>
          <w:rFonts w:ascii="Garamond" w:hAnsi="Garamond"/>
          <w:color w:val="000000" w:themeColor="text1"/>
          <w:szCs w:val="24"/>
        </w:rPr>
        <w:t xml:space="preserve"> a</w:t>
      </w:r>
      <w:r w:rsidR="00D63826" w:rsidRPr="00FC7A70">
        <w:rPr>
          <w:rFonts w:ascii="Garamond" w:hAnsi="Garamond"/>
          <w:color w:val="000000" w:themeColor="text1"/>
          <w:szCs w:val="24"/>
        </w:rPr>
        <w:t xml:space="preserve"> </w:t>
      </w:r>
      <w:r w:rsidRPr="00FC7A70">
        <w:rPr>
          <w:rFonts w:ascii="Garamond" w:hAnsi="Garamond"/>
          <w:color w:val="000000" w:themeColor="text1"/>
          <w:szCs w:val="24"/>
        </w:rPr>
        <w:t xml:space="preserve">ter um único título digital de atividade económica, que </w:t>
      </w:r>
      <w:r w:rsidR="007004B7" w:rsidRPr="00FC7A70">
        <w:rPr>
          <w:rFonts w:ascii="Garamond" w:hAnsi="Garamond"/>
          <w:color w:val="000000" w:themeColor="text1"/>
          <w:szCs w:val="24"/>
        </w:rPr>
        <w:t xml:space="preserve">passa a </w:t>
      </w:r>
      <w:r w:rsidRPr="00FC7A70">
        <w:rPr>
          <w:rFonts w:ascii="Garamond" w:hAnsi="Garamond"/>
          <w:color w:val="000000" w:themeColor="text1"/>
          <w:szCs w:val="24"/>
        </w:rPr>
        <w:t>agrega</w:t>
      </w:r>
      <w:r w:rsidR="009D687C" w:rsidRPr="00FC7A70">
        <w:rPr>
          <w:rFonts w:ascii="Garamond" w:hAnsi="Garamond"/>
          <w:color w:val="000000" w:themeColor="text1"/>
          <w:szCs w:val="24"/>
        </w:rPr>
        <w:t>r</w:t>
      </w:r>
      <w:r w:rsidRPr="00FC7A70">
        <w:rPr>
          <w:rFonts w:ascii="Garamond" w:hAnsi="Garamond"/>
          <w:color w:val="000000" w:themeColor="text1"/>
          <w:szCs w:val="24"/>
        </w:rPr>
        <w:t xml:space="preserve"> todas as licenças, autorizações, </w:t>
      </w:r>
      <w:r w:rsidR="00810E39" w:rsidRPr="00FC7A70">
        <w:rPr>
          <w:rFonts w:ascii="Garamond" w:hAnsi="Garamond"/>
          <w:color w:val="000000" w:themeColor="text1"/>
          <w:szCs w:val="24"/>
        </w:rPr>
        <w:t>aprovações, autos de vistoria, registos</w:t>
      </w:r>
      <w:r w:rsidRPr="00FC7A70">
        <w:rPr>
          <w:rFonts w:ascii="Garamond" w:hAnsi="Garamond"/>
          <w:color w:val="000000" w:themeColor="text1"/>
          <w:szCs w:val="24"/>
        </w:rPr>
        <w:t>, pareceres</w:t>
      </w:r>
      <w:r w:rsidR="00810E39" w:rsidRPr="00FC7A70">
        <w:rPr>
          <w:rFonts w:ascii="Garamond" w:hAnsi="Garamond"/>
          <w:color w:val="000000" w:themeColor="text1"/>
          <w:szCs w:val="24"/>
        </w:rPr>
        <w:t xml:space="preserve"> </w:t>
      </w:r>
      <w:r w:rsidRPr="00FC7A70">
        <w:rPr>
          <w:rFonts w:ascii="Garamond" w:hAnsi="Garamond"/>
          <w:color w:val="000000" w:themeColor="text1"/>
          <w:szCs w:val="24"/>
        </w:rPr>
        <w:t>e</w:t>
      </w:r>
      <w:r w:rsidR="00810E39" w:rsidRPr="00FC7A70">
        <w:rPr>
          <w:rFonts w:ascii="Garamond" w:hAnsi="Garamond"/>
          <w:color w:val="000000" w:themeColor="text1"/>
          <w:szCs w:val="24"/>
        </w:rPr>
        <w:t xml:space="preserve"> demais</w:t>
      </w:r>
      <w:r w:rsidRPr="00FC7A70">
        <w:rPr>
          <w:rFonts w:ascii="Garamond" w:hAnsi="Garamond"/>
          <w:color w:val="000000" w:themeColor="text1"/>
          <w:szCs w:val="24"/>
        </w:rPr>
        <w:t xml:space="preserve"> condições aplicáveis </w:t>
      </w:r>
      <w:r w:rsidR="009D687C" w:rsidRPr="00FC7A70">
        <w:rPr>
          <w:rFonts w:ascii="Garamond" w:hAnsi="Garamond"/>
          <w:color w:val="000000" w:themeColor="text1"/>
          <w:szCs w:val="24"/>
        </w:rPr>
        <w:t xml:space="preserve">ao acesso e exercício da </w:t>
      </w:r>
      <w:r w:rsidRPr="00FC7A70">
        <w:rPr>
          <w:rFonts w:ascii="Garamond" w:hAnsi="Garamond"/>
          <w:color w:val="000000" w:themeColor="text1"/>
          <w:szCs w:val="24"/>
        </w:rPr>
        <w:t>sua atividade</w:t>
      </w:r>
      <w:r w:rsidR="009D687C" w:rsidRPr="00FC7A70">
        <w:rPr>
          <w:rFonts w:ascii="Garamond" w:hAnsi="Garamond"/>
          <w:color w:val="000000" w:themeColor="text1"/>
          <w:szCs w:val="24"/>
        </w:rPr>
        <w:t xml:space="preserve"> – sem prejuízo do disposto no título único ambiental</w:t>
      </w:r>
      <w:r w:rsidR="00C84596" w:rsidRPr="00FC7A70">
        <w:rPr>
          <w:rFonts w:ascii="Garamond" w:hAnsi="Garamond"/>
          <w:color w:val="000000" w:themeColor="text1"/>
          <w:szCs w:val="24"/>
        </w:rPr>
        <w:t>, que o integra, quando aplicável</w:t>
      </w:r>
      <w:r w:rsidRPr="00FC7A70">
        <w:rPr>
          <w:rFonts w:ascii="Garamond" w:hAnsi="Garamond"/>
          <w:color w:val="000000" w:themeColor="text1"/>
          <w:szCs w:val="24"/>
        </w:rPr>
        <w:t xml:space="preserve">. Este título é emitido após </w:t>
      </w:r>
      <w:r w:rsidR="007B0812" w:rsidRPr="00FC7A70">
        <w:rPr>
          <w:rFonts w:ascii="Garamond" w:hAnsi="Garamond"/>
          <w:color w:val="000000" w:themeColor="text1"/>
          <w:szCs w:val="24"/>
        </w:rPr>
        <w:t xml:space="preserve">a </w:t>
      </w:r>
      <w:r w:rsidR="006A348B" w:rsidRPr="00FC7A70">
        <w:rPr>
          <w:rFonts w:ascii="Garamond" w:hAnsi="Garamond"/>
          <w:color w:val="000000" w:themeColor="text1"/>
          <w:szCs w:val="24"/>
        </w:rPr>
        <w:t>conclusão do</w:t>
      </w:r>
      <w:r w:rsidR="007B0812" w:rsidRPr="00FC7A70">
        <w:rPr>
          <w:rFonts w:ascii="Garamond" w:hAnsi="Garamond"/>
          <w:color w:val="000000" w:themeColor="text1"/>
          <w:szCs w:val="24"/>
        </w:rPr>
        <w:t xml:space="preserve">s </w:t>
      </w:r>
      <w:r w:rsidR="006A348B" w:rsidRPr="00FC7A70">
        <w:rPr>
          <w:rFonts w:ascii="Garamond" w:hAnsi="Garamond"/>
          <w:color w:val="000000" w:themeColor="text1"/>
          <w:szCs w:val="24"/>
        </w:rPr>
        <w:t>atos</w:t>
      </w:r>
      <w:r w:rsidR="007B0812" w:rsidRPr="00FC7A70">
        <w:rPr>
          <w:rFonts w:ascii="Garamond" w:hAnsi="Garamond"/>
          <w:color w:val="000000" w:themeColor="text1"/>
          <w:szCs w:val="24"/>
        </w:rPr>
        <w:t xml:space="preserve"> necessári</w:t>
      </w:r>
      <w:r w:rsidR="006A348B" w:rsidRPr="00FC7A70">
        <w:rPr>
          <w:rFonts w:ascii="Garamond" w:hAnsi="Garamond"/>
          <w:color w:val="000000" w:themeColor="text1"/>
          <w:szCs w:val="24"/>
        </w:rPr>
        <w:t>o</w:t>
      </w:r>
      <w:r w:rsidR="007B0812" w:rsidRPr="00FC7A70">
        <w:rPr>
          <w:rFonts w:ascii="Garamond" w:hAnsi="Garamond"/>
          <w:color w:val="000000" w:themeColor="text1"/>
          <w:szCs w:val="24"/>
        </w:rPr>
        <w:t>s o</w:t>
      </w:r>
      <w:r w:rsidRPr="00FC7A70">
        <w:rPr>
          <w:rFonts w:ascii="Garamond" w:hAnsi="Garamond"/>
          <w:color w:val="000000" w:themeColor="text1"/>
          <w:szCs w:val="24"/>
        </w:rPr>
        <w:t>u</w:t>
      </w:r>
      <w:r w:rsidR="002927F4" w:rsidRPr="00FC7A70">
        <w:rPr>
          <w:rFonts w:ascii="Garamond" w:hAnsi="Garamond"/>
          <w:color w:val="000000" w:themeColor="text1"/>
          <w:szCs w:val="24"/>
        </w:rPr>
        <w:t xml:space="preserve"> com</w:t>
      </w:r>
      <w:r w:rsidRPr="00FC7A70">
        <w:rPr>
          <w:rFonts w:ascii="Garamond" w:hAnsi="Garamond"/>
          <w:color w:val="000000" w:themeColor="text1"/>
          <w:szCs w:val="24"/>
        </w:rPr>
        <w:t xml:space="preserve"> </w:t>
      </w:r>
      <w:r w:rsidR="000B479C" w:rsidRPr="00FC7A70">
        <w:rPr>
          <w:rFonts w:ascii="Garamond" w:hAnsi="Garamond"/>
          <w:color w:val="000000" w:themeColor="text1"/>
          <w:szCs w:val="24"/>
        </w:rPr>
        <w:t xml:space="preserve">o </w:t>
      </w:r>
      <w:r w:rsidRPr="00FC7A70">
        <w:rPr>
          <w:rFonts w:ascii="Garamond" w:hAnsi="Garamond"/>
          <w:color w:val="000000" w:themeColor="text1"/>
          <w:szCs w:val="24"/>
        </w:rPr>
        <w:t xml:space="preserve">decurso dos prazos legalmente previstos. A alteração gera um impacto real para os operadores económicos </w:t>
      </w:r>
      <w:r w:rsidR="00356B03" w:rsidRPr="00FC7A70">
        <w:rPr>
          <w:rFonts w:ascii="Garamond" w:hAnsi="Garamond"/>
          <w:color w:val="000000" w:themeColor="text1"/>
          <w:szCs w:val="24"/>
        </w:rPr>
        <w:t>ao assegurar</w:t>
      </w:r>
      <w:r w:rsidRPr="00FC7A70">
        <w:rPr>
          <w:rFonts w:ascii="Garamond" w:hAnsi="Garamond"/>
          <w:color w:val="000000" w:themeColor="text1"/>
          <w:szCs w:val="24"/>
        </w:rPr>
        <w:t xml:space="preserve"> uma redução significativa da carga administrativa, elimina</w:t>
      </w:r>
      <w:r w:rsidR="00356B03" w:rsidRPr="00FC7A70">
        <w:rPr>
          <w:rFonts w:ascii="Garamond" w:hAnsi="Garamond"/>
          <w:color w:val="000000" w:themeColor="text1"/>
          <w:szCs w:val="24"/>
        </w:rPr>
        <w:t>r</w:t>
      </w:r>
      <w:r w:rsidR="00A90677" w:rsidRPr="00FC7A70">
        <w:rPr>
          <w:rFonts w:ascii="Garamond" w:hAnsi="Garamond"/>
          <w:color w:val="000000" w:themeColor="text1"/>
          <w:szCs w:val="24"/>
        </w:rPr>
        <w:t xml:space="preserve"> </w:t>
      </w:r>
      <w:r w:rsidRPr="00FC7A70">
        <w:rPr>
          <w:rFonts w:ascii="Garamond" w:hAnsi="Garamond"/>
          <w:color w:val="000000" w:themeColor="text1"/>
          <w:szCs w:val="24"/>
        </w:rPr>
        <w:t>múltiplos títulos, automatiza</w:t>
      </w:r>
      <w:r w:rsidR="00A90677" w:rsidRPr="00FC7A70">
        <w:rPr>
          <w:rFonts w:ascii="Garamond" w:hAnsi="Garamond"/>
          <w:color w:val="000000" w:themeColor="text1"/>
          <w:szCs w:val="24"/>
        </w:rPr>
        <w:t>r</w:t>
      </w:r>
      <w:r w:rsidRPr="00FC7A70">
        <w:rPr>
          <w:rFonts w:ascii="Garamond" w:hAnsi="Garamond"/>
          <w:color w:val="000000" w:themeColor="text1"/>
          <w:szCs w:val="24"/>
        </w:rPr>
        <w:t xml:space="preserve"> a emissão do título como resultado direto d</w:t>
      </w:r>
      <w:r w:rsidR="006F2F4C" w:rsidRPr="00FC7A70">
        <w:rPr>
          <w:rFonts w:ascii="Garamond" w:hAnsi="Garamond"/>
          <w:color w:val="000000" w:themeColor="text1"/>
          <w:szCs w:val="24"/>
        </w:rPr>
        <w:t>e um</w:t>
      </w:r>
      <w:r w:rsidRPr="00FC7A70">
        <w:rPr>
          <w:rFonts w:ascii="Garamond" w:hAnsi="Garamond"/>
          <w:color w:val="000000" w:themeColor="text1"/>
          <w:szCs w:val="24"/>
        </w:rPr>
        <w:t xml:space="preserve"> procedimento e do reforço da previsibilidade mediante a centralização da informação num único documento.</w:t>
      </w:r>
      <w:r w:rsidR="003B796C" w:rsidRPr="00FC7A70">
        <w:rPr>
          <w:rFonts w:ascii="Garamond" w:hAnsi="Garamond"/>
          <w:color w:val="000000" w:themeColor="text1"/>
          <w:szCs w:val="24"/>
        </w:rPr>
        <w:t xml:space="preserve"> </w:t>
      </w:r>
    </w:p>
    <w:p w14:paraId="483FF368" w14:textId="6917183D" w:rsidR="008C738C" w:rsidRPr="00FC7A70" w:rsidRDefault="008C738C" w:rsidP="00DF7BBF">
      <w:pPr>
        <w:widowControl w:val="0"/>
        <w:spacing w:after="120"/>
        <w:rPr>
          <w:rFonts w:ascii="Garamond" w:hAnsi="Garamond"/>
          <w:color w:val="000000" w:themeColor="text1"/>
          <w:szCs w:val="24"/>
        </w:rPr>
      </w:pPr>
      <w:ins w:id="1" w:author="G-MECT" w:date="2026-09-11T22:37:00Z" w16du:dateUtc="2026-09-11T21:37:00Z">
        <w:r>
          <w:rPr>
            <w:rFonts w:ascii="Garamond" w:hAnsi="Garamond"/>
            <w:color w:val="000000" w:themeColor="text1"/>
            <w:szCs w:val="24"/>
          </w:rPr>
          <w:t>O Governo irá também proceder à revisão dos elementos instrutórios dos pedidos de título digital de atividade económica, com vista à sua simplificação e atualização.</w:t>
        </w:r>
      </w:ins>
    </w:p>
    <w:p w14:paraId="76E5614C" w14:textId="1C727DD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Este ensejo de harmonização e sistematização </w:t>
      </w:r>
      <w:r w:rsidR="009D687C" w:rsidRPr="00FC7A70">
        <w:rPr>
          <w:rFonts w:ascii="Garamond" w:hAnsi="Garamond"/>
          <w:color w:val="000000" w:themeColor="text1"/>
          <w:szCs w:val="24"/>
        </w:rPr>
        <w:t xml:space="preserve">facilita </w:t>
      </w:r>
      <w:r w:rsidR="002927F4" w:rsidRPr="00FC7A70">
        <w:rPr>
          <w:rFonts w:ascii="Garamond" w:hAnsi="Garamond"/>
          <w:color w:val="000000" w:themeColor="text1"/>
          <w:szCs w:val="24"/>
        </w:rPr>
        <w:t xml:space="preserve">também </w:t>
      </w:r>
      <w:r w:rsidR="009D687C" w:rsidRPr="00FC7A70">
        <w:rPr>
          <w:rFonts w:ascii="Garamond" w:hAnsi="Garamond"/>
          <w:color w:val="000000" w:themeColor="text1"/>
          <w:szCs w:val="24"/>
        </w:rPr>
        <w:t>a</w:t>
      </w:r>
      <w:r w:rsidRPr="00FC7A70">
        <w:rPr>
          <w:rFonts w:ascii="Garamond" w:hAnsi="Garamond"/>
          <w:color w:val="000000" w:themeColor="text1"/>
          <w:szCs w:val="24"/>
        </w:rPr>
        <w:t xml:space="preserve"> interoperabilidade dos sistemas </w:t>
      </w:r>
      <w:r w:rsidR="009D687C" w:rsidRPr="00FC7A70">
        <w:rPr>
          <w:rFonts w:ascii="Garamond" w:hAnsi="Garamond"/>
          <w:color w:val="000000" w:themeColor="text1"/>
          <w:szCs w:val="24"/>
        </w:rPr>
        <w:t>e</w:t>
      </w:r>
      <w:r w:rsidRPr="00FC7A70">
        <w:rPr>
          <w:rFonts w:ascii="Garamond" w:hAnsi="Garamond"/>
          <w:color w:val="000000" w:themeColor="text1"/>
          <w:szCs w:val="24"/>
        </w:rPr>
        <w:t xml:space="preserve"> plataformas atualmente </w:t>
      </w:r>
      <w:r w:rsidR="009D687C" w:rsidRPr="00FC7A70">
        <w:rPr>
          <w:rFonts w:ascii="Garamond" w:hAnsi="Garamond"/>
          <w:color w:val="000000" w:themeColor="text1"/>
          <w:szCs w:val="24"/>
        </w:rPr>
        <w:t>existentes</w:t>
      </w:r>
      <w:r w:rsidRPr="00FC7A70">
        <w:rPr>
          <w:rFonts w:ascii="Garamond" w:hAnsi="Garamond"/>
          <w:color w:val="000000" w:themeColor="text1"/>
          <w:szCs w:val="24"/>
        </w:rPr>
        <w:t xml:space="preserve">, </w:t>
      </w:r>
      <w:r w:rsidR="009D687C" w:rsidRPr="00FC7A70">
        <w:rPr>
          <w:rFonts w:ascii="Garamond" w:hAnsi="Garamond"/>
          <w:color w:val="000000" w:themeColor="text1"/>
          <w:szCs w:val="24"/>
        </w:rPr>
        <w:t xml:space="preserve">que, quanto às atividades económicas </w:t>
      </w:r>
      <w:r w:rsidR="00865C2B" w:rsidRPr="00FC7A70">
        <w:rPr>
          <w:rFonts w:ascii="Garamond" w:hAnsi="Garamond"/>
          <w:color w:val="000000" w:themeColor="text1"/>
          <w:szCs w:val="24"/>
        </w:rPr>
        <w:t>abrangidas pelo presente regime jurídico</w:t>
      </w:r>
      <w:r w:rsidR="009D687C" w:rsidRPr="00FC7A70">
        <w:rPr>
          <w:rFonts w:ascii="Garamond" w:hAnsi="Garamond"/>
          <w:color w:val="000000" w:themeColor="text1"/>
          <w:szCs w:val="24"/>
        </w:rPr>
        <w:t xml:space="preserve">, </w:t>
      </w:r>
      <w:r w:rsidR="002E4002" w:rsidRPr="00FC7A70">
        <w:rPr>
          <w:rFonts w:ascii="Garamond" w:hAnsi="Garamond"/>
          <w:color w:val="000000" w:themeColor="text1"/>
          <w:szCs w:val="24"/>
        </w:rPr>
        <w:t xml:space="preserve">passam a interagir </w:t>
      </w:r>
      <w:r w:rsidR="009D687C" w:rsidRPr="00FC7A70">
        <w:rPr>
          <w:rFonts w:ascii="Garamond" w:hAnsi="Garamond"/>
          <w:color w:val="000000" w:themeColor="text1"/>
          <w:szCs w:val="24"/>
        </w:rPr>
        <w:t xml:space="preserve">apenas </w:t>
      </w:r>
      <w:r w:rsidR="00865C2B" w:rsidRPr="00FC7A70">
        <w:rPr>
          <w:rFonts w:ascii="Garamond" w:hAnsi="Garamond"/>
          <w:color w:val="000000" w:themeColor="text1"/>
          <w:szCs w:val="24"/>
        </w:rPr>
        <w:t xml:space="preserve">no âmbito de </w:t>
      </w:r>
      <w:r w:rsidR="009D687C" w:rsidRPr="00FC7A70">
        <w:rPr>
          <w:rFonts w:ascii="Garamond" w:hAnsi="Garamond"/>
          <w:color w:val="000000" w:themeColor="text1"/>
          <w:szCs w:val="24"/>
        </w:rPr>
        <w:t>três procedimentos</w:t>
      </w:r>
      <w:r w:rsidR="00865C2B" w:rsidRPr="00FC7A70">
        <w:rPr>
          <w:rFonts w:ascii="Garamond" w:hAnsi="Garamond"/>
          <w:color w:val="000000" w:themeColor="text1"/>
          <w:szCs w:val="24"/>
        </w:rPr>
        <w:t xml:space="preserve"> administrativos</w:t>
      </w:r>
      <w:r w:rsidR="009D687C" w:rsidRPr="00FC7A70">
        <w:rPr>
          <w:rFonts w:ascii="Garamond" w:hAnsi="Garamond"/>
          <w:color w:val="000000" w:themeColor="text1"/>
          <w:szCs w:val="24"/>
        </w:rPr>
        <w:t>, com uma tramitação comum.</w:t>
      </w:r>
    </w:p>
    <w:p w14:paraId="58D297D2" w14:textId="6DCDA4FE" w:rsidR="008A4623" w:rsidRPr="00FC7A70" w:rsidDel="005B1323" w:rsidRDefault="008A4623" w:rsidP="00DF7BBF">
      <w:pPr>
        <w:widowControl w:val="0"/>
        <w:spacing w:after="120"/>
        <w:rPr>
          <w:del w:id="2" w:author="G-MECT" w:date="2026-09-11T22:37:00Z" w16du:dateUtc="2026-09-11T21:37:00Z"/>
          <w:rFonts w:ascii="Garamond" w:hAnsi="Garamond"/>
          <w:color w:val="000000" w:themeColor="text1"/>
          <w:szCs w:val="24"/>
        </w:rPr>
      </w:pPr>
      <w:del w:id="3" w:author="G-MECT" w:date="2026-09-11T22:37:00Z" w16du:dateUtc="2026-09-11T21:37:00Z">
        <w:r w:rsidRPr="00FC7A70" w:rsidDel="005B1323">
          <w:rPr>
            <w:rFonts w:ascii="Garamond" w:hAnsi="Garamond"/>
            <w:color w:val="000000" w:themeColor="text1"/>
            <w:szCs w:val="24"/>
          </w:rPr>
          <w:delText>Neste contexto de modernização e racionalização tecnológica, deve ser privilegiada a utilização de sistemas avançados de apoio à decisão, incluindo soluções baseadas em inteligência artificial, designadamente para a análise d</w:delText>
        </w:r>
        <w:r w:rsidR="00665639" w:rsidRPr="00FC7A70" w:rsidDel="005B1323">
          <w:rPr>
            <w:rFonts w:ascii="Garamond" w:hAnsi="Garamond"/>
            <w:color w:val="000000" w:themeColor="text1"/>
            <w:szCs w:val="24"/>
          </w:rPr>
          <w:delText xml:space="preserve">os pedidos e respetivos elementos instrutórios, bem como </w:delText>
        </w:r>
        <w:r w:rsidRPr="00FC7A70" w:rsidDel="005B1323">
          <w:rPr>
            <w:rFonts w:ascii="Garamond" w:hAnsi="Garamond"/>
            <w:color w:val="000000" w:themeColor="text1"/>
            <w:szCs w:val="24"/>
          </w:rPr>
          <w:delText>para a elaboração preliminar das decisões administrativas.</w:delText>
        </w:r>
      </w:del>
    </w:p>
    <w:p w14:paraId="0D2EBF2A" w14:textId="426560C0" w:rsidR="007B0812" w:rsidRPr="00FC7A70" w:rsidRDefault="007B0812"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Atentas as</w:t>
      </w:r>
      <w:r w:rsidR="008460DD" w:rsidRPr="00FC7A70">
        <w:rPr>
          <w:rFonts w:ascii="Garamond" w:hAnsi="Garamond"/>
          <w:color w:val="000000" w:themeColor="text1"/>
          <w:szCs w:val="24"/>
        </w:rPr>
        <w:t xml:space="preserve"> caraterísticas e a diversidade das</w:t>
      </w:r>
      <w:r w:rsidRPr="00FC7A70">
        <w:rPr>
          <w:rFonts w:ascii="Garamond" w:hAnsi="Garamond"/>
          <w:color w:val="000000" w:themeColor="text1"/>
          <w:szCs w:val="24"/>
        </w:rPr>
        <w:t xml:space="preserve"> atividades económicas </w:t>
      </w:r>
      <w:r w:rsidR="000A149D" w:rsidRPr="00FC7A70">
        <w:rPr>
          <w:rFonts w:ascii="Garamond" w:hAnsi="Garamond"/>
          <w:color w:val="000000" w:themeColor="text1"/>
          <w:szCs w:val="24"/>
        </w:rPr>
        <w:t xml:space="preserve">abrangidas, segue-se a legística </w:t>
      </w:r>
      <w:r w:rsidR="008460DD" w:rsidRPr="00FC7A70">
        <w:rPr>
          <w:rFonts w:ascii="Garamond" w:hAnsi="Garamond"/>
          <w:color w:val="000000" w:themeColor="text1"/>
          <w:szCs w:val="24"/>
        </w:rPr>
        <w:t>d</w:t>
      </w:r>
      <w:r w:rsidRPr="00FC7A70">
        <w:rPr>
          <w:rFonts w:ascii="Garamond" w:hAnsi="Garamond"/>
          <w:color w:val="000000" w:themeColor="text1"/>
          <w:szCs w:val="24"/>
        </w:rPr>
        <w:t xml:space="preserve">o regime jurídico das atividades de comércio, serviços e restauração, aprovado em anexo ao Decreto-Lei n.º 10/2015, de 16 de janeiro, </w:t>
      </w:r>
      <w:r w:rsidR="000A149D" w:rsidRPr="00FC7A70">
        <w:rPr>
          <w:rFonts w:ascii="Garamond" w:hAnsi="Garamond"/>
          <w:color w:val="000000" w:themeColor="text1"/>
          <w:szCs w:val="24"/>
        </w:rPr>
        <w:t>que</w:t>
      </w:r>
      <w:r w:rsidR="00BE4A29" w:rsidRPr="00FC7A70">
        <w:rPr>
          <w:rFonts w:ascii="Garamond" w:hAnsi="Garamond"/>
          <w:color w:val="000000" w:themeColor="text1"/>
          <w:szCs w:val="24"/>
        </w:rPr>
        <w:t xml:space="preserve"> </w:t>
      </w:r>
      <w:r w:rsidRPr="00FC7A70">
        <w:rPr>
          <w:rFonts w:ascii="Garamond" w:hAnsi="Garamond"/>
          <w:color w:val="000000" w:themeColor="text1"/>
          <w:szCs w:val="24"/>
        </w:rPr>
        <w:t xml:space="preserve">estabelece o ilícito contraordenacional no artigo materialmente respeitante à conduta sancionada, ao invés de concentrar as contraordenacionais num único artigo. </w:t>
      </w:r>
    </w:p>
    <w:p w14:paraId="74D61A3D" w14:textId="2433ABBD" w:rsidR="006A348B" w:rsidRPr="00FC7A70" w:rsidRDefault="00F42EE2"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Por outro lado, 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w:t>
      </w:r>
      <w:r w:rsidR="00E04309" w:rsidRPr="00FC7A70">
        <w:rPr>
          <w:rFonts w:ascii="Garamond" w:hAnsi="Garamond"/>
          <w:color w:val="000000" w:themeColor="text1"/>
          <w:szCs w:val="24"/>
        </w:rPr>
        <w:t xml:space="preserve">é coerente com </w:t>
      </w:r>
      <w:r w:rsidR="00985D0A" w:rsidRPr="00FC7A70">
        <w:rPr>
          <w:rFonts w:ascii="Garamond" w:hAnsi="Garamond"/>
          <w:color w:val="000000" w:themeColor="text1"/>
          <w:szCs w:val="24"/>
        </w:rPr>
        <w:t>a legística do</w:t>
      </w:r>
      <w:r w:rsidR="00CC53E3" w:rsidRPr="00FC7A70">
        <w:rPr>
          <w:rFonts w:ascii="Garamond" w:hAnsi="Garamond"/>
          <w:color w:val="000000" w:themeColor="text1"/>
          <w:szCs w:val="24"/>
        </w:rPr>
        <w:t xml:space="preserve"> Sistema de Indústria Responsável</w:t>
      </w:r>
      <w:r w:rsidR="006F3B2C" w:rsidRPr="00FC7A70">
        <w:rPr>
          <w:rFonts w:ascii="Garamond" w:hAnsi="Garamond"/>
          <w:color w:val="000000" w:themeColor="text1"/>
          <w:szCs w:val="24"/>
        </w:rPr>
        <w:t xml:space="preserve"> (SIR), </w:t>
      </w:r>
      <w:r w:rsidR="00CC53E3" w:rsidRPr="00FC7A70">
        <w:rPr>
          <w:rFonts w:ascii="Garamond" w:hAnsi="Garamond"/>
          <w:color w:val="000000" w:themeColor="text1"/>
          <w:szCs w:val="24"/>
        </w:rPr>
        <w:t>aprovado pelo Decreto-Lei n.º 169/</w:t>
      </w:r>
      <w:r w:rsidR="00B65139" w:rsidRPr="00FC7A70">
        <w:rPr>
          <w:rFonts w:ascii="Garamond" w:hAnsi="Garamond"/>
          <w:color w:val="000000" w:themeColor="text1"/>
          <w:szCs w:val="24"/>
        </w:rPr>
        <w:t xml:space="preserve">2012, de 1 de agosto, </w:t>
      </w:r>
      <w:r w:rsidR="00985D0A" w:rsidRPr="00FC7A70">
        <w:rPr>
          <w:rFonts w:ascii="Garamond" w:hAnsi="Garamond"/>
          <w:color w:val="000000" w:themeColor="text1"/>
          <w:szCs w:val="24"/>
        </w:rPr>
        <w:t xml:space="preserve">e </w:t>
      </w:r>
      <w:r w:rsidR="00B65139" w:rsidRPr="00FC7A70">
        <w:rPr>
          <w:rFonts w:ascii="Garamond" w:hAnsi="Garamond"/>
          <w:color w:val="000000" w:themeColor="text1"/>
          <w:szCs w:val="24"/>
        </w:rPr>
        <w:t xml:space="preserve">identifica, nos seus Anexos II e III, </w:t>
      </w:r>
      <w:r w:rsidR="00547DBC" w:rsidRPr="00FC7A70">
        <w:rPr>
          <w:rFonts w:ascii="Garamond" w:hAnsi="Garamond"/>
          <w:color w:val="000000" w:themeColor="text1"/>
          <w:szCs w:val="24"/>
        </w:rPr>
        <w:t xml:space="preserve">respetivamente, </w:t>
      </w:r>
      <w:r w:rsidR="00B65139" w:rsidRPr="00FC7A70">
        <w:rPr>
          <w:rFonts w:ascii="Garamond" w:hAnsi="Garamond"/>
          <w:color w:val="000000" w:themeColor="text1"/>
          <w:szCs w:val="24"/>
        </w:rPr>
        <w:t>as entidades intervenientes nos procedimentos previstos</w:t>
      </w:r>
      <w:r w:rsidR="00A10D9B" w:rsidRPr="00FC7A70">
        <w:rPr>
          <w:rFonts w:ascii="Garamond" w:hAnsi="Garamond"/>
          <w:color w:val="000000" w:themeColor="text1"/>
          <w:szCs w:val="24"/>
        </w:rPr>
        <w:t>, designadamente, a entidade coordenadora do procedimento, as entidades públicas consultadas e aquelas que devam ser notificadas</w:t>
      </w:r>
      <w:r w:rsidR="001617D6" w:rsidRPr="00FC7A70">
        <w:rPr>
          <w:rFonts w:ascii="Garamond" w:hAnsi="Garamond"/>
          <w:color w:val="000000" w:themeColor="text1"/>
          <w:szCs w:val="24"/>
        </w:rPr>
        <w:t xml:space="preserve"> </w:t>
      </w:r>
      <w:r w:rsidR="00A10D9B" w:rsidRPr="00FC7A70">
        <w:rPr>
          <w:rFonts w:ascii="Garamond" w:hAnsi="Garamond"/>
          <w:color w:val="000000" w:themeColor="text1"/>
          <w:szCs w:val="24"/>
        </w:rPr>
        <w:t>da emissão do título digital de atividade económica</w:t>
      </w:r>
      <w:r w:rsidR="00547DBC" w:rsidRPr="00FC7A70">
        <w:rPr>
          <w:rFonts w:ascii="Garamond" w:hAnsi="Garamond"/>
          <w:color w:val="000000" w:themeColor="text1"/>
          <w:szCs w:val="24"/>
        </w:rPr>
        <w:t xml:space="preserve">; </w:t>
      </w:r>
      <w:r w:rsidR="00985D0A" w:rsidRPr="00FC7A70">
        <w:rPr>
          <w:rFonts w:ascii="Garamond" w:hAnsi="Garamond"/>
          <w:color w:val="000000" w:themeColor="text1"/>
          <w:szCs w:val="24"/>
        </w:rPr>
        <w:t>assim como</w:t>
      </w:r>
      <w:r w:rsidR="00547DBC" w:rsidRPr="00FC7A70">
        <w:rPr>
          <w:rFonts w:ascii="Garamond" w:hAnsi="Garamond"/>
          <w:color w:val="000000" w:themeColor="text1"/>
          <w:szCs w:val="24"/>
        </w:rPr>
        <w:t xml:space="preserve"> </w:t>
      </w:r>
      <w:r w:rsidR="00FD00F0" w:rsidRPr="00FC7A70">
        <w:rPr>
          <w:rFonts w:ascii="Garamond" w:hAnsi="Garamond"/>
          <w:color w:val="000000" w:themeColor="text1"/>
          <w:szCs w:val="24"/>
        </w:rPr>
        <w:t>os prazos máximos de pronúncia aplicáveis, em função dos regimes que se lhes apliquem, reforçando a coerência sistemática do ordenamento jurídic</w:t>
      </w:r>
      <w:r w:rsidR="00F44119" w:rsidRPr="00FC7A70">
        <w:rPr>
          <w:rFonts w:ascii="Garamond" w:hAnsi="Garamond"/>
          <w:color w:val="000000" w:themeColor="text1"/>
          <w:szCs w:val="24"/>
        </w:rPr>
        <w:t>o e</w:t>
      </w:r>
      <w:r w:rsidR="00CC1BCB" w:rsidRPr="00FC7A70">
        <w:rPr>
          <w:rFonts w:ascii="Garamond" w:hAnsi="Garamond"/>
          <w:color w:val="000000" w:themeColor="text1"/>
          <w:szCs w:val="24"/>
        </w:rPr>
        <w:t xml:space="preserve"> </w:t>
      </w:r>
      <w:r w:rsidR="00D90ED1" w:rsidRPr="00FC7A70">
        <w:rPr>
          <w:rFonts w:ascii="Garamond" w:hAnsi="Garamond"/>
          <w:color w:val="000000" w:themeColor="text1"/>
          <w:szCs w:val="24"/>
        </w:rPr>
        <w:t>o controlo procedimental informad</w:t>
      </w:r>
      <w:r w:rsidR="00985D0A" w:rsidRPr="00FC7A70">
        <w:rPr>
          <w:rFonts w:ascii="Garamond" w:hAnsi="Garamond"/>
          <w:color w:val="000000" w:themeColor="text1"/>
          <w:szCs w:val="24"/>
        </w:rPr>
        <w:t>o</w:t>
      </w:r>
      <w:r w:rsidR="00FF7E69" w:rsidRPr="00FC7A70">
        <w:rPr>
          <w:rFonts w:ascii="Garamond" w:hAnsi="Garamond"/>
          <w:color w:val="000000" w:themeColor="text1"/>
          <w:szCs w:val="24"/>
        </w:rPr>
        <w:t>.</w:t>
      </w:r>
    </w:p>
    <w:p w14:paraId="6E1F9D2D" w14:textId="2AE55BB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Em paralelo, </w:t>
      </w:r>
      <w:r w:rsidR="006070AA" w:rsidRPr="00FC7A70">
        <w:rPr>
          <w:rFonts w:ascii="Garamond" w:hAnsi="Garamond"/>
          <w:color w:val="000000" w:themeColor="text1"/>
          <w:szCs w:val="24"/>
        </w:rPr>
        <w:t>o presente regime é consonante com a ação governativa do XXV Governo Constitucional</w:t>
      </w:r>
      <w:r w:rsidRPr="00FC7A70">
        <w:rPr>
          <w:rFonts w:ascii="Garamond" w:hAnsi="Garamond"/>
          <w:color w:val="000000" w:themeColor="text1"/>
          <w:szCs w:val="24"/>
        </w:rPr>
        <w:t xml:space="preserve">, no sentido de, por um lado, evoluir o sistema de controlo prévio </w:t>
      </w:r>
      <w:r w:rsidR="005F5BDF" w:rsidRPr="00FC7A70">
        <w:rPr>
          <w:rFonts w:ascii="Garamond" w:hAnsi="Garamond"/>
          <w:color w:val="000000" w:themeColor="text1"/>
          <w:szCs w:val="24"/>
        </w:rPr>
        <w:t xml:space="preserve">para </w:t>
      </w:r>
      <w:r w:rsidRPr="00FC7A70">
        <w:rPr>
          <w:rFonts w:ascii="Garamond" w:hAnsi="Garamond"/>
          <w:color w:val="000000" w:themeColor="text1"/>
          <w:szCs w:val="24"/>
        </w:rPr>
        <w:t xml:space="preserve">fiscalização </w:t>
      </w:r>
      <w:r w:rsidRPr="00FC7A70">
        <w:rPr>
          <w:rFonts w:ascii="Garamond" w:hAnsi="Garamond"/>
          <w:i/>
          <w:iCs/>
          <w:color w:val="000000" w:themeColor="text1"/>
          <w:szCs w:val="24"/>
        </w:rPr>
        <w:t>a posteriori</w:t>
      </w:r>
      <w:r w:rsidRPr="00FC7A70">
        <w:rPr>
          <w:rFonts w:ascii="Garamond" w:hAnsi="Garamond"/>
          <w:color w:val="000000" w:themeColor="text1"/>
          <w:szCs w:val="24"/>
        </w:rPr>
        <w:t xml:space="preserve">; e por outro lado, de </w:t>
      </w:r>
      <w:r w:rsidR="005F5BDF" w:rsidRPr="00FC7A70">
        <w:rPr>
          <w:rFonts w:ascii="Garamond" w:hAnsi="Garamond"/>
          <w:color w:val="000000" w:themeColor="text1"/>
          <w:szCs w:val="24"/>
        </w:rPr>
        <w:t xml:space="preserve">consagrar como regra </w:t>
      </w:r>
      <w:r w:rsidRPr="00FC7A70">
        <w:rPr>
          <w:rFonts w:ascii="Garamond" w:hAnsi="Garamond"/>
          <w:color w:val="000000" w:themeColor="text1"/>
          <w:szCs w:val="24"/>
        </w:rPr>
        <w:t xml:space="preserve">o deferimento tácito, sustentado </w:t>
      </w:r>
      <w:r w:rsidR="005F5BDF" w:rsidRPr="00FC7A70">
        <w:rPr>
          <w:rFonts w:ascii="Garamond" w:hAnsi="Garamond"/>
          <w:color w:val="000000" w:themeColor="text1"/>
          <w:szCs w:val="24"/>
        </w:rPr>
        <w:t>pela confiança e</w:t>
      </w:r>
      <w:r w:rsidRPr="00FC7A70">
        <w:rPr>
          <w:rFonts w:ascii="Garamond" w:hAnsi="Garamond"/>
          <w:color w:val="000000" w:themeColor="text1"/>
          <w:szCs w:val="24"/>
        </w:rPr>
        <w:t xml:space="preserve"> responsabilidade dos </w:t>
      </w:r>
      <w:r w:rsidR="00223745" w:rsidRPr="00FC7A70">
        <w:rPr>
          <w:rFonts w:ascii="Garamond" w:hAnsi="Garamond"/>
          <w:color w:val="000000" w:themeColor="text1"/>
          <w:szCs w:val="24"/>
        </w:rPr>
        <w:t>operadores económicos</w:t>
      </w:r>
      <w:r w:rsidR="005F5BDF" w:rsidRPr="00FC7A70">
        <w:rPr>
          <w:rFonts w:ascii="Garamond" w:hAnsi="Garamond"/>
          <w:color w:val="000000" w:themeColor="text1"/>
          <w:szCs w:val="24"/>
        </w:rPr>
        <w:t>.</w:t>
      </w:r>
    </w:p>
    <w:p w14:paraId="60BE31E6" w14:textId="231495EA" w:rsidR="004A3E95"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consolida também a previsão de conferências procedimentais deliberativas obrigatórias sempre que uma determinada atividade económica </w:t>
      </w:r>
      <w:r w:rsidR="0035771C" w:rsidRPr="00FC7A70">
        <w:rPr>
          <w:rFonts w:ascii="Garamond" w:hAnsi="Garamond"/>
          <w:color w:val="000000" w:themeColor="text1"/>
          <w:szCs w:val="24"/>
        </w:rPr>
        <w:t>sujeita a comunicação com prazo e vistoria</w:t>
      </w:r>
      <w:r w:rsidR="007D5002" w:rsidRPr="00FC7A70">
        <w:rPr>
          <w:rFonts w:ascii="Garamond" w:hAnsi="Garamond"/>
          <w:color w:val="000000" w:themeColor="text1"/>
          <w:szCs w:val="24"/>
        </w:rPr>
        <w:t xml:space="preserve"> </w:t>
      </w:r>
      <w:r w:rsidRPr="00FC7A70">
        <w:rPr>
          <w:rFonts w:ascii="Garamond" w:hAnsi="Garamond"/>
          <w:color w:val="000000" w:themeColor="text1"/>
          <w:szCs w:val="24"/>
        </w:rPr>
        <w:t xml:space="preserve">dependa de pareceres ou atos permissivos de mais do que de </w:t>
      </w:r>
      <w:r w:rsidR="0035771C" w:rsidRPr="00FC7A70">
        <w:rPr>
          <w:rFonts w:ascii="Garamond" w:hAnsi="Garamond"/>
          <w:color w:val="000000" w:themeColor="text1"/>
          <w:szCs w:val="24"/>
        </w:rPr>
        <w:t xml:space="preserve">três </w:t>
      </w:r>
      <w:r w:rsidRPr="00FC7A70">
        <w:rPr>
          <w:rFonts w:ascii="Garamond" w:hAnsi="Garamond"/>
          <w:color w:val="000000" w:themeColor="text1"/>
          <w:szCs w:val="24"/>
        </w:rPr>
        <w:t>entidade</w:t>
      </w:r>
      <w:r w:rsidR="003E402E" w:rsidRPr="00FC7A70">
        <w:rPr>
          <w:rFonts w:ascii="Garamond" w:hAnsi="Garamond"/>
          <w:color w:val="000000" w:themeColor="text1"/>
          <w:szCs w:val="24"/>
        </w:rPr>
        <w:t>s</w:t>
      </w:r>
      <w:r w:rsidRPr="00FC7A70">
        <w:rPr>
          <w:rFonts w:ascii="Garamond" w:hAnsi="Garamond"/>
          <w:color w:val="000000" w:themeColor="text1"/>
          <w:szCs w:val="24"/>
        </w:rPr>
        <w:t xml:space="preserve"> administrativa</w:t>
      </w:r>
      <w:r w:rsidR="003E402E" w:rsidRPr="00FC7A70">
        <w:rPr>
          <w:rFonts w:ascii="Garamond" w:hAnsi="Garamond"/>
          <w:color w:val="000000" w:themeColor="text1"/>
          <w:szCs w:val="24"/>
        </w:rPr>
        <w:t>s</w:t>
      </w:r>
      <w:r w:rsidRPr="00FC7A70">
        <w:rPr>
          <w:rFonts w:ascii="Garamond" w:hAnsi="Garamond"/>
          <w:color w:val="000000" w:themeColor="text1"/>
          <w:szCs w:val="24"/>
        </w:rPr>
        <w:t>, premiando uma ponderação complexa e integrada do interesse público envolvido</w:t>
      </w:r>
      <w:r w:rsidR="004A3E95" w:rsidRPr="00FC7A70">
        <w:rPr>
          <w:rFonts w:ascii="Garamond" w:hAnsi="Garamond"/>
          <w:color w:val="000000" w:themeColor="text1"/>
          <w:szCs w:val="24"/>
        </w:rPr>
        <w:t>.</w:t>
      </w:r>
    </w:p>
    <w:p w14:paraId="4CE4A482" w14:textId="689CD790"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gestor do procedimento vê também os seus poderes reforçados enquanto garante da boa tramitação do procedimento, competindo-lhe, entre outros, a articulação com as entidades públicas envolvidas</w:t>
      </w:r>
      <w:r w:rsidR="00206E14" w:rsidRPr="00FC7A70">
        <w:rPr>
          <w:rFonts w:ascii="Garamond" w:hAnsi="Garamond"/>
          <w:color w:val="000000" w:themeColor="text1"/>
          <w:szCs w:val="24"/>
        </w:rPr>
        <w:t>.</w:t>
      </w:r>
    </w:p>
    <w:p w14:paraId="56BEC214" w14:textId="244F467B" w:rsidR="00111E11"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No domínio das regras de exercício</w:t>
      </w:r>
      <w:r w:rsidR="00223745" w:rsidRPr="00FC7A70">
        <w:rPr>
          <w:rFonts w:ascii="Garamond" w:hAnsi="Garamond"/>
          <w:color w:val="000000" w:themeColor="text1"/>
          <w:szCs w:val="24"/>
        </w:rPr>
        <w:t xml:space="preserve"> das atividades económicas revistas com o presente decreto-lei</w:t>
      </w:r>
      <w:r w:rsidRPr="00FC7A70">
        <w:rPr>
          <w:rFonts w:ascii="Garamond" w:hAnsi="Garamond"/>
          <w:color w:val="000000" w:themeColor="text1"/>
          <w:szCs w:val="24"/>
        </w:rPr>
        <w:t xml:space="preserve">, além da tentativa de sistematização e harmonização de requisitos comuns, como nas matérias relativas aos seguros ou obrigatoriedade de livro de reclamações, o Governo </w:t>
      </w:r>
      <w:r w:rsidR="00F43267" w:rsidRPr="00FC7A70">
        <w:rPr>
          <w:rFonts w:ascii="Garamond" w:hAnsi="Garamond"/>
          <w:color w:val="000000" w:themeColor="text1"/>
          <w:szCs w:val="24"/>
        </w:rPr>
        <w:t>revê</w:t>
      </w:r>
      <w:r w:rsidRPr="00FC7A70">
        <w:rPr>
          <w:rFonts w:ascii="Garamond" w:hAnsi="Garamond"/>
          <w:color w:val="000000" w:themeColor="text1"/>
          <w:szCs w:val="24"/>
        </w:rPr>
        <w:t xml:space="preserve"> e atualiza, à luz da evolução das próprias caraterísticas dessas atividades e das expetativas dos clientes e consumidores, divers</w:t>
      </w:r>
      <w:r w:rsidR="00F43267" w:rsidRPr="00FC7A70">
        <w:rPr>
          <w:rFonts w:ascii="Garamond" w:hAnsi="Garamond"/>
          <w:color w:val="000000" w:themeColor="text1"/>
          <w:szCs w:val="24"/>
        </w:rPr>
        <w:t xml:space="preserve">os enquadramentos </w:t>
      </w:r>
      <w:r w:rsidRPr="00FC7A70">
        <w:rPr>
          <w:rFonts w:ascii="Garamond" w:hAnsi="Garamond"/>
          <w:color w:val="000000" w:themeColor="text1"/>
          <w:szCs w:val="24"/>
        </w:rPr>
        <w:t>e requisitos</w:t>
      </w:r>
      <w:r w:rsidR="00F43267" w:rsidRPr="00FC7A70">
        <w:rPr>
          <w:rFonts w:ascii="Garamond" w:hAnsi="Garamond"/>
          <w:color w:val="000000" w:themeColor="text1"/>
          <w:szCs w:val="24"/>
        </w:rPr>
        <w:t xml:space="preserve"> de exercício</w:t>
      </w:r>
      <w:r w:rsidRPr="00FC7A70">
        <w:rPr>
          <w:rFonts w:ascii="Garamond" w:hAnsi="Garamond"/>
          <w:color w:val="000000" w:themeColor="text1"/>
          <w:szCs w:val="24"/>
        </w:rPr>
        <w:t>.</w:t>
      </w:r>
    </w:p>
    <w:p w14:paraId="3BD6390E" w14:textId="60847C08" w:rsidR="00A864D0"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No âmbito da atividade industrial, foram introduzidas diversas alterações ao quadro legal então vigente, sendo certo, por um lado, que a simplificação e </w:t>
      </w:r>
      <w:r w:rsidR="00C97AA9" w:rsidRPr="00FC7A70">
        <w:rPr>
          <w:rFonts w:ascii="Garamond" w:hAnsi="Garamond"/>
          <w:color w:val="000000" w:themeColor="text1"/>
          <w:szCs w:val="24"/>
        </w:rPr>
        <w:t xml:space="preserve">a </w:t>
      </w:r>
      <w:r w:rsidRPr="00FC7A70">
        <w:rPr>
          <w:rFonts w:ascii="Garamond" w:hAnsi="Garamond"/>
          <w:color w:val="000000" w:themeColor="text1"/>
          <w:szCs w:val="24"/>
        </w:rPr>
        <w:t>desmaterialização dos processos de licenciamento industrial t</w:t>
      </w:r>
      <w:r w:rsidR="00693324" w:rsidRPr="00FC7A70">
        <w:rPr>
          <w:rFonts w:ascii="Garamond" w:hAnsi="Garamond"/>
          <w:color w:val="000000" w:themeColor="text1"/>
          <w:szCs w:val="24"/>
        </w:rPr>
        <w:t>ê</w:t>
      </w:r>
      <w:r w:rsidRPr="00FC7A70">
        <w:rPr>
          <w:rFonts w:ascii="Garamond" w:hAnsi="Garamond"/>
          <w:color w:val="000000" w:themeColor="text1"/>
          <w:szCs w:val="24"/>
        </w:rPr>
        <w:t xml:space="preserve">m sido uma constante ao longo das últimas décadas, com início marcado pelo Regime de Exercício da Atividade Industrial, </w:t>
      </w:r>
      <w:r w:rsidR="006F3B2C" w:rsidRPr="00FC7A70">
        <w:rPr>
          <w:rFonts w:ascii="Garamond" w:hAnsi="Garamond"/>
          <w:color w:val="000000" w:themeColor="text1"/>
          <w:szCs w:val="24"/>
        </w:rPr>
        <w:t xml:space="preserve">aprovado pelo Decreto-Lei n.º 209/2008, de 29 de outubro, </w:t>
      </w:r>
      <w:r w:rsidRPr="00FC7A70">
        <w:rPr>
          <w:rFonts w:ascii="Garamond" w:hAnsi="Garamond"/>
          <w:color w:val="000000" w:themeColor="text1"/>
          <w:szCs w:val="24"/>
        </w:rPr>
        <w:t xml:space="preserve">e, com especial relevo, pelo exercício de sistematização e simplificação </w:t>
      </w:r>
      <w:r w:rsidR="00693324" w:rsidRPr="00FC7A70">
        <w:rPr>
          <w:rFonts w:ascii="Garamond" w:hAnsi="Garamond"/>
          <w:color w:val="000000" w:themeColor="text1"/>
          <w:szCs w:val="24"/>
        </w:rPr>
        <w:t>desenvolvido através d</w:t>
      </w:r>
      <w:r w:rsidRPr="00FC7A70">
        <w:rPr>
          <w:rFonts w:ascii="Garamond" w:hAnsi="Garamond"/>
          <w:color w:val="000000" w:themeColor="text1"/>
          <w:szCs w:val="24"/>
        </w:rPr>
        <w:t xml:space="preserve">o SIR; e por outro, que o licenciamento industrial se assumiu como um quadro que </w:t>
      </w:r>
      <w:r w:rsidR="0004220A" w:rsidRPr="00FC7A70">
        <w:rPr>
          <w:rFonts w:ascii="Garamond" w:hAnsi="Garamond"/>
          <w:color w:val="000000" w:themeColor="text1"/>
          <w:szCs w:val="24"/>
        </w:rPr>
        <w:t xml:space="preserve">articula </w:t>
      </w:r>
      <w:r w:rsidRPr="00FC7A70">
        <w:rPr>
          <w:rFonts w:ascii="Garamond" w:hAnsi="Garamond"/>
          <w:color w:val="000000" w:themeColor="text1"/>
          <w:szCs w:val="24"/>
        </w:rPr>
        <w:t xml:space="preserve">a </w:t>
      </w:r>
      <w:r w:rsidR="0004220A" w:rsidRPr="00FC7A70">
        <w:rPr>
          <w:rFonts w:ascii="Garamond" w:hAnsi="Garamond"/>
          <w:color w:val="000000" w:themeColor="text1"/>
          <w:szCs w:val="24"/>
        </w:rPr>
        <w:t xml:space="preserve">intervenção </w:t>
      </w:r>
      <w:r w:rsidRPr="00FC7A70">
        <w:rPr>
          <w:rFonts w:ascii="Garamond" w:hAnsi="Garamond"/>
          <w:color w:val="000000" w:themeColor="text1"/>
          <w:szCs w:val="24"/>
        </w:rPr>
        <w:t>de várias entidades respons</w:t>
      </w:r>
      <w:r w:rsidR="0004220A" w:rsidRPr="00FC7A70">
        <w:rPr>
          <w:rFonts w:ascii="Garamond" w:hAnsi="Garamond"/>
          <w:color w:val="000000" w:themeColor="text1"/>
          <w:szCs w:val="24"/>
        </w:rPr>
        <w:t>áveis</w:t>
      </w:r>
      <w:r w:rsidRPr="00FC7A70">
        <w:rPr>
          <w:rFonts w:ascii="Garamond" w:hAnsi="Garamond"/>
          <w:color w:val="000000" w:themeColor="text1"/>
          <w:szCs w:val="24"/>
        </w:rPr>
        <w:t xml:space="preserve"> </w:t>
      </w:r>
      <w:r w:rsidR="0004220A" w:rsidRPr="00FC7A70">
        <w:rPr>
          <w:rFonts w:ascii="Garamond" w:hAnsi="Garamond"/>
          <w:color w:val="000000" w:themeColor="text1"/>
          <w:szCs w:val="24"/>
        </w:rPr>
        <w:t>pel</w:t>
      </w:r>
      <w:r w:rsidRPr="00FC7A70">
        <w:rPr>
          <w:rFonts w:ascii="Garamond" w:hAnsi="Garamond"/>
          <w:color w:val="000000" w:themeColor="text1"/>
          <w:szCs w:val="24"/>
        </w:rPr>
        <w:t xml:space="preserve">a emissão de pareceres, licenças, autorizações em domínios diversos, </w:t>
      </w:r>
      <w:r w:rsidR="00A47040" w:rsidRPr="00FC7A70">
        <w:rPr>
          <w:rFonts w:ascii="Garamond" w:hAnsi="Garamond"/>
          <w:color w:val="000000" w:themeColor="text1"/>
          <w:szCs w:val="24"/>
        </w:rPr>
        <w:t>como o</w:t>
      </w:r>
      <w:r w:rsidRPr="00FC7A70">
        <w:rPr>
          <w:rFonts w:ascii="Garamond" w:hAnsi="Garamond"/>
          <w:color w:val="000000" w:themeColor="text1"/>
          <w:szCs w:val="24"/>
        </w:rPr>
        <w:t xml:space="preserve"> ambiente, segurança alimentar, território, segurança no trabalho.</w:t>
      </w:r>
    </w:p>
    <w:p w14:paraId="7FB0EBD8" w14:textId="3817B118" w:rsidR="001077AB" w:rsidRPr="00FC7A70" w:rsidRDefault="001077A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Os três procedimentos administrativos que 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estabelece introduz</w:t>
      </w:r>
      <w:r w:rsidR="00BC5441" w:rsidRPr="00FC7A70">
        <w:rPr>
          <w:rFonts w:ascii="Garamond" w:hAnsi="Garamond"/>
          <w:color w:val="000000" w:themeColor="text1"/>
          <w:szCs w:val="24"/>
        </w:rPr>
        <w:t xml:space="preserve">em </w:t>
      </w:r>
      <w:r w:rsidRPr="00FC7A70">
        <w:rPr>
          <w:rFonts w:ascii="Garamond" w:hAnsi="Garamond"/>
          <w:color w:val="000000" w:themeColor="text1"/>
          <w:szCs w:val="24"/>
        </w:rPr>
        <w:t xml:space="preserve">diversas alterações que </w:t>
      </w:r>
      <w:r w:rsidR="00BA4CD5" w:rsidRPr="00FC7A70">
        <w:rPr>
          <w:rFonts w:ascii="Garamond" w:hAnsi="Garamond"/>
          <w:color w:val="000000" w:themeColor="text1"/>
          <w:szCs w:val="24"/>
        </w:rPr>
        <w:t>impactam o licenciamento dos estabelecimentos industriais em relação ao disposto no SIR</w:t>
      </w:r>
      <w:r w:rsidR="00BC5441" w:rsidRPr="00FC7A70">
        <w:rPr>
          <w:rFonts w:ascii="Garamond" w:hAnsi="Garamond"/>
          <w:color w:val="000000" w:themeColor="text1"/>
          <w:szCs w:val="24"/>
        </w:rPr>
        <w:t xml:space="preserve">. </w:t>
      </w:r>
    </w:p>
    <w:p w14:paraId="29DF9021" w14:textId="371E2361" w:rsidR="008A4623" w:rsidRPr="00FC7A70" w:rsidRDefault="00BA4CD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Por um lado, </w:t>
      </w:r>
      <w:r w:rsidR="00D43F6D" w:rsidRPr="00FC7A70">
        <w:rPr>
          <w:rFonts w:ascii="Garamond" w:hAnsi="Garamond"/>
          <w:color w:val="000000" w:themeColor="text1"/>
          <w:szCs w:val="24"/>
        </w:rPr>
        <w:t>os estabelecimentos</w:t>
      </w:r>
      <w:r w:rsidR="00144ACD" w:rsidRPr="00FC7A70">
        <w:rPr>
          <w:rFonts w:ascii="Garamond" w:hAnsi="Garamond"/>
          <w:color w:val="000000" w:themeColor="text1"/>
          <w:szCs w:val="24"/>
        </w:rPr>
        <w:t xml:space="preserve"> industriais anteriormente classificad</w:t>
      </w:r>
      <w:r w:rsidR="00D43F6D" w:rsidRPr="00FC7A70">
        <w:rPr>
          <w:rFonts w:ascii="Garamond" w:hAnsi="Garamond"/>
          <w:color w:val="000000" w:themeColor="text1"/>
          <w:szCs w:val="24"/>
        </w:rPr>
        <w:t>o</w:t>
      </w:r>
      <w:r w:rsidR="00144ACD" w:rsidRPr="00FC7A70">
        <w:rPr>
          <w:rFonts w:ascii="Garamond" w:hAnsi="Garamond"/>
          <w:color w:val="000000" w:themeColor="text1"/>
          <w:szCs w:val="24"/>
        </w:rPr>
        <w:t xml:space="preserve">s como </w:t>
      </w:r>
      <w:r w:rsidR="008A4623" w:rsidRPr="00FC7A70">
        <w:rPr>
          <w:rFonts w:ascii="Garamond" w:hAnsi="Garamond"/>
          <w:color w:val="000000" w:themeColor="text1"/>
          <w:szCs w:val="24"/>
        </w:rPr>
        <w:t xml:space="preserve">de “tipo 1” </w:t>
      </w:r>
      <w:r w:rsidRPr="00FC7A70">
        <w:rPr>
          <w:rFonts w:ascii="Garamond" w:hAnsi="Garamond"/>
          <w:color w:val="000000" w:themeColor="text1"/>
          <w:szCs w:val="24"/>
        </w:rPr>
        <w:t xml:space="preserve">passam a </w:t>
      </w:r>
      <w:r w:rsidR="006D46EC" w:rsidRPr="00FC7A70">
        <w:rPr>
          <w:rFonts w:ascii="Garamond" w:hAnsi="Garamond"/>
          <w:color w:val="000000" w:themeColor="text1"/>
          <w:szCs w:val="24"/>
        </w:rPr>
        <w:t xml:space="preserve">concentrar a sua tramitação num único pedido, procedimento e título: o pedido de título digital de atividade económica e </w:t>
      </w:r>
      <w:r w:rsidR="00DF36E3" w:rsidRPr="00FC7A70">
        <w:rPr>
          <w:rFonts w:ascii="Garamond" w:hAnsi="Garamond"/>
          <w:color w:val="000000" w:themeColor="text1"/>
          <w:szCs w:val="24"/>
        </w:rPr>
        <w:t>o título digital de atividade económica.</w:t>
      </w:r>
      <w:r w:rsidR="006D46EC" w:rsidRPr="00FC7A70">
        <w:rPr>
          <w:rFonts w:ascii="Garamond" w:hAnsi="Garamond"/>
          <w:color w:val="000000" w:themeColor="text1"/>
          <w:szCs w:val="24"/>
        </w:rPr>
        <w:t xml:space="preserve"> </w:t>
      </w:r>
      <w:r w:rsidRPr="00FC7A70">
        <w:rPr>
          <w:rFonts w:ascii="Garamond" w:hAnsi="Garamond"/>
          <w:color w:val="000000" w:themeColor="text1"/>
          <w:szCs w:val="24"/>
        </w:rPr>
        <w:t>Não obstante, substituiu-se a emissão do título digital de instalação por um comprovativo de conformidade que sintetiza as diferentes pronúncias das entidades públicas consultadas, bem como as condições a observar pelo operador económico nas diferentes fases prévias ao início do exercício da atividade.</w:t>
      </w:r>
    </w:p>
    <w:p w14:paraId="43C3C328" w14:textId="7FF1AA93" w:rsidR="00FA1708" w:rsidRPr="00FC7A70" w:rsidRDefault="00BA4CD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De outro, 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clarifica </w:t>
      </w:r>
      <w:r w:rsidR="00A27808" w:rsidRPr="00FC7A70">
        <w:rPr>
          <w:rFonts w:ascii="Garamond" w:hAnsi="Garamond"/>
          <w:color w:val="000000" w:themeColor="text1"/>
          <w:szCs w:val="24"/>
        </w:rPr>
        <w:t>a possibilidade de serem realizadas vistorias parciais</w:t>
      </w:r>
      <w:r w:rsidR="0050688D" w:rsidRPr="00FC7A70">
        <w:rPr>
          <w:rFonts w:ascii="Garamond" w:hAnsi="Garamond"/>
          <w:color w:val="000000" w:themeColor="text1"/>
          <w:szCs w:val="24"/>
        </w:rPr>
        <w:t xml:space="preserve">, </w:t>
      </w:r>
      <w:r w:rsidR="00D7575F" w:rsidRPr="00FC7A70">
        <w:rPr>
          <w:rFonts w:ascii="Garamond" w:hAnsi="Garamond"/>
          <w:color w:val="000000" w:themeColor="text1"/>
          <w:szCs w:val="24"/>
        </w:rPr>
        <w:t>permitindo</w:t>
      </w:r>
      <w:del w:id="4" w:author="Maria João Torres" w:date="2026-08-24T10:07:00Z" w16du:dateUtc="2026-08-24T09:07:00Z">
        <w:r w:rsidR="0050688D" w:rsidRPr="00FC7A70" w:rsidDel="009D4F47">
          <w:rPr>
            <w:rFonts w:ascii="Garamond" w:hAnsi="Garamond"/>
            <w:color w:val="000000" w:themeColor="text1"/>
            <w:szCs w:val="24"/>
          </w:rPr>
          <w:delText xml:space="preserve"> de</w:delText>
        </w:r>
      </w:del>
      <w:r w:rsidR="0050688D" w:rsidRPr="00FC7A70">
        <w:rPr>
          <w:rFonts w:ascii="Garamond" w:hAnsi="Garamond"/>
          <w:color w:val="000000" w:themeColor="text1"/>
          <w:szCs w:val="24"/>
        </w:rPr>
        <w:t xml:space="preserve"> uma i</w:t>
      </w:r>
      <w:r w:rsidR="00975CCC" w:rsidRPr="00FC7A70">
        <w:rPr>
          <w:rFonts w:ascii="Garamond" w:hAnsi="Garamond"/>
          <w:color w:val="000000" w:themeColor="text1"/>
          <w:szCs w:val="24"/>
        </w:rPr>
        <w:t>mplementação faseada dos respetivos projetos</w:t>
      </w:r>
      <w:r w:rsidR="00D7575F" w:rsidRPr="00FC7A70">
        <w:rPr>
          <w:rFonts w:ascii="Garamond" w:hAnsi="Garamond"/>
          <w:color w:val="000000" w:themeColor="text1"/>
          <w:szCs w:val="24"/>
        </w:rPr>
        <w:t xml:space="preserve">; bem como estabelece </w:t>
      </w:r>
      <w:r w:rsidR="006177DA" w:rsidRPr="00FC7A70">
        <w:rPr>
          <w:rFonts w:ascii="Garamond" w:hAnsi="Garamond"/>
          <w:color w:val="000000" w:themeColor="text1"/>
          <w:szCs w:val="24"/>
        </w:rPr>
        <w:t xml:space="preserve">o que </w:t>
      </w:r>
      <w:r w:rsidR="004B4BE8" w:rsidRPr="00FC7A70">
        <w:rPr>
          <w:rFonts w:ascii="Garamond" w:hAnsi="Garamond"/>
          <w:color w:val="000000" w:themeColor="text1"/>
          <w:szCs w:val="24"/>
        </w:rPr>
        <w:t xml:space="preserve">se </w:t>
      </w:r>
      <w:r w:rsidR="006177DA" w:rsidRPr="00FC7A70">
        <w:rPr>
          <w:rFonts w:ascii="Garamond" w:hAnsi="Garamond"/>
          <w:color w:val="000000" w:themeColor="text1"/>
          <w:szCs w:val="24"/>
        </w:rPr>
        <w:t xml:space="preserve">sucede quando </w:t>
      </w:r>
      <w:r w:rsidR="00DE600F" w:rsidRPr="00FC7A70">
        <w:rPr>
          <w:rFonts w:ascii="Garamond" w:hAnsi="Garamond"/>
          <w:color w:val="000000" w:themeColor="text1"/>
          <w:szCs w:val="24"/>
        </w:rPr>
        <w:t xml:space="preserve">são </w:t>
      </w:r>
      <w:r w:rsidR="001C6A98" w:rsidRPr="00FC7A70">
        <w:rPr>
          <w:rFonts w:ascii="Garamond" w:hAnsi="Garamond"/>
          <w:color w:val="000000" w:themeColor="text1"/>
          <w:szCs w:val="24"/>
        </w:rPr>
        <w:t xml:space="preserve">introduzidas alterações ao projeto subjacente ao pedido digital de atividade económica após a fase de pronúncia </w:t>
      </w:r>
      <w:r w:rsidR="006674DA" w:rsidRPr="00FC7A70">
        <w:rPr>
          <w:rFonts w:ascii="Garamond" w:hAnsi="Garamond"/>
          <w:color w:val="000000" w:themeColor="text1"/>
          <w:szCs w:val="24"/>
        </w:rPr>
        <w:t>e antes da realização d</w:t>
      </w:r>
      <w:r w:rsidR="009B0F73" w:rsidRPr="00FC7A70">
        <w:rPr>
          <w:rFonts w:ascii="Garamond" w:hAnsi="Garamond"/>
          <w:color w:val="000000" w:themeColor="text1"/>
          <w:szCs w:val="24"/>
        </w:rPr>
        <w:t>a vistoria.</w:t>
      </w:r>
    </w:p>
    <w:p w14:paraId="716413C8" w14:textId="22F8A847" w:rsidR="008A4623" w:rsidRPr="00FC7A70" w:rsidRDefault="00F21AF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Por fim, e a</w:t>
      </w:r>
      <w:r w:rsidR="006177DA" w:rsidRPr="00FC7A70">
        <w:rPr>
          <w:rFonts w:ascii="Garamond" w:hAnsi="Garamond"/>
          <w:color w:val="000000" w:themeColor="text1"/>
          <w:szCs w:val="24"/>
        </w:rPr>
        <w:t>inda que com</w:t>
      </w:r>
      <w:r w:rsidR="00B866B7" w:rsidRPr="00FC7A70">
        <w:rPr>
          <w:rFonts w:ascii="Garamond" w:hAnsi="Garamond"/>
          <w:color w:val="000000" w:themeColor="text1"/>
          <w:szCs w:val="24"/>
        </w:rPr>
        <w:t xml:space="preserve"> um</w:t>
      </w:r>
      <w:r w:rsidR="006177DA" w:rsidRPr="00FC7A70">
        <w:rPr>
          <w:rFonts w:ascii="Garamond" w:hAnsi="Garamond"/>
          <w:color w:val="000000" w:themeColor="text1"/>
          <w:szCs w:val="24"/>
        </w:rPr>
        <w:t xml:space="preserve"> impacto transversal para as restantes atividades económicas sujeitas a vistorias, </w:t>
      </w:r>
      <w:r w:rsidR="0008105C" w:rsidRPr="00FC7A70">
        <w:rPr>
          <w:rFonts w:ascii="Garamond" w:hAnsi="Garamond"/>
          <w:color w:val="000000" w:themeColor="text1"/>
          <w:szCs w:val="24"/>
        </w:rPr>
        <w:t xml:space="preserve">definiu-se que, </w:t>
      </w:r>
      <w:r w:rsidRPr="00FC7A70">
        <w:rPr>
          <w:rFonts w:ascii="Garamond" w:hAnsi="Garamond"/>
          <w:color w:val="000000" w:themeColor="text1"/>
          <w:szCs w:val="24"/>
        </w:rPr>
        <w:t xml:space="preserve">nas atividades económicas que dependam da realização de vistoria, </w:t>
      </w:r>
      <w:r w:rsidR="008A4623" w:rsidRPr="00FC7A70">
        <w:rPr>
          <w:rFonts w:ascii="Garamond" w:hAnsi="Garamond"/>
          <w:color w:val="000000" w:themeColor="text1"/>
          <w:szCs w:val="24"/>
        </w:rPr>
        <w:t xml:space="preserve">os operadores económicos </w:t>
      </w:r>
      <w:r w:rsidR="0008105C" w:rsidRPr="00FC7A70">
        <w:rPr>
          <w:rFonts w:ascii="Garamond" w:hAnsi="Garamond"/>
          <w:color w:val="000000" w:themeColor="text1"/>
          <w:szCs w:val="24"/>
        </w:rPr>
        <w:t xml:space="preserve">podem </w:t>
      </w:r>
      <w:r w:rsidR="008A4623" w:rsidRPr="00FC7A70">
        <w:rPr>
          <w:rFonts w:ascii="Garamond" w:hAnsi="Garamond"/>
          <w:color w:val="000000" w:themeColor="text1"/>
          <w:szCs w:val="24"/>
        </w:rPr>
        <w:t xml:space="preserve">recorrer imediatamente a entidades acreditadas para a </w:t>
      </w:r>
      <w:r w:rsidRPr="00FC7A70">
        <w:rPr>
          <w:rFonts w:ascii="Garamond" w:hAnsi="Garamond"/>
          <w:color w:val="000000" w:themeColor="text1"/>
          <w:szCs w:val="24"/>
        </w:rPr>
        <w:t xml:space="preserve">sua </w:t>
      </w:r>
      <w:r w:rsidR="008A4623" w:rsidRPr="00FC7A70">
        <w:rPr>
          <w:rFonts w:ascii="Garamond" w:hAnsi="Garamond"/>
          <w:color w:val="000000" w:themeColor="text1"/>
          <w:szCs w:val="24"/>
        </w:rPr>
        <w:t>realização</w:t>
      </w:r>
      <w:r w:rsidRPr="00FC7A70">
        <w:rPr>
          <w:rFonts w:ascii="Garamond" w:hAnsi="Garamond"/>
          <w:color w:val="000000" w:themeColor="text1"/>
          <w:szCs w:val="24"/>
        </w:rPr>
        <w:t>. No que respeita ao regime, esta alteração procedimental, permite que, quando estejam em causa estabelecimentos anteriormente classificados como de “tipo 1</w:t>
      </w:r>
      <w:r w:rsidR="00041019" w:rsidRPr="00FC7A70">
        <w:rPr>
          <w:rFonts w:ascii="Garamond" w:hAnsi="Garamond"/>
          <w:color w:val="000000" w:themeColor="text1"/>
          <w:szCs w:val="24"/>
        </w:rPr>
        <w:t>”, os</w:t>
      </w:r>
      <w:r w:rsidRPr="00FC7A70">
        <w:rPr>
          <w:rFonts w:ascii="Garamond" w:hAnsi="Garamond"/>
          <w:color w:val="000000" w:themeColor="text1"/>
          <w:szCs w:val="24"/>
        </w:rPr>
        <w:t xml:space="preserve"> operadores económicos possam recorrer, de imediato a entidades acreditadas para a sua realização, sem ter de aguardar </w:t>
      </w:r>
      <w:r w:rsidR="008A4623" w:rsidRPr="00FC7A70">
        <w:rPr>
          <w:rFonts w:ascii="Garamond" w:hAnsi="Garamond"/>
          <w:color w:val="000000" w:themeColor="text1"/>
          <w:szCs w:val="24"/>
        </w:rPr>
        <w:t>30 dias úteis para que as entidades públicas a realizem, conforme decorria do regime anteriormente em vigor. Esta alteração permite reduzir o tempo necessário para a obtenção do título digital de atividade económica, acelerando a entrada em funcionamento ou alterações ao estabelecimento</w:t>
      </w:r>
      <w:r w:rsidR="00E53EFD" w:rsidRPr="00FC7A70">
        <w:rPr>
          <w:rFonts w:ascii="Garamond" w:hAnsi="Garamond"/>
          <w:color w:val="000000" w:themeColor="text1"/>
          <w:szCs w:val="24"/>
        </w:rPr>
        <w:t xml:space="preserve"> ou instalação que lhes estejam afetos</w:t>
      </w:r>
      <w:r w:rsidR="008A4623" w:rsidRPr="00FC7A70">
        <w:rPr>
          <w:rFonts w:ascii="Garamond" w:hAnsi="Garamond"/>
          <w:color w:val="000000" w:themeColor="text1"/>
          <w:szCs w:val="24"/>
        </w:rPr>
        <w:t>.</w:t>
      </w:r>
    </w:p>
    <w:p w14:paraId="2583550C" w14:textId="22298F02" w:rsidR="00756F31" w:rsidRPr="00FC7A70" w:rsidRDefault="00946E8A"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r w:rsidR="008C68C1" w:rsidRPr="00FC7A70">
        <w:rPr>
          <w:rFonts w:ascii="Garamond" w:hAnsi="Garamond"/>
          <w:color w:val="000000" w:themeColor="text1"/>
          <w:szCs w:val="24"/>
        </w:rPr>
        <w:t>CLAE</w:t>
      </w:r>
      <w:r w:rsidR="001B3E52" w:rsidRPr="00FC7A70">
        <w:rPr>
          <w:rFonts w:ascii="Garamond" w:hAnsi="Garamond"/>
          <w:color w:val="000000" w:themeColor="text1"/>
          <w:szCs w:val="24"/>
        </w:rPr>
        <w:t xml:space="preserve"> mant</w:t>
      </w:r>
      <w:r w:rsidRPr="00FC7A70">
        <w:rPr>
          <w:rFonts w:ascii="Garamond" w:hAnsi="Garamond"/>
          <w:color w:val="000000" w:themeColor="text1"/>
          <w:szCs w:val="24"/>
        </w:rPr>
        <w:t>ém</w:t>
      </w:r>
      <w:r w:rsidR="001B3E52" w:rsidRPr="00FC7A70">
        <w:rPr>
          <w:rFonts w:ascii="Garamond" w:hAnsi="Garamond"/>
          <w:color w:val="000000" w:themeColor="text1"/>
          <w:szCs w:val="24"/>
        </w:rPr>
        <w:t xml:space="preserve"> a possibilidade de </w:t>
      </w:r>
      <w:r w:rsidR="00406399" w:rsidRPr="00FC7A70">
        <w:rPr>
          <w:rFonts w:ascii="Garamond" w:hAnsi="Garamond"/>
          <w:color w:val="000000" w:themeColor="text1"/>
          <w:szCs w:val="24"/>
        </w:rPr>
        <w:t xml:space="preserve">as câmaras municipais territorialmente competentes declararem </w:t>
      </w:r>
      <w:r w:rsidR="0008563A" w:rsidRPr="00FC7A70">
        <w:rPr>
          <w:rFonts w:ascii="Garamond" w:hAnsi="Garamond"/>
          <w:color w:val="000000" w:themeColor="text1"/>
          <w:szCs w:val="24"/>
        </w:rPr>
        <w:t xml:space="preserve">certas atividades industriais </w:t>
      </w:r>
      <w:r w:rsidR="00406399" w:rsidRPr="00FC7A70">
        <w:rPr>
          <w:rFonts w:ascii="Garamond" w:hAnsi="Garamond"/>
          <w:color w:val="000000" w:themeColor="text1"/>
          <w:szCs w:val="24"/>
        </w:rPr>
        <w:t>compatíve</w:t>
      </w:r>
      <w:r w:rsidR="0008563A" w:rsidRPr="00FC7A70">
        <w:rPr>
          <w:rFonts w:ascii="Garamond" w:hAnsi="Garamond"/>
          <w:color w:val="000000" w:themeColor="text1"/>
          <w:szCs w:val="24"/>
        </w:rPr>
        <w:t xml:space="preserve">is com </w:t>
      </w:r>
      <w:r w:rsidR="008E0553" w:rsidRPr="00FC7A70">
        <w:rPr>
          <w:rFonts w:ascii="Garamond" w:hAnsi="Garamond"/>
          <w:color w:val="000000" w:themeColor="text1"/>
          <w:szCs w:val="24"/>
        </w:rPr>
        <w:t>edifícios destinados ao uso de comércio, serviços, armazenagem ou similares e habitação</w:t>
      </w:r>
      <w:r w:rsidR="0008563A" w:rsidRPr="00FC7A70">
        <w:rPr>
          <w:rFonts w:ascii="Garamond" w:hAnsi="Garamond"/>
          <w:color w:val="000000" w:themeColor="text1"/>
          <w:szCs w:val="24"/>
        </w:rPr>
        <w:t xml:space="preserve">, </w:t>
      </w:r>
      <w:r w:rsidR="00513438" w:rsidRPr="00FC7A70">
        <w:rPr>
          <w:rFonts w:ascii="Garamond" w:hAnsi="Garamond"/>
          <w:color w:val="000000" w:themeColor="text1"/>
          <w:szCs w:val="24"/>
        </w:rPr>
        <w:t>aproveitando-se, porém,</w:t>
      </w:r>
      <w:r w:rsidR="0008563A" w:rsidRPr="00FC7A70">
        <w:rPr>
          <w:rFonts w:ascii="Garamond" w:hAnsi="Garamond"/>
          <w:color w:val="000000" w:themeColor="text1"/>
          <w:szCs w:val="24"/>
        </w:rPr>
        <w:t xml:space="preserve"> para rever e atualizar o elenco dessas atividades</w:t>
      </w:r>
      <w:r w:rsidR="00FC7900" w:rsidRPr="00FC7A70">
        <w:rPr>
          <w:rFonts w:ascii="Garamond" w:hAnsi="Garamond"/>
          <w:color w:val="000000" w:themeColor="text1"/>
          <w:szCs w:val="24"/>
        </w:rPr>
        <w:t>, bem como os respetivos limiares de produção.</w:t>
      </w:r>
      <w:r w:rsidR="00BC5441" w:rsidRPr="00FC7A70">
        <w:rPr>
          <w:rFonts w:ascii="Garamond" w:hAnsi="Garamond"/>
          <w:color w:val="000000" w:themeColor="text1"/>
          <w:szCs w:val="24"/>
        </w:rPr>
        <w:t xml:space="preserve"> De igual modo, o </w:t>
      </w:r>
      <w:r w:rsidR="008C68C1" w:rsidRPr="00FC7A70">
        <w:rPr>
          <w:rFonts w:ascii="Garamond" w:hAnsi="Garamond"/>
          <w:color w:val="000000" w:themeColor="text1"/>
          <w:szCs w:val="24"/>
        </w:rPr>
        <w:t>CLAE</w:t>
      </w:r>
      <w:r w:rsidR="00BC5441" w:rsidRPr="00FC7A70">
        <w:rPr>
          <w:rFonts w:ascii="Garamond" w:hAnsi="Garamond"/>
          <w:color w:val="000000" w:themeColor="text1"/>
          <w:szCs w:val="24"/>
        </w:rPr>
        <w:t xml:space="preserve"> revê e atualiza os códigos de classificação das atividades económicas (CAE) anteriormente previstas em anexo ao SIR e ao Decreto-Lei n.º 10/2015, de 16 de janeiro</w:t>
      </w:r>
      <w:del w:id="5" w:author="Maria João Torres" w:date="2026-09-01T15:49:00Z" w16du:dateUtc="2026-09-01T14:49:00Z">
        <w:r w:rsidR="00BC5441" w:rsidRPr="00FC7A70" w:rsidDel="00F25669">
          <w:rPr>
            <w:rFonts w:ascii="Garamond" w:hAnsi="Garamond"/>
            <w:color w:val="000000" w:themeColor="text1"/>
            <w:szCs w:val="24"/>
          </w:rPr>
          <w:delText>, na sua redação atual</w:delText>
        </w:r>
      </w:del>
      <w:r w:rsidR="00BC5441" w:rsidRPr="00FC7A70">
        <w:rPr>
          <w:rFonts w:ascii="Garamond" w:hAnsi="Garamond"/>
          <w:color w:val="000000" w:themeColor="text1"/>
          <w:szCs w:val="24"/>
        </w:rPr>
        <w:t>.</w:t>
      </w:r>
    </w:p>
    <w:p w14:paraId="3EF71A46" w14:textId="1D4F6C0D" w:rsidR="00143F05" w:rsidRPr="00FC7A70" w:rsidRDefault="008A277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revoga o</w:t>
      </w:r>
      <w:r w:rsidR="00DE4618" w:rsidRPr="00FC7A70">
        <w:rPr>
          <w:rFonts w:ascii="Garamond" w:hAnsi="Garamond"/>
          <w:color w:val="000000" w:themeColor="text1"/>
          <w:szCs w:val="24"/>
        </w:rPr>
        <w:t xml:space="preserve"> normativo anteriormente previsto no </w:t>
      </w:r>
      <w:r w:rsidRPr="00FC7A70">
        <w:rPr>
          <w:rFonts w:ascii="Garamond" w:hAnsi="Garamond"/>
          <w:color w:val="000000" w:themeColor="text1"/>
          <w:szCs w:val="24"/>
        </w:rPr>
        <w:t>SIR</w:t>
      </w:r>
      <w:r w:rsidR="00DE4618" w:rsidRPr="00FC7A70">
        <w:rPr>
          <w:rFonts w:ascii="Garamond" w:hAnsi="Garamond"/>
          <w:color w:val="000000" w:themeColor="text1"/>
          <w:szCs w:val="24"/>
        </w:rPr>
        <w:t xml:space="preserve"> relativo às condições técnicas padronizadas</w:t>
      </w:r>
      <w:r w:rsidR="005553A3" w:rsidRPr="00FC7A70">
        <w:rPr>
          <w:rFonts w:ascii="Garamond" w:hAnsi="Garamond"/>
          <w:color w:val="000000" w:themeColor="text1"/>
          <w:szCs w:val="24"/>
        </w:rPr>
        <w:t>,</w:t>
      </w:r>
      <w:r w:rsidR="00DE4618" w:rsidRPr="00FC7A70">
        <w:rPr>
          <w:rFonts w:ascii="Garamond" w:hAnsi="Garamond"/>
          <w:color w:val="000000" w:themeColor="text1"/>
          <w:szCs w:val="24"/>
        </w:rPr>
        <w:t xml:space="preserve"> uma vez </w:t>
      </w:r>
      <w:r w:rsidR="00475FF5" w:rsidRPr="00FC7A70">
        <w:rPr>
          <w:rFonts w:ascii="Garamond" w:hAnsi="Garamond"/>
          <w:color w:val="000000" w:themeColor="text1"/>
          <w:szCs w:val="24"/>
        </w:rPr>
        <w:t>que não se regist</w:t>
      </w:r>
      <w:r w:rsidR="00182897" w:rsidRPr="00FC7A70">
        <w:rPr>
          <w:rFonts w:ascii="Garamond" w:hAnsi="Garamond"/>
          <w:color w:val="000000" w:themeColor="text1"/>
          <w:szCs w:val="24"/>
        </w:rPr>
        <w:t>ou, desde a sua previsão,</w:t>
      </w:r>
      <w:r w:rsidR="001B6904" w:rsidRPr="00FC7A70">
        <w:rPr>
          <w:rFonts w:ascii="Garamond" w:hAnsi="Garamond"/>
          <w:color w:val="000000" w:themeColor="text1"/>
          <w:szCs w:val="24"/>
        </w:rPr>
        <w:t xml:space="preserve"> particular interesse por parte dos operadores económicos</w:t>
      </w:r>
      <w:r w:rsidR="00182897" w:rsidRPr="00FC7A70">
        <w:rPr>
          <w:rFonts w:ascii="Garamond" w:hAnsi="Garamond"/>
          <w:color w:val="000000" w:themeColor="text1"/>
          <w:szCs w:val="24"/>
        </w:rPr>
        <w:t xml:space="preserve"> </w:t>
      </w:r>
      <w:r w:rsidR="009F29F7" w:rsidRPr="00FC7A70">
        <w:rPr>
          <w:rFonts w:ascii="Garamond" w:hAnsi="Garamond"/>
          <w:color w:val="000000" w:themeColor="text1"/>
          <w:szCs w:val="24"/>
        </w:rPr>
        <w:t xml:space="preserve">à sua adesão </w:t>
      </w:r>
      <w:r w:rsidR="00182897" w:rsidRPr="00FC7A70">
        <w:rPr>
          <w:rFonts w:ascii="Garamond" w:hAnsi="Garamond"/>
          <w:color w:val="000000" w:themeColor="text1"/>
          <w:szCs w:val="24"/>
        </w:rPr>
        <w:t xml:space="preserve">– não obstando, porém, </w:t>
      </w:r>
      <w:r w:rsidR="006545C9" w:rsidRPr="00FC7A70">
        <w:rPr>
          <w:rFonts w:ascii="Garamond" w:hAnsi="Garamond"/>
          <w:color w:val="000000" w:themeColor="text1"/>
          <w:szCs w:val="24"/>
        </w:rPr>
        <w:t xml:space="preserve">que as entidades públicas </w:t>
      </w:r>
      <w:r w:rsidR="009F29F7" w:rsidRPr="00FC7A70">
        <w:rPr>
          <w:rFonts w:ascii="Garamond" w:hAnsi="Garamond"/>
          <w:color w:val="000000" w:themeColor="text1"/>
          <w:szCs w:val="24"/>
        </w:rPr>
        <w:t>continuem a definir,</w:t>
      </w:r>
      <w:r w:rsidR="00DC1219" w:rsidRPr="00FC7A70">
        <w:rPr>
          <w:rFonts w:ascii="Garamond" w:hAnsi="Garamond"/>
          <w:color w:val="000000" w:themeColor="text1"/>
          <w:szCs w:val="24"/>
        </w:rPr>
        <w:t xml:space="preserve"> e os operadores económicos </w:t>
      </w:r>
      <w:r w:rsidR="009F29F7" w:rsidRPr="00FC7A70">
        <w:rPr>
          <w:rFonts w:ascii="Garamond" w:hAnsi="Garamond"/>
          <w:color w:val="000000" w:themeColor="text1"/>
          <w:szCs w:val="24"/>
        </w:rPr>
        <w:t>possam aderir</w:t>
      </w:r>
      <w:r w:rsidR="00D66939" w:rsidRPr="00FC7A70">
        <w:rPr>
          <w:rFonts w:ascii="Garamond" w:hAnsi="Garamond"/>
          <w:color w:val="000000" w:themeColor="text1"/>
          <w:szCs w:val="24"/>
        </w:rPr>
        <w:t>,</w:t>
      </w:r>
      <w:r w:rsidR="00DC1219" w:rsidRPr="00FC7A70">
        <w:rPr>
          <w:rFonts w:ascii="Garamond" w:hAnsi="Garamond"/>
          <w:color w:val="000000" w:themeColor="text1"/>
          <w:szCs w:val="24"/>
        </w:rPr>
        <w:t xml:space="preserve"> </w:t>
      </w:r>
      <w:r w:rsidR="00ED439C" w:rsidRPr="00FC7A70">
        <w:rPr>
          <w:rFonts w:ascii="Garamond" w:hAnsi="Garamond"/>
          <w:color w:val="000000" w:themeColor="text1"/>
          <w:szCs w:val="24"/>
        </w:rPr>
        <w:t>a condições</w:t>
      </w:r>
      <w:r w:rsidR="007B2ADA" w:rsidRPr="00FC7A70">
        <w:rPr>
          <w:rFonts w:ascii="Garamond" w:hAnsi="Garamond"/>
          <w:color w:val="000000" w:themeColor="text1"/>
          <w:szCs w:val="24"/>
        </w:rPr>
        <w:t xml:space="preserve"> e especificações </w:t>
      </w:r>
      <w:r w:rsidR="00ED439C" w:rsidRPr="00FC7A70">
        <w:rPr>
          <w:rFonts w:ascii="Garamond" w:hAnsi="Garamond"/>
          <w:color w:val="000000" w:themeColor="text1"/>
          <w:szCs w:val="24"/>
        </w:rPr>
        <w:t xml:space="preserve">relativas </w:t>
      </w:r>
      <w:r w:rsidR="00B56F82" w:rsidRPr="00FC7A70">
        <w:rPr>
          <w:rFonts w:ascii="Garamond" w:hAnsi="Garamond"/>
          <w:color w:val="000000" w:themeColor="text1"/>
          <w:szCs w:val="24"/>
        </w:rPr>
        <w:t xml:space="preserve">a </w:t>
      </w:r>
      <w:r w:rsidR="007B2ADA" w:rsidRPr="00FC7A70">
        <w:rPr>
          <w:rFonts w:ascii="Garamond" w:hAnsi="Garamond"/>
          <w:color w:val="000000" w:themeColor="text1"/>
          <w:szCs w:val="24"/>
        </w:rPr>
        <w:t>determinadas atividades ou operações.</w:t>
      </w:r>
      <w:r w:rsidR="00DC1219" w:rsidRPr="00FC7A70">
        <w:rPr>
          <w:rFonts w:ascii="Garamond" w:hAnsi="Garamond"/>
          <w:color w:val="000000" w:themeColor="text1"/>
          <w:szCs w:val="24"/>
        </w:rPr>
        <w:t xml:space="preserve"> </w:t>
      </w:r>
    </w:p>
    <w:p w14:paraId="4C13D0BC" w14:textId="3951EA51" w:rsidR="00CB7550" w:rsidRPr="00FC7A70" w:rsidRDefault="00143F0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Em</w:t>
      </w:r>
      <w:r w:rsidR="004D737B" w:rsidRPr="00FC7A70">
        <w:rPr>
          <w:rFonts w:ascii="Garamond" w:hAnsi="Garamond"/>
          <w:color w:val="000000" w:themeColor="text1"/>
          <w:szCs w:val="24"/>
        </w:rPr>
        <w:t xml:space="preserve"> face da correlação do acesso e exercício da atividade industrial com o disposto nos regimes ambientais, mantém-se a possibilidade de os regimes ambientais serem submetidos de forma integra</w:t>
      </w:r>
      <w:r w:rsidR="005C43C9" w:rsidRPr="00FC7A70">
        <w:rPr>
          <w:rFonts w:ascii="Garamond" w:hAnsi="Garamond"/>
          <w:color w:val="000000" w:themeColor="text1"/>
          <w:szCs w:val="24"/>
        </w:rPr>
        <w:t xml:space="preserve">da, considerando </w:t>
      </w:r>
      <w:r w:rsidR="00577C62" w:rsidRPr="00FC7A70">
        <w:rPr>
          <w:rFonts w:ascii="Garamond" w:hAnsi="Garamond"/>
          <w:color w:val="000000" w:themeColor="text1"/>
          <w:szCs w:val="24"/>
        </w:rPr>
        <w:t xml:space="preserve">as vantagens que esse pedido integrado traz em termos de </w:t>
      </w:r>
      <w:r w:rsidR="00843D88" w:rsidRPr="00FC7A70">
        <w:rPr>
          <w:rFonts w:ascii="Garamond" w:hAnsi="Garamond"/>
          <w:color w:val="000000" w:themeColor="text1"/>
          <w:szCs w:val="24"/>
        </w:rPr>
        <w:t xml:space="preserve">redução de prazos, maior </w:t>
      </w:r>
      <w:r w:rsidR="00577C62" w:rsidRPr="00FC7A70">
        <w:rPr>
          <w:rFonts w:ascii="Garamond" w:hAnsi="Garamond"/>
          <w:color w:val="000000" w:themeColor="text1"/>
          <w:szCs w:val="24"/>
        </w:rPr>
        <w:t>transparência</w:t>
      </w:r>
      <w:r w:rsidR="00843D88" w:rsidRPr="00FC7A70">
        <w:rPr>
          <w:rFonts w:ascii="Garamond" w:hAnsi="Garamond"/>
          <w:color w:val="000000" w:themeColor="text1"/>
          <w:szCs w:val="24"/>
        </w:rPr>
        <w:t xml:space="preserve"> e</w:t>
      </w:r>
      <w:r w:rsidR="00933DF7" w:rsidRPr="00FC7A70">
        <w:rPr>
          <w:rFonts w:ascii="Garamond" w:hAnsi="Garamond"/>
          <w:color w:val="000000" w:themeColor="text1"/>
          <w:szCs w:val="24"/>
        </w:rPr>
        <w:t xml:space="preserve"> </w:t>
      </w:r>
      <w:r w:rsidR="00577C62" w:rsidRPr="00FC7A70">
        <w:rPr>
          <w:rFonts w:ascii="Garamond" w:hAnsi="Garamond"/>
          <w:color w:val="000000" w:themeColor="text1"/>
          <w:szCs w:val="24"/>
        </w:rPr>
        <w:t>melhoria</w:t>
      </w:r>
      <w:r w:rsidR="00933DF7" w:rsidRPr="00FC7A70">
        <w:rPr>
          <w:rFonts w:ascii="Garamond" w:hAnsi="Garamond"/>
          <w:color w:val="000000" w:themeColor="text1"/>
          <w:szCs w:val="24"/>
        </w:rPr>
        <w:t xml:space="preserve"> da qualidade das decisões </w:t>
      </w:r>
      <w:r w:rsidR="00843D88" w:rsidRPr="00FC7A70">
        <w:rPr>
          <w:rFonts w:ascii="Garamond" w:hAnsi="Garamond"/>
          <w:color w:val="000000" w:themeColor="text1"/>
          <w:szCs w:val="24"/>
        </w:rPr>
        <w:t>em face d</w:t>
      </w:r>
      <w:r w:rsidR="00933DF7" w:rsidRPr="00FC7A70">
        <w:rPr>
          <w:rFonts w:ascii="Garamond" w:hAnsi="Garamond"/>
          <w:color w:val="000000" w:themeColor="text1"/>
          <w:szCs w:val="24"/>
        </w:rPr>
        <w:t>a articulação entre os vários regimes</w:t>
      </w:r>
      <w:r w:rsidR="00FF08D4" w:rsidRPr="00FC7A70">
        <w:rPr>
          <w:rFonts w:ascii="Garamond" w:hAnsi="Garamond"/>
          <w:color w:val="000000" w:themeColor="text1"/>
          <w:szCs w:val="24"/>
        </w:rPr>
        <w:t xml:space="preserve"> envolvidos</w:t>
      </w:r>
      <w:r w:rsidR="00843D88" w:rsidRPr="00FC7A70">
        <w:rPr>
          <w:rFonts w:ascii="Garamond" w:hAnsi="Garamond"/>
          <w:color w:val="000000" w:themeColor="text1"/>
          <w:szCs w:val="24"/>
        </w:rPr>
        <w:t>.</w:t>
      </w:r>
      <w:r w:rsidR="00933DF7" w:rsidRPr="00FC7A70">
        <w:rPr>
          <w:rFonts w:ascii="Garamond" w:hAnsi="Garamond"/>
          <w:color w:val="000000" w:themeColor="text1"/>
          <w:szCs w:val="24"/>
        </w:rPr>
        <w:t xml:space="preserve"> </w:t>
      </w:r>
    </w:p>
    <w:p w14:paraId="0FAA0973" w14:textId="77777777" w:rsidR="001056EE" w:rsidRPr="00FC7A70" w:rsidRDefault="00CB755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CLAE estabelece também os procedimentos e regime de</w:t>
      </w:r>
      <w:r w:rsidR="00776399" w:rsidRPr="00FC7A70">
        <w:rPr>
          <w:rFonts w:ascii="Garamond" w:hAnsi="Garamond"/>
          <w:color w:val="000000" w:themeColor="text1"/>
          <w:szCs w:val="24"/>
        </w:rPr>
        <w:t xml:space="preserve"> instalação e</w:t>
      </w:r>
      <w:r w:rsidRPr="00FC7A70">
        <w:rPr>
          <w:rFonts w:ascii="Garamond" w:hAnsi="Garamond"/>
          <w:color w:val="000000" w:themeColor="text1"/>
          <w:szCs w:val="24"/>
        </w:rPr>
        <w:t xml:space="preserve"> exploração de Zonas de Aceleração Industrial (ZAI)</w:t>
      </w:r>
      <w:r w:rsidR="00194028" w:rsidRPr="00FC7A70">
        <w:rPr>
          <w:rFonts w:ascii="Garamond" w:hAnsi="Garamond"/>
          <w:color w:val="000000" w:themeColor="text1"/>
          <w:szCs w:val="24"/>
        </w:rPr>
        <w:t>, bem como o regime de conversão de</w:t>
      </w:r>
      <w:r w:rsidRPr="00FC7A70">
        <w:rPr>
          <w:rFonts w:ascii="Garamond" w:hAnsi="Garamond"/>
          <w:color w:val="000000" w:themeColor="text1"/>
          <w:szCs w:val="24"/>
        </w:rPr>
        <w:t xml:space="preserve"> zonas industriais, parques industriais e áreas de acolhimento empresarial</w:t>
      </w:r>
      <w:r w:rsidR="00194028" w:rsidRPr="00FC7A70">
        <w:rPr>
          <w:rFonts w:ascii="Garamond" w:hAnsi="Garamond"/>
          <w:color w:val="000000" w:themeColor="text1"/>
          <w:szCs w:val="24"/>
        </w:rPr>
        <w:t xml:space="preserve"> </w:t>
      </w:r>
      <w:r w:rsidR="00582D47" w:rsidRPr="00FC7A70">
        <w:rPr>
          <w:rFonts w:ascii="Garamond" w:hAnsi="Garamond"/>
          <w:color w:val="000000" w:themeColor="text1"/>
          <w:szCs w:val="24"/>
        </w:rPr>
        <w:t>nessas zonas de aceleração</w:t>
      </w:r>
      <w:r w:rsidR="001056EE" w:rsidRPr="00FC7A70">
        <w:rPr>
          <w:rFonts w:ascii="Garamond" w:hAnsi="Garamond"/>
          <w:color w:val="000000" w:themeColor="text1"/>
          <w:szCs w:val="24"/>
        </w:rPr>
        <w:t>.</w:t>
      </w:r>
    </w:p>
    <w:p w14:paraId="00A12FFD" w14:textId="2C06622F" w:rsidR="00A665C8" w:rsidRPr="00FC7A70" w:rsidRDefault="001056EE"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As ZAI </w:t>
      </w:r>
      <w:r w:rsidR="00176AA9" w:rsidRPr="00FC7A70">
        <w:rPr>
          <w:rFonts w:ascii="Garamond" w:hAnsi="Garamond"/>
          <w:color w:val="000000" w:themeColor="text1"/>
          <w:szCs w:val="24"/>
        </w:rPr>
        <w:t>visam exponenciar a criação de áreas geograficamente circunscritas, com infraestruturas pré-licenciadas, que permitam um acesso mais expedito à atividade industrial</w:t>
      </w:r>
      <w:r w:rsidRPr="00FC7A70">
        <w:rPr>
          <w:rFonts w:ascii="Garamond" w:hAnsi="Garamond"/>
          <w:color w:val="000000" w:themeColor="text1"/>
          <w:szCs w:val="24"/>
        </w:rPr>
        <w:t xml:space="preserve">, </w:t>
      </w:r>
      <w:r w:rsidR="00A665C8" w:rsidRPr="00FC7A70">
        <w:rPr>
          <w:rFonts w:ascii="Garamond" w:hAnsi="Garamond"/>
          <w:color w:val="000000" w:themeColor="text1"/>
          <w:szCs w:val="24"/>
        </w:rPr>
        <w:t>uma vez que as atividades industriais que se instalem nessas zonas ficam apenas obrigadas a obter as licenças, autorizações ou registos adicionais não abran</w:t>
      </w:r>
      <w:r w:rsidR="00A74D25" w:rsidRPr="00FC7A70">
        <w:rPr>
          <w:rFonts w:ascii="Garamond" w:hAnsi="Garamond"/>
          <w:color w:val="000000" w:themeColor="text1"/>
          <w:szCs w:val="24"/>
        </w:rPr>
        <w:t>gidos</w:t>
      </w:r>
      <w:r w:rsidR="00A665C8" w:rsidRPr="00FC7A70">
        <w:rPr>
          <w:rFonts w:ascii="Garamond" w:hAnsi="Garamond"/>
          <w:color w:val="000000" w:themeColor="text1"/>
          <w:szCs w:val="24"/>
        </w:rPr>
        <w:t xml:space="preserve"> ou</w:t>
      </w:r>
      <w:r w:rsidR="00A74D25" w:rsidRPr="00FC7A70">
        <w:rPr>
          <w:rFonts w:ascii="Garamond" w:hAnsi="Garamond"/>
          <w:color w:val="000000" w:themeColor="text1"/>
          <w:szCs w:val="24"/>
        </w:rPr>
        <w:t xml:space="preserve"> inscritos no título digital de atividade económica das ZAI.</w:t>
      </w:r>
    </w:p>
    <w:p w14:paraId="1C7FDB36" w14:textId="45CFAE80" w:rsidR="00C45425" w:rsidRPr="00FC7A70" w:rsidRDefault="00C4542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As ZAI são geridas por uma entidade gestora, devidamente acreditada, que assume as funções de entidade coordenadora</w:t>
      </w:r>
      <w:r w:rsidR="00721340" w:rsidRPr="00FC7A70">
        <w:rPr>
          <w:rFonts w:ascii="Garamond" w:hAnsi="Garamond"/>
          <w:color w:val="000000" w:themeColor="text1"/>
          <w:szCs w:val="24"/>
        </w:rPr>
        <w:t xml:space="preserve"> dos procedimentos de obtenção de título digital de atividade económica pelos operadores económicos que instalem e exerçam as suas atividades económicas nessas zonas.</w:t>
      </w:r>
    </w:p>
    <w:p w14:paraId="1E82DD49" w14:textId="77469F29" w:rsidR="003D447F" w:rsidRPr="00FC7A70" w:rsidRDefault="00582D4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As ZAI vêm</w:t>
      </w:r>
      <w:r w:rsidR="00A74D25" w:rsidRPr="00FC7A70">
        <w:rPr>
          <w:rFonts w:ascii="Garamond" w:hAnsi="Garamond"/>
          <w:color w:val="000000" w:themeColor="text1"/>
          <w:szCs w:val="24"/>
        </w:rPr>
        <w:t>, assim,</w:t>
      </w:r>
      <w:r w:rsidRPr="00FC7A70">
        <w:rPr>
          <w:rFonts w:ascii="Garamond" w:hAnsi="Garamond"/>
          <w:color w:val="000000" w:themeColor="text1"/>
          <w:szCs w:val="24"/>
        </w:rPr>
        <w:t xml:space="preserve"> substituir as Zonas Empresariais Responsáveis (ZER) que</w:t>
      </w:r>
      <w:r w:rsidR="00B77C0D" w:rsidRPr="00FC7A70">
        <w:rPr>
          <w:rFonts w:ascii="Garamond" w:hAnsi="Garamond"/>
          <w:color w:val="000000" w:themeColor="text1"/>
          <w:szCs w:val="24"/>
        </w:rPr>
        <w:t xml:space="preserve"> não tiveram especial adesão</w:t>
      </w:r>
      <w:r w:rsidR="0009338B" w:rsidRPr="00FC7A70">
        <w:rPr>
          <w:rFonts w:ascii="Garamond" w:hAnsi="Garamond"/>
          <w:color w:val="000000" w:themeColor="text1"/>
          <w:szCs w:val="24"/>
        </w:rPr>
        <w:t xml:space="preserve">, alinhando-se a sua designação </w:t>
      </w:r>
      <w:r w:rsidR="00980CDB" w:rsidRPr="00FC7A70">
        <w:rPr>
          <w:rFonts w:ascii="Garamond" w:hAnsi="Garamond"/>
          <w:color w:val="000000" w:themeColor="text1"/>
          <w:szCs w:val="24"/>
        </w:rPr>
        <w:t xml:space="preserve">e regime com </w:t>
      </w:r>
      <w:r w:rsidR="000F13FB" w:rsidRPr="00FC7A70">
        <w:rPr>
          <w:rFonts w:ascii="Garamond" w:hAnsi="Garamond"/>
          <w:color w:val="000000" w:themeColor="text1"/>
          <w:szCs w:val="24"/>
        </w:rPr>
        <w:t>a evolução da política industrial europeia, e respetivos instrumentos jurídicos.</w:t>
      </w:r>
      <w:r w:rsidR="00176AA9" w:rsidRPr="00FC7A70">
        <w:rPr>
          <w:rFonts w:ascii="Garamond" w:hAnsi="Garamond"/>
          <w:color w:val="000000" w:themeColor="text1"/>
          <w:szCs w:val="24"/>
        </w:rPr>
        <w:t xml:space="preserve"> </w:t>
      </w:r>
    </w:p>
    <w:p w14:paraId="1A7BEA7B" w14:textId="636EE720" w:rsidR="00FC22AA" w:rsidRPr="00FC7A70" w:rsidRDefault="003D447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Por contraposição ao regime anteriormente previsto para as ZER, o CLAE</w:t>
      </w:r>
      <w:r w:rsidR="00176AA9" w:rsidRPr="00FC7A70">
        <w:rPr>
          <w:rFonts w:ascii="Garamond" w:hAnsi="Garamond"/>
          <w:color w:val="000000" w:themeColor="text1"/>
          <w:szCs w:val="24"/>
        </w:rPr>
        <w:t xml:space="preserve"> </w:t>
      </w:r>
      <w:r w:rsidR="00143F05" w:rsidRPr="00FC7A70">
        <w:rPr>
          <w:rFonts w:ascii="Garamond" w:hAnsi="Garamond"/>
          <w:color w:val="000000" w:themeColor="text1"/>
          <w:szCs w:val="24"/>
        </w:rPr>
        <w:t>aumentou</w:t>
      </w:r>
      <w:r w:rsidR="00A74D25" w:rsidRPr="00FC7A70">
        <w:rPr>
          <w:rFonts w:ascii="Garamond" w:hAnsi="Garamond"/>
          <w:color w:val="000000" w:themeColor="text1"/>
          <w:szCs w:val="24"/>
        </w:rPr>
        <w:t>, para as ZAI,</w:t>
      </w:r>
      <w:r w:rsidR="00143F05" w:rsidRPr="00FC7A70">
        <w:rPr>
          <w:rFonts w:ascii="Garamond" w:hAnsi="Garamond"/>
          <w:color w:val="000000" w:themeColor="text1"/>
          <w:szCs w:val="24"/>
        </w:rPr>
        <w:t xml:space="preserve"> os prazos das vistorias de reexame global das condições de exploração d</w:t>
      </w:r>
      <w:r w:rsidRPr="00FC7A70">
        <w:rPr>
          <w:rFonts w:ascii="Garamond" w:hAnsi="Garamond"/>
          <w:color w:val="000000" w:themeColor="text1"/>
          <w:szCs w:val="24"/>
        </w:rPr>
        <w:t>essas zonas</w:t>
      </w:r>
      <w:r w:rsidR="00143F05" w:rsidRPr="00FC7A70">
        <w:rPr>
          <w:rFonts w:ascii="Garamond" w:hAnsi="Garamond"/>
          <w:color w:val="000000" w:themeColor="text1"/>
          <w:szCs w:val="24"/>
        </w:rPr>
        <w:t>, que passa de cinco para sete anos</w:t>
      </w:r>
      <w:r w:rsidRPr="00FC7A70">
        <w:rPr>
          <w:rFonts w:ascii="Garamond" w:hAnsi="Garamond"/>
          <w:color w:val="000000" w:themeColor="text1"/>
          <w:szCs w:val="24"/>
        </w:rPr>
        <w:t xml:space="preserve">, </w:t>
      </w:r>
      <w:r w:rsidR="00143F05" w:rsidRPr="00FC7A70">
        <w:rPr>
          <w:rFonts w:ascii="Garamond" w:hAnsi="Garamond"/>
          <w:color w:val="000000" w:themeColor="text1"/>
          <w:szCs w:val="24"/>
        </w:rPr>
        <w:t>clarific</w:t>
      </w:r>
      <w:r w:rsidRPr="00FC7A70">
        <w:rPr>
          <w:rFonts w:ascii="Garamond" w:hAnsi="Garamond"/>
          <w:color w:val="000000" w:themeColor="text1"/>
          <w:szCs w:val="24"/>
        </w:rPr>
        <w:t>ou</w:t>
      </w:r>
      <w:r w:rsidR="00143F05" w:rsidRPr="00FC7A70">
        <w:rPr>
          <w:rFonts w:ascii="Garamond" w:hAnsi="Garamond"/>
          <w:color w:val="000000" w:themeColor="text1"/>
          <w:szCs w:val="24"/>
        </w:rPr>
        <w:t xml:space="preserve"> </w:t>
      </w:r>
      <w:r w:rsidRPr="00FC7A70">
        <w:rPr>
          <w:rFonts w:ascii="Garamond" w:hAnsi="Garamond"/>
          <w:color w:val="000000" w:themeColor="text1"/>
          <w:szCs w:val="24"/>
        </w:rPr>
        <w:t>que</w:t>
      </w:r>
      <w:r w:rsidR="00143F05" w:rsidRPr="00FC7A70">
        <w:rPr>
          <w:rFonts w:ascii="Garamond" w:hAnsi="Garamond"/>
          <w:color w:val="000000" w:themeColor="text1"/>
          <w:szCs w:val="24"/>
        </w:rPr>
        <w:t xml:space="preserve"> as entidades públicas se</w:t>
      </w:r>
      <w:r w:rsidRPr="00FC7A70">
        <w:rPr>
          <w:rFonts w:ascii="Garamond" w:hAnsi="Garamond"/>
          <w:color w:val="000000" w:themeColor="text1"/>
          <w:szCs w:val="24"/>
        </w:rPr>
        <w:t xml:space="preserve"> podem</w:t>
      </w:r>
      <w:r w:rsidR="00143F05" w:rsidRPr="00FC7A70">
        <w:rPr>
          <w:rFonts w:ascii="Garamond" w:hAnsi="Garamond"/>
          <w:color w:val="000000" w:themeColor="text1"/>
          <w:szCs w:val="24"/>
        </w:rPr>
        <w:t xml:space="preserve"> constituir como entidades gestoras d</w:t>
      </w:r>
      <w:r w:rsidR="00045339" w:rsidRPr="00FC7A70">
        <w:rPr>
          <w:rFonts w:ascii="Garamond" w:hAnsi="Garamond"/>
          <w:color w:val="000000" w:themeColor="text1"/>
          <w:szCs w:val="24"/>
        </w:rPr>
        <w:t>essas zonas</w:t>
      </w:r>
      <w:r w:rsidR="0001340D" w:rsidRPr="00FC7A70">
        <w:rPr>
          <w:rFonts w:ascii="Garamond" w:hAnsi="Garamond"/>
          <w:color w:val="000000" w:themeColor="text1"/>
          <w:szCs w:val="24"/>
        </w:rPr>
        <w:t xml:space="preserve"> e densificou </w:t>
      </w:r>
      <w:r w:rsidR="00BD1490" w:rsidRPr="00FC7A70">
        <w:rPr>
          <w:rFonts w:ascii="Garamond" w:hAnsi="Garamond"/>
          <w:color w:val="000000" w:themeColor="text1"/>
          <w:szCs w:val="24"/>
        </w:rPr>
        <w:t xml:space="preserve">a articulação da entidade gestora da ZAI com outras entidades públicas, designadamente, no âmbito </w:t>
      </w:r>
      <w:r w:rsidR="00FC22AA" w:rsidRPr="00FC7A70">
        <w:rPr>
          <w:rFonts w:ascii="Garamond" w:hAnsi="Garamond"/>
          <w:color w:val="000000" w:themeColor="text1"/>
          <w:szCs w:val="24"/>
        </w:rPr>
        <w:t xml:space="preserve">da monitorização e divulgação de </w:t>
      </w:r>
      <w:r w:rsidR="00FD0042" w:rsidRPr="00FC7A70">
        <w:rPr>
          <w:rFonts w:ascii="Garamond" w:hAnsi="Garamond"/>
          <w:color w:val="000000" w:themeColor="text1"/>
          <w:szCs w:val="24"/>
        </w:rPr>
        <w:t xml:space="preserve">programas de apoio </w:t>
      </w:r>
      <w:r w:rsidR="00FC22AA" w:rsidRPr="00FC7A70">
        <w:rPr>
          <w:rFonts w:ascii="Garamond" w:hAnsi="Garamond"/>
          <w:color w:val="000000" w:themeColor="text1"/>
          <w:szCs w:val="24"/>
        </w:rPr>
        <w:t xml:space="preserve">e incentivos aos operadores económicos instalados na ZAI, </w:t>
      </w:r>
      <w:r w:rsidR="00FD0042" w:rsidRPr="00FC7A70">
        <w:rPr>
          <w:rFonts w:ascii="Garamond" w:hAnsi="Garamond"/>
          <w:color w:val="000000" w:themeColor="text1"/>
          <w:szCs w:val="24"/>
        </w:rPr>
        <w:t>d</w:t>
      </w:r>
      <w:r w:rsidR="00AE58F2" w:rsidRPr="00FC7A70">
        <w:rPr>
          <w:rFonts w:ascii="Garamond" w:hAnsi="Garamond"/>
          <w:color w:val="000000" w:themeColor="text1"/>
          <w:szCs w:val="24"/>
        </w:rPr>
        <w:t>e iniciativas de investigação e inovação, de produtos, serviços e modelos de economia circular</w:t>
      </w:r>
      <w:del w:id="6" w:author="G-MECT" w:date="2026-09-11T22:37:00Z" w16du:dateUtc="2026-09-11T21:37:00Z">
        <w:r w:rsidR="00AE58F2" w:rsidRPr="00FC7A70" w:rsidDel="005B1323">
          <w:rPr>
            <w:rFonts w:ascii="Garamond" w:hAnsi="Garamond"/>
            <w:color w:val="000000" w:themeColor="text1"/>
            <w:szCs w:val="24"/>
          </w:rPr>
          <w:delText xml:space="preserve">, </w:delText>
        </w:r>
        <w:r w:rsidR="00667BF8" w:rsidRPr="00FC7A70" w:rsidDel="005B1323">
          <w:rPr>
            <w:rFonts w:ascii="Garamond" w:hAnsi="Garamond"/>
            <w:color w:val="000000" w:themeColor="text1"/>
            <w:szCs w:val="24"/>
          </w:rPr>
          <w:delText>bem como no âmbito da cooperação nos procedimentos de concessão, renovação e alteração de autorizações de residência de trabalhadores estrangeiros com relação laboral constituída ou formalizada com um operador económico instalado na ZAI.</w:delText>
        </w:r>
      </w:del>
      <w:ins w:id="7" w:author="G-MECT" w:date="2026-09-11T22:37:00Z" w16du:dateUtc="2026-09-11T21:37:00Z">
        <w:r w:rsidR="005B1323">
          <w:rPr>
            <w:rFonts w:ascii="Garamond" w:hAnsi="Garamond"/>
            <w:color w:val="000000" w:themeColor="text1"/>
            <w:szCs w:val="24"/>
          </w:rPr>
          <w:t>.</w:t>
        </w:r>
      </w:ins>
    </w:p>
    <w:p w14:paraId="3935739E" w14:textId="77ABA419" w:rsidR="003929BF" w:rsidRPr="00FC7A70" w:rsidRDefault="003929B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Por fim, e inovadoramente, o CLAE estabelece a possibilidade de</w:t>
      </w:r>
      <w:r w:rsidR="00455C0D" w:rsidRPr="00FC7A70">
        <w:rPr>
          <w:rFonts w:ascii="Garamond" w:hAnsi="Garamond"/>
          <w:color w:val="000000" w:themeColor="text1"/>
          <w:szCs w:val="24"/>
        </w:rPr>
        <w:t>, no âmbito do pedido de título digital de atividade económica de atividades industriais, através da exploração de estabelecimentos industriais de tipo 1 e 2</w:t>
      </w:r>
      <w:r w:rsidR="0075360E" w:rsidRPr="00FC7A70">
        <w:rPr>
          <w:rFonts w:ascii="Garamond" w:hAnsi="Garamond"/>
          <w:color w:val="000000" w:themeColor="text1"/>
          <w:szCs w:val="24"/>
        </w:rPr>
        <w:t xml:space="preserve"> e</w:t>
      </w:r>
      <w:r w:rsidR="00805DE1" w:rsidRPr="00FC7A70">
        <w:rPr>
          <w:rFonts w:ascii="Garamond" w:hAnsi="Garamond"/>
          <w:color w:val="000000" w:themeColor="text1"/>
          <w:szCs w:val="24"/>
        </w:rPr>
        <w:t xml:space="preserve"> de </w:t>
      </w:r>
      <w:r w:rsidR="0075360E" w:rsidRPr="00FC7A70">
        <w:rPr>
          <w:rFonts w:ascii="Garamond" w:hAnsi="Garamond"/>
          <w:color w:val="000000" w:themeColor="text1"/>
          <w:szCs w:val="24"/>
        </w:rPr>
        <w:t>Zonas de Aceleração Industrial</w:t>
      </w:r>
      <w:r w:rsidR="00805DE1" w:rsidRPr="00FC7A70">
        <w:rPr>
          <w:rFonts w:ascii="Garamond" w:hAnsi="Garamond"/>
          <w:color w:val="000000" w:themeColor="text1"/>
          <w:szCs w:val="24"/>
        </w:rPr>
        <w:t xml:space="preserve">, o requerente possa </w:t>
      </w:r>
      <w:r w:rsidR="00455C0D" w:rsidRPr="00FC7A70">
        <w:rPr>
          <w:rFonts w:ascii="Garamond" w:hAnsi="Garamond"/>
          <w:color w:val="000000" w:themeColor="text1"/>
          <w:szCs w:val="24"/>
        </w:rPr>
        <w:t xml:space="preserve">obter uma autorização para iniciar </w:t>
      </w:r>
      <w:r w:rsidR="003C6148" w:rsidRPr="00FC7A70">
        <w:rPr>
          <w:rFonts w:ascii="Garamond" w:hAnsi="Garamond"/>
          <w:color w:val="000000" w:themeColor="text1"/>
          <w:szCs w:val="24"/>
        </w:rPr>
        <w:t>diversos</w:t>
      </w:r>
      <w:r w:rsidR="00455C0D" w:rsidRPr="00FC7A70">
        <w:rPr>
          <w:rFonts w:ascii="Garamond" w:hAnsi="Garamond"/>
          <w:color w:val="000000" w:themeColor="text1"/>
          <w:szCs w:val="24"/>
        </w:rPr>
        <w:t xml:space="preserve"> trabalhos preparatórios e acessórios ainda antes da emissão da licença urbanística ou ambiental, mediante prestação de caução ou garantia de que repõe a situação original em caso de não obtenção daquelas licenças ou do título digital de atividade económica.</w:t>
      </w:r>
    </w:p>
    <w:p w14:paraId="3A4431C0" w14:textId="0139C0E8" w:rsidR="00E74434" w:rsidRPr="00FC7A70" w:rsidRDefault="0037141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No que concerne à atividade pecuária, procedeu-se à clarificação e racionalização dos procedimentos</w:t>
      </w:r>
      <w:r w:rsidR="008B4CFE" w:rsidRPr="00FC7A70">
        <w:rPr>
          <w:rFonts w:ascii="Garamond" w:hAnsi="Garamond"/>
          <w:color w:val="000000" w:themeColor="text1"/>
          <w:szCs w:val="24"/>
        </w:rPr>
        <w:t xml:space="preserve"> aplicáveis à boleia do exercício de sistematização subjacente ao </w:t>
      </w:r>
      <w:r w:rsidR="008C68C1" w:rsidRPr="00FC7A70">
        <w:rPr>
          <w:rFonts w:ascii="Garamond" w:hAnsi="Garamond"/>
          <w:color w:val="000000" w:themeColor="text1"/>
          <w:szCs w:val="24"/>
        </w:rPr>
        <w:t>CLAE</w:t>
      </w:r>
      <w:r w:rsidR="008B4CFE" w:rsidRPr="00FC7A70">
        <w:rPr>
          <w:rFonts w:ascii="Garamond" w:hAnsi="Garamond"/>
          <w:color w:val="000000" w:themeColor="text1"/>
          <w:szCs w:val="24"/>
        </w:rPr>
        <w:t xml:space="preserve">, com </w:t>
      </w:r>
      <w:r w:rsidRPr="00FC7A70">
        <w:rPr>
          <w:rFonts w:ascii="Garamond" w:hAnsi="Garamond"/>
          <w:color w:val="000000" w:themeColor="text1"/>
          <w:szCs w:val="24"/>
        </w:rPr>
        <w:t>redução de encargos administrativos e à promoção da desmaterialização e articulação entre os diversos sistemas de informação, assegurando assim, uma maior transparência, celeridade e previsibilidade na atuação administrativa.</w:t>
      </w:r>
    </w:p>
    <w:p w14:paraId="54DF4D28" w14:textId="2E16A749" w:rsidR="00E843F1" w:rsidRPr="00FC7A70" w:rsidRDefault="36ED4AB2">
      <w:pPr>
        <w:widowControl w:val="0"/>
        <w:spacing w:after="120"/>
        <w:rPr>
          <w:rFonts w:ascii="Garamond" w:hAnsi="Garamond"/>
          <w:color w:val="000000" w:themeColor="text1"/>
        </w:rPr>
      </w:pPr>
      <w:r w:rsidRPr="482EA073">
        <w:rPr>
          <w:rFonts w:ascii="Garamond" w:hAnsi="Garamond"/>
          <w:color w:val="000000" w:themeColor="text1"/>
        </w:rPr>
        <w:t xml:space="preserve">Adicionalmente, </w:t>
      </w:r>
      <w:del w:id="8" w:author="Nádia Silvestre" w:date="2026-09-21T21:10:00Z" w16du:dateUtc="2026-09-21T21:10:06Z">
        <w:r w:rsidR="00E843F1" w:rsidRPr="482EA073" w:rsidDel="36ED4AB2">
          <w:rPr>
            <w:rFonts w:ascii="Garamond" w:hAnsi="Garamond"/>
            <w:color w:val="000000" w:themeColor="text1"/>
          </w:rPr>
          <w:delText xml:space="preserve">eliminou-se a </w:delText>
        </w:r>
      </w:del>
      <w:del w:id="9" w:author="Nádia Silvestre" w:date="2026-09-20T14:40:00Z" w16du:dateUtc="2026-09-20T14:40:34Z">
        <w:r w:rsidR="00E843F1" w:rsidRPr="482EA073" w:rsidDel="36ED4AB2">
          <w:rPr>
            <w:rFonts w:ascii="Garamond" w:hAnsi="Garamond"/>
            <w:color w:val="000000" w:themeColor="text1"/>
          </w:rPr>
          <w:delText xml:space="preserve">necessidade de </w:delText>
        </w:r>
        <w:r w:rsidR="00E843F1" w:rsidRPr="482EA073" w:rsidDel="1485694B">
          <w:rPr>
            <w:rFonts w:ascii="Garamond" w:hAnsi="Garamond"/>
            <w:color w:val="000000" w:themeColor="text1"/>
          </w:rPr>
          <w:delText>previsão do regime respeitante à detenção caseira conffo</w:delText>
        </w:r>
        <w:r w:rsidR="00E843F1" w:rsidRPr="482EA073" w:rsidDel="36ED4AB2">
          <w:rPr>
            <w:rFonts w:ascii="Garamond" w:hAnsi="Garamond"/>
            <w:color w:val="000000" w:themeColor="text1"/>
          </w:rPr>
          <w:delText>controlo prévio das atividades pecuárias da classe 3</w:delText>
        </w:r>
      </w:del>
      <w:r w:rsidRPr="482EA073">
        <w:rPr>
          <w:rFonts w:ascii="Garamond" w:hAnsi="Garamond"/>
          <w:color w:val="000000" w:themeColor="text1"/>
        </w:rPr>
        <w:t xml:space="preserve">, </w:t>
      </w:r>
      <w:ins w:id="10" w:author="Nádia Silvestre" w:date="2026-09-20T14:40:00Z" w16du:dateUtc="2026-09-20T14:40:57Z">
        <w:r w:rsidR="52528AD2" w:rsidRPr="482EA073">
          <w:rPr>
            <w:rFonts w:ascii="Garamond" w:hAnsi="Garamond"/>
            <w:color w:val="000000" w:themeColor="text1"/>
          </w:rPr>
          <w:t>a det</w:t>
        </w:r>
      </w:ins>
      <w:ins w:id="11" w:author="Nádia Silvestre" w:date="2026-09-20T14:41:00Z" w16du:dateUtc="2026-09-20T14:41:35Z">
        <w:r w:rsidR="52528AD2" w:rsidRPr="482EA073">
          <w:rPr>
            <w:rFonts w:ascii="Garamond" w:hAnsi="Garamond"/>
            <w:color w:val="000000" w:themeColor="text1"/>
          </w:rPr>
          <w:t xml:space="preserve">enção caseira passará a estar sujeita </w:t>
        </w:r>
      </w:ins>
      <w:del w:id="12" w:author="Nádia Silvestre" w:date="2026-09-20T14:41:00Z" w16du:dateUtc="2026-09-20T14:41:40Z">
        <w:r w:rsidR="00E843F1" w:rsidRPr="482EA073" w:rsidDel="36ED4AB2">
          <w:rPr>
            <w:rFonts w:ascii="Garamond" w:hAnsi="Garamond"/>
            <w:color w:val="000000" w:themeColor="text1"/>
          </w:rPr>
          <w:delText xml:space="preserve">conforme existia no Decreto-Lei 81/2013, de 14 de junho, agora revogado e integrado no </w:delText>
        </w:r>
        <w:r w:rsidR="00E843F1" w:rsidRPr="482EA073" w:rsidDel="2407C1A8">
          <w:rPr>
            <w:rFonts w:ascii="Garamond" w:hAnsi="Garamond"/>
            <w:color w:val="000000" w:themeColor="text1"/>
          </w:rPr>
          <w:delText>código do licenciamento das atividades económicas</w:delText>
        </w:r>
        <w:r w:rsidR="00E843F1" w:rsidRPr="482EA073" w:rsidDel="36ED4AB2">
          <w:rPr>
            <w:rFonts w:ascii="Garamond" w:hAnsi="Garamond"/>
            <w:color w:val="000000" w:themeColor="text1"/>
          </w:rPr>
          <w:delText>. Não obstante, essas atividades, bem como a detenção caseira continuam sujeitas</w:delText>
        </w:r>
      </w:del>
      <w:r w:rsidRPr="482EA073">
        <w:rPr>
          <w:rFonts w:ascii="Garamond" w:hAnsi="Garamond"/>
          <w:color w:val="000000" w:themeColor="text1"/>
        </w:rPr>
        <w:t xml:space="preserve"> ao registo para efeitos de Sistema Nacional de Informação e Registo Animal (SNIRA), previsto no Decreto-Lei n.º 142/2006, de 27 de julho, na sua atual redação. A integração plena desta</w:t>
      </w:r>
      <w:del w:id="13" w:author="Nádia Silvestre" w:date="2026-09-20T14:41:00Z" w16du:dateUtc="2026-09-20T14:41:48Z">
        <w:r w:rsidR="00E843F1" w:rsidRPr="482EA073" w:rsidDel="36ED4AB2">
          <w:rPr>
            <w:rFonts w:ascii="Garamond" w:hAnsi="Garamond"/>
            <w:color w:val="000000" w:themeColor="text1"/>
          </w:rPr>
          <w:delText>s</w:delText>
        </w:r>
      </w:del>
      <w:r w:rsidRPr="482EA073">
        <w:rPr>
          <w:rFonts w:ascii="Garamond" w:hAnsi="Garamond"/>
          <w:color w:val="000000" w:themeColor="text1"/>
        </w:rPr>
        <w:t xml:space="preserve"> atividade</w:t>
      </w:r>
      <w:del w:id="14" w:author="Nádia Silvestre" w:date="2026-09-20T14:41:00Z" w16du:dateUtc="2026-09-20T14:41:51Z">
        <w:r w:rsidR="00E843F1" w:rsidRPr="482EA073" w:rsidDel="36ED4AB2">
          <w:rPr>
            <w:rFonts w:ascii="Garamond" w:hAnsi="Garamond"/>
            <w:color w:val="000000" w:themeColor="text1"/>
          </w:rPr>
          <w:delText>s</w:delText>
        </w:r>
      </w:del>
      <w:r w:rsidRPr="482EA073">
        <w:rPr>
          <w:rFonts w:ascii="Garamond" w:hAnsi="Garamond"/>
          <w:color w:val="000000" w:themeColor="text1"/>
        </w:rPr>
        <w:t xml:space="preserve"> no SNIRA, traduz-se na</w:t>
      </w:r>
      <w:ins w:id="15" w:author="Nádia Silvestre" w:date="2026-09-21T21:10:00Z" w16du:dateUtc="2026-09-21T21:10:53Z">
        <w:r w:rsidR="27E3A172" w:rsidRPr="482EA073">
          <w:rPr>
            <w:rFonts w:ascii="Garamond" w:hAnsi="Garamond"/>
            <w:color w:val="000000" w:themeColor="text1"/>
          </w:rPr>
          <w:t xml:space="preserve"> clarificação </w:t>
        </w:r>
      </w:ins>
      <w:r w:rsidRPr="482EA073">
        <w:rPr>
          <w:rFonts w:ascii="Garamond" w:hAnsi="Garamond"/>
          <w:color w:val="000000" w:themeColor="text1"/>
        </w:rPr>
        <w:t xml:space="preserve"> </w:t>
      </w:r>
      <w:del w:id="16" w:author="Nádia Silvestre" w:date="2026-09-21T21:10:00Z" w16du:dateUtc="2026-09-21T21:10:56Z">
        <w:r w:rsidR="00E843F1" w:rsidRPr="482EA073" w:rsidDel="36ED4AB2">
          <w:rPr>
            <w:rFonts w:ascii="Garamond" w:hAnsi="Garamond"/>
            <w:color w:val="000000" w:themeColor="text1"/>
          </w:rPr>
          <w:delText>flexibilização</w:delText>
        </w:r>
      </w:del>
      <w:r w:rsidRPr="482EA073">
        <w:rPr>
          <w:rFonts w:ascii="Garamond" w:hAnsi="Garamond"/>
          <w:color w:val="000000" w:themeColor="text1"/>
        </w:rPr>
        <w:t xml:space="preserve"> do regime jurídico aplicável aos pequenos detentores, </w:t>
      </w:r>
      <w:del w:id="17" w:author="Nádia Silvestre" w:date="2026-09-21T21:11:00Z" w16du:dateUtc="2026-09-21T21:11:18Z">
        <w:r w:rsidR="00E843F1" w:rsidRPr="482EA073" w:rsidDel="36ED4AB2">
          <w:rPr>
            <w:rFonts w:ascii="Garamond" w:hAnsi="Garamond"/>
            <w:color w:val="000000" w:themeColor="text1"/>
          </w:rPr>
          <w:delText>eliminando barreiras burocráticas desajustadas à dimensão da sua atividade, sem, no entanto, comprometer as</w:delText>
        </w:r>
      </w:del>
      <w:ins w:id="18" w:author="Nádia Silvestre" w:date="2026-09-21T21:11:00Z" w16du:dateUtc="2026-09-21T21:11:22Z">
        <w:r w:rsidR="62A6A041" w:rsidRPr="482EA073">
          <w:rPr>
            <w:rFonts w:ascii="Garamond" w:hAnsi="Garamond"/>
            <w:color w:val="000000" w:themeColor="text1"/>
          </w:rPr>
          <w:t>salvaguardando as</w:t>
        </w:r>
      </w:ins>
      <w:r w:rsidRPr="482EA073">
        <w:rPr>
          <w:rFonts w:ascii="Garamond" w:hAnsi="Garamond"/>
          <w:color w:val="000000" w:themeColor="text1"/>
        </w:rPr>
        <w:t xml:space="preserve"> exigências de rastreabilidade em matéria de saúde pública e animal.  </w:t>
      </w:r>
    </w:p>
    <w:p w14:paraId="7C7AD026" w14:textId="6B0FAC15"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No âmbito das atividades relacionadas com o turismo, 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não só revê os procedimentos administrativos envolvidos, como atualiza diversas definições e requisitos de funcionamento e exercício.</w:t>
      </w:r>
      <w:r w:rsidR="00F802EB" w:rsidRPr="00FC7A70">
        <w:rPr>
          <w:rFonts w:ascii="Garamond" w:hAnsi="Garamond"/>
          <w:color w:val="000000" w:themeColor="text1"/>
          <w:szCs w:val="24"/>
        </w:rPr>
        <w:t xml:space="preserve"> As atividades económicas abrangidas são a exploração de empreendimentos turísticos, de estabelecimentos de alojamento local</w:t>
      </w:r>
      <w:r w:rsidR="000E2D8D" w:rsidRPr="00FC7A70">
        <w:rPr>
          <w:rFonts w:ascii="Garamond" w:hAnsi="Garamond"/>
          <w:color w:val="000000" w:themeColor="text1"/>
          <w:szCs w:val="24"/>
        </w:rPr>
        <w:t xml:space="preserve">, de agências de viagem e turismo e </w:t>
      </w:r>
      <w:r w:rsidR="00D02690" w:rsidRPr="00FC7A70">
        <w:rPr>
          <w:rFonts w:ascii="Garamond" w:hAnsi="Garamond"/>
          <w:color w:val="000000" w:themeColor="text1"/>
          <w:szCs w:val="24"/>
        </w:rPr>
        <w:t xml:space="preserve">o exercício de atividades de </w:t>
      </w:r>
      <w:r w:rsidR="000E2D8D" w:rsidRPr="00FC7A70">
        <w:rPr>
          <w:rFonts w:ascii="Garamond" w:hAnsi="Garamond"/>
          <w:color w:val="000000" w:themeColor="text1"/>
          <w:szCs w:val="24"/>
        </w:rPr>
        <w:t>animação turística.</w:t>
      </w:r>
    </w:p>
    <w:p w14:paraId="0E904C20" w14:textId="0FFA1456"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Relativamente à exploração de empreendimentos turísticos, </w:t>
      </w:r>
      <w:r w:rsidR="00597635" w:rsidRPr="00FC7A70">
        <w:rPr>
          <w:rFonts w:ascii="Garamond" w:hAnsi="Garamond"/>
          <w:color w:val="000000" w:themeColor="text1"/>
          <w:szCs w:val="24"/>
        </w:rPr>
        <w:t>é revisto</w:t>
      </w:r>
      <w:r w:rsidRPr="00FC7A70">
        <w:rPr>
          <w:rFonts w:ascii="Garamond" w:hAnsi="Garamond"/>
          <w:color w:val="000000" w:themeColor="text1"/>
          <w:szCs w:val="24"/>
        </w:rPr>
        <w:t xml:space="preserve"> e atualiza</w:t>
      </w:r>
      <w:r w:rsidR="00597635" w:rsidRPr="00FC7A70">
        <w:rPr>
          <w:rFonts w:ascii="Garamond" w:hAnsi="Garamond"/>
          <w:color w:val="000000" w:themeColor="text1"/>
          <w:szCs w:val="24"/>
        </w:rPr>
        <w:t xml:space="preserve">do </w:t>
      </w:r>
      <w:r w:rsidRPr="00FC7A70">
        <w:rPr>
          <w:rFonts w:ascii="Garamond" w:hAnsi="Garamond"/>
          <w:color w:val="000000" w:themeColor="text1"/>
          <w:szCs w:val="24"/>
        </w:rPr>
        <w:t>o sistema de classificação, tornando-o mais flexível, sem prejuízo da</w:t>
      </w:r>
      <w:r w:rsidR="0016380C" w:rsidRPr="00FC7A70">
        <w:rPr>
          <w:rFonts w:ascii="Garamond" w:hAnsi="Garamond"/>
          <w:color w:val="000000" w:themeColor="text1"/>
          <w:szCs w:val="24"/>
        </w:rPr>
        <w:t>s</w:t>
      </w:r>
      <w:r w:rsidRPr="00FC7A70">
        <w:rPr>
          <w:rFonts w:ascii="Garamond" w:hAnsi="Garamond"/>
          <w:color w:val="000000" w:themeColor="text1"/>
          <w:szCs w:val="24"/>
        </w:rPr>
        <w:t xml:space="preserve"> exigência</w:t>
      </w:r>
      <w:r w:rsidR="0016380C" w:rsidRPr="00FC7A70">
        <w:rPr>
          <w:rFonts w:ascii="Garamond" w:hAnsi="Garamond"/>
          <w:color w:val="000000" w:themeColor="text1"/>
          <w:szCs w:val="24"/>
        </w:rPr>
        <w:t>s</w:t>
      </w:r>
      <w:r w:rsidRPr="00FC7A70">
        <w:rPr>
          <w:rFonts w:ascii="Garamond" w:hAnsi="Garamond"/>
          <w:color w:val="000000" w:themeColor="text1"/>
          <w:szCs w:val="24"/>
        </w:rPr>
        <w:t xml:space="preserve"> de qualidade</w:t>
      </w:r>
      <w:r w:rsidR="0016380C" w:rsidRPr="00FC7A70">
        <w:rPr>
          <w:rFonts w:ascii="Garamond" w:hAnsi="Garamond"/>
          <w:color w:val="000000" w:themeColor="text1"/>
          <w:szCs w:val="24"/>
        </w:rPr>
        <w:t xml:space="preserve"> que caraterizam a oferta turística</w:t>
      </w:r>
      <w:r w:rsidR="00597635" w:rsidRPr="00FC7A70">
        <w:rPr>
          <w:rFonts w:ascii="Garamond" w:hAnsi="Garamond"/>
          <w:color w:val="000000" w:themeColor="text1"/>
          <w:szCs w:val="24"/>
        </w:rPr>
        <w:t xml:space="preserve"> nacional</w:t>
      </w:r>
      <w:r w:rsidRPr="00FC7A70">
        <w:rPr>
          <w:rFonts w:ascii="Garamond" w:hAnsi="Garamond"/>
          <w:color w:val="000000" w:themeColor="text1"/>
          <w:szCs w:val="24"/>
        </w:rPr>
        <w:t xml:space="preserve">, </w:t>
      </w:r>
      <w:r w:rsidR="00391CAF" w:rsidRPr="00FC7A70">
        <w:rPr>
          <w:rFonts w:ascii="Garamond" w:hAnsi="Garamond"/>
          <w:color w:val="000000" w:themeColor="text1"/>
          <w:szCs w:val="24"/>
        </w:rPr>
        <w:t xml:space="preserve">sendo também harmonizado com </w:t>
      </w:r>
      <w:r w:rsidRPr="00FC7A70">
        <w:rPr>
          <w:rFonts w:ascii="Garamond" w:hAnsi="Garamond"/>
          <w:color w:val="000000" w:themeColor="text1"/>
          <w:szCs w:val="24"/>
        </w:rPr>
        <w:t xml:space="preserve">a legislação urbanística atualmente em vigor. </w:t>
      </w:r>
    </w:p>
    <w:p w14:paraId="50C52717" w14:textId="577A34B9"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Nesse sentido, elimina-se </w:t>
      </w:r>
      <w:r w:rsidR="0016380C" w:rsidRPr="00FC7A70">
        <w:rPr>
          <w:rFonts w:ascii="Garamond" w:hAnsi="Garamond"/>
          <w:color w:val="000000" w:themeColor="text1"/>
          <w:szCs w:val="24"/>
        </w:rPr>
        <w:t>a referência</w:t>
      </w:r>
      <w:r w:rsidRPr="00FC7A70">
        <w:rPr>
          <w:rFonts w:ascii="Garamond" w:hAnsi="Garamond"/>
          <w:color w:val="000000" w:themeColor="text1"/>
          <w:szCs w:val="24"/>
        </w:rPr>
        <w:t xml:space="preserve"> </w:t>
      </w:r>
      <w:r w:rsidR="0016380C" w:rsidRPr="00FC7A70">
        <w:rPr>
          <w:rFonts w:ascii="Garamond" w:hAnsi="Garamond"/>
          <w:color w:val="000000" w:themeColor="text1"/>
          <w:szCs w:val="24"/>
        </w:rPr>
        <w:t>a</w:t>
      </w:r>
      <w:r w:rsidRPr="00FC7A70">
        <w:rPr>
          <w:rFonts w:ascii="Garamond" w:hAnsi="Garamond"/>
          <w:color w:val="000000" w:themeColor="text1"/>
          <w:szCs w:val="24"/>
        </w:rPr>
        <w:t>o alvará de utilização para fins turísticos, alinhando-se o presente regime com aquele previsto no RJUE. De igual modo, elimina-se o procedimento especial anteriormente previsto no regime jurídico da instalação, exploração e funcionamento dos empreendimentos turísticos – agora revogado – de comunicação prévia com prazo, promovendo-se a coerência sistemática do ordenamento jurídico.</w:t>
      </w:r>
    </w:p>
    <w:p w14:paraId="3679716D" w14:textId="57634938" w:rsidR="008A4623" w:rsidRPr="00FC7A70" w:rsidRDefault="00391CA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Em</w:t>
      </w:r>
      <w:r w:rsidR="008A4623" w:rsidRPr="00FC7A70">
        <w:rPr>
          <w:rFonts w:ascii="Garamond" w:hAnsi="Garamond"/>
          <w:color w:val="000000" w:themeColor="text1"/>
          <w:szCs w:val="24"/>
        </w:rPr>
        <w:t xml:space="preserve"> paralelo, o Governo irá rever os requisitos para cada uma das categorias, através da revisão das áreas mínimas dos quartos, das instalações e equipamentos avaliados atendendo à realidade atual, bem como da introdução, nos critérios de avaliação da classificação, de parâmetros de sustentabilidade ambiental e social.</w:t>
      </w:r>
    </w:p>
    <w:p w14:paraId="6C0134CB" w14:textId="7AC608B5"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Adicionalmente, e com vista a otimizar a revisão oficiosa da classificação, e reforçar a monitorização da qualidade da oferta, mediante realização de auditorias periódicas sempre que se justifique, de acordo com a estratégia e planeamento definidos pelo Turismo de Portugal, I.</w:t>
      </w:r>
      <w:ins w:id="19" w:author="Maria João Torres" w:date="2026-08-24T10:07:00Z" w16du:dateUtc="2026-08-24T09:07:00Z">
        <w:r w:rsidR="009D4F47">
          <w:rPr>
            <w:rFonts w:ascii="Garamond" w:hAnsi="Garamond"/>
            <w:color w:val="000000" w:themeColor="text1"/>
            <w:szCs w:val="24"/>
          </w:rPr>
          <w:t xml:space="preserve"> </w:t>
        </w:r>
      </w:ins>
      <w:r w:rsidRPr="00FC7A70">
        <w:rPr>
          <w:rFonts w:ascii="Garamond" w:hAnsi="Garamond"/>
          <w:color w:val="000000" w:themeColor="text1"/>
          <w:szCs w:val="24"/>
        </w:rPr>
        <w:t>P.</w:t>
      </w:r>
      <w:ins w:id="20" w:author="Maria João Torres" w:date="2026-08-24T10:07:00Z" w16du:dateUtc="2026-08-24T09:07:00Z">
        <w:r w:rsidR="009D4F47">
          <w:rPr>
            <w:rFonts w:ascii="Garamond" w:hAnsi="Garamond"/>
            <w:color w:val="000000" w:themeColor="text1"/>
            <w:szCs w:val="24"/>
          </w:rPr>
          <w:t>,</w:t>
        </w:r>
      </w:ins>
      <w:r w:rsidRPr="00FC7A70">
        <w:rPr>
          <w:rFonts w:ascii="Garamond" w:hAnsi="Garamond"/>
          <w:color w:val="000000" w:themeColor="text1"/>
          <w:szCs w:val="24"/>
        </w:rPr>
        <w:t xml:space="preserve"> ou pela câmara municipal, consoante os casos, e com critérios que assegurem a abrangência de todas as tipologias e categorias e a cobertura do território nacional, ou mediante a realização de auditorias de natureza extraordinária, tendo por base, nomeadamente, reclamações e indícios de incumprimento, alarga-se o prazo </w:t>
      </w:r>
      <w:r w:rsidR="00736317" w:rsidRPr="00FC7A70">
        <w:rPr>
          <w:rFonts w:ascii="Garamond" w:hAnsi="Garamond"/>
          <w:color w:val="000000" w:themeColor="text1"/>
          <w:szCs w:val="24"/>
        </w:rPr>
        <w:t xml:space="preserve">para a realização </w:t>
      </w:r>
      <w:r w:rsidRPr="00FC7A70">
        <w:rPr>
          <w:rFonts w:ascii="Garamond" w:hAnsi="Garamond"/>
          <w:color w:val="000000" w:themeColor="text1"/>
          <w:szCs w:val="24"/>
        </w:rPr>
        <w:t xml:space="preserve">das revisões </w:t>
      </w:r>
      <w:r w:rsidR="00736317" w:rsidRPr="00FC7A70">
        <w:rPr>
          <w:rFonts w:ascii="Garamond" w:hAnsi="Garamond"/>
          <w:color w:val="000000" w:themeColor="text1"/>
          <w:szCs w:val="24"/>
        </w:rPr>
        <w:t xml:space="preserve">de classificação de empreendimentos turísticos </w:t>
      </w:r>
      <w:r w:rsidRPr="00FC7A70">
        <w:rPr>
          <w:rFonts w:ascii="Garamond" w:hAnsi="Garamond"/>
          <w:color w:val="000000" w:themeColor="text1"/>
          <w:szCs w:val="24"/>
        </w:rPr>
        <w:t>para oito anos, sem prejuízo da prerrogativa, que se mantém, de os operadores económicos poderem solicitar a revisão da sua classificação a todo o momento.</w:t>
      </w:r>
    </w:p>
    <w:p w14:paraId="0553338E" w14:textId="6396E2A8"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del w:id="21" w:author="Maria João Torres" w:date="2026-09-11T14:01:00Z" w16du:dateUtc="2026-09-11T13:01:00Z">
        <w:r w:rsidRPr="00FC7A70">
          <w:rPr>
            <w:rFonts w:ascii="Garamond" w:hAnsi="Garamond"/>
            <w:color w:val="000000" w:themeColor="text1"/>
            <w:szCs w:val="24"/>
          </w:rPr>
          <w:delText>presente diploma</w:delText>
        </w:r>
      </w:del>
      <w:ins w:id="22"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revê também as categorias em que os estabelecimentos hoteleiros podem ser classificados, eliminando-se a categoria de uma estrela, dado que</w:t>
      </w:r>
      <w:r w:rsidR="00C8406C" w:rsidRPr="00FC7A70">
        <w:rPr>
          <w:rFonts w:ascii="Garamond" w:hAnsi="Garamond"/>
          <w:color w:val="000000" w:themeColor="text1"/>
          <w:szCs w:val="24"/>
        </w:rPr>
        <w:t>,</w:t>
      </w:r>
      <w:r w:rsidRPr="00FC7A70">
        <w:rPr>
          <w:rFonts w:ascii="Garamond" w:hAnsi="Garamond"/>
          <w:color w:val="000000" w:themeColor="text1"/>
          <w:szCs w:val="24"/>
        </w:rPr>
        <w:t xml:space="preserve"> por um lado</w:t>
      </w:r>
      <w:r w:rsidR="00C8406C" w:rsidRPr="00FC7A70">
        <w:rPr>
          <w:rFonts w:ascii="Garamond" w:hAnsi="Garamond"/>
          <w:color w:val="000000" w:themeColor="text1"/>
          <w:szCs w:val="24"/>
        </w:rPr>
        <w:t>,</w:t>
      </w:r>
      <w:r w:rsidRPr="00FC7A70">
        <w:rPr>
          <w:rFonts w:ascii="Garamond" w:hAnsi="Garamond"/>
          <w:color w:val="000000" w:themeColor="text1"/>
          <w:szCs w:val="24"/>
        </w:rPr>
        <w:t xml:space="preserve"> apresenta requisitos </w:t>
      </w:r>
      <w:r w:rsidR="00736317" w:rsidRPr="00FC7A70">
        <w:rPr>
          <w:rFonts w:ascii="Garamond" w:hAnsi="Garamond"/>
          <w:color w:val="000000" w:themeColor="text1"/>
          <w:szCs w:val="24"/>
        </w:rPr>
        <w:t>essencialmente</w:t>
      </w:r>
      <w:r w:rsidRPr="00FC7A70">
        <w:rPr>
          <w:rFonts w:ascii="Garamond" w:hAnsi="Garamond"/>
          <w:color w:val="000000" w:themeColor="text1"/>
          <w:szCs w:val="24"/>
        </w:rPr>
        <w:t xml:space="preserve"> idênticos aos previstos para a categoria de duas estrelas, não se justificando a distinção, e</w:t>
      </w:r>
      <w:r w:rsidR="00C8406C" w:rsidRPr="00FC7A70">
        <w:rPr>
          <w:rFonts w:ascii="Garamond" w:hAnsi="Garamond"/>
          <w:color w:val="000000" w:themeColor="text1"/>
          <w:szCs w:val="24"/>
        </w:rPr>
        <w:t>,</w:t>
      </w:r>
      <w:r w:rsidRPr="00FC7A70">
        <w:rPr>
          <w:rFonts w:ascii="Garamond" w:hAnsi="Garamond"/>
          <w:color w:val="000000" w:themeColor="text1"/>
          <w:szCs w:val="24"/>
        </w:rPr>
        <w:t xml:space="preserve"> por outro</w:t>
      </w:r>
      <w:r w:rsidR="00C8406C" w:rsidRPr="00FC7A70">
        <w:rPr>
          <w:rFonts w:ascii="Garamond" w:hAnsi="Garamond"/>
          <w:color w:val="000000" w:themeColor="text1"/>
          <w:szCs w:val="24"/>
        </w:rPr>
        <w:t>,</w:t>
      </w:r>
      <w:r w:rsidRPr="00FC7A70">
        <w:rPr>
          <w:rFonts w:ascii="Garamond" w:hAnsi="Garamond"/>
          <w:color w:val="000000" w:themeColor="text1"/>
          <w:szCs w:val="24"/>
        </w:rPr>
        <w:t xml:space="preserve"> permite aproximar da classificação dos apartamentos turísticos e aldeamentos turísticos, que dispõem apenas das categorias de três, quatro e cinco estrelas.</w:t>
      </w:r>
    </w:p>
    <w:p w14:paraId="63ED7FF6" w14:textId="2322F58B"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Nessa mesma linha, </w:t>
      </w:r>
      <w:r w:rsidR="001E147E" w:rsidRPr="00FC7A70">
        <w:rPr>
          <w:rFonts w:ascii="Garamond" w:hAnsi="Garamond"/>
          <w:color w:val="000000" w:themeColor="text1"/>
          <w:szCs w:val="24"/>
        </w:rPr>
        <w:t>renomeia</w:t>
      </w:r>
      <w:r w:rsidRPr="00FC7A70">
        <w:rPr>
          <w:rFonts w:ascii="Garamond" w:hAnsi="Garamond"/>
          <w:color w:val="000000" w:themeColor="text1"/>
          <w:szCs w:val="24"/>
        </w:rPr>
        <w:t xml:space="preserve">-se a tipologia de parques de campismo e de caravanismo à de parques de campismo, prevendo-se também redefinir e atualizar os seus requisitos específicos, de modo a promover a sua adequação à realidade atual, evolução da procura e novas tendências do mercado, como as modalidades de </w:t>
      </w:r>
      <w:r w:rsidRPr="00FC7A70">
        <w:rPr>
          <w:rFonts w:ascii="Garamond" w:hAnsi="Garamond"/>
          <w:i/>
          <w:iCs/>
          <w:color w:val="000000" w:themeColor="text1"/>
          <w:szCs w:val="24"/>
        </w:rPr>
        <w:t>glamping</w:t>
      </w:r>
      <w:r w:rsidRPr="00FC7A70">
        <w:rPr>
          <w:rFonts w:ascii="Garamond" w:hAnsi="Garamond"/>
          <w:color w:val="000000" w:themeColor="text1"/>
          <w:szCs w:val="24"/>
        </w:rPr>
        <w:t>.</w:t>
      </w:r>
    </w:p>
    <w:p w14:paraId="2952F51B" w14:textId="205CCD68"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Por fim, introduz-se uma maior flexibilização no modelo de gestão dos empreendimentos turísticos, de modo a permitir a adaptação da atividade a situações excecionais, com forte impacto na procura, admitindo-se, em determinadas circunstâncias</w:t>
      </w:r>
      <w:r w:rsidR="00086ECC" w:rsidRPr="00FC7A70">
        <w:rPr>
          <w:rFonts w:ascii="Garamond" w:hAnsi="Garamond"/>
          <w:color w:val="000000" w:themeColor="text1"/>
          <w:szCs w:val="24"/>
        </w:rPr>
        <w:t xml:space="preserve"> excecionalmente reconhecidas</w:t>
      </w:r>
      <w:r w:rsidRPr="00FC7A70">
        <w:rPr>
          <w:rFonts w:ascii="Garamond" w:hAnsi="Garamond"/>
          <w:color w:val="000000" w:themeColor="text1"/>
          <w:szCs w:val="24"/>
        </w:rPr>
        <w:t>, a disponibilização de parte das unidades de alojamento dos empreendimentos turísticos para outras utilizações compatíveis.</w:t>
      </w:r>
    </w:p>
    <w:p w14:paraId="350779BC" w14:textId="35934E46" w:rsidR="00B4279F" w:rsidRPr="00FC7A70" w:rsidRDefault="00B4279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Relativamente à exploração de estabelecimentos de alojamento local e</w:t>
      </w:r>
      <w:r w:rsidR="00497516" w:rsidRPr="00FC7A70">
        <w:rPr>
          <w:rFonts w:ascii="Garamond" w:hAnsi="Garamond"/>
          <w:color w:val="000000" w:themeColor="text1"/>
          <w:szCs w:val="24"/>
        </w:rPr>
        <w:t xml:space="preserve"> com vista à estabilização do seu quadro legal e regulamentar</w:t>
      </w:r>
      <w:r w:rsidR="004B6F9B" w:rsidRPr="00FC7A70">
        <w:rPr>
          <w:rFonts w:ascii="Garamond" w:hAnsi="Garamond"/>
          <w:color w:val="000000" w:themeColor="text1"/>
          <w:szCs w:val="24"/>
        </w:rPr>
        <w:t>, não se verificam alterações materiais ao seu regime</w:t>
      </w:r>
      <w:r w:rsidR="009131EA" w:rsidRPr="00FC7A70">
        <w:rPr>
          <w:rFonts w:ascii="Garamond" w:hAnsi="Garamond"/>
          <w:color w:val="000000" w:themeColor="text1"/>
          <w:szCs w:val="24"/>
        </w:rPr>
        <w:t>, sem prejuízo das alterações decorrentes do exercício de sistematização dos procedimentos aplicáveis às atividades económicas sujeitas a título digital de atividade económica.</w:t>
      </w:r>
    </w:p>
    <w:p w14:paraId="74B27CC9" w14:textId="61D6341B" w:rsidR="0083588E" w:rsidRPr="00FC7A70" w:rsidRDefault="0083588E"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Não obstante, </w:t>
      </w:r>
      <w:r w:rsidR="001C656A" w:rsidRPr="00FC7A70">
        <w:rPr>
          <w:rFonts w:ascii="Garamond" w:hAnsi="Garamond"/>
          <w:color w:val="000000" w:themeColor="text1"/>
          <w:szCs w:val="24"/>
        </w:rPr>
        <w:t xml:space="preserve">e com o propósito de reforçar a diferenciação desta oferta </w:t>
      </w:r>
      <w:r w:rsidR="00E36E38" w:rsidRPr="00FC7A70">
        <w:rPr>
          <w:rFonts w:ascii="Garamond" w:hAnsi="Garamond"/>
          <w:color w:val="000000" w:themeColor="text1"/>
          <w:szCs w:val="24"/>
        </w:rPr>
        <w:t>e exploração de estabelecimentos de</w:t>
      </w:r>
      <w:r w:rsidR="001C656A" w:rsidRPr="00FC7A70">
        <w:rPr>
          <w:rFonts w:ascii="Garamond" w:hAnsi="Garamond"/>
          <w:color w:val="000000" w:themeColor="text1"/>
          <w:szCs w:val="24"/>
        </w:rPr>
        <w:t xml:space="preserve"> alojamento </w:t>
      </w:r>
      <w:r w:rsidR="00E36E38" w:rsidRPr="00FC7A70">
        <w:rPr>
          <w:rFonts w:ascii="Garamond" w:hAnsi="Garamond"/>
          <w:color w:val="000000" w:themeColor="text1"/>
          <w:szCs w:val="24"/>
        </w:rPr>
        <w:t xml:space="preserve">local </w:t>
      </w:r>
      <w:r w:rsidR="001C656A" w:rsidRPr="00FC7A70">
        <w:rPr>
          <w:rFonts w:ascii="Garamond" w:hAnsi="Garamond"/>
          <w:color w:val="000000" w:themeColor="text1"/>
          <w:szCs w:val="24"/>
        </w:rPr>
        <w:t xml:space="preserve">face </w:t>
      </w:r>
      <w:r w:rsidR="00E36E38" w:rsidRPr="00FC7A70">
        <w:rPr>
          <w:rFonts w:ascii="Garamond" w:hAnsi="Garamond"/>
          <w:color w:val="000000" w:themeColor="text1"/>
          <w:szCs w:val="24"/>
        </w:rPr>
        <w:t xml:space="preserve">à instalação e exploração de </w:t>
      </w:r>
      <w:r w:rsidR="001C656A" w:rsidRPr="00FC7A70">
        <w:rPr>
          <w:rFonts w:ascii="Garamond" w:hAnsi="Garamond"/>
          <w:color w:val="000000" w:themeColor="text1"/>
          <w:szCs w:val="24"/>
        </w:rPr>
        <w:t>empreendimentos turísticos, foram introduzidas alterações relativas à capacidade d</w:t>
      </w:r>
      <w:r w:rsidR="00E36E38" w:rsidRPr="00FC7A70">
        <w:rPr>
          <w:rFonts w:ascii="Garamond" w:hAnsi="Garamond"/>
          <w:color w:val="000000" w:themeColor="text1"/>
          <w:szCs w:val="24"/>
        </w:rPr>
        <w:t>os estabelecimentos de alojamento local n</w:t>
      </w:r>
      <w:r w:rsidR="001C656A" w:rsidRPr="00FC7A70">
        <w:rPr>
          <w:rFonts w:ascii="Garamond" w:hAnsi="Garamond"/>
          <w:color w:val="000000" w:themeColor="text1"/>
          <w:szCs w:val="24"/>
        </w:rPr>
        <w:t>as modalidades de apartamentos e estabelecimentos de hospedagem.</w:t>
      </w:r>
    </w:p>
    <w:p w14:paraId="6E91E67F"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No que respeita ao regime das agências de viagem e turismo, introduziram-se diversas alterações sistemáticas que procuraram congregar artigos conexos e eliminar sobreposições de regulação, por um lado; e de outro, procurou-se eliminar situações de </w:t>
      </w:r>
      <w:r w:rsidRPr="00FC7A70">
        <w:rPr>
          <w:rFonts w:ascii="Garamond" w:hAnsi="Garamond"/>
          <w:i/>
          <w:iCs/>
          <w:color w:val="000000" w:themeColor="text1"/>
          <w:szCs w:val="24"/>
        </w:rPr>
        <w:t>gold-plating</w:t>
      </w:r>
      <w:r w:rsidRPr="00FC7A70">
        <w:rPr>
          <w:rFonts w:ascii="Garamond" w:hAnsi="Garamond"/>
          <w:color w:val="000000" w:themeColor="text1"/>
          <w:szCs w:val="24"/>
        </w:rPr>
        <w:t>.</w:t>
      </w:r>
    </w:p>
    <w:p w14:paraId="0CE205BC" w14:textId="2A2E374E" w:rsidR="00EF1440" w:rsidRPr="00FC7A70" w:rsidRDefault="000E2D8D"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Não obstante, procurou clarificar-se que a intervenção de operadores que </w:t>
      </w:r>
      <w:r w:rsidR="000311AF" w:rsidRPr="00FC7A70">
        <w:rPr>
          <w:rFonts w:ascii="Garamond" w:hAnsi="Garamond"/>
          <w:color w:val="000000" w:themeColor="text1"/>
          <w:szCs w:val="24"/>
        </w:rPr>
        <w:t>s</w:t>
      </w:r>
      <w:r w:rsidR="004B6C33" w:rsidRPr="00FC7A70">
        <w:rPr>
          <w:rFonts w:ascii="Garamond" w:hAnsi="Garamond"/>
          <w:color w:val="000000" w:themeColor="text1"/>
          <w:szCs w:val="24"/>
        </w:rPr>
        <w:t>ejam meros intermediários</w:t>
      </w:r>
      <w:r w:rsidR="00393A2D" w:rsidRPr="00FC7A70">
        <w:rPr>
          <w:rFonts w:ascii="Garamond" w:hAnsi="Garamond"/>
          <w:color w:val="000000" w:themeColor="text1"/>
          <w:szCs w:val="24"/>
        </w:rPr>
        <w:t xml:space="preserve"> </w:t>
      </w:r>
      <w:r w:rsidR="004B6C33" w:rsidRPr="00FC7A70">
        <w:rPr>
          <w:rFonts w:ascii="Garamond" w:hAnsi="Garamond"/>
          <w:color w:val="000000" w:themeColor="text1"/>
          <w:szCs w:val="24"/>
        </w:rPr>
        <w:t>na divulgação ou reserva de serviços de viag</w:t>
      </w:r>
      <w:r w:rsidR="00091EA2" w:rsidRPr="00FC7A70">
        <w:rPr>
          <w:rFonts w:ascii="Garamond" w:hAnsi="Garamond"/>
          <w:color w:val="000000" w:themeColor="text1"/>
          <w:szCs w:val="24"/>
        </w:rPr>
        <w:t>em</w:t>
      </w:r>
      <w:r w:rsidR="00393A2D" w:rsidRPr="00FC7A70">
        <w:rPr>
          <w:rFonts w:ascii="Garamond" w:hAnsi="Garamond"/>
          <w:color w:val="000000" w:themeColor="text1"/>
          <w:szCs w:val="24"/>
        </w:rPr>
        <w:t xml:space="preserve">, em nome ou por conta das agências de viagem e turismo, </w:t>
      </w:r>
      <w:r w:rsidR="00792F85" w:rsidRPr="00FC7A70">
        <w:rPr>
          <w:rFonts w:ascii="Garamond" w:hAnsi="Garamond"/>
          <w:color w:val="000000" w:themeColor="text1"/>
          <w:szCs w:val="24"/>
        </w:rPr>
        <w:t xml:space="preserve">deve respeitar o </w:t>
      </w:r>
      <w:r w:rsidR="00C601AC" w:rsidRPr="00FC7A70">
        <w:rPr>
          <w:rFonts w:ascii="Garamond" w:hAnsi="Garamond"/>
          <w:color w:val="000000" w:themeColor="text1"/>
          <w:szCs w:val="24"/>
        </w:rPr>
        <w:t>exclusivo</w:t>
      </w:r>
      <w:r w:rsidR="00792F85" w:rsidRPr="00FC7A70">
        <w:rPr>
          <w:rFonts w:ascii="Garamond" w:hAnsi="Garamond"/>
          <w:color w:val="000000" w:themeColor="text1"/>
          <w:szCs w:val="24"/>
        </w:rPr>
        <w:t xml:space="preserve"> das atividades próprias destas</w:t>
      </w:r>
      <w:r w:rsidR="00404E48" w:rsidRPr="00FC7A70">
        <w:rPr>
          <w:rFonts w:ascii="Garamond" w:hAnsi="Garamond"/>
          <w:color w:val="000000" w:themeColor="text1"/>
          <w:szCs w:val="24"/>
        </w:rPr>
        <w:t>, bem como cumprir com os deveres de informação pré-contratuais</w:t>
      </w:r>
      <w:r w:rsidR="00C601AC" w:rsidRPr="00FC7A70">
        <w:rPr>
          <w:rFonts w:ascii="Garamond" w:hAnsi="Garamond"/>
          <w:color w:val="000000" w:themeColor="text1"/>
          <w:szCs w:val="24"/>
        </w:rPr>
        <w:t xml:space="preserve"> previstos </w:t>
      </w:r>
      <w:r w:rsidR="00773E52" w:rsidRPr="00FC7A70">
        <w:rPr>
          <w:rFonts w:ascii="Garamond" w:hAnsi="Garamond"/>
          <w:color w:val="000000" w:themeColor="text1"/>
          <w:szCs w:val="24"/>
        </w:rPr>
        <w:t>para as viagens organizadas.</w:t>
      </w:r>
    </w:p>
    <w:p w14:paraId="6E44803C" w14:textId="43B0C136"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É extinta a comissão arbitral, atenta a disponibilidade de meios de resolução alternativa de litígio em todo o país, o que não acontecia quando a Comissão Arbitral foi instituída em 1997.</w:t>
      </w:r>
    </w:p>
    <w:p w14:paraId="3DBBA5C5" w14:textId="2F0EA8CD" w:rsidR="007650E8"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Relativamente à atividade de animação turística</w:t>
      </w:r>
      <w:r w:rsidR="001A164C" w:rsidRPr="00FC7A70">
        <w:rPr>
          <w:rFonts w:ascii="Garamond" w:hAnsi="Garamond"/>
          <w:color w:val="000000" w:themeColor="text1"/>
          <w:szCs w:val="24"/>
        </w:rPr>
        <w:t>, atualizaram-se</w:t>
      </w:r>
      <w:r w:rsidRPr="00FC7A70">
        <w:rPr>
          <w:rFonts w:ascii="Garamond" w:hAnsi="Garamond"/>
          <w:color w:val="000000" w:themeColor="text1"/>
          <w:szCs w:val="24"/>
        </w:rPr>
        <w:t xml:space="preserve"> diversas definições</w:t>
      </w:r>
      <w:r w:rsidR="003B7EBC" w:rsidRPr="00FC7A70">
        <w:rPr>
          <w:rFonts w:ascii="Garamond" w:hAnsi="Garamond"/>
          <w:color w:val="000000" w:themeColor="text1"/>
          <w:szCs w:val="24"/>
        </w:rPr>
        <w:t>, em especial, das suas modalidades, que passam agora a corresponder a atividades de interpretação do património, atividades de turismo ativo e aventura e atividades marítimo-turísticas, em linha com os desenvolvimentos que se foram verificando no mercado.</w:t>
      </w:r>
    </w:p>
    <w:p w14:paraId="61487600" w14:textId="7199ED03" w:rsidR="003B7EBC" w:rsidRPr="00FC7A70" w:rsidRDefault="004C2802"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Adicionalmente, estabelece-se que os </w:t>
      </w:r>
      <w:r w:rsidR="00E53255" w:rsidRPr="00FC7A70">
        <w:rPr>
          <w:rFonts w:ascii="Garamond" w:hAnsi="Garamond"/>
          <w:color w:val="000000" w:themeColor="text1"/>
          <w:szCs w:val="24"/>
        </w:rPr>
        <w:t xml:space="preserve">profissionais que realizem atividades de interpretação do património devem respeitar um código de conduta, a </w:t>
      </w:r>
      <w:r w:rsidR="00CB6DD3" w:rsidRPr="00FC7A70">
        <w:rPr>
          <w:rFonts w:ascii="Garamond" w:hAnsi="Garamond"/>
          <w:color w:val="000000" w:themeColor="text1"/>
          <w:szCs w:val="24"/>
        </w:rPr>
        <w:t>aprovar por deliberação do conselho diretivo do Turismo de Portugal, I. P.</w:t>
      </w:r>
      <w:r w:rsidR="00222876" w:rsidRPr="00FC7A70">
        <w:rPr>
          <w:rFonts w:ascii="Garamond" w:hAnsi="Garamond"/>
          <w:color w:val="000000" w:themeColor="text1"/>
          <w:szCs w:val="24"/>
        </w:rPr>
        <w:t xml:space="preserve">, que procura </w:t>
      </w:r>
      <w:r w:rsidR="00D54ED1" w:rsidRPr="00FC7A70">
        <w:rPr>
          <w:rFonts w:ascii="Garamond" w:hAnsi="Garamond"/>
          <w:color w:val="000000" w:themeColor="text1"/>
          <w:szCs w:val="24"/>
        </w:rPr>
        <w:t xml:space="preserve">proteger, valorizar e salvaguardar a veracidade e qualidade na interpretação e </w:t>
      </w:r>
      <w:r w:rsidR="001E1497" w:rsidRPr="00FC7A70">
        <w:rPr>
          <w:rFonts w:ascii="Garamond" w:hAnsi="Garamond"/>
          <w:color w:val="000000" w:themeColor="text1"/>
          <w:szCs w:val="24"/>
        </w:rPr>
        <w:t>transmissão de informaç</w:t>
      </w:r>
      <w:r w:rsidR="00D54ED1" w:rsidRPr="00FC7A70">
        <w:rPr>
          <w:rFonts w:ascii="Garamond" w:hAnsi="Garamond"/>
          <w:color w:val="000000" w:themeColor="text1"/>
          <w:szCs w:val="24"/>
        </w:rPr>
        <w:t>ões</w:t>
      </w:r>
      <w:r w:rsidR="001E1497" w:rsidRPr="00FC7A70">
        <w:rPr>
          <w:rFonts w:ascii="Garamond" w:hAnsi="Garamond"/>
          <w:color w:val="000000" w:themeColor="text1"/>
          <w:szCs w:val="24"/>
        </w:rPr>
        <w:t xml:space="preserve"> de natureza histórica, cultural e patrimonial </w:t>
      </w:r>
      <w:r w:rsidR="00D204A3" w:rsidRPr="00FC7A70">
        <w:rPr>
          <w:rFonts w:ascii="Garamond" w:hAnsi="Garamond"/>
          <w:color w:val="000000" w:themeColor="text1"/>
          <w:szCs w:val="24"/>
        </w:rPr>
        <w:t xml:space="preserve">transmitidas aos seus </w:t>
      </w:r>
      <w:r w:rsidR="00B4279F" w:rsidRPr="00FC7A70">
        <w:rPr>
          <w:rFonts w:ascii="Garamond" w:hAnsi="Garamond"/>
          <w:color w:val="000000" w:themeColor="text1"/>
          <w:szCs w:val="24"/>
        </w:rPr>
        <w:t>destinatários.</w:t>
      </w:r>
    </w:p>
    <w:p w14:paraId="25017AF8" w14:textId="606E9B22" w:rsidR="007650E8" w:rsidRPr="00FC7A70" w:rsidRDefault="00B4279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Numa outra dimensão, </w:t>
      </w:r>
      <w:r w:rsidR="008A4623" w:rsidRPr="00FC7A70">
        <w:rPr>
          <w:rFonts w:ascii="Garamond" w:hAnsi="Garamond"/>
          <w:color w:val="000000" w:themeColor="text1"/>
          <w:szCs w:val="24"/>
        </w:rPr>
        <w:t xml:space="preserve">introduziu-se a </w:t>
      </w:r>
      <w:r w:rsidR="00C02A17" w:rsidRPr="00FC7A70">
        <w:rPr>
          <w:rFonts w:ascii="Garamond" w:hAnsi="Garamond"/>
          <w:color w:val="000000" w:themeColor="text1"/>
          <w:szCs w:val="24"/>
        </w:rPr>
        <w:t xml:space="preserve">dispensa </w:t>
      </w:r>
      <w:r w:rsidR="008A4623" w:rsidRPr="00FC7A70">
        <w:rPr>
          <w:rFonts w:ascii="Garamond" w:hAnsi="Garamond"/>
          <w:color w:val="000000" w:themeColor="text1"/>
          <w:szCs w:val="24"/>
        </w:rPr>
        <w:t>de qualquer procedimento administrativo adicional para os empreendimentos turísticos que realizem atividades próprias das empresas de animação turística como complementares à sua atividade principal</w:t>
      </w:r>
      <w:r w:rsidR="007650E8" w:rsidRPr="00FC7A70">
        <w:rPr>
          <w:rFonts w:ascii="Garamond" w:hAnsi="Garamond"/>
          <w:color w:val="000000" w:themeColor="text1"/>
          <w:szCs w:val="24"/>
        </w:rPr>
        <w:t>.</w:t>
      </w:r>
    </w:p>
    <w:p w14:paraId="54F85F6D" w14:textId="605718E8" w:rsidR="008A4623" w:rsidRPr="00FC7A70" w:rsidRDefault="00B4279F" w:rsidP="62F213A8">
      <w:pPr>
        <w:widowControl w:val="0"/>
        <w:spacing w:after="120"/>
        <w:rPr>
          <w:rFonts w:ascii="Garamond" w:hAnsi="Garamond"/>
          <w:color w:val="000000" w:themeColor="text1"/>
        </w:rPr>
      </w:pPr>
      <w:r w:rsidRPr="62F213A8">
        <w:rPr>
          <w:rFonts w:ascii="Garamond" w:hAnsi="Garamond"/>
          <w:color w:val="000000" w:themeColor="text1"/>
        </w:rPr>
        <w:t>Por fim</w:t>
      </w:r>
      <w:r w:rsidR="007650E8" w:rsidRPr="62F213A8">
        <w:rPr>
          <w:rFonts w:ascii="Garamond" w:hAnsi="Garamond"/>
          <w:color w:val="000000" w:themeColor="text1"/>
        </w:rPr>
        <w:t xml:space="preserve">, </w:t>
      </w:r>
      <w:r w:rsidR="00071F3D" w:rsidRPr="62F213A8">
        <w:rPr>
          <w:rFonts w:ascii="Garamond" w:hAnsi="Garamond"/>
          <w:color w:val="000000" w:themeColor="text1"/>
        </w:rPr>
        <w:t xml:space="preserve">é simplificado </w:t>
      </w:r>
      <w:r w:rsidR="008A4623" w:rsidRPr="62F213A8">
        <w:rPr>
          <w:rFonts w:ascii="Garamond" w:hAnsi="Garamond"/>
          <w:color w:val="000000" w:themeColor="text1"/>
        </w:rPr>
        <w:t xml:space="preserve">o regime de acesso à atividade das grandes empresas que queiram obter o reconhecimento de atividades como de turismo </w:t>
      </w:r>
      <w:r w:rsidR="00BF48BB" w:rsidRPr="62F213A8">
        <w:rPr>
          <w:rFonts w:ascii="Garamond" w:hAnsi="Garamond"/>
          <w:color w:val="000000" w:themeColor="text1"/>
        </w:rPr>
        <w:t xml:space="preserve">de </w:t>
      </w:r>
      <w:r w:rsidR="008A4623" w:rsidRPr="62F213A8">
        <w:rPr>
          <w:rFonts w:ascii="Garamond" w:hAnsi="Garamond"/>
          <w:color w:val="000000" w:themeColor="text1"/>
        </w:rPr>
        <w:t xml:space="preserve">natureza, </w:t>
      </w:r>
      <w:r w:rsidR="00773E52" w:rsidRPr="62F213A8">
        <w:rPr>
          <w:rFonts w:ascii="Garamond" w:hAnsi="Garamond"/>
          <w:color w:val="000000" w:themeColor="text1"/>
        </w:rPr>
        <w:t xml:space="preserve">agora equiparados </w:t>
      </w:r>
      <w:r w:rsidR="008A4623" w:rsidRPr="62F213A8">
        <w:rPr>
          <w:rFonts w:ascii="Garamond" w:hAnsi="Garamond"/>
          <w:color w:val="000000" w:themeColor="text1"/>
        </w:rPr>
        <w:t>aos requisitos das restantes empresas.</w:t>
      </w:r>
    </w:p>
    <w:p w14:paraId="5771CC83" w14:textId="29755BC2" w:rsidR="008A4623" w:rsidRPr="00FC7A70" w:rsidRDefault="009131EA"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Relativamen</w:t>
      </w:r>
      <w:r w:rsidR="00476A2C" w:rsidRPr="00FC7A70">
        <w:rPr>
          <w:rFonts w:ascii="Garamond" w:hAnsi="Garamond"/>
          <w:color w:val="000000" w:themeColor="text1"/>
          <w:szCs w:val="24"/>
        </w:rPr>
        <w:t xml:space="preserve">te ao acesso e exercício das atividades de comércio, serviços e restauração, os trabalhos de revisão, sistematização e simplificação prosseguiram </w:t>
      </w:r>
      <w:r w:rsidR="008A4623" w:rsidRPr="00FC7A70">
        <w:rPr>
          <w:rFonts w:ascii="Garamond" w:hAnsi="Garamond"/>
          <w:color w:val="000000" w:themeColor="text1"/>
          <w:szCs w:val="24"/>
        </w:rPr>
        <w:t>em duas dimensões.</w:t>
      </w:r>
    </w:p>
    <w:p w14:paraId="43BF975B" w14:textId="53499192"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Por um lado, </w:t>
      </w:r>
      <w:r w:rsidR="00071F3D" w:rsidRPr="00FC7A70">
        <w:rPr>
          <w:rFonts w:ascii="Garamond" w:hAnsi="Garamond"/>
          <w:color w:val="000000" w:themeColor="text1"/>
          <w:szCs w:val="24"/>
        </w:rPr>
        <w:t xml:space="preserve">são integrados </w:t>
      </w:r>
      <w:r w:rsidRPr="00FC7A70">
        <w:rPr>
          <w:rFonts w:ascii="Garamond" w:hAnsi="Garamond"/>
          <w:color w:val="000000" w:themeColor="text1"/>
          <w:szCs w:val="24"/>
        </w:rPr>
        <w:t xml:space="preserve">num mesmo diploma, e sujeita aos mesmos procedimentos padrão, novas atividades económicas à prestação de serviços, como a atividade leiloeira e prestamista, que já apresentavam, aliás, tramitações e regimes </w:t>
      </w:r>
      <w:r w:rsidR="00071F3D" w:rsidRPr="00FC7A70">
        <w:rPr>
          <w:rFonts w:ascii="Garamond" w:hAnsi="Garamond"/>
          <w:color w:val="000000" w:themeColor="text1"/>
          <w:szCs w:val="24"/>
        </w:rPr>
        <w:t>semelhantes</w:t>
      </w:r>
      <w:r w:rsidRPr="00FC7A70">
        <w:rPr>
          <w:rFonts w:ascii="Garamond" w:hAnsi="Garamond"/>
          <w:color w:val="000000" w:themeColor="text1"/>
          <w:szCs w:val="24"/>
        </w:rPr>
        <w:t xml:space="preserve">, </w:t>
      </w:r>
      <w:r w:rsidR="00476A2C" w:rsidRPr="00FC7A70">
        <w:rPr>
          <w:rFonts w:ascii="Garamond" w:hAnsi="Garamond"/>
          <w:color w:val="000000" w:themeColor="text1"/>
          <w:szCs w:val="24"/>
        </w:rPr>
        <w:t xml:space="preserve">e </w:t>
      </w:r>
      <w:r w:rsidRPr="00FC7A70">
        <w:rPr>
          <w:rFonts w:ascii="Garamond" w:hAnsi="Garamond"/>
          <w:color w:val="000000" w:themeColor="text1"/>
          <w:szCs w:val="24"/>
        </w:rPr>
        <w:t xml:space="preserve">que </w:t>
      </w:r>
      <w:r w:rsidR="0040340D" w:rsidRPr="00FC7A70">
        <w:rPr>
          <w:rFonts w:ascii="Garamond" w:hAnsi="Garamond"/>
          <w:color w:val="000000" w:themeColor="text1"/>
          <w:szCs w:val="24"/>
        </w:rPr>
        <w:t>têm</w:t>
      </w:r>
      <w:r w:rsidR="00E779D3" w:rsidRPr="00FC7A70">
        <w:rPr>
          <w:rFonts w:ascii="Garamond" w:hAnsi="Garamond"/>
          <w:color w:val="000000" w:themeColor="text1"/>
          <w:szCs w:val="24"/>
        </w:rPr>
        <w:t xml:space="preserve"> </w:t>
      </w:r>
      <w:r w:rsidRPr="00FC7A70">
        <w:rPr>
          <w:rFonts w:ascii="Garamond" w:hAnsi="Garamond"/>
          <w:color w:val="000000" w:themeColor="text1"/>
          <w:szCs w:val="24"/>
        </w:rPr>
        <w:t>a sua tramitação simplificada.</w:t>
      </w:r>
    </w:p>
    <w:p w14:paraId="281E48C4" w14:textId="65138C5E"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De outro, </w:t>
      </w:r>
      <w:r w:rsidR="00164C33" w:rsidRPr="00FC7A70">
        <w:rPr>
          <w:rFonts w:ascii="Garamond" w:hAnsi="Garamond"/>
          <w:color w:val="000000" w:themeColor="text1"/>
          <w:szCs w:val="24"/>
        </w:rPr>
        <w:t>dispensa</w:t>
      </w:r>
      <w:r w:rsidR="00F86F3D" w:rsidRPr="00FC7A70">
        <w:rPr>
          <w:rFonts w:ascii="Garamond" w:hAnsi="Garamond"/>
          <w:color w:val="000000" w:themeColor="text1"/>
          <w:szCs w:val="24"/>
        </w:rPr>
        <w:t>m</w:t>
      </w:r>
      <w:r w:rsidR="00164C33" w:rsidRPr="00FC7A70">
        <w:rPr>
          <w:rFonts w:ascii="Garamond" w:hAnsi="Garamond"/>
          <w:color w:val="000000" w:themeColor="text1"/>
          <w:szCs w:val="24"/>
        </w:rPr>
        <w:t>-se</w:t>
      </w:r>
      <w:r w:rsidRPr="00FC7A70">
        <w:rPr>
          <w:rFonts w:ascii="Garamond" w:hAnsi="Garamond"/>
          <w:color w:val="000000" w:themeColor="text1"/>
          <w:szCs w:val="24"/>
        </w:rPr>
        <w:t xml:space="preserve"> diversas atividades </w:t>
      </w:r>
      <w:r w:rsidR="00F86F3D" w:rsidRPr="00FC7A70">
        <w:rPr>
          <w:rFonts w:ascii="Garamond" w:hAnsi="Garamond"/>
          <w:color w:val="000000" w:themeColor="text1"/>
          <w:szCs w:val="24"/>
        </w:rPr>
        <w:t xml:space="preserve">económicas de apresentar </w:t>
      </w:r>
      <w:r w:rsidR="00FA359B" w:rsidRPr="00FC7A70">
        <w:rPr>
          <w:rFonts w:ascii="Garamond" w:hAnsi="Garamond"/>
          <w:color w:val="000000" w:themeColor="text1"/>
          <w:szCs w:val="24"/>
        </w:rPr>
        <w:t xml:space="preserve">a </w:t>
      </w:r>
      <w:r w:rsidRPr="00FC7A70">
        <w:rPr>
          <w:rFonts w:ascii="Garamond" w:hAnsi="Garamond"/>
          <w:color w:val="000000" w:themeColor="text1"/>
          <w:szCs w:val="24"/>
        </w:rPr>
        <w:t>mera comunicação prévia</w:t>
      </w:r>
      <w:r w:rsidR="00FA359B" w:rsidRPr="00FC7A70">
        <w:rPr>
          <w:rFonts w:ascii="Garamond" w:hAnsi="Garamond"/>
          <w:color w:val="000000" w:themeColor="text1"/>
          <w:szCs w:val="24"/>
        </w:rPr>
        <w:t xml:space="preserve"> a que estavam anteriormente sujeita</w:t>
      </w:r>
      <w:r w:rsidR="00BE7BD5" w:rsidRPr="00FC7A70">
        <w:rPr>
          <w:rFonts w:ascii="Garamond" w:hAnsi="Garamond"/>
          <w:color w:val="000000" w:themeColor="text1"/>
          <w:szCs w:val="24"/>
        </w:rPr>
        <w:t>s</w:t>
      </w:r>
      <w:r w:rsidRPr="00FC7A70">
        <w:rPr>
          <w:rFonts w:ascii="Garamond" w:hAnsi="Garamond"/>
          <w:color w:val="000000" w:themeColor="text1"/>
          <w:szCs w:val="24"/>
        </w:rPr>
        <w:t xml:space="preserve"> relativ</w:t>
      </w:r>
      <w:r w:rsidR="00FA359B" w:rsidRPr="00FC7A70">
        <w:rPr>
          <w:rFonts w:ascii="Garamond" w:hAnsi="Garamond"/>
          <w:color w:val="000000" w:themeColor="text1"/>
          <w:szCs w:val="24"/>
        </w:rPr>
        <w:t>a</w:t>
      </w:r>
      <w:r w:rsidRPr="00FC7A70">
        <w:rPr>
          <w:rFonts w:ascii="Garamond" w:hAnsi="Garamond"/>
          <w:color w:val="000000" w:themeColor="text1"/>
          <w:szCs w:val="24"/>
        </w:rPr>
        <w:t xml:space="preserve"> ao </w:t>
      </w:r>
      <w:r w:rsidR="00164C33" w:rsidRPr="00FC7A70">
        <w:rPr>
          <w:rFonts w:ascii="Garamond" w:hAnsi="Garamond"/>
          <w:color w:val="000000" w:themeColor="text1"/>
          <w:szCs w:val="24"/>
        </w:rPr>
        <w:t xml:space="preserve">acesso e </w:t>
      </w:r>
      <w:r w:rsidRPr="00FC7A70">
        <w:rPr>
          <w:rFonts w:ascii="Garamond" w:hAnsi="Garamond"/>
          <w:color w:val="000000" w:themeColor="text1"/>
          <w:szCs w:val="24"/>
        </w:rPr>
        <w:t>exercício da sua atividade</w:t>
      </w:r>
      <w:r w:rsidR="00B84EFE" w:rsidRPr="00FC7A70">
        <w:rPr>
          <w:rFonts w:ascii="Garamond" w:hAnsi="Garamond"/>
          <w:color w:val="000000" w:themeColor="text1"/>
          <w:szCs w:val="24"/>
        </w:rPr>
        <w:t xml:space="preserve"> nos termos do </w:t>
      </w:r>
      <w:r w:rsidR="00B9540C" w:rsidRPr="00FC7A70">
        <w:rPr>
          <w:rFonts w:ascii="Garamond" w:hAnsi="Garamond"/>
          <w:color w:val="000000" w:themeColor="text1"/>
          <w:szCs w:val="24"/>
        </w:rPr>
        <w:t xml:space="preserve">regime </w:t>
      </w:r>
      <w:r w:rsidR="00BF7390" w:rsidRPr="00FC7A70">
        <w:rPr>
          <w:rFonts w:ascii="Garamond" w:hAnsi="Garamond"/>
          <w:color w:val="000000" w:themeColor="text1"/>
          <w:szCs w:val="24"/>
        </w:rPr>
        <w:t>j</w:t>
      </w:r>
      <w:r w:rsidR="00B9540C" w:rsidRPr="00FC7A70">
        <w:rPr>
          <w:rFonts w:ascii="Garamond" w:hAnsi="Garamond"/>
          <w:color w:val="000000" w:themeColor="text1"/>
          <w:szCs w:val="24"/>
        </w:rPr>
        <w:t>urídico de  acesso e exercício de atividades de comércio, serviços e restauração, aprovado em anexo ao Decreto-Lei n.º 10/2015, de 16 de janeiro</w:t>
      </w:r>
      <w:r w:rsidR="00FA359B" w:rsidRPr="00FC7A70">
        <w:rPr>
          <w:rFonts w:ascii="Garamond" w:hAnsi="Garamond"/>
          <w:color w:val="000000" w:themeColor="text1"/>
          <w:szCs w:val="24"/>
        </w:rPr>
        <w:t xml:space="preserve">: </w:t>
      </w:r>
      <w:r w:rsidR="00B84EFE" w:rsidRPr="00FC7A70">
        <w:rPr>
          <w:rFonts w:ascii="Garamond" w:hAnsi="Garamond"/>
          <w:color w:val="000000" w:themeColor="text1"/>
          <w:szCs w:val="24"/>
        </w:rPr>
        <w:t xml:space="preserve">designadamente, para efeitos da </w:t>
      </w:r>
      <w:r w:rsidRPr="00FC7A70">
        <w:rPr>
          <w:rFonts w:ascii="Garamond" w:hAnsi="Garamond"/>
          <w:color w:val="000000" w:themeColor="text1"/>
          <w:szCs w:val="24"/>
        </w:rPr>
        <w:t xml:space="preserve">exploração de lavandarias, a </w:t>
      </w:r>
      <w:r w:rsidR="00B21BCE" w:rsidRPr="00FC7A70">
        <w:rPr>
          <w:rFonts w:ascii="Garamond" w:hAnsi="Garamond"/>
          <w:color w:val="000000" w:themeColor="text1"/>
          <w:szCs w:val="24"/>
        </w:rPr>
        <w:t xml:space="preserve">exploração de estabelecimentos </w:t>
      </w:r>
      <w:r w:rsidR="00B21BCE" w:rsidRPr="009D4F47">
        <w:rPr>
          <w:rFonts w:ascii="Garamond" w:hAnsi="Garamond"/>
          <w:i/>
          <w:iCs/>
          <w:color w:val="000000" w:themeColor="text1"/>
          <w:szCs w:val="24"/>
          <w:rPrChange w:id="23" w:author="Maria João Torres" w:date="2026-08-24T10:11:00Z" w16du:dateUtc="2026-08-24T09:11:00Z">
            <w:rPr>
              <w:rFonts w:ascii="Garamond" w:hAnsi="Garamond"/>
              <w:color w:val="000000" w:themeColor="text1"/>
              <w:szCs w:val="24"/>
            </w:rPr>
          </w:rPrChange>
        </w:rPr>
        <w:t>sex shop</w:t>
      </w:r>
      <w:r w:rsidR="00B21BCE" w:rsidRPr="00FC7A70">
        <w:rPr>
          <w:rFonts w:ascii="Garamond" w:hAnsi="Garamond"/>
          <w:color w:val="000000" w:themeColor="text1"/>
          <w:szCs w:val="24"/>
        </w:rPr>
        <w:t xml:space="preserve">, a </w:t>
      </w:r>
      <w:r w:rsidRPr="00FC7A70">
        <w:rPr>
          <w:rFonts w:ascii="Garamond" w:hAnsi="Garamond"/>
          <w:color w:val="000000" w:themeColor="text1"/>
          <w:szCs w:val="24"/>
        </w:rPr>
        <w:t>organização de feiras por entidades privadas</w:t>
      </w:r>
      <w:r w:rsidR="00E779D3" w:rsidRPr="00FC7A70">
        <w:rPr>
          <w:rFonts w:ascii="Garamond" w:hAnsi="Garamond"/>
          <w:color w:val="000000" w:themeColor="text1"/>
          <w:szCs w:val="24"/>
        </w:rPr>
        <w:t xml:space="preserve">, </w:t>
      </w:r>
      <w:r w:rsidRPr="00FC7A70">
        <w:rPr>
          <w:rFonts w:ascii="Garamond" w:hAnsi="Garamond"/>
          <w:color w:val="000000" w:themeColor="text1"/>
          <w:szCs w:val="24"/>
        </w:rPr>
        <w:t xml:space="preserve">a exploração de estabelecimentos de comércio a retalho que pertençam a uma empresa que utilize uma ou mais insígnias ou estejam integrados num grupo, que disponha, a nível nacional, de uma área de venda acumulada igual ou superior a 30 000 m2, nos casos em que isoladamente considerados tenham uma área de venda inferior a 2 000 m2 e não estejam inseridos em conjuntos comerciais, e de estabelecimentos de comércio a retalho com área de venda igual ou superior a </w:t>
      </w:r>
      <w:r w:rsidR="0083762C" w:rsidRPr="00FC7A70">
        <w:rPr>
          <w:rFonts w:ascii="Garamond" w:hAnsi="Garamond"/>
          <w:color w:val="000000" w:themeColor="text1"/>
          <w:szCs w:val="24"/>
        </w:rPr>
        <w:t>2</w:t>
      </w:r>
      <w:r w:rsidRPr="00FC7A70">
        <w:rPr>
          <w:rFonts w:ascii="Garamond" w:hAnsi="Garamond"/>
          <w:color w:val="000000" w:themeColor="text1"/>
          <w:szCs w:val="24"/>
        </w:rPr>
        <w:t xml:space="preserve"> 000 m2 inseridos em conjuntos comerciais</w:t>
      </w:r>
      <w:r w:rsidR="00E779D3" w:rsidRPr="00FC7A70">
        <w:rPr>
          <w:rFonts w:ascii="Garamond" w:hAnsi="Garamond"/>
          <w:color w:val="000000" w:themeColor="text1"/>
          <w:szCs w:val="24"/>
        </w:rPr>
        <w:t xml:space="preserve">, bem </w:t>
      </w:r>
      <w:r w:rsidR="0083762C" w:rsidRPr="00FC7A70">
        <w:rPr>
          <w:rFonts w:ascii="Garamond" w:hAnsi="Garamond"/>
          <w:color w:val="000000" w:themeColor="text1"/>
          <w:szCs w:val="24"/>
        </w:rPr>
        <w:t>como para a atividade de feirante e vendedor ambulante</w:t>
      </w:r>
      <w:r w:rsidR="00ED260C" w:rsidRPr="00FC7A70">
        <w:rPr>
          <w:rFonts w:ascii="Garamond" w:hAnsi="Garamond"/>
          <w:color w:val="000000" w:themeColor="text1"/>
          <w:szCs w:val="24"/>
        </w:rPr>
        <w:t xml:space="preserve">. Não obstante, o exercício das atividades de feirantes e vendedores ambulantes </w:t>
      </w:r>
      <w:r w:rsidR="0083762C" w:rsidRPr="00FC7A70">
        <w:rPr>
          <w:rFonts w:ascii="Garamond" w:hAnsi="Garamond"/>
          <w:color w:val="000000" w:themeColor="text1"/>
          <w:szCs w:val="24"/>
        </w:rPr>
        <w:t>continuam</w:t>
      </w:r>
      <w:r w:rsidR="00ED260C" w:rsidRPr="00FC7A70">
        <w:rPr>
          <w:rFonts w:ascii="Garamond" w:hAnsi="Garamond"/>
          <w:color w:val="000000" w:themeColor="text1"/>
          <w:szCs w:val="24"/>
        </w:rPr>
        <w:t xml:space="preserve">, respetivamente, </w:t>
      </w:r>
      <w:r w:rsidR="0083762C" w:rsidRPr="00FC7A70">
        <w:rPr>
          <w:rFonts w:ascii="Garamond" w:hAnsi="Garamond"/>
          <w:color w:val="000000" w:themeColor="text1"/>
          <w:szCs w:val="24"/>
        </w:rPr>
        <w:t>sujeitos ao cumprimento da legislação relativa aos instrumentos de gestão territorial</w:t>
      </w:r>
      <w:r w:rsidR="00ED260C" w:rsidRPr="00FC7A70">
        <w:rPr>
          <w:rFonts w:ascii="Garamond" w:hAnsi="Garamond"/>
          <w:color w:val="000000" w:themeColor="text1"/>
          <w:szCs w:val="24"/>
        </w:rPr>
        <w:t xml:space="preserve"> e</w:t>
      </w:r>
      <w:r w:rsidR="0083762C" w:rsidRPr="00FC7A70">
        <w:rPr>
          <w:rFonts w:ascii="Garamond" w:hAnsi="Garamond"/>
          <w:color w:val="000000" w:themeColor="text1"/>
          <w:szCs w:val="24"/>
        </w:rPr>
        <w:t xml:space="preserve"> ocupação de domínio público</w:t>
      </w:r>
      <w:r w:rsidR="00AA1C54" w:rsidRPr="00FC7A70">
        <w:rPr>
          <w:rFonts w:ascii="Garamond" w:hAnsi="Garamond"/>
          <w:color w:val="000000" w:themeColor="text1"/>
          <w:szCs w:val="24"/>
        </w:rPr>
        <w:t>.</w:t>
      </w:r>
    </w:p>
    <w:p w14:paraId="2D9D428A" w14:textId="16DF810E" w:rsidR="00D30BEC" w:rsidRPr="00FC7A70" w:rsidRDefault="00721BB1"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Adicionalmente, elimina-se </w:t>
      </w:r>
      <w:r w:rsidR="00C8406C" w:rsidRPr="00FC7A70">
        <w:rPr>
          <w:rFonts w:ascii="Garamond" w:hAnsi="Garamond"/>
          <w:color w:val="000000" w:themeColor="text1"/>
          <w:szCs w:val="24"/>
        </w:rPr>
        <w:t xml:space="preserve">o procedimento especial segundo o qual os estabelecimentos de restauração e bebidas poderiam </w:t>
      </w:r>
      <w:r w:rsidR="00703EEF" w:rsidRPr="00FC7A70">
        <w:rPr>
          <w:rFonts w:ascii="Garamond" w:hAnsi="Garamond"/>
          <w:color w:val="000000" w:themeColor="text1"/>
          <w:szCs w:val="24"/>
        </w:rPr>
        <w:t xml:space="preserve">solicitar a dispensa dos requisitos </w:t>
      </w:r>
      <w:r w:rsidR="00DA40EA" w:rsidRPr="00FC7A70">
        <w:rPr>
          <w:rFonts w:ascii="Garamond" w:hAnsi="Garamond"/>
          <w:color w:val="000000" w:themeColor="text1"/>
          <w:szCs w:val="24"/>
        </w:rPr>
        <w:t xml:space="preserve">relativos </w:t>
      </w:r>
      <w:r w:rsidR="00CC379A" w:rsidRPr="00FC7A70">
        <w:rPr>
          <w:rFonts w:ascii="Garamond" w:hAnsi="Garamond"/>
          <w:color w:val="000000" w:themeColor="text1"/>
          <w:szCs w:val="24"/>
        </w:rPr>
        <w:t>às áreas de serviço, zonas integradas, cozinhas, copas e zonas de fabrico, vestiários e instalações sanitárias destinadas ao uso de pessoal e a clientes e capacidade do estabelecimento</w:t>
      </w:r>
      <w:r w:rsidR="001036AB" w:rsidRPr="00FC7A70">
        <w:rPr>
          <w:rFonts w:ascii="Garamond" w:hAnsi="Garamond"/>
          <w:color w:val="000000" w:themeColor="text1"/>
          <w:szCs w:val="24"/>
        </w:rPr>
        <w:t xml:space="preserve">, uma vez que </w:t>
      </w:r>
      <w:r w:rsidR="00D67AA0" w:rsidRPr="00FC7A70">
        <w:rPr>
          <w:rFonts w:ascii="Garamond" w:hAnsi="Garamond"/>
          <w:color w:val="000000" w:themeColor="text1"/>
          <w:szCs w:val="24"/>
        </w:rPr>
        <w:t>o regime atual prevê requisitos muito simplificados e menos exigentes, em relação àqueles previstos no</w:t>
      </w:r>
      <w:r w:rsidR="00B7046D" w:rsidRPr="00FC7A70">
        <w:rPr>
          <w:rFonts w:ascii="Garamond" w:hAnsi="Garamond"/>
          <w:color w:val="000000" w:themeColor="text1"/>
          <w:szCs w:val="24"/>
        </w:rPr>
        <w:t xml:space="preserve"> </w:t>
      </w:r>
      <w:r w:rsidR="00D30BEC" w:rsidRPr="00FC7A70">
        <w:rPr>
          <w:rFonts w:ascii="Garamond" w:hAnsi="Garamond"/>
          <w:color w:val="000000" w:themeColor="text1"/>
          <w:szCs w:val="24"/>
        </w:rPr>
        <w:t xml:space="preserve">Decreto-Lei n.º 168/97, </w:t>
      </w:r>
      <w:r w:rsidR="00B7046D" w:rsidRPr="00FC7A70">
        <w:rPr>
          <w:rFonts w:ascii="Garamond" w:hAnsi="Garamond"/>
          <w:color w:val="000000" w:themeColor="text1"/>
          <w:szCs w:val="24"/>
        </w:rPr>
        <w:t xml:space="preserve">de 4 de julho, </w:t>
      </w:r>
      <w:r w:rsidR="00D30BEC" w:rsidRPr="00FC7A70">
        <w:rPr>
          <w:rFonts w:ascii="Garamond" w:hAnsi="Garamond"/>
          <w:color w:val="000000" w:themeColor="text1"/>
          <w:szCs w:val="24"/>
        </w:rPr>
        <w:t xml:space="preserve">quando </w:t>
      </w:r>
      <w:r w:rsidR="00D67AA0" w:rsidRPr="00FC7A70">
        <w:rPr>
          <w:rFonts w:ascii="Garamond" w:hAnsi="Garamond"/>
          <w:color w:val="000000" w:themeColor="text1"/>
          <w:szCs w:val="24"/>
        </w:rPr>
        <w:t>a possibilidade de dispensa dos requisitos foi introd</w:t>
      </w:r>
      <w:r w:rsidR="00A84FCE" w:rsidRPr="00FC7A70">
        <w:rPr>
          <w:rFonts w:ascii="Garamond" w:hAnsi="Garamond"/>
          <w:color w:val="000000" w:themeColor="text1"/>
          <w:szCs w:val="24"/>
        </w:rPr>
        <w:t>uzida.</w:t>
      </w:r>
    </w:p>
    <w:p w14:paraId="5525EE62" w14:textId="06F7B819" w:rsidR="002B169E" w:rsidRPr="00FC7A70" w:rsidRDefault="002B169E" w:rsidP="00DF7BBF">
      <w:pPr>
        <w:widowControl w:val="0"/>
        <w:spacing w:after="120"/>
        <w:rPr>
          <w:rFonts w:ascii="Garamond" w:hAnsi="Garamond"/>
          <w:color w:val="000000" w:themeColor="text1"/>
          <w:szCs w:val="24"/>
        </w:rPr>
      </w:pPr>
      <w:r w:rsidRPr="00FC7A70">
        <w:rPr>
          <w:rFonts w:ascii="Garamond" w:hAnsi="Garamond"/>
          <w:color w:val="000000" w:themeColor="text1"/>
          <w:szCs w:val="24"/>
        </w:rPr>
        <w:t>Nesta linha, estabelece-se</w:t>
      </w:r>
      <w:r w:rsidR="002445F6" w:rsidRPr="00FC7A70">
        <w:rPr>
          <w:rFonts w:ascii="Garamond" w:hAnsi="Garamond"/>
          <w:color w:val="000000" w:themeColor="text1"/>
          <w:szCs w:val="24"/>
        </w:rPr>
        <w:t xml:space="preserve"> ainda </w:t>
      </w:r>
      <w:r w:rsidRPr="00FC7A70">
        <w:rPr>
          <w:rFonts w:ascii="Garamond" w:hAnsi="Garamond"/>
          <w:color w:val="000000" w:themeColor="text1"/>
          <w:szCs w:val="24"/>
        </w:rPr>
        <w:t>que a comunicação prévia relativa à atividade de restauração não sedentária passa a ser válida para todo o território nacional</w:t>
      </w:r>
      <w:r w:rsidR="004077B6" w:rsidRPr="00FC7A70">
        <w:rPr>
          <w:rFonts w:ascii="Garamond" w:hAnsi="Garamond"/>
          <w:color w:val="000000" w:themeColor="text1"/>
          <w:szCs w:val="24"/>
        </w:rPr>
        <w:t>.</w:t>
      </w:r>
    </w:p>
    <w:p w14:paraId="48CC7028" w14:textId="1DDAA5DB" w:rsidR="00CC6F0E"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revê </w:t>
      </w:r>
      <w:r w:rsidR="002B169E" w:rsidRPr="00FC7A70">
        <w:rPr>
          <w:rFonts w:ascii="Garamond" w:hAnsi="Garamond"/>
          <w:color w:val="000000" w:themeColor="text1"/>
          <w:szCs w:val="24"/>
        </w:rPr>
        <w:t xml:space="preserve">também </w:t>
      </w:r>
      <w:r w:rsidRPr="00FC7A70">
        <w:rPr>
          <w:rFonts w:ascii="Garamond" w:hAnsi="Garamond"/>
          <w:color w:val="000000" w:themeColor="text1"/>
          <w:szCs w:val="24"/>
        </w:rPr>
        <w:t>diversas definições e requisitos de exercício de certas atividades de comércio, serviços e restauração, como</w:t>
      </w:r>
      <w:r w:rsidR="00F42B80" w:rsidRPr="00FC7A70">
        <w:rPr>
          <w:rFonts w:ascii="Garamond" w:hAnsi="Garamond"/>
          <w:color w:val="000000" w:themeColor="text1"/>
          <w:szCs w:val="24"/>
        </w:rPr>
        <w:t>, por exemplo,</w:t>
      </w:r>
      <w:r w:rsidRPr="00FC7A70">
        <w:rPr>
          <w:rFonts w:ascii="Garamond" w:hAnsi="Garamond"/>
          <w:color w:val="000000" w:themeColor="text1"/>
          <w:szCs w:val="24"/>
        </w:rPr>
        <w:t xml:space="preserve"> os limiares </w:t>
      </w:r>
      <w:r w:rsidR="00F42B80" w:rsidRPr="00FC7A70">
        <w:rPr>
          <w:rFonts w:ascii="Garamond" w:hAnsi="Garamond"/>
          <w:color w:val="000000" w:themeColor="text1"/>
          <w:szCs w:val="24"/>
        </w:rPr>
        <w:t xml:space="preserve">de referência </w:t>
      </w:r>
      <w:r w:rsidRPr="00FC7A70">
        <w:rPr>
          <w:rFonts w:ascii="Garamond" w:hAnsi="Garamond"/>
          <w:color w:val="000000" w:themeColor="text1"/>
          <w:szCs w:val="24"/>
        </w:rPr>
        <w:t xml:space="preserve">das grandes superfícies comerciais e dos conjuntos comerciais. </w:t>
      </w:r>
      <w:r w:rsidR="00C42C36" w:rsidRPr="00FC7A70">
        <w:rPr>
          <w:rFonts w:ascii="Garamond" w:hAnsi="Garamond"/>
          <w:color w:val="000000" w:themeColor="text1"/>
          <w:szCs w:val="24"/>
        </w:rPr>
        <w:t>A respeito dos conjuntos comerciais e das grandes superfícies comerciais</w:t>
      </w:r>
      <w:r w:rsidR="001738D6" w:rsidRPr="00FC7A70">
        <w:rPr>
          <w:rFonts w:ascii="Garamond" w:hAnsi="Garamond"/>
          <w:color w:val="000000" w:themeColor="text1"/>
          <w:szCs w:val="24"/>
        </w:rPr>
        <w:t>,</w:t>
      </w:r>
      <w:r w:rsidR="004A0247" w:rsidRPr="00FC7A70">
        <w:rPr>
          <w:rFonts w:ascii="Garamond" w:hAnsi="Garamond"/>
          <w:color w:val="000000" w:themeColor="text1"/>
          <w:szCs w:val="24"/>
        </w:rPr>
        <w:t xml:space="preserve"> simplifica-se o seu procedimento, reduz-se o seu prazo de decisão e substitui-se a taxa administrativa proporcional à</w:t>
      </w:r>
      <w:r w:rsidR="007F141A" w:rsidRPr="00FC7A70">
        <w:rPr>
          <w:rFonts w:ascii="Garamond" w:hAnsi="Garamond"/>
          <w:color w:val="000000" w:themeColor="text1"/>
          <w:szCs w:val="24"/>
        </w:rPr>
        <w:t xml:space="preserve"> área bruta locável</w:t>
      </w:r>
      <w:r w:rsidR="00922441" w:rsidRPr="00FC7A70">
        <w:rPr>
          <w:rFonts w:ascii="Garamond" w:hAnsi="Garamond"/>
          <w:color w:val="000000" w:themeColor="text1"/>
          <w:szCs w:val="24"/>
        </w:rPr>
        <w:t xml:space="preserve"> ou área de venda por uma</w:t>
      </w:r>
      <w:r w:rsidR="00824E2D" w:rsidRPr="00FC7A70">
        <w:rPr>
          <w:rFonts w:ascii="Garamond" w:hAnsi="Garamond"/>
          <w:color w:val="000000" w:themeColor="text1"/>
          <w:szCs w:val="24"/>
        </w:rPr>
        <w:t xml:space="preserve"> </w:t>
      </w:r>
      <w:r w:rsidR="004A0247" w:rsidRPr="00FC7A70">
        <w:rPr>
          <w:rFonts w:ascii="Garamond" w:hAnsi="Garamond"/>
          <w:color w:val="000000" w:themeColor="text1"/>
          <w:szCs w:val="24"/>
        </w:rPr>
        <w:t>taxa administrativa fixa</w:t>
      </w:r>
      <w:r w:rsidR="00461AC1" w:rsidRPr="00FC7A70">
        <w:rPr>
          <w:rFonts w:ascii="Garamond" w:hAnsi="Garamond"/>
          <w:color w:val="000000" w:themeColor="text1"/>
          <w:szCs w:val="24"/>
        </w:rPr>
        <w:t>.</w:t>
      </w:r>
    </w:p>
    <w:p w14:paraId="51842C5A" w14:textId="5BDF6899" w:rsidR="002445F6" w:rsidRPr="00FC7A70" w:rsidRDefault="00FB0DD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É também</w:t>
      </w:r>
      <w:r w:rsidR="00C42C36" w:rsidRPr="00FC7A70">
        <w:rPr>
          <w:rFonts w:ascii="Garamond" w:hAnsi="Garamond"/>
          <w:color w:val="000000" w:themeColor="text1"/>
          <w:szCs w:val="24"/>
        </w:rPr>
        <w:t xml:space="preserve"> atualizado </w:t>
      </w:r>
      <w:r w:rsidR="007875D0" w:rsidRPr="00FC7A70">
        <w:rPr>
          <w:rFonts w:ascii="Garamond" w:hAnsi="Garamond"/>
          <w:color w:val="000000" w:themeColor="text1"/>
          <w:szCs w:val="24"/>
        </w:rPr>
        <w:t xml:space="preserve">o elenco de códigos de atividade económica </w:t>
      </w:r>
      <w:r w:rsidR="00F7697E" w:rsidRPr="00FC7A70">
        <w:rPr>
          <w:rFonts w:ascii="Garamond" w:hAnsi="Garamond"/>
          <w:color w:val="000000" w:themeColor="text1"/>
          <w:szCs w:val="24"/>
        </w:rPr>
        <w:t xml:space="preserve">de referência para estabelecimentos de comércio e de armazéns de alimentos e de restauração ou de bebidas sujeitos a título digital de atividade económica, de modo a incluir novas realidades que foram, entretanto, surgindo, tais como as </w:t>
      </w:r>
      <w:r w:rsidR="00F7697E" w:rsidRPr="00FC7A70">
        <w:rPr>
          <w:rFonts w:ascii="Garamond" w:hAnsi="Garamond"/>
          <w:i/>
          <w:iCs/>
          <w:color w:val="000000" w:themeColor="text1"/>
          <w:szCs w:val="24"/>
        </w:rPr>
        <w:t>dark store</w:t>
      </w:r>
      <w:r w:rsidR="00F7697E" w:rsidRPr="00FC7A70">
        <w:rPr>
          <w:rFonts w:ascii="Garamond" w:hAnsi="Garamond"/>
          <w:color w:val="000000" w:themeColor="text1"/>
          <w:szCs w:val="24"/>
        </w:rPr>
        <w:t xml:space="preserve"> e as </w:t>
      </w:r>
      <w:r w:rsidR="00F7697E" w:rsidRPr="00FC7A70">
        <w:rPr>
          <w:rFonts w:ascii="Garamond" w:hAnsi="Garamond"/>
          <w:i/>
          <w:iCs/>
          <w:color w:val="000000" w:themeColor="text1"/>
          <w:szCs w:val="24"/>
        </w:rPr>
        <w:t>dark kitchen</w:t>
      </w:r>
      <w:r w:rsidR="00F7697E" w:rsidRPr="00FC7A70">
        <w:rPr>
          <w:rFonts w:ascii="Garamond" w:hAnsi="Garamond"/>
          <w:color w:val="000000" w:themeColor="text1"/>
          <w:szCs w:val="24"/>
        </w:rPr>
        <w:t>.</w:t>
      </w:r>
    </w:p>
    <w:p w14:paraId="5B4DAAEF" w14:textId="7590D9C5" w:rsidR="008A4623" w:rsidRPr="00FC7A70" w:rsidRDefault="00F7697E" w:rsidP="00DF7BBF">
      <w:pPr>
        <w:widowControl w:val="0"/>
        <w:spacing w:after="120"/>
        <w:rPr>
          <w:rFonts w:ascii="Garamond" w:hAnsi="Garamond"/>
          <w:color w:val="000000" w:themeColor="text1"/>
          <w:szCs w:val="24"/>
        </w:rPr>
      </w:pPr>
      <w:del w:id="24" w:author="G-MECT" w:date="2026-09-11T22:38:00Z" w16du:dateUtc="2026-09-11T21:38:00Z">
        <w:r w:rsidRPr="00FC7A70" w:rsidDel="005B1323">
          <w:rPr>
            <w:rFonts w:ascii="Garamond" w:hAnsi="Garamond"/>
            <w:color w:val="000000" w:themeColor="text1"/>
            <w:szCs w:val="24"/>
          </w:rPr>
          <w:delText>Por fim, c</w:delText>
        </w:r>
      </w:del>
      <w:ins w:id="25" w:author="G-MECT" w:date="2026-09-11T22:38:00Z" w16du:dateUtc="2026-09-11T21:38:00Z">
        <w:r w:rsidR="005B1323">
          <w:rPr>
            <w:rFonts w:ascii="Garamond" w:hAnsi="Garamond"/>
            <w:color w:val="000000" w:themeColor="text1"/>
            <w:szCs w:val="24"/>
          </w:rPr>
          <w:t>C</w:t>
        </w:r>
      </w:ins>
      <w:r w:rsidR="008A4623" w:rsidRPr="00FC7A70">
        <w:rPr>
          <w:rFonts w:ascii="Garamond" w:hAnsi="Garamond"/>
          <w:color w:val="000000" w:themeColor="text1"/>
          <w:szCs w:val="24"/>
        </w:rPr>
        <w:t>om vista a disponibilizar informação atualizada sobre a indústria,</w:t>
      </w:r>
      <w:r w:rsidR="008F06D8" w:rsidRPr="00FC7A70">
        <w:rPr>
          <w:rFonts w:ascii="Garamond" w:hAnsi="Garamond"/>
          <w:color w:val="000000" w:themeColor="text1"/>
          <w:szCs w:val="24"/>
        </w:rPr>
        <w:t xml:space="preserve"> pecuária,</w:t>
      </w:r>
      <w:r w:rsidR="008A4623" w:rsidRPr="00FC7A70">
        <w:rPr>
          <w:rFonts w:ascii="Garamond" w:hAnsi="Garamond"/>
          <w:color w:val="000000" w:themeColor="text1"/>
          <w:szCs w:val="24"/>
        </w:rPr>
        <w:t xml:space="preserve"> turismo, comércio, serviços e demais atividades abrangidas pelo </w:t>
      </w:r>
      <w:r w:rsidR="008C68C1" w:rsidRPr="00FC7A70">
        <w:rPr>
          <w:rFonts w:ascii="Garamond" w:hAnsi="Garamond"/>
          <w:color w:val="000000" w:themeColor="text1"/>
          <w:szCs w:val="24"/>
        </w:rPr>
        <w:t>CLAE</w:t>
      </w:r>
      <w:r w:rsidR="008A4623" w:rsidRPr="00FC7A70">
        <w:rPr>
          <w:rFonts w:ascii="Garamond" w:hAnsi="Garamond"/>
          <w:color w:val="000000" w:themeColor="text1"/>
          <w:szCs w:val="24"/>
        </w:rPr>
        <w:t xml:space="preserve">, relevante para a definição de políticas públicas mais ajustadas aos setores em causa, estabelece-se a criação de um cadastro setorial, bem como </w:t>
      </w:r>
      <w:r w:rsidR="0097552A" w:rsidRPr="00FC7A70">
        <w:rPr>
          <w:rFonts w:ascii="Garamond" w:hAnsi="Garamond"/>
          <w:color w:val="000000" w:themeColor="text1"/>
          <w:szCs w:val="24"/>
        </w:rPr>
        <w:t xml:space="preserve">se </w:t>
      </w:r>
      <w:r w:rsidR="008A4623" w:rsidRPr="00FC7A70">
        <w:rPr>
          <w:rFonts w:ascii="Garamond" w:hAnsi="Garamond"/>
          <w:color w:val="000000" w:themeColor="text1"/>
          <w:szCs w:val="24"/>
        </w:rPr>
        <w:t>assegura a partilha de informação existente entre os serviços e organismos da Administração Pública quer para efeitos do cadastro, quer para efeitos de fiscalização, que</w:t>
      </w:r>
      <w:r w:rsidR="00904283" w:rsidRPr="00FC7A70">
        <w:rPr>
          <w:rFonts w:ascii="Garamond" w:hAnsi="Garamond"/>
          <w:color w:val="000000" w:themeColor="text1"/>
          <w:szCs w:val="24"/>
        </w:rPr>
        <w:t>r</w:t>
      </w:r>
      <w:r w:rsidR="008A4623" w:rsidRPr="00FC7A70">
        <w:rPr>
          <w:rFonts w:ascii="Garamond" w:hAnsi="Garamond"/>
          <w:color w:val="000000" w:themeColor="text1"/>
          <w:szCs w:val="24"/>
        </w:rPr>
        <w:t xml:space="preserve"> ainda para apoiar o preenchimento automático de formulários e a avaliação dos pedidos formulados ao abrigo do </w:t>
      </w:r>
      <w:r w:rsidR="008C68C1" w:rsidRPr="00FC7A70">
        <w:rPr>
          <w:rFonts w:ascii="Garamond" w:hAnsi="Garamond"/>
          <w:color w:val="000000" w:themeColor="text1"/>
          <w:szCs w:val="24"/>
        </w:rPr>
        <w:t>CLAE</w:t>
      </w:r>
      <w:r w:rsidR="008A4623" w:rsidRPr="00FC7A70">
        <w:rPr>
          <w:rFonts w:ascii="Garamond" w:hAnsi="Garamond"/>
          <w:color w:val="000000" w:themeColor="text1"/>
          <w:szCs w:val="24"/>
        </w:rPr>
        <w:t>.</w:t>
      </w:r>
    </w:p>
    <w:p w14:paraId="394E28AD" w14:textId="6838BD94" w:rsidR="00301E62" w:rsidRPr="00FC7A70" w:rsidRDefault="005B1323" w:rsidP="00DF7BBF">
      <w:pPr>
        <w:widowControl w:val="0"/>
        <w:spacing w:after="120"/>
        <w:rPr>
          <w:rFonts w:ascii="Garamond" w:hAnsi="Garamond"/>
          <w:color w:val="000000" w:themeColor="text1"/>
          <w:szCs w:val="24"/>
        </w:rPr>
      </w:pPr>
      <w:ins w:id="26" w:author="G-MECT" w:date="2026-09-11T22:37:00Z" w16du:dateUtc="2026-09-11T21:37:00Z">
        <w:r>
          <w:rPr>
            <w:rFonts w:ascii="Garamond" w:hAnsi="Garamond"/>
            <w:color w:val="000000" w:themeColor="text1"/>
            <w:szCs w:val="24"/>
          </w:rPr>
          <w:t>Por fi</w:t>
        </w:r>
      </w:ins>
      <w:ins w:id="27" w:author="G-MECT" w:date="2026-09-11T22:38:00Z" w16du:dateUtc="2026-09-11T21:38:00Z">
        <w:r>
          <w:rPr>
            <w:rFonts w:ascii="Garamond" w:hAnsi="Garamond"/>
            <w:color w:val="000000" w:themeColor="text1"/>
            <w:szCs w:val="24"/>
          </w:rPr>
          <w:t xml:space="preserve">m, </w:t>
        </w:r>
      </w:ins>
      <w:del w:id="28" w:author="G-MECT" w:date="2026-09-11T22:38:00Z" w16du:dateUtc="2026-09-11T21:38:00Z">
        <w:r w:rsidR="006572F3" w:rsidRPr="00FC7A70" w:rsidDel="005B1323">
          <w:rPr>
            <w:rFonts w:ascii="Garamond" w:hAnsi="Garamond"/>
            <w:color w:val="000000" w:themeColor="text1"/>
            <w:szCs w:val="24"/>
          </w:rPr>
          <w:delText>A</w:delText>
        </w:r>
      </w:del>
      <w:ins w:id="29" w:author="G-MECT" w:date="2026-09-11T22:38:00Z" w16du:dateUtc="2026-09-11T21:38:00Z">
        <w:r>
          <w:rPr>
            <w:rFonts w:ascii="Garamond" w:hAnsi="Garamond"/>
            <w:color w:val="000000" w:themeColor="text1"/>
            <w:szCs w:val="24"/>
          </w:rPr>
          <w:t>a</w:t>
        </w:r>
      </w:ins>
      <w:r w:rsidR="006572F3" w:rsidRPr="00FC7A70">
        <w:rPr>
          <w:rFonts w:ascii="Garamond" w:hAnsi="Garamond"/>
          <w:color w:val="000000" w:themeColor="text1"/>
          <w:szCs w:val="24"/>
        </w:rPr>
        <w:t>tenta a transversalidade</w:t>
      </w:r>
      <w:r w:rsidR="00FD3E09" w:rsidRPr="00FC7A70">
        <w:rPr>
          <w:rFonts w:ascii="Garamond" w:hAnsi="Garamond"/>
          <w:color w:val="000000" w:themeColor="text1"/>
          <w:szCs w:val="24"/>
        </w:rPr>
        <w:t xml:space="preserve"> </w:t>
      </w:r>
      <w:r w:rsidR="00003FF1" w:rsidRPr="00FC7A70">
        <w:rPr>
          <w:rFonts w:ascii="Garamond" w:hAnsi="Garamond"/>
          <w:color w:val="000000" w:themeColor="text1"/>
          <w:szCs w:val="24"/>
        </w:rPr>
        <w:t>do diploma, estabelece-se a rea</w:t>
      </w:r>
      <w:r w:rsidR="00E03587" w:rsidRPr="00FC7A70">
        <w:rPr>
          <w:rFonts w:ascii="Garamond" w:hAnsi="Garamond"/>
          <w:color w:val="000000" w:themeColor="text1"/>
          <w:szCs w:val="24"/>
        </w:rPr>
        <w:t xml:space="preserve">lização de uma avaliação do impacto </w:t>
      </w:r>
      <w:r w:rsidR="00B00A06" w:rsidRPr="00FC7A70">
        <w:rPr>
          <w:rFonts w:ascii="Garamond" w:hAnsi="Garamond"/>
          <w:i/>
          <w:iCs/>
          <w:color w:val="000000" w:themeColor="text1"/>
          <w:szCs w:val="24"/>
        </w:rPr>
        <w:t>ex post</w:t>
      </w:r>
      <w:r w:rsidR="00003FF1" w:rsidRPr="00FC7A70">
        <w:rPr>
          <w:rFonts w:ascii="Garamond" w:hAnsi="Garamond"/>
          <w:color w:val="000000" w:themeColor="text1"/>
          <w:szCs w:val="24"/>
        </w:rPr>
        <w:t xml:space="preserve">, na expetativa de que </w:t>
      </w:r>
      <w:r w:rsidR="00360A57" w:rsidRPr="00FC7A70">
        <w:rPr>
          <w:rFonts w:ascii="Garamond" w:hAnsi="Garamond"/>
          <w:color w:val="000000" w:themeColor="text1"/>
          <w:szCs w:val="24"/>
        </w:rPr>
        <w:t xml:space="preserve">outras atividades económicas possam </w:t>
      </w:r>
      <w:r w:rsidR="00E83600" w:rsidRPr="00FC7A70">
        <w:rPr>
          <w:rFonts w:ascii="Garamond" w:hAnsi="Garamond"/>
          <w:color w:val="000000" w:themeColor="text1"/>
          <w:szCs w:val="24"/>
        </w:rPr>
        <w:t xml:space="preserve">integrar </w:t>
      </w:r>
      <w:r w:rsidR="00360A57" w:rsidRPr="00FC7A70">
        <w:rPr>
          <w:rFonts w:ascii="Garamond" w:hAnsi="Garamond"/>
          <w:color w:val="000000" w:themeColor="text1"/>
          <w:szCs w:val="24"/>
        </w:rPr>
        <w:t xml:space="preserve">o </w:t>
      </w:r>
      <w:r w:rsidR="008C68C1" w:rsidRPr="00FC7A70">
        <w:rPr>
          <w:rFonts w:ascii="Garamond" w:hAnsi="Garamond"/>
          <w:color w:val="000000" w:themeColor="text1"/>
          <w:szCs w:val="24"/>
        </w:rPr>
        <w:t>CLAE</w:t>
      </w:r>
      <w:r w:rsidR="000C6916" w:rsidRPr="00FC7A70">
        <w:rPr>
          <w:rFonts w:ascii="Garamond" w:hAnsi="Garamond"/>
          <w:color w:val="000000" w:themeColor="text1"/>
          <w:szCs w:val="24"/>
        </w:rPr>
        <w:t xml:space="preserve"> e</w:t>
      </w:r>
      <w:r w:rsidR="00E83600" w:rsidRPr="00FC7A70">
        <w:rPr>
          <w:rFonts w:ascii="Garamond" w:hAnsi="Garamond"/>
          <w:color w:val="000000" w:themeColor="text1"/>
          <w:szCs w:val="24"/>
        </w:rPr>
        <w:t xml:space="preserve"> que outros custos de contexto, para os operadores económicos e </w:t>
      </w:r>
      <w:r w:rsidR="001C6BD4" w:rsidRPr="00FC7A70">
        <w:rPr>
          <w:rFonts w:ascii="Garamond" w:hAnsi="Garamond"/>
          <w:color w:val="000000" w:themeColor="text1"/>
          <w:szCs w:val="24"/>
        </w:rPr>
        <w:t xml:space="preserve">para a Administração Pública, possam ser </w:t>
      </w:r>
      <w:r w:rsidR="00E83600" w:rsidRPr="00FC7A70">
        <w:rPr>
          <w:rFonts w:ascii="Garamond" w:hAnsi="Garamond"/>
          <w:color w:val="000000" w:themeColor="text1"/>
          <w:szCs w:val="24"/>
        </w:rPr>
        <w:t>removidos.</w:t>
      </w:r>
    </w:p>
    <w:p w14:paraId="589257A3" w14:textId="4FA96474" w:rsidR="004C4645" w:rsidRDefault="4E4BD279">
      <w:pPr>
        <w:widowControl w:val="0"/>
        <w:spacing w:after="240"/>
        <w:rPr>
          <w:rFonts w:ascii="Garamond" w:eastAsia="Garamond" w:hAnsi="Garamond" w:cs="Garamond"/>
          <w:color w:val="000000" w:themeColor="text1"/>
          <w:sz w:val="22"/>
          <w:rPrChange w:id="30" w:author="Nádia Silvestre" w:date="2026-09-18T10:33:00Z">
            <w:rPr>
              <w:rFonts w:ascii="Garamond" w:hAnsi="Garamond"/>
              <w:color w:val="000000" w:themeColor="text1"/>
            </w:rPr>
          </w:rPrChange>
        </w:rPr>
        <w:pPrChange w:id="31" w:author="Nádia Silvestre" w:date="2026-09-18T10:37:00Z">
          <w:pPr>
            <w:spacing w:after="240"/>
          </w:pPr>
        </w:pPrChange>
      </w:pPr>
      <w:r w:rsidRPr="482EA073">
        <w:rPr>
          <w:rFonts w:ascii="Garamond" w:hAnsi="Garamond"/>
          <w:color w:val="000000" w:themeColor="text1"/>
        </w:rPr>
        <w:t xml:space="preserve">Numa fase preliminar de preparação do diploma, </w:t>
      </w:r>
      <w:r w:rsidR="36628F66" w:rsidRPr="482EA073">
        <w:rPr>
          <w:rFonts w:ascii="Garamond" w:hAnsi="Garamond"/>
          <w:color w:val="000000" w:themeColor="text1"/>
        </w:rPr>
        <w:t>foi promovida a auscultação d</w:t>
      </w:r>
      <w:r w:rsidRPr="482EA073">
        <w:rPr>
          <w:rFonts w:ascii="Garamond" w:hAnsi="Garamond"/>
          <w:color w:val="000000" w:themeColor="text1"/>
        </w:rPr>
        <w:t xml:space="preserve">a </w:t>
      </w:r>
      <w:r w:rsidR="653AF887" w:rsidRPr="482EA073">
        <w:rPr>
          <w:rFonts w:ascii="Garamond" w:hAnsi="Garamond"/>
          <w:color w:val="000000" w:themeColor="text1"/>
        </w:rPr>
        <w:t>Associação dos Industriais Metalúrgicos, Metalomecânicos e Afins de Portugal</w:t>
      </w:r>
      <w:r w:rsidR="30A5BA56" w:rsidRPr="482EA073">
        <w:rPr>
          <w:rFonts w:ascii="Garamond" w:hAnsi="Garamond"/>
          <w:color w:val="000000" w:themeColor="text1"/>
        </w:rPr>
        <w:t>,</w:t>
      </w:r>
      <w:del w:id="32" w:author="Nádia Silvestre" w:date="2026-09-18T10:29:00Z" w16du:dateUtc="2026-09-18T10:29:51Z">
        <w:r w:rsidR="004C4645" w:rsidRPr="482EA073" w:rsidDel="30A5BA56">
          <w:rPr>
            <w:rFonts w:ascii="Garamond" w:hAnsi="Garamond"/>
            <w:color w:val="000000" w:themeColor="text1"/>
          </w:rPr>
          <w:delText xml:space="preserve"> </w:delText>
        </w:r>
      </w:del>
      <w:r w:rsidR="77AB4D8C" w:rsidRPr="482EA073">
        <w:rPr>
          <w:rFonts w:ascii="Garamond" w:hAnsi="Garamond"/>
          <w:color w:val="000000" w:themeColor="text1"/>
        </w:rPr>
        <w:t>a</w:t>
      </w:r>
      <w:ins w:id="33" w:author="Nádia Silvestre" w:date="2026-09-18T10:37:00Z" w16du:dateUtc="2026-09-18T10:37:00Z">
        <w:r w:rsidR="77AB4D8C" w:rsidRPr="482EA073">
          <w:rPr>
            <w:rFonts w:ascii="Garamond" w:hAnsi="Garamond"/>
            <w:color w:val="000000" w:themeColor="text1"/>
          </w:rPr>
          <w:t xml:space="preserve"> a </w:t>
        </w:r>
        <w:r w:rsidR="77AB4D8C" w:rsidRPr="482EA073">
          <w:rPr>
            <w:rFonts w:ascii="Garamond" w:eastAsia="Garamond" w:hAnsi="Garamond" w:cs="Garamond"/>
            <w:color w:val="000000" w:themeColor="text1"/>
            <w:sz w:val="22"/>
          </w:rPr>
          <w:t>C</w:t>
        </w:r>
        <w:r w:rsidR="77AB4D8C" w:rsidRPr="482EA073">
          <w:rPr>
            <w:rFonts w:ascii="Garamond" w:eastAsia="Garamond" w:hAnsi="Garamond" w:cs="Garamond"/>
            <w:b/>
            <w:bCs/>
            <w:color w:val="000000" w:themeColor="text1"/>
            <w:sz w:val="22"/>
          </w:rPr>
          <w:t xml:space="preserve">onfederação dos Agricultores de Portugal, a </w:t>
        </w:r>
        <w:r w:rsidR="77AB4D8C" w:rsidRPr="482EA073">
          <w:rPr>
            <w:rFonts w:ascii="Garamond" w:eastAsia="Garamond" w:hAnsi="Garamond" w:cs="Garamond"/>
            <w:b/>
            <w:bCs/>
            <w:color w:val="767676"/>
            <w:sz w:val="22"/>
          </w:rPr>
          <w:t>Confederação Nacional das Cooperativas Agrícolas e do Crédito Agrícola de Portugal,</w:t>
        </w:r>
        <w:r w:rsidR="77AB4D8C" w:rsidRPr="482EA073">
          <w:rPr>
            <w:rFonts w:ascii="Garamond" w:eastAsia="Garamond" w:hAnsi="Garamond" w:cs="Garamond"/>
            <w:b/>
            <w:bCs/>
            <w:color w:val="6C6C6C"/>
            <w:sz w:val="22"/>
          </w:rPr>
          <w:t xml:space="preserve"> a F</w:t>
        </w:r>
        <w:r w:rsidR="77AB4D8C" w:rsidRPr="482EA073">
          <w:rPr>
            <w:rFonts w:ascii="Garamond" w:eastAsia="Garamond" w:hAnsi="Garamond" w:cs="Garamond"/>
            <w:b/>
            <w:bCs/>
            <w:sz w:val="22"/>
          </w:rPr>
          <w:t xml:space="preserve">ederação Portuguesa de Associações de Suinicultores, </w:t>
        </w:r>
        <w:r w:rsidR="77AB4D8C" w:rsidRPr="482EA073">
          <w:rPr>
            <w:rFonts w:ascii="Garamond" w:eastAsia="Garamond" w:hAnsi="Garamond" w:cs="Garamond"/>
            <w:b/>
            <w:bCs/>
            <w:color w:val="767676"/>
            <w:sz w:val="22"/>
          </w:rPr>
          <w:t>Confederação Nacional da Agricultura, a Associação dos Jovens Agricultores de Portugal,</w:t>
        </w:r>
      </w:ins>
      <w:ins w:id="34" w:author="Nádia Silvestre" w:date="2026-09-18T10:29:00Z" w16du:dateUtc="2026-09-18T10:29:33Z">
        <w:r w:rsidR="3BA33A3A" w:rsidRPr="482EA073">
          <w:rPr>
            <w:rFonts w:ascii="Garamond" w:eastAsia="Garamond" w:hAnsi="Garamond" w:cs="Garamond"/>
            <w:color w:val="000000" w:themeColor="text1"/>
            <w:sz w:val="22"/>
            <w:rPrChange w:id="35" w:author="Nádia Silvestre" w:date="2026-09-18T10:31:00Z" w16du:dateUtc="2026-09-18T10:31:13Z">
              <w:rPr>
                <w:rFonts w:ascii="Garamond" w:hAnsi="Garamond"/>
                <w:color w:val="000000" w:themeColor="text1"/>
              </w:rPr>
            </w:rPrChange>
          </w:rPr>
          <w:t xml:space="preserve"> </w:t>
        </w:r>
      </w:ins>
      <w:r w:rsidR="653AF887" w:rsidRPr="482EA073">
        <w:rPr>
          <w:rFonts w:ascii="Garamond" w:eastAsia="Garamond" w:hAnsi="Garamond" w:cs="Garamond"/>
          <w:color w:val="000000" w:themeColor="text1"/>
          <w:sz w:val="22"/>
          <w:rPrChange w:id="36" w:author="Nádia Silvestre" w:date="2026-09-18T10:31:00Z" w16du:dateUtc="2026-09-18T10:31:37Z">
            <w:rPr>
              <w:rFonts w:ascii="Garamond" w:hAnsi="Garamond"/>
              <w:color w:val="000000" w:themeColor="text1"/>
            </w:rPr>
          </w:rPrChange>
        </w:rPr>
        <w:t xml:space="preserve">a </w:t>
      </w:r>
      <w:r w:rsidR="30A5BA56" w:rsidRPr="482EA073">
        <w:rPr>
          <w:rFonts w:ascii="Garamond" w:eastAsia="Garamond" w:hAnsi="Garamond" w:cs="Garamond"/>
          <w:color w:val="000000" w:themeColor="text1"/>
          <w:sz w:val="22"/>
          <w:rPrChange w:id="37" w:author="Nádia Silvestre" w:date="2026-09-18T10:31:00Z" w16du:dateUtc="2026-09-18T10:31:37Z">
            <w:rPr>
              <w:rFonts w:ascii="Garamond" w:hAnsi="Garamond"/>
              <w:color w:val="000000" w:themeColor="text1"/>
            </w:rPr>
          </w:rPrChange>
        </w:rPr>
        <w:t>A</w:t>
      </w:r>
      <w:r w:rsidR="653AF887" w:rsidRPr="482EA073">
        <w:rPr>
          <w:rFonts w:ascii="Garamond" w:eastAsia="Garamond" w:hAnsi="Garamond" w:cs="Garamond"/>
          <w:color w:val="000000" w:themeColor="text1"/>
          <w:sz w:val="22"/>
          <w:rPrChange w:id="38" w:author="Nádia Silvestre" w:date="2026-09-18T10:31:00Z" w16du:dateUtc="2026-09-18T10:31:37Z">
            <w:rPr>
              <w:rFonts w:ascii="Garamond" w:hAnsi="Garamond"/>
              <w:color w:val="000000" w:themeColor="text1"/>
            </w:rPr>
          </w:rPrChange>
        </w:rPr>
        <w:t>ssociação da Hotelaria de Portugal</w:t>
      </w:r>
      <w:r w:rsidR="30A5BA56" w:rsidRPr="482EA073">
        <w:rPr>
          <w:rFonts w:ascii="Garamond" w:eastAsia="Garamond" w:hAnsi="Garamond" w:cs="Garamond"/>
          <w:color w:val="000000" w:themeColor="text1"/>
          <w:sz w:val="22"/>
          <w:rPrChange w:id="39" w:author="Nádia Silvestre" w:date="2026-09-18T10:31:00Z" w16du:dateUtc="2026-09-18T10:31:37Z">
            <w:rPr>
              <w:rFonts w:ascii="Garamond" w:hAnsi="Garamond"/>
              <w:color w:val="000000" w:themeColor="text1"/>
            </w:rPr>
          </w:rPrChange>
        </w:rPr>
        <w:t xml:space="preserve"> </w:t>
      </w:r>
      <w:r w:rsidR="653AF887" w:rsidRPr="482EA073">
        <w:rPr>
          <w:rFonts w:ascii="Garamond" w:eastAsia="Garamond" w:hAnsi="Garamond" w:cs="Garamond"/>
          <w:color w:val="000000" w:themeColor="text1"/>
          <w:sz w:val="22"/>
          <w:rPrChange w:id="40" w:author="Nádia Silvestre" w:date="2026-09-18T10:31:00Z" w16du:dateUtc="2026-09-18T10:31:37Z">
            <w:rPr>
              <w:rFonts w:ascii="Garamond" w:hAnsi="Garamond"/>
              <w:color w:val="000000" w:themeColor="text1"/>
            </w:rPr>
          </w:rPrChange>
        </w:rPr>
        <w:t>a Associação da Hotelaria, Restauração e Similares de Portugal</w:t>
      </w:r>
      <w:r w:rsidR="30A5BA56" w:rsidRPr="482EA073">
        <w:rPr>
          <w:rFonts w:ascii="Garamond" w:eastAsia="Garamond" w:hAnsi="Garamond" w:cs="Garamond"/>
          <w:color w:val="000000" w:themeColor="text1"/>
          <w:sz w:val="22"/>
          <w:rPrChange w:id="41" w:author="Nádia Silvestre" w:date="2026-09-18T10:31:00Z" w16du:dateUtc="2026-09-18T10:31:37Z">
            <w:rPr>
              <w:rFonts w:ascii="Garamond" w:hAnsi="Garamond"/>
              <w:color w:val="000000" w:themeColor="text1"/>
            </w:rPr>
          </w:rPrChange>
        </w:rPr>
        <w:t xml:space="preserve">, </w:t>
      </w:r>
      <w:r w:rsidR="40C25B93" w:rsidRPr="482EA073">
        <w:rPr>
          <w:rFonts w:ascii="Garamond" w:eastAsia="Garamond" w:hAnsi="Garamond" w:cs="Garamond"/>
          <w:color w:val="000000" w:themeColor="text1"/>
          <w:sz w:val="22"/>
          <w:rPrChange w:id="42" w:author="Nádia Silvestre" w:date="2026-09-18T10:31:00Z" w16du:dateUtc="2026-09-18T10:31:37Z">
            <w:rPr>
              <w:rFonts w:ascii="Garamond" w:hAnsi="Garamond"/>
              <w:color w:val="000000" w:themeColor="text1"/>
            </w:rPr>
          </w:rPrChange>
        </w:rPr>
        <w:t>a Associa</w:t>
      </w:r>
      <w:r w:rsidR="40C25B93" w:rsidRPr="482EA073">
        <w:rPr>
          <w:rFonts w:ascii="Garamond" w:eastAsia="Garamond" w:hAnsi="Garamond" w:cs="Garamond"/>
          <w:color w:val="000000" w:themeColor="text1"/>
          <w:sz w:val="22"/>
          <w:rPrChange w:id="43" w:author="Nádia Silvestre" w:date="2026-09-18T10:31:00Z" w16du:dateUtc="2026-09-18T10:31:47Z">
            <w:rPr>
              <w:rFonts w:ascii="Garamond" w:hAnsi="Garamond"/>
              <w:color w:val="000000" w:themeColor="text1"/>
            </w:rPr>
          </w:rPrChange>
        </w:rPr>
        <w:t>ção Nacional das Empresas Metalúrgicas e Electromecânicas</w:t>
      </w:r>
      <w:r w:rsidR="30A5BA56" w:rsidRPr="482EA073">
        <w:rPr>
          <w:rFonts w:ascii="Garamond" w:eastAsia="Garamond" w:hAnsi="Garamond" w:cs="Garamond"/>
          <w:color w:val="000000" w:themeColor="text1"/>
          <w:sz w:val="22"/>
          <w:rPrChange w:id="44" w:author="Nádia Silvestre" w:date="2026-09-18T10:31:00Z" w16du:dateUtc="2026-09-18T10:31:47Z">
            <w:rPr>
              <w:rFonts w:ascii="Garamond" w:hAnsi="Garamond"/>
              <w:color w:val="000000" w:themeColor="text1"/>
            </w:rPr>
          </w:rPrChange>
        </w:rPr>
        <w:t xml:space="preserve">, </w:t>
      </w:r>
      <w:r w:rsidR="40C25B93" w:rsidRPr="482EA073">
        <w:rPr>
          <w:rFonts w:ascii="Garamond" w:eastAsia="Garamond" w:hAnsi="Garamond" w:cs="Garamond"/>
          <w:color w:val="000000" w:themeColor="text1"/>
          <w:sz w:val="22"/>
          <w:rPrChange w:id="45" w:author="Nádia Silvestre" w:date="2026-09-18T10:31:00Z" w16du:dateUtc="2026-09-18T10:31:47Z">
            <w:rPr>
              <w:rFonts w:ascii="Garamond" w:hAnsi="Garamond"/>
              <w:color w:val="000000" w:themeColor="text1"/>
            </w:rPr>
          </w:rPrChange>
        </w:rPr>
        <w:t>a Associação Portuguesa d</w:t>
      </w:r>
      <w:r w:rsidR="40C25B93" w:rsidRPr="482EA073">
        <w:rPr>
          <w:rFonts w:ascii="Garamond" w:eastAsia="Garamond" w:hAnsi="Garamond" w:cs="Garamond"/>
          <w:color w:val="000000" w:themeColor="text1"/>
          <w:sz w:val="22"/>
          <w:rPrChange w:id="46" w:author="Nádia Silvestre" w:date="2026-09-18T10:33:00Z" w16du:dateUtc="2026-09-18T10:33:05Z">
            <w:rPr>
              <w:rFonts w:ascii="Garamond" w:hAnsi="Garamond"/>
              <w:color w:val="000000" w:themeColor="text1"/>
            </w:rPr>
          </w:rPrChange>
        </w:rPr>
        <w:t>e Centros Comerciais</w:t>
      </w:r>
      <w:r w:rsidR="30A5BA56" w:rsidRPr="482EA073">
        <w:rPr>
          <w:rFonts w:ascii="Garamond" w:eastAsia="Garamond" w:hAnsi="Garamond" w:cs="Garamond"/>
          <w:color w:val="000000" w:themeColor="text1"/>
          <w:sz w:val="22"/>
          <w:rPrChange w:id="47" w:author="Nádia Silvestre" w:date="2026-09-18T10:33:00Z" w16du:dateUtc="2026-09-18T10:33:05Z">
            <w:rPr>
              <w:rFonts w:ascii="Garamond" w:hAnsi="Garamond"/>
              <w:color w:val="000000" w:themeColor="text1"/>
            </w:rPr>
          </w:rPrChange>
        </w:rPr>
        <w:t xml:space="preserve">, </w:t>
      </w:r>
      <w:r w:rsidR="40C25B93" w:rsidRPr="482EA073">
        <w:rPr>
          <w:rFonts w:ascii="Garamond" w:eastAsia="Garamond" w:hAnsi="Garamond" w:cs="Garamond"/>
          <w:color w:val="000000" w:themeColor="text1"/>
          <w:sz w:val="22"/>
          <w:rPrChange w:id="48" w:author="Nádia Silvestre" w:date="2026-09-18T10:33:00Z" w16du:dateUtc="2026-09-18T10:33:05Z">
            <w:rPr>
              <w:rFonts w:ascii="Garamond" w:hAnsi="Garamond"/>
              <w:color w:val="000000" w:themeColor="text1"/>
            </w:rPr>
          </w:rPrChange>
        </w:rPr>
        <w:t>a Associação Portuguesa de Empresas de Distribuição</w:t>
      </w:r>
      <w:r w:rsidR="30A5BA56" w:rsidRPr="482EA073">
        <w:rPr>
          <w:rFonts w:ascii="Garamond" w:eastAsia="Garamond" w:hAnsi="Garamond" w:cs="Garamond"/>
          <w:color w:val="000000" w:themeColor="text1"/>
          <w:sz w:val="22"/>
          <w:rPrChange w:id="49" w:author="Nádia Silvestre" w:date="2026-09-18T10:33:00Z" w16du:dateUtc="2026-09-18T10:33:05Z">
            <w:rPr>
              <w:rFonts w:ascii="Garamond" w:hAnsi="Garamond"/>
              <w:color w:val="000000" w:themeColor="text1"/>
            </w:rPr>
          </w:rPrChange>
        </w:rPr>
        <w:t xml:space="preserve">, </w:t>
      </w:r>
      <w:r w:rsidR="40C25B93" w:rsidRPr="482EA073">
        <w:rPr>
          <w:rFonts w:ascii="Garamond" w:eastAsia="Garamond" w:hAnsi="Garamond" w:cs="Garamond"/>
          <w:color w:val="000000" w:themeColor="text1"/>
          <w:sz w:val="22"/>
          <w:rPrChange w:id="50" w:author="Nádia Silvestre" w:date="2026-09-18T10:33:00Z" w16du:dateUtc="2026-09-18T10:33:05Z">
            <w:rPr>
              <w:rFonts w:ascii="Garamond" w:hAnsi="Garamond"/>
              <w:color w:val="000000" w:themeColor="text1"/>
            </w:rPr>
          </w:rPrChange>
        </w:rPr>
        <w:t xml:space="preserve">a </w:t>
      </w:r>
      <w:r w:rsidR="14DFCBF3" w:rsidRPr="482EA073">
        <w:rPr>
          <w:rFonts w:ascii="Garamond" w:eastAsia="Garamond" w:hAnsi="Garamond" w:cs="Garamond"/>
          <w:color w:val="000000" w:themeColor="text1"/>
          <w:sz w:val="22"/>
          <w:rPrChange w:id="51" w:author="Nádia Silvestre" w:date="2026-09-18T10:33:00Z" w16du:dateUtc="2026-09-18T10:33:05Z">
            <w:rPr>
              <w:rFonts w:ascii="Garamond" w:hAnsi="Garamond"/>
              <w:color w:val="000000" w:themeColor="text1"/>
            </w:rPr>
          </w:rPrChange>
        </w:rPr>
        <w:t>Associação Portuguesa de Parques Empresariais</w:t>
      </w:r>
      <w:r w:rsidR="30A5BA56" w:rsidRPr="482EA073">
        <w:rPr>
          <w:rFonts w:ascii="Garamond" w:eastAsia="Garamond" w:hAnsi="Garamond" w:cs="Garamond"/>
          <w:color w:val="000000" w:themeColor="text1"/>
          <w:sz w:val="22"/>
          <w:rPrChange w:id="52" w:author="Nádia Silvestre" w:date="2026-09-18T10:33:00Z" w16du:dateUtc="2026-09-18T10:33:05Z">
            <w:rPr>
              <w:rFonts w:ascii="Garamond" w:hAnsi="Garamond"/>
              <w:color w:val="000000" w:themeColor="text1"/>
            </w:rPr>
          </w:rPrChange>
        </w:rPr>
        <w:t xml:space="preserve">, </w:t>
      </w:r>
      <w:r w:rsidR="14DFCBF3" w:rsidRPr="482EA073">
        <w:rPr>
          <w:rFonts w:ascii="Garamond" w:eastAsia="Garamond" w:hAnsi="Garamond" w:cs="Garamond"/>
          <w:color w:val="000000" w:themeColor="text1"/>
          <w:sz w:val="22"/>
          <w:rPrChange w:id="53" w:author="Nádia Silvestre" w:date="2026-09-18T10:33:00Z" w16du:dateUtc="2026-09-18T10:33:05Z">
            <w:rPr>
              <w:rFonts w:ascii="Garamond" w:hAnsi="Garamond"/>
              <w:color w:val="000000" w:themeColor="text1"/>
            </w:rPr>
          </w:rPrChange>
        </w:rPr>
        <w:t xml:space="preserve">a </w:t>
      </w:r>
      <w:r w:rsidR="7F25290F" w:rsidRPr="482EA073">
        <w:rPr>
          <w:rFonts w:ascii="Garamond" w:eastAsia="Garamond" w:hAnsi="Garamond" w:cs="Garamond"/>
          <w:color w:val="000000" w:themeColor="text1"/>
          <w:sz w:val="22"/>
          <w:rPrChange w:id="54" w:author="Nádia Silvestre" w:date="2026-09-18T10:33:00Z" w16du:dateUtc="2026-09-18T10:33:05Z">
            <w:rPr>
              <w:rFonts w:ascii="Garamond" w:hAnsi="Garamond"/>
              <w:color w:val="000000" w:themeColor="text1"/>
            </w:rPr>
          </w:rPrChange>
        </w:rPr>
        <w:t>Associação Portuguesa de Promotores e Investidores Imobiliários</w:t>
      </w:r>
      <w:r w:rsidR="30A5BA56" w:rsidRPr="482EA073">
        <w:rPr>
          <w:rFonts w:ascii="Garamond" w:eastAsia="Garamond" w:hAnsi="Garamond" w:cs="Garamond"/>
          <w:color w:val="000000" w:themeColor="text1"/>
          <w:sz w:val="22"/>
          <w:rPrChange w:id="55" w:author="Nádia Silvestre" w:date="2026-09-18T10:33:00Z" w16du:dateUtc="2026-09-18T10:33:05Z">
            <w:rPr>
              <w:rFonts w:ascii="Garamond" w:hAnsi="Garamond"/>
              <w:color w:val="000000" w:themeColor="text1"/>
            </w:rPr>
          </w:rPrChange>
        </w:rPr>
        <w:t xml:space="preserve">, </w:t>
      </w:r>
      <w:r w:rsidR="7F25290F" w:rsidRPr="482EA073">
        <w:rPr>
          <w:rFonts w:ascii="Garamond" w:eastAsia="Garamond" w:hAnsi="Garamond" w:cs="Garamond"/>
          <w:color w:val="000000" w:themeColor="text1"/>
          <w:sz w:val="22"/>
          <w:rPrChange w:id="56" w:author="Nádia Silvestre" w:date="2026-09-18T10:33:00Z" w16du:dateUtc="2026-09-18T10:33:05Z">
            <w:rPr>
              <w:rFonts w:ascii="Garamond" w:hAnsi="Garamond"/>
              <w:color w:val="000000" w:themeColor="text1"/>
            </w:rPr>
          </w:rPrChange>
        </w:rPr>
        <w:t xml:space="preserve">a Associação Business Roundtable Portugal, a </w:t>
      </w:r>
      <w:r w:rsidR="510CBD13" w:rsidRPr="482EA073">
        <w:rPr>
          <w:rFonts w:ascii="Garamond" w:eastAsia="Garamond" w:hAnsi="Garamond" w:cs="Garamond"/>
          <w:color w:val="000000" w:themeColor="text1"/>
          <w:sz w:val="22"/>
          <w:rPrChange w:id="57" w:author="Nádia Silvestre" w:date="2026-09-18T10:33:00Z" w16du:dateUtc="2026-09-18T10:33:05Z">
            <w:rPr>
              <w:rFonts w:ascii="Garamond" w:hAnsi="Garamond"/>
              <w:color w:val="000000" w:themeColor="text1"/>
            </w:rPr>
          </w:rPrChange>
        </w:rPr>
        <w:t xml:space="preserve">Confederação do Comércio e Serviços de Portugal, a </w:t>
      </w:r>
      <w:r w:rsidR="7F25290F" w:rsidRPr="482EA073">
        <w:rPr>
          <w:rFonts w:ascii="Garamond" w:eastAsia="Garamond" w:hAnsi="Garamond" w:cs="Garamond"/>
          <w:color w:val="000000" w:themeColor="text1"/>
          <w:sz w:val="22"/>
          <w:rPrChange w:id="58" w:author="Nádia Silvestre" w:date="2026-09-18T10:33:00Z" w16du:dateUtc="2026-09-18T10:33:05Z">
            <w:rPr>
              <w:rFonts w:ascii="Garamond" w:hAnsi="Garamond"/>
              <w:color w:val="000000" w:themeColor="text1"/>
            </w:rPr>
          </w:rPrChange>
        </w:rPr>
        <w:t>Confederação Empresarial de Portugal</w:t>
      </w:r>
      <w:r w:rsidR="30A5BA56" w:rsidRPr="482EA073">
        <w:rPr>
          <w:rFonts w:ascii="Garamond" w:eastAsia="Garamond" w:hAnsi="Garamond" w:cs="Garamond"/>
          <w:color w:val="000000" w:themeColor="text1"/>
          <w:sz w:val="22"/>
          <w:rPrChange w:id="59" w:author="Nádia Silvestre" w:date="2026-09-18T10:33:00Z" w16du:dateUtc="2026-09-18T10:33:05Z">
            <w:rPr>
              <w:rFonts w:ascii="Garamond" w:hAnsi="Garamond"/>
              <w:color w:val="000000" w:themeColor="text1"/>
            </w:rPr>
          </w:rPrChange>
        </w:rPr>
        <w:t xml:space="preserve">, </w:t>
      </w:r>
      <w:r w:rsidR="510CBD13" w:rsidRPr="482EA073">
        <w:rPr>
          <w:rFonts w:ascii="Garamond" w:eastAsia="Garamond" w:hAnsi="Garamond" w:cs="Garamond"/>
          <w:color w:val="000000" w:themeColor="text1"/>
          <w:sz w:val="22"/>
          <w:rPrChange w:id="60" w:author="Nádia Silvestre" w:date="2026-09-18T10:33:00Z" w16du:dateUtc="2026-09-18T10:33:05Z">
            <w:rPr>
              <w:rFonts w:ascii="Garamond" w:hAnsi="Garamond"/>
              <w:color w:val="000000" w:themeColor="text1"/>
            </w:rPr>
          </w:rPrChange>
        </w:rPr>
        <w:t>a</w:t>
      </w:r>
      <w:r w:rsidR="30A5BA56" w:rsidRPr="482EA073">
        <w:rPr>
          <w:rFonts w:ascii="Garamond" w:eastAsia="Garamond" w:hAnsi="Garamond" w:cs="Garamond"/>
          <w:color w:val="000000" w:themeColor="text1"/>
          <w:sz w:val="22"/>
          <w:rPrChange w:id="61" w:author="Nádia Silvestre" w:date="2026-09-18T10:33:00Z" w16du:dateUtc="2026-09-18T10:33:05Z">
            <w:rPr>
              <w:rFonts w:ascii="Garamond" w:hAnsi="Garamond"/>
              <w:color w:val="000000" w:themeColor="text1"/>
            </w:rPr>
          </w:rPrChange>
        </w:rPr>
        <w:t xml:space="preserve"> C</w:t>
      </w:r>
      <w:r w:rsidR="510CBD13" w:rsidRPr="482EA073">
        <w:rPr>
          <w:rFonts w:ascii="Garamond" w:eastAsia="Garamond" w:hAnsi="Garamond" w:cs="Garamond"/>
          <w:color w:val="000000" w:themeColor="text1"/>
          <w:sz w:val="22"/>
          <w:rPrChange w:id="62" w:author="Nádia Silvestre" w:date="2026-09-18T10:33:00Z" w16du:dateUtc="2026-09-18T10:33:05Z">
            <w:rPr>
              <w:rFonts w:ascii="Garamond" w:hAnsi="Garamond"/>
              <w:color w:val="000000" w:themeColor="text1"/>
            </w:rPr>
          </w:rPrChange>
        </w:rPr>
        <w:t>onfederação de Turismo de Portugal, a</w:t>
      </w:r>
      <w:r w:rsidR="30A5BA56" w:rsidRPr="482EA073">
        <w:rPr>
          <w:rFonts w:ascii="Garamond" w:eastAsia="Garamond" w:hAnsi="Garamond" w:cs="Garamond"/>
          <w:color w:val="000000" w:themeColor="text1"/>
          <w:sz w:val="22"/>
          <w:rPrChange w:id="63" w:author="Nádia Silvestre" w:date="2026-09-18T10:33:00Z" w16du:dateUtc="2026-09-18T10:33:05Z">
            <w:rPr>
              <w:rFonts w:ascii="Garamond" w:hAnsi="Garamond"/>
              <w:color w:val="000000" w:themeColor="text1"/>
            </w:rPr>
          </w:rPrChange>
        </w:rPr>
        <w:t xml:space="preserve"> </w:t>
      </w:r>
      <w:r w:rsidR="36628F66" w:rsidRPr="482EA073">
        <w:rPr>
          <w:rFonts w:ascii="Garamond" w:eastAsia="Garamond" w:hAnsi="Garamond" w:cs="Garamond"/>
          <w:color w:val="000000" w:themeColor="text1"/>
          <w:sz w:val="22"/>
          <w:rPrChange w:id="64" w:author="Nádia Silvestre" w:date="2026-09-18T10:33:00Z" w16du:dateUtc="2026-09-18T10:33:05Z">
            <w:rPr>
              <w:rFonts w:ascii="Garamond" w:hAnsi="Garamond"/>
              <w:color w:val="000000" w:themeColor="text1"/>
            </w:rPr>
          </w:rPrChange>
        </w:rPr>
        <w:t>Federação Nacional das Associações de Feirantes</w:t>
      </w:r>
      <w:r w:rsidR="30A5BA56" w:rsidRPr="482EA073">
        <w:rPr>
          <w:rFonts w:ascii="Garamond" w:eastAsia="Garamond" w:hAnsi="Garamond" w:cs="Garamond"/>
          <w:color w:val="000000" w:themeColor="text1"/>
          <w:sz w:val="22"/>
          <w:rPrChange w:id="65" w:author="Nádia Silvestre" w:date="2026-09-18T10:33:00Z" w16du:dateUtc="2026-09-18T10:33:05Z">
            <w:rPr>
              <w:rFonts w:ascii="Garamond" w:hAnsi="Garamond"/>
              <w:color w:val="000000" w:themeColor="text1"/>
            </w:rPr>
          </w:rPrChange>
        </w:rPr>
        <w:t>,</w:t>
      </w:r>
      <w:r w:rsidR="4CB69F29" w:rsidRPr="482EA073">
        <w:rPr>
          <w:rFonts w:ascii="Garamond" w:eastAsia="Garamond" w:hAnsi="Garamond" w:cs="Garamond"/>
          <w:color w:val="000000" w:themeColor="text1"/>
          <w:sz w:val="22"/>
          <w:rPrChange w:id="66" w:author="Nádia Silvestre" w:date="2026-09-18T10:33:00Z" w16du:dateUtc="2026-09-18T10:33:05Z">
            <w:rPr>
              <w:rFonts w:ascii="Garamond" w:hAnsi="Garamond"/>
              <w:color w:val="000000" w:themeColor="text1"/>
            </w:rPr>
          </w:rPrChange>
        </w:rPr>
        <w:t xml:space="preserve"> a</w:t>
      </w:r>
      <w:r w:rsidR="30A5BA56" w:rsidRPr="482EA073">
        <w:rPr>
          <w:rFonts w:ascii="Garamond" w:eastAsia="Garamond" w:hAnsi="Garamond" w:cs="Garamond"/>
          <w:color w:val="000000" w:themeColor="text1"/>
          <w:sz w:val="22"/>
          <w:rPrChange w:id="67" w:author="Nádia Silvestre" w:date="2026-09-18T10:33:00Z" w16du:dateUtc="2026-09-18T10:33:05Z">
            <w:rPr>
              <w:rFonts w:ascii="Garamond" w:hAnsi="Garamond"/>
              <w:color w:val="000000" w:themeColor="text1"/>
            </w:rPr>
          </w:rPrChange>
        </w:rPr>
        <w:t xml:space="preserve"> O</w:t>
      </w:r>
      <w:r w:rsidR="4CB69F29" w:rsidRPr="482EA073">
        <w:rPr>
          <w:rFonts w:ascii="Garamond" w:eastAsia="Garamond" w:hAnsi="Garamond" w:cs="Garamond"/>
          <w:color w:val="000000" w:themeColor="text1"/>
          <w:sz w:val="22"/>
          <w:rPrChange w:id="68" w:author="Nádia Silvestre" w:date="2026-09-18T10:33:00Z" w16du:dateUtc="2026-09-18T10:33:05Z">
            <w:rPr>
              <w:rFonts w:ascii="Garamond" w:hAnsi="Garamond"/>
              <w:color w:val="000000" w:themeColor="text1"/>
            </w:rPr>
          </w:rPrChange>
        </w:rPr>
        <w:t xml:space="preserve">rdem dos </w:t>
      </w:r>
      <w:r w:rsidR="30A5BA56" w:rsidRPr="482EA073">
        <w:rPr>
          <w:rFonts w:ascii="Garamond" w:eastAsia="Garamond" w:hAnsi="Garamond" w:cs="Garamond"/>
          <w:color w:val="000000" w:themeColor="text1"/>
          <w:sz w:val="22"/>
          <w:rPrChange w:id="69" w:author="Nádia Silvestre" w:date="2026-09-18T10:33:00Z" w16du:dateUtc="2026-09-18T10:33:05Z">
            <w:rPr>
              <w:rFonts w:ascii="Garamond" w:hAnsi="Garamond"/>
              <w:color w:val="000000" w:themeColor="text1"/>
            </w:rPr>
          </w:rPrChange>
        </w:rPr>
        <w:t>E</w:t>
      </w:r>
      <w:r w:rsidR="4CB69F29" w:rsidRPr="482EA073">
        <w:rPr>
          <w:rFonts w:ascii="Garamond" w:eastAsia="Garamond" w:hAnsi="Garamond" w:cs="Garamond"/>
          <w:color w:val="000000" w:themeColor="text1"/>
          <w:sz w:val="22"/>
          <w:rPrChange w:id="70" w:author="Nádia Silvestre" w:date="2026-09-18T10:33:00Z" w16du:dateUtc="2026-09-18T10:33:05Z">
            <w:rPr>
              <w:rFonts w:ascii="Garamond" w:hAnsi="Garamond"/>
              <w:color w:val="000000" w:themeColor="text1"/>
            </w:rPr>
          </w:rPrChange>
        </w:rPr>
        <w:t>ngenheiros</w:t>
      </w:r>
      <w:r w:rsidR="30A5BA56" w:rsidRPr="482EA073">
        <w:rPr>
          <w:rFonts w:ascii="Garamond" w:eastAsia="Garamond" w:hAnsi="Garamond" w:cs="Garamond"/>
          <w:color w:val="000000" w:themeColor="text1"/>
          <w:sz w:val="22"/>
          <w:rPrChange w:id="71" w:author="Nádia Silvestre" w:date="2026-09-18T10:33:00Z" w16du:dateUtc="2026-09-18T10:33:05Z">
            <w:rPr>
              <w:rFonts w:ascii="Garamond" w:hAnsi="Garamond"/>
              <w:color w:val="000000" w:themeColor="text1"/>
            </w:rPr>
          </w:rPrChange>
        </w:rPr>
        <w:t xml:space="preserve"> e </w:t>
      </w:r>
      <w:r w:rsidR="4CB69F29" w:rsidRPr="482EA073">
        <w:rPr>
          <w:rFonts w:ascii="Garamond" w:eastAsia="Garamond" w:hAnsi="Garamond" w:cs="Garamond"/>
          <w:color w:val="000000" w:themeColor="text1"/>
          <w:sz w:val="22"/>
          <w:rPrChange w:id="72" w:author="Nádia Silvestre" w:date="2026-09-18T10:33:00Z" w16du:dateUtc="2026-09-18T10:33:05Z">
            <w:rPr>
              <w:rFonts w:ascii="Garamond" w:hAnsi="Garamond"/>
              <w:color w:val="000000" w:themeColor="text1"/>
            </w:rPr>
          </w:rPrChange>
        </w:rPr>
        <w:t xml:space="preserve">a </w:t>
      </w:r>
      <w:r w:rsidR="30A5BA56" w:rsidRPr="482EA073">
        <w:rPr>
          <w:rFonts w:ascii="Garamond" w:eastAsia="Garamond" w:hAnsi="Garamond" w:cs="Garamond"/>
          <w:color w:val="000000" w:themeColor="text1"/>
          <w:sz w:val="22"/>
          <w:rPrChange w:id="73" w:author="Nádia Silvestre" w:date="2026-09-18T10:33:00Z" w16du:dateUtc="2026-09-18T10:33:05Z">
            <w:rPr>
              <w:rFonts w:ascii="Garamond" w:hAnsi="Garamond"/>
              <w:color w:val="000000" w:themeColor="text1"/>
            </w:rPr>
          </w:rPrChange>
        </w:rPr>
        <w:t>O</w:t>
      </w:r>
      <w:r w:rsidR="4CB69F29" w:rsidRPr="482EA073">
        <w:rPr>
          <w:rFonts w:ascii="Garamond" w:eastAsia="Garamond" w:hAnsi="Garamond" w:cs="Garamond"/>
          <w:color w:val="000000" w:themeColor="text1"/>
          <w:sz w:val="22"/>
          <w:rPrChange w:id="74" w:author="Nádia Silvestre" w:date="2026-09-18T10:33:00Z" w16du:dateUtc="2026-09-18T10:33:05Z">
            <w:rPr>
              <w:rFonts w:ascii="Garamond" w:hAnsi="Garamond"/>
              <w:color w:val="000000" w:themeColor="text1"/>
            </w:rPr>
          </w:rPrChange>
        </w:rPr>
        <w:t xml:space="preserve">rdem dos </w:t>
      </w:r>
      <w:r w:rsidR="30A5BA56" w:rsidRPr="482EA073">
        <w:rPr>
          <w:rFonts w:ascii="Garamond" w:eastAsia="Garamond" w:hAnsi="Garamond" w:cs="Garamond"/>
          <w:color w:val="000000" w:themeColor="text1"/>
          <w:sz w:val="22"/>
          <w:rPrChange w:id="75" w:author="Nádia Silvestre" w:date="2026-09-18T10:33:00Z" w16du:dateUtc="2026-09-18T10:33:05Z">
            <w:rPr>
              <w:rFonts w:ascii="Garamond" w:hAnsi="Garamond"/>
              <w:color w:val="000000" w:themeColor="text1"/>
            </w:rPr>
          </w:rPrChange>
        </w:rPr>
        <w:t>E</w:t>
      </w:r>
      <w:r w:rsidR="4CB69F29" w:rsidRPr="482EA073">
        <w:rPr>
          <w:rFonts w:ascii="Garamond" w:eastAsia="Garamond" w:hAnsi="Garamond" w:cs="Garamond"/>
          <w:color w:val="000000" w:themeColor="text1"/>
          <w:sz w:val="22"/>
          <w:rPrChange w:id="76" w:author="Nádia Silvestre" w:date="2026-09-18T10:33:00Z" w16du:dateUtc="2026-09-18T10:33:05Z">
            <w:rPr>
              <w:rFonts w:ascii="Garamond" w:hAnsi="Garamond"/>
              <w:color w:val="000000" w:themeColor="text1"/>
            </w:rPr>
          </w:rPrChange>
        </w:rPr>
        <w:t xml:space="preserve">ngenheiros </w:t>
      </w:r>
      <w:r w:rsidR="30A5BA56" w:rsidRPr="482EA073">
        <w:rPr>
          <w:rFonts w:ascii="Garamond" w:eastAsia="Garamond" w:hAnsi="Garamond" w:cs="Garamond"/>
          <w:color w:val="000000" w:themeColor="text1"/>
          <w:sz w:val="22"/>
          <w:rPrChange w:id="77" w:author="Nádia Silvestre" w:date="2026-09-18T10:33:00Z" w16du:dateUtc="2026-09-18T10:33:05Z">
            <w:rPr>
              <w:rFonts w:ascii="Garamond" w:hAnsi="Garamond"/>
              <w:color w:val="000000" w:themeColor="text1"/>
            </w:rPr>
          </w:rPrChange>
        </w:rPr>
        <w:t>T</w:t>
      </w:r>
      <w:r w:rsidR="4CB69F29" w:rsidRPr="482EA073">
        <w:rPr>
          <w:rFonts w:ascii="Garamond" w:eastAsia="Garamond" w:hAnsi="Garamond" w:cs="Garamond"/>
          <w:color w:val="000000" w:themeColor="text1"/>
          <w:sz w:val="22"/>
          <w:rPrChange w:id="78" w:author="Nádia Silvestre" w:date="2026-09-18T10:33:00Z" w16du:dateUtc="2026-09-18T10:33:05Z">
            <w:rPr>
              <w:rFonts w:ascii="Garamond" w:hAnsi="Garamond"/>
              <w:color w:val="000000" w:themeColor="text1"/>
            </w:rPr>
          </w:rPrChange>
        </w:rPr>
        <w:t>écnicos</w:t>
      </w:r>
      <w:r w:rsidR="36628F66" w:rsidRPr="482EA073">
        <w:rPr>
          <w:rFonts w:ascii="Garamond" w:eastAsia="Garamond" w:hAnsi="Garamond" w:cs="Garamond"/>
          <w:color w:val="000000" w:themeColor="text1"/>
          <w:sz w:val="22"/>
          <w:rPrChange w:id="79" w:author="Nádia Silvestre" w:date="2026-09-18T10:33:00Z" w16du:dateUtc="2026-09-18T10:33:05Z">
            <w:rPr>
              <w:rFonts w:ascii="Garamond" w:hAnsi="Garamond"/>
              <w:color w:val="000000" w:themeColor="text1"/>
            </w:rPr>
          </w:rPrChange>
        </w:rPr>
        <w:t>.</w:t>
      </w:r>
    </w:p>
    <w:p w14:paraId="4D0A0895" w14:textId="09EF99B0" w:rsidR="006F1D22" w:rsidRPr="00FC7A70" w:rsidDel="005B1323" w:rsidRDefault="006F1D22" w:rsidP="00DF7BBF">
      <w:pPr>
        <w:widowControl w:val="0"/>
        <w:spacing w:after="120"/>
        <w:rPr>
          <w:del w:id="80" w:author="G-MECT" w:date="2026-09-11T22:37:00Z" w16du:dateUtc="2026-09-11T21:37:00Z"/>
          <w:rFonts w:ascii="Garamond" w:hAnsi="Garamond"/>
          <w:color w:val="000000" w:themeColor="text1"/>
          <w:szCs w:val="24"/>
        </w:rPr>
      </w:pPr>
    </w:p>
    <w:p w14:paraId="1255BE61" w14:textId="681973DC" w:rsidR="008A4623" w:rsidRPr="00FC7A70" w:rsidRDefault="00FD62C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w:t>
      </w:r>
      <w:r w:rsidR="008A4623" w:rsidRPr="00FC7A70">
        <w:rPr>
          <w:rFonts w:ascii="Garamond" w:hAnsi="Garamond"/>
          <w:color w:val="000000" w:themeColor="text1"/>
          <w:szCs w:val="24"/>
        </w:rPr>
        <w:t xml:space="preserve">Foram ouvidos os órgãos de governo próprio das </w:t>
      </w:r>
      <w:r w:rsidRPr="00FC7A70">
        <w:rPr>
          <w:rFonts w:ascii="Garamond" w:hAnsi="Garamond"/>
          <w:color w:val="000000" w:themeColor="text1"/>
          <w:szCs w:val="24"/>
        </w:rPr>
        <w:t>R</w:t>
      </w:r>
      <w:r w:rsidR="008A4623" w:rsidRPr="00FC7A70">
        <w:rPr>
          <w:rFonts w:ascii="Garamond" w:hAnsi="Garamond"/>
          <w:color w:val="000000" w:themeColor="text1"/>
          <w:szCs w:val="24"/>
        </w:rPr>
        <w:t xml:space="preserve">egiões </w:t>
      </w:r>
      <w:r w:rsidRPr="00FC7A70">
        <w:rPr>
          <w:rFonts w:ascii="Garamond" w:hAnsi="Garamond"/>
          <w:color w:val="000000" w:themeColor="text1"/>
          <w:szCs w:val="24"/>
        </w:rPr>
        <w:t>A</w:t>
      </w:r>
      <w:r w:rsidR="008A4623" w:rsidRPr="00FC7A70">
        <w:rPr>
          <w:rFonts w:ascii="Garamond" w:hAnsi="Garamond"/>
          <w:color w:val="000000" w:themeColor="text1"/>
          <w:szCs w:val="24"/>
        </w:rPr>
        <w:t>utónomas</w:t>
      </w:r>
      <w:r w:rsidR="0036282D" w:rsidRPr="00FC7A70">
        <w:rPr>
          <w:rFonts w:ascii="Garamond" w:hAnsi="Garamond"/>
          <w:color w:val="000000" w:themeColor="text1"/>
          <w:szCs w:val="24"/>
        </w:rPr>
        <w:t>,</w:t>
      </w:r>
      <w:r w:rsidR="008A4623" w:rsidRPr="00FC7A70">
        <w:rPr>
          <w:rFonts w:ascii="Garamond" w:hAnsi="Garamond"/>
          <w:color w:val="000000" w:themeColor="text1"/>
          <w:szCs w:val="24"/>
        </w:rPr>
        <w:t xml:space="preserve"> a Associação Nacional de Municípios Portugueses</w:t>
      </w:r>
      <w:r w:rsidR="0036282D" w:rsidRPr="00FC7A70">
        <w:rPr>
          <w:rFonts w:ascii="Garamond" w:hAnsi="Garamond"/>
          <w:color w:val="000000" w:themeColor="text1"/>
          <w:szCs w:val="24"/>
        </w:rPr>
        <w:t xml:space="preserve"> e a Associação Nacional de Fr</w:t>
      </w:r>
      <w:r w:rsidR="004C4645" w:rsidRPr="00FC7A70">
        <w:rPr>
          <w:rFonts w:ascii="Garamond" w:hAnsi="Garamond"/>
          <w:color w:val="000000" w:themeColor="text1"/>
          <w:szCs w:val="24"/>
        </w:rPr>
        <w:t>eguesias</w:t>
      </w:r>
      <w:r w:rsidR="00F6167B" w:rsidRPr="00FC7A70">
        <w:rPr>
          <w:rFonts w:ascii="Garamond" w:hAnsi="Garamond"/>
          <w:color w:val="000000" w:themeColor="text1"/>
          <w:szCs w:val="24"/>
        </w:rPr>
        <w:t>]</w:t>
      </w:r>
    </w:p>
    <w:p w14:paraId="7E7554B1"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Foi promovida a audição do Conselho Nacional do Consumo.</w:t>
      </w:r>
    </w:p>
    <w:p w14:paraId="02290735" w14:textId="5A2D4706" w:rsidR="00F6167B" w:rsidRPr="00FC7A70" w:rsidRDefault="00F6167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[Foi submetido a consulta pública entre os dias</w:t>
      </w:r>
      <w:r w:rsidR="00721940" w:rsidRPr="00FC7A70">
        <w:rPr>
          <w:rFonts w:ascii="Garamond" w:hAnsi="Garamond"/>
          <w:color w:val="000000" w:themeColor="text1"/>
          <w:szCs w:val="24"/>
        </w:rPr>
        <w:t xml:space="preserve"> [completar]</w:t>
      </w:r>
      <w:r w:rsidRPr="00FC7A70">
        <w:rPr>
          <w:rFonts w:ascii="Garamond" w:hAnsi="Garamond"/>
          <w:color w:val="000000" w:themeColor="text1"/>
          <w:szCs w:val="24"/>
        </w:rPr>
        <w:t>.]</w:t>
      </w:r>
    </w:p>
    <w:p w14:paraId="763F191C"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Assim:</w:t>
      </w:r>
    </w:p>
    <w:p w14:paraId="6DB34F77" w14:textId="77777777" w:rsidR="008A4623" w:rsidRPr="00FC7A70" w:rsidRDefault="008A4623" w:rsidP="00DF7BBF">
      <w:pPr>
        <w:widowControl w:val="0"/>
        <w:spacing w:after="120"/>
        <w:rPr>
          <w:rFonts w:ascii="Garamond" w:hAnsi="Garamond"/>
          <w:color w:val="000000" w:themeColor="text1"/>
          <w:szCs w:val="24"/>
        </w:rPr>
      </w:pPr>
      <w:r w:rsidRPr="00DA6EA6">
        <w:rPr>
          <w:rFonts w:ascii="Garamond" w:hAnsi="Garamond"/>
          <w:color w:val="000000" w:themeColor="text1"/>
          <w:szCs w:val="24"/>
        </w:rPr>
        <w:t xml:space="preserve">Nos termos da alínea </w:t>
      </w:r>
      <w:r w:rsidRPr="00DA6EA6">
        <w:rPr>
          <w:rFonts w:ascii="Garamond" w:hAnsi="Garamond"/>
          <w:i/>
          <w:iCs/>
          <w:color w:val="000000" w:themeColor="text1"/>
          <w:szCs w:val="24"/>
        </w:rPr>
        <w:t>a)</w:t>
      </w:r>
      <w:r w:rsidRPr="00DA6EA6">
        <w:rPr>
          <w:rFonts w:ascii="Garamond" w:hAnsi="Garamond"/>
          <w:color w:val="000000" w:themeColor="text1"/>
          <w:szCs w:val="24"/>
        </w:rPr>
        <w:t xml:space="preserve"> do n.º 1 do artigo 198.º da Constituição, o Governo decreta o seguinte:</w:t>
      </w:r>
    </w:p>
    <w:p w14:paraId="79A1036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1.º</w:t>
      </w:r>
    </w:p>
    <w:p w14:paraId="310BC02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Objeto</w:t>
      </w:r>
    </w:p>
    <w:p w14:paraId="2AD6CA2B" w14:textId="2E823241"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del w:id="81" w:author="Maria João Torres" w:date="2026-09-11T14:01:00Z" w16du:dateUtc="2026-09-11T13:01:00Z">
        <w:r w:rsidRPr="00FC7A70">
          <w:rPr>
            <w:rFonts w:ascii="Garamond" w:hAnsi="Garamond"/>
            <w:color w:val="000000" w:themeColor="text1"/>
            <w:szCs w:val="24"/>
          </w:rPr>
          <w:delText>presente diploma</w:delText>
        </w:r>
      </w:del>
      <w:ins w:id="82"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aprova o </w:t>
      </w:r>
      <w:r w:rsidR="008C68C1" w:rsidRPr="00FC7A70">
        <w:rPr>
          <w:rFonts w:ascii="Garamond" w:hAnsi="Garamond"/>
          <w:color w:val="000000" w:themeColor="text1"/>
          <w:szCs w:val="24"/>
        </w:rPr>
        <w:t xml:space="preserve">código do licenciamento das atividades económicas </w:t>
      </w:r>
      <w:r w:rsidRPr="00FC7A70">
        <w:rPr>
          <w:rFonts w:ascii="Garamond" w:hAnsi="Garamond"/>
          <w:color w:val="000000" w:themeColor="text1"/>
          <w:szCs w:val="24"/>
        </w:rPr>
        <w:t>(</w:t>
      </w:r>
      <w:r w:rsidR="008C68C1" w:rsidRPr="00FC7A70">
        <w:rPr>
          <w:rFonts w:ascii="Garamond" w:hAnsi="Garamond"/>
          <w:color w:val="000000" w:themeColor="text1"/>
          <w:szCs w:val="24"/>
        </w:rPr>
        <w:t>CLAE</w:t>
      </w:r>
      <w:r w:rsidRPr="00FC7A70">
        <w:rPr>
          <w:rFonts w:ascii="Garamond" w:hAnsi="Garamond"/>
          <w:color w:val="000000" w:themeColor="text1"/>
          <w:szCs w:val="24"/>
        </w:rPr>
        <w:t>).</w:t>
      </w:r>
    </w:p>
    <w:p w14:paraId="315C3F7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2.º</w:t>
      </w:r>
    </w:p>
    <w:p w14:paraId="3AFAB5C8" w14:textId="15482CC2"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Aprovação do </w:t>
      </w:r>
      <w:r w:rsidR="008C68C1" w:rsidRPr="00FC7A70">
        <w:rPr>
          <w:rFonts w:ascii="Garamond" w:eastAsiaTheme="majorEastAsia" w:hAnsi="Garamond" w:cstheme="majorBidi"/>
          <w:color w:val="000000" w:themeColor="text1"/>
          <w:szCs w:val="24"/>
        </w:rPr>
        <w:t>CLAE</w:t>
      </w:r>
    </w:p>
    <w:p w14:paraId="3F1C8A6E" w14:textId="0CE9D523"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É aprovado em anexo ao presente decreto-lei, </w:t>
      </w:r>
      <w:r w:rsidR="008F7FD2" w:rsidRPr="00FC7A70">
        <w:rPr>
          <w:rFonts w:ascii="Garamond" w:hAnsi="Garamond"/>
          <w:color w:val="000000" w:themeColor="text1"/>
          <w:szCs w:val="24"/>
        </w:rPr>
        <w:t xml:space="preserve">e </w:t>
      </w:r>
      <w:r w:rsidRPr="00FC7A70">
        <w:rPr>
          <w:rFonts w:ascii="Garamond" w:hAnsi="Garamond"/>
          <w:color w:val="000000" w:themeColor="text1"/>
          <w:szCs w:val="24"/>
        </w:rPr>
        <w:t xml:space="preserve">que dele faz parte integrante, o </w:t>
      </w:r>
      <w:r w:rsidR="008C68C1" w:rsidRPr="00FC7A70">
        <w:rPr>
          <w:rFonts w:ascii="Garamond" w:hAnsi="Garamond"/>
          <w:color w:val="000000" w:themeColor="text1"/>
          <w:szCs w:val="24"/>
        </w:rPr>
        <w:t>CLAE</w:t>
      </w:r>
      <w:r w:rsidRPr="00FC7A70">
        <w:rPr>
          <w:rFonts w:ascii="Garamond" w:hAnsi="Garamond"/>
          <w:color w:val="000000" w:themeColor="text1"/>
          <w:szCs w:val="24"/>
        </w:rPr>
        <w:t>.</w:t>
      </w:r>
    </w:p>
    <w:p w14:paraId="63A211D1"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3.º</w:t>
      </w:r>
    </w:p>
    <w:p w14:paraId="5B926C8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Implementação administrativa</w:t>
      </w:r>
    </w:p>
    <w:p w14:paraId="3C969712" w14:textId="58667918" w:rsidR="000C7D17" w:rsidRPr="00FC7A70" w:rsidRDefault="00FD3528" w:rsidP="00DF7BBF">
      <w:pPr>
        <w:pStyle w:val="PargrafodaLista"/>
        <w:widowControl w:val="0"/>
        <w:numPr>
          <w:ilvl w:val="0"/>
          <w:numId w:val="27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w:t>
      </w:r>
      <w:r w:rsidR="000C7D17" w:rsidRPr="00FC7A70">
        <w:rPr>
          <w:rFonts w:ascii="Garamond" w:hAnsi="Garamond"/>
          <w:color w:val="000000" w:themeColor="text1"/>
          <w:szCs w:val="24"/>
        </w:rPr>
        <w:t xml:space="preserve"> Agência para a Reforma Tecnológica do Estado, I.</w:t>
      </w:r>
      <w:ins w:id="83" w:author="Maria João Torres" w:date="2026-08-24T10:15:00Z" w16du:dateUtc="2026-08-24T09:15:00Z">
        <w:r w:rsidR="009D4F47">
          <w:rPr>
            <w:rFonts w:ascii="Garamond" w:hAnsi="Garamond"/>
            <w:color w:val="000000" w:themeColor="text1"/>
            <w:szCs w:val="24"/>
          </w:rPr>
          <w:t xml:space="preserve"> </w:t>
        </w:r>
      </w:ins>
      <w:r w:rsidR="000C7D17" w:rsidRPr="00FC7A70">
        <w:rPr>
          <w:rFonts w:ascii="Garamond" w:hAnsi="Garamond"/>
          <w:color w:val="000000" w:themeColor="text1"/>
          <w:szCs w:val="24"/>
        </w:rPr>
        <w:t>P. (ARTE, I.</w:t>
      </w:r>
      <w:ins w:id="84" w:author="Maria João Torres" w:date="2026-08-24T10:15:00Z" w16du:dateUtc="2026-08-24T09:15:00Z">
        <w:r w:rsidR="009D4F47">
          <w:rPr>
            <w:rFonts w:ascii="Garamond" w:hAnsi="Garamond"/>
            <w:color w:val="000000" w:themeColor="text1"/>
            <w:szCs w:val="24"/>
          </w:rPr>
          <w:t xml:space="preserve"> </w:t>
        </w:r>
      </w:ins>
      <w:r w:rsidR="000C7D17" w:rsidRPr="00FC7A70">
        <w:rPr>
          <w:rFonts w:ascii="Garamond" w:hAnsi="Garamond"/>
          <w:color w:val="000000" w:themeColor="text1"/>
          <w:szCs w:val="24"/>
        </w:rPr>
        <w:t>P.), em articulação com as</w:t>
      </w:r>
      <w:r w:rsidRPr="00FC7A70">
        <w:rPr>
          <w:rFonts w:ascii="Garamond" w:hAnsi="Garamond"/>
          <w:color w:val="000000" w:themeColor="text1"/>
          <w:szCs w:val="24"/>
        </w:rPr>
        <w:t xml:space="preserve"> entidades gestoras das plataformas «Balcão do Empreendedor», «Sistema de Indústria Responsável» (SIR), «</w:t>
      </w:r>
      <w:commentRangeStart w:id="85"/>
      <w:commentRangeStart w:id="86"/>
      <w:commentRangeStart w:id="87"/>
      <w:commentRangeStart w:id="88"/>
      <w:r w:rsidRPr="00FC7A70">
        <w:rPr>
          <w:rFonts w:ascii="Garamond" w:hAnsi="Garamond"/>
          <w:color w:val="000000" w:themeColor="text1"/>
          <w:szCs w:val="24"/>
        </w:rPr>
        <w:t>Sistema de Informação do Regime do Exercício da Atividade Pecuária» (SI REAP)</w:t>
      </w:r>
      <w:commentRangeEnd w:id="85"/>
      <w:r w:rsidR="00650DDF" w:rsidRPr="00FC7A70">
        <w:rPr>
          <w:rStyle w:val="Refdecomentrio"/>
          <w:rFonts w:ascii="Garamond" w:hAnsi="Garamond"/>
          <w:color w:val="000000" w:themeColor="text1"/>
          <w:sz w:val="24"/>
          <w:szCs w:val="24"/>
        </w:rPr>
        <w:commentReference w:id="85"/>
      </w:r>
      <w:commentRangeEnd w:id="86"/>
      <w:r w:rsidRPr="00FC7A70">
        <w:rPr>
          <w:rStyle w:val="Refdecomentrio"/>
          <w:rFonts w:ascii="Garamond" w:hAnsi="Garamond"/>
          <w:color w:val="000000" w:themeColor="text1"/>
          <w:sz w:val="24"/>
          <w:szCs w:val="24"/>
        </w:rPr>
        <w:commentReference w:id="86"/>
      </w:r>
      <w:commentRangeEnd w:id="87"/>
      <w:r w:rsidRPr="00FC7A70">
        <w:rPr>
          <w:rStyle w:val="Refdecomentrio"/>
          <w:rFonts w:ascii="Garamond" w:hAnsi="Garamond"/>
          <w:color w:val="000000" w:themeColor="text1"/>
          <w:sz w:val="24"/>
          <w:szCs w:val="24"/>
        </w:rPr>
        <w:commentReference w:id="87"/>
      </w:r>
      <w:commentRangeEnd w:id="88"/>
      <w:r w:rsidRPr="00FC7A70">
        <w:rPr>
          <w:rStyle w:val="Refdecomentrio"/>
          <w:rFonts w:ascii="Garamond" w:hAnsi="Garamond"/>
          <w:color w:val="000000" w:themeColor="text1"/>
          <w:sz w:val="24"/>
          <w:szCs w:val="24"/>
        </w:rPr>
        <w:commentReference w:id="88"/>
      </w:r>
      <w:r w:rsidRPr="00FC7A70">
        <w:rPr>
          <w:rFonts w:ascii="Garamond" w:hAnsi="Garamond"/>
          <w:color w:val="000000" w:themeColor="text1"/>
          <w:szCs w:val="24"/>
        </w:rPr>
        <w:t xml:space="preserve"> e do «Registo Nacional de Turismo» (RNT), deve</w:t>
      </w:r>
      <w:r w:rsidR="008444CA" w:rsidRPr="00FC7A70">
        <w:rPr>
          <w:rFonts w:ascii="Garamond" w:hAnsi="Garamond"/>
          <w:color w:val="000000" w:themeColor="text1"/>
          <w:szCs w:val="24"/>
        </w:rPr>
        <w:t>, até ao dia 31 de dezembro de 202</w:t>
      </w:r>
      <w:r w:rsidR="007143B7" w:rsidRPr="00FC7A70">
        <w:rPr>
          <w:rFonts w:ascii="Garamond" w:hAnsi="Garamond"/>
          <w:color w:val="000000" w:themeColor="text1"/>
          <w:szCs w:val="24"/>
        </w:rPr>
        <w:t>6</w:t>
      </w:r>
      <w:r w:rsidR="008444CA" w:rsidRPr="00FC7A70">
        <w:rPr>
          <w:rFonts w:ascii="Garamond" w:hAnsi="Garamond"/>
          <w:color w:val="000000" w:themeColor="text1"/>
          <w:szCs w:val="24"/>
        </w:rPr>
        <w:t>:</w:t>
      </w:r>
    </w:p>
    <w:p w14:paraId="32B6DD3B" w14:textId="4EB0D946" w:rsidR="005D6D86" w:rsidRPr="00FC7A70" w:rsidRDefault="008444CA" w:rsidP="006F1D22">
      <w:pPr>
        <w:pStyle w:val="PargrafodaLista"/>
        <w:widowControl w:val="0"/>
        <w:numPr>
          <w:ilvl w:val="0"/>
          <w:numId w:val="25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w:t>
      </w:r>
      <w:r w:rsidR="005D6D86" w:rsidRPr="00FC7A70">
        <w:rPr>
          <w:rFonts w:ascii="Garamond" w:hAnsi="Garamond"/>
          <w:color w:val="000000" w:themeColor="text1"/>
          <w:szCs w:val="24"/>
        </w:rPr>
        <w:t xml:space="preserve">provar, por despacho do presidente do seu conselho diretivo, ouvidas as entidades coordenadoras respetivas, os modelos dos formulários eletrónicos relativos aos pedidos e procedimentos previstos no </w:t>
      </w:r>
      <w:r w:rsidR="008C68C1" w:rsidRPr="00FC7A70">
        <w:rPr>
          <w:rFonts w:ascii="Garamond" w:hAnsi="Garamond"/>
          <w:color w:val="000000" w:themeColor="text1"/>
          <w:szCs w:val="24"/>
        </w:rPr>
        <w:t>CLAE</w:t>
      </w:r>
      <w:r w:rsidR="005D6D86" w:rsidRPr="00FC7A70">
        <w:rPr>
          <w:rFonts w:ascii="Garamond" w:hAnsi="Garamond"/>
          <w:color w:val="000000" w:themeColor="text1"/>
          <w:szCs w:val="24"/>
        </w:rPr>
        <w:t>;</w:t>
      </w:r>
      <w:r w:rsidR="007143B7" w:rsidRPr="00FC7A70">
        <w:rPr>
          <w:rFonts w:ascii="Garamond" w:hAnsi="Garamond"/>
          <w:color w:val="000000" w:themeColor="text1"/>
          <w:szCs w:val="24"/>
        </w:rPr>
        <w:t xml:space="preserve"> e</w:t>
      </w:r>
    </w:p>
    <w:p w14:paraId="1EBE58BF" w14:textId="2C066829" w:rsidR="00C06034" w:rsidRPr="00FC7A70" w:rsidRDefault="008444CA" w:rsidP="006F1D22">
      <w:pPr>
        <w:pStyle w:val="PargrafodaLista"/>
        <w:widowControl w:val="0"/>
        <w:numPr>
          <w:ilvl w:val="0"/>
          <w:numId w:val="253"/>
        </w:numPr>
        <w:spacing w:after="120"/>
        <w:ind w:left="851" w:hanging="284"/>
        <w:contextualSpacing w:val="0"/>
        <w:rPr>
          <w:rFonts w:ascii="Garamond" w:hAnsi="Garamond"/>
          <w:color w:val="000000" w:themeColor="text1"/>
          <w:szCs w:val="24"/>
        </w:rPr>
      </w:pPr>
      <w:commentRangeStart w:id="89"/>
      <w:r w:rsidRPr="00FC7A70">
        <w:rPr>
          <w:rFonts w:ascii="Garamond" w:hAnsi="Garamond"/>
          <w:color w:val="000000" w:themeColor="text1"/>
          <w:szCs w:val="24"/>
        </w:rPr>
        <w:t>R</w:t>
      </w:r>
      <w:r w:rsidR="00FD3528" w:rsidRPr="00FC7A70">
        <w:rPr>
          <w:rFonts w:ascii="Garamond" w:hAnsi="Garamond"/>
          <w:color w:val="000000" w:themeColor="text1"/>
          <w:szCs w:val="24"/>
        </w:rPr>
        <w:t>ealizar todos os desenvolvimentos informáticos necessários para adequar as plataformas referidas</w:t>
      </w:r>
      <w:r w:rsidR="002A0D9C" w:rsidRPr="00FC7A70">
        <w:rPr>
          <w:rFonts w:ascii="Garamond" w:hAnsi="Garamond"/>
          <w:color w:val="000000" w:themeColor="text1"/>
          <w:szCs w:val="24"/>
        </w:rPr>
        <w:t>, e respetivas funcionalidades,</w:t>
      </w:r>
      <w:r w:rsidR="00FD3528" w:rsidRPr="00FC7A70">
        <w:rPr>
          <w:rFonts w:ascii="Garamond" w:hAnsi="Garamond"/>
          <w:color w:val="000000" w:themeColor="text1"/>
          <w:szCs w:val="24"/>
        </w:rPr>
        <w:t xml:space="preserve"> às alterações introduzidas pelo Título I do </w:t>
      </w:r>
      <w:r w:rsidR="008C68C1" w:rsidRPr="00FC7A70">
        <w:rPr>
          <w:rFonts w:ascii="Garamond" w:hAnsi="Garamond"/>
          <w:color w:val="000000" w:themeColor="text1"/>
          <w:szCs w:val="24"/>
        </w:rPr>
        <w:t>CLAE</w:t>
      </w:r>
      <w:r w:rsidR="00FD3528" w:rsidRPr="00FC7A70">
        <w:rPr>
          <w:rFonts w:ascii="Garamond" w:hAnsi="Garamond"/>
          <w:color w:val="000000" w:themeColor="text1"/>
          <w:szCs w:val="24"/>
        </w:rPr>
        <w:t xml:space="preserve"> nos respetivos procedimentos</w:t>
      </w:r>
      <w:r w:rsidR="003665D4" w:rsidRPr="00FC7A70">
        <w:rPr>
          <w:rFonts w:ascii="Garamond" w:hAnsi="Garamond"/>
          <w:color w:val="000000" w:themeColor="text1"/>
          <w:szCs w:val="24"/>
        </w:rPr>
        <w:t>.</w:t>
      </w:r>
      <w:commentRangeEnd w:id="89"/>
      <w:r w:rsidR="002F7639" w:rsidRPr="00FC7A70">
        <w:rPr>
          <w:rStyle w:val="Refdecomentrio"/>
          <w:rFonts w:ascii="Garamond" w:hAnsi="Garamond"/>
          <w:color w:val="000000" w:themeColor="text1"/>
          <w:sz w:val="24"/>
          <w:szCs w:val="24"/>
        </w:rPr>
        <w:commentReference w:id="89"/>
      </w:r>
    </w:p>
    <w:p w14:paraId="6FB99CBA" w14:textId="3CA2B7B7" w:rsidR="0067106A" w:rsidRPr="00FC7A70" w:rsidRDefault="0067106A" w:rsidP="00DF7BBF">
      <w:pPr>
        <w:pStyle w:val="PargrafodaLista"/>
        <w:widowControl w:val="0"/>
        <w:numPr>
          <w:ilvl w:val="0"/>
          <w:numId w:val="278"/>
        </w:numPr>
        <w:spacing w:after="120"/>
        <w:ind w:left="426" w:hanging="426"/>
        <w:contextualSpacing w:val="0"/>
        <w:rPr>
          <w:rFonts w:ascii="Garamond" w:hAnsi="Garamond"/>
          <w:color w:val="000000" w:themeColor="text1"/>
          <w:szCs w:val="24"/>
        </w:rPr>
      </w:pPr>
      <w:commentRangeStart w:id="90"/>
      <w:r w:rsidRPr="00FC7A70">
        <w:rPr>
          <w:rFonts w:ascii="Garamond" w:hAnsi="Garamond"/>
          <w:color w:val="000000" w:themeColor="text1"/>
          <w:szCs w:val="24"/>
        </w:rPr>
        <w:t>No prazo de 60 dias da entrada em vigor do presente decreto-lei, a</w:t>
      </w:r>
      <w:r w:rsidR="000C1986" w:rsidRPr="00FC7A70">
        <w:rPr>
          <w:rFonts w:ascii="Garamond" w:hAnsi="Garamond"/>
          <w:color w:val="000000" w:themeColor="text1"/>
          <w:szCs w:val="24"/>
        </w:rPr>
        <w:t xml:space="preserve"> Agência Portuguesa do Ambiente, I.</w:t>
      </w:r>
      <w:ins w:id="91" w:author="Maria João Torres" w:date="2026-08-24T10:16:00Z" w16du:dateUtc="2026-08-24T09:16:00Z">
        <w:r w:rsidR="007D238F">
          <w:rPr>
            <w:rFonts w:ascii="Garamond" w:hAnsi="Garamond"/>
            <w:color w:val="000000" w:themeColor="text1"/>
            <w:szCs w:val="24"/>
          </w:rPr>
          <w:t xml:space="preserve"> </w:t>
        </w:r>
      </w:ins>
      <w:r w:rsidR="000C1986" w:rsidRPr="00FC7A70">
        <w:rPr>
          <w:rFonts w:ascii="Garamond" w:hAnsi="Garamond"/>
          <w:color w:val="000000" w:themeColor="text1"/>
          <w:szCs w:val="24"/>
        </w:rPr>
        <w:t>P. (APA, I. P.)</w:t>
      </w:r>
      <w:ins w:id="92" w:author="Maria João Torres" w:date="2026-08-24T10:16:00Z" w16du:dateUtc="2026-08-24T09:16:00Z">
        <w:r w:rsidR="007D238F">
          <w:rPr>
            <w:rFonts w:ascii="Garamond" w:hAnsi="Garamond"/>
            <w:color w:val="000000" w:themeColor="text1"/>
            <w:szCs w:val="24"/>
          </w:rPr>
          <w:t>,</w:t>
        </w:r>
      </w:ins>
      <w:r w:rsidR="000C1986" w:rsidRPr="00FC7A70">
        <w:rPr>
          <w:rFonts w:ascii="Garamond" w:hAnsi="Garamond"/>
          <w:color w:val="000000" w:themeColor="text1"/>
          <w:szCs w:val="24"/>
        </w:rPr>
        <w:t xml:space="preserve"> deve realizar todos os desenvolvimentos informáticos na plataforma </w:t>
      </w:r>
      <w:r w:rsidR="00BC2607" w:rsidRPr="00FC7A70">
        <w:rPr>
          <w:rFonts w:ascii="Garamond" w:hAnsi="Garamond"/>
          <w:color w:val="000000" w:themeColor="text1"/>
          <w:szCs w:val="24"/>
        </w:rPr>
        <w:t>SILiAmb</w:t>
      </w:r>
      <w:r w:rsidR="003665D4" w:rsidRPr="00FC7A70">
        <w:rPr>
          <w:rFonts w:ascii="Garamond" w:hAnsi="Garamond"/>
          <w:color w:val="000000" w:themeColor="text1"/>
          <w:szCs w:val="24"/>
        </w:rPr>
        <w:t>,</w:t>
      </w:r>
      <w:r w:rsidR="00042FE8" w:rsidRPr="00FC7A70">
        <w:rPr>
          <w:rFonts w:ascii="Garamond" w:hAnsi="Garamond"/>
          <w:color w:val="000000" w:themeColor="text1"/>
          <w:szCs w:val="24"/>
        </w:rPr>
        <w:t xml:space="preserve"> com vista a conform</w:t>
      </w:r>
      <w:r w:rsidR="001D520E" w:rsidRPr="00FC7A70">
        <w:rPr>
          <w:rFonts w:ascii="Garamond" w:hAnsi="Garamond"/>
          <w:color w:val="000000" w:themeColor="text1"/>
          <w:szCs w:val="24"/>
        </w:rPr>
        <w:t>á-la</w:t>
      </w:r>
      <w:r w:rsidRPr="00FC7A70">
        <w:rPr>
          <w:rFonts w:ascii="Garamond" w:hAnsi="Garamond"/>
          <w:color w:val="000000" w:themeColor="text1"/>
          <w:szCs w:val="24"/>
        </w:rPr>
        <w:t xml:space="preserve"> com a articulação e tramitação prevista no </w:t>
      </w:r>
      <w:r w:rsidR="008C68C1" w:rsidRPr="00FC7A70">
        <w:rPr>
          <w:rFonts w:ascii="Garamond" w:hAnsi="Garamond"/>
          <w:color w:val="000000" w:themeColor="text1"/>
          <w:szCs w:val="24"/>
        </w:rPr>
        <w:t>CLAE</w:t>
      </w:r>
      <w:r w:rsidR="001D520E" w:rsidRPr="00FC7A70">
        <w:rPr>
          <w:rFonts w:ascii="Garamond" w:hAnsi="Garamond"/>
          <w:color w:val="000000" w:themeColor="text1"/>
          <w:szCs w:val="24"/>
        </w:rPr>
        <w:t>.</w:t>
      </w:r>
      <w:commentRangeEnd w:id="90"/>
      <w:r w:rsidR="002F7639" w:rsidRPr="00FC7A70">
        <w:rPr>
          <w:rStyle w:val="Refdecomentrio"/>
          <w:rFonts w:ascii="Garamond" w:hAnsi="Garamond"/>
          <w:color w:val="000000" w:themeColor="text1"/>
          <w:sz w:val="24"/>
          <w:szCs w:val="24"/>
        </w:rPr>
        <w:commentReference w:id="90"/>
      </w:r>
    </w:p>
    <w:p w14:paraId="5B2FC721" w14:textId="3ECE3690" w:rsidR="00FD3528" w:rsidRPr="00FC7A70" w:rsidRDefault="000C1986" w:rsidP="00DF7BBF">
      <w:pPr>
        <w:pStyle w:val="PargrafodaLista"/>
        <w:widowControl w:val="0"/>
        <w:numPr>
          <w:ilvl w:val="0"/>
          <w:numId w:val="27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entidades coordenadoras, devem divulgar os novos procedimentos e obrigações resultantes do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aos operadores económicos interessados.</w:t>
      </w:r>
    </w:p>
    <w:p w14:paraId="1477C61A"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4.º</w:t>
      </w:r>
    </w:p>
    <w:p w14:paraId="51F78A4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Regulamentação</w:t>
      </w:r>
    </w:p>
    <w:p w14:paraId="20813797" w14:textId="03D48C79"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A regulamentação a aprovar nos termos do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deve ser publicada:</w:t>
      </w:r>
    </w:p>
    <w:p w14:paraId="183E5541" w14:textId="36DB064A" w:rsidR="008A4623" w:rsidRPr="00FC7A70" w:rsidRDefault="4DACBEB4" w:rsidP="482EA073">
      <w:pPr>
        <w:pStyle w:val="PargrafodaLista"/>
        <w:widowControl w:val="0"/>
        <w:numPr>
          <w:ilvl w:val="0"/>
          <w:numId w:val="181"/>
        </w:numPr>
        <w:spacing w:after="120"/>
        <w:ind w:left="851" w:hanging="284"/>
        <w:contextualSpacing w:val="0"/>
        <w:rPr>
          <w:rFonts w:ascii="Garamond" w:hAnsi="Garamond"/>
          <w:color w:val="000000" w:themeColor="text1"/>
        </w:rPr>
      </w:pPr>
      <w:r w:rsidRPr="482EA073">
        <w:rPr>
          <w:rFonts w:ascii="Garamond" w:hAnsi="Garamond"/>
          <w:color w:val="000000" w:themeColor="text1"/>
        </w:rPr>
        <w:t xml:space="preserve">No prazo máximo de </w:t>
      </w:r>
      <w:commentRangeStart w:id="93"/>
      <w:r w:rsidRPr="482EA073">
        <w:rPr>
          <w:rFonts w:ascii="Garamond" w:hAnsi="Garamond"/>
          <w:color w:val="000000" w:themeColor="text1"/>
        </w:rPr>
        <w:t>15</w:t>
      </w:r>
      <w:commentRangeEnd w:id="93"/>
      <w:r w:rsidR="008A4623" w:rsidRPr="482EA073">
        <w:rPr>
          <w:rStyle w:val="Refdecomentrio"/>
          <w:rFonts w:ascii="Garamond" w:hAnsi="Garamond"/>
          <w:color w:val="000000" w:themeColor="text1"/>
          <w:sz w:val="24"/>
          <w:szCs w:val="22"/>
        </w:rPr>
        <w:commentReference w:id="93"/>
      </w:r>
      <w:r w:rsidRPr="482EA073">
        <w:rPr>
          <w:rFonts w:ascii="Garamond" w:hAnsi="Garamond"/>
          <w:color w:val="000000" w:themeColor="text1"/>
        </w:rPr>
        <w:t xml:space="preserve"> dias a contar da data da publicação do presente decreto-lei, no caso da portaria referida no n.º</w:t>
      </w:r>
      <w:r w:rsidR="48194893" w:rsidRPr="482EA073">
        <w:rPr>
          <w:rFonts w:ascii="Garamond" w:hAnsi="Garamond"/>
          <w:color w:val="000000" w:themeColor="text1"/>
        </w:rPr>
        <w:t xml:space="preserve"> 1</w:t>
      </w:r>
      <w:r w:rsidRPr="482EA073">
        <w:rPr>
          <w:rFonts w:ascii="Garamond" w:hAnsi="Garamond"/>
          <w:color w:val="000000" w:themeColor="text1"/>
        </w:rPr>
        <w:t xml:space="preserve"> do </w:t>
      </w:r>
      <w:r w:rsidR="00377D3F" w:rsidRPr="482EA073">
        <w:rPr>
          <w:rFonts w:ascii="Garamond" w:hAnsi="Garamond"/>
          <w:color w:val="000000" w:themeColor="text1"/>
        </w:rPr>
        <w:fldChar w:fldCharType="begin"/>
      </w:r>
      <w:r w:rsidR="00377D3F" w:rsidRPr="482EA073">
        <w:rPr>
          <w:rFonts w:ascii="Garamond" w:hAnsi="Garamond"/>
          <w:color w:val="000000" w:themeColor="text1"/>
        </w:rPr>
        <w:instrText xml:space="preserve"> REF _Ref229991084 \r \h </w:instrText>
      </w:r>
      <w:r w:rsidR="00FC7A70" w:rsidRPr="482EA073">
        <w:rPr>
          <w:rFonts w:ascii="Garamond" w:hAnsi="Garamond"/>
          <w:color w:val="000000" w:themeColor="text1"/>
        </w:rPr>
        <w:instrText xml:space="preserve"> \* MERGEFORMAT </w:instrText>
      </w:r>
      <w:r w:rsidR="00377D3F" w:rsidRPr="482EA073">
        <w:rPr>
          <w:rFonts w:ascii="Garamond" w:hAnsi="Garamond"/>
          <w:color w:val="000000" w:themeColor="text1"/>
        </w:rPr>
      </w:r>
      <w:r w:rsidR="00377D3F" w:rsidRPr="482EA073">
        <w:rPr>
          <w:rFonts w:ascii="Garamond" w:hAnsi="Garamond"/>
          <w:color w:val="000000" w:themeColor="text1"/>
        </w:rPr>
        <w:fldChar w:fldCharType="separate"/>
      </w:r>
      <w:r w:rsidR="0B4D1937" w:rsidRPr="482EA073">
        <w:rPr>
          <w:rFonts w:ascii="Garamond" w:hAnsi="Garamond"/>
          <w:color w:val="000000" w:themeColor="text1"/>
        </w:rPr>
        <w:t>Artigo 23.º</w:t>
      </w:r>
      <w:r w:rsidR="00377D3F" w:rsidRPr="482EA073">
        <w:rPr>
          <w:rFonts w:ascii="Garamond" w:hAnsi="Garamond"/>
          <w:color w:val="000000" w:themeColor="text1"/>
        </w:rPr>
        <w:fldChar w:fldCharType="end"/>
      </w:r>
      <w:r w:rsidR="48194893" w:rsidRPr="482EA073">
        <w:rPr>
          <w:rFonts w:ascii="Garamond" w:hAnsi="Garamond"/>
          <w:color w:val="000000" w:themeColor="text1"/>
        </w:rPr>
        <w:t xml:space="preserve"> do </w:t>
      </w:r>
      <w:r w:rsidR="2407C1A8" w:rsidRPr="482EA073">
        <w:rPr>
          <w:rFonts w:ascii="Garamond" w:hAnsi="Garamond"/>
          <w:color w:val="000000" w:themeColor="text1"/>
        </w:rPr>
        <w:t>CLAE</w:t>
      </w:r>
      <w:r w:rsidRPr="482EA073">
        <w:rPr>
          <w:rFonts w:ascii="Garamond" w:hAnsi="Garamond"/>
          <w:color w:val="000000" w:themeColor="text1"/>
        </w:rPr>
        <w:t>;</w:t>
      </w:r>
    </w:p>
    <w:p w14:paraId="171B3300" w14:textId="72810DDF" w:rsidR="00AF0537" w:rsidRPr="00FC7A70" w:rsidRDefault="008A4623" w:rsidP="006F1D22">
      <w:pPr>
        <w:pStyle w:val="PargrafodaLista"/>
        <w:widowControl w:val="0"/>
        <w:numPr>
          <w:ilvl w:val="0"/>
          <w:numId w:val="181"/>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No prazo máximo de 30 dias a contar da data da publicação do presente decreto-lei, no caso das demais portarias.</w:t>
      </w:r>
    </w:p>
    <w:p w14:paraId="60FAF047" w14:textId="77777777" w:rsidR="008A4623" w:rsidRPr="00FC7A70" w:rsidRDefault="008A4623" w:rsidP="00DF7BBF">
      <w:pPr>
        <w:pStyle w:val="PargrafodaLista"/>
        <w:widowControl w:val="0"/>
        <w:spacing w:after="120"/>
        <w:ind w:left="360"/>
        <w:contextualSpacing w:val="0"/>
        <w:rPr>
          <w:rFonts w:ascii="Garamond" w:hAnsi="Garamond"/>
          <w:szCs w:val="24"/>
        </w:rPr>
      </w:pPr>
    </w:p>
    <w:p w14:paraId="15E0BC3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5.º</w:t>
      </w:r>
    </w:p>
    <w:p w14:paraId="69A2784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Extinção da comissão arbitral para acionamento do Fundo de Garantia de Viagens e Turismo </w:t>
      </w:r>
    </w:p>
    <w:p w14:paraId="5D2AA194" w14:textId="22B06652" w:rsidR="007A2F08" w:rsidRPr="00FC7A70" w:rsidRDefault="007A2F08" w:rsidP="00DF7BBF">
      <w:pPr>
        <w:pStyle w:val="PargrafodaLista"/>
        <w:widowControl w:val="0"/>
        <w:numPr>
          <w:ilvl w:val="0"/>
          <w:numId w:val="2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comissão arbitral para resolução de conflitos relativos a contratos celebrados com agências de viagens e turismo a que se refere o artigo 40.º do Decreto-Lei n.º 17/2018, de 8 de março</w:t>
      </w:r>
      <w:del w:id="94" w:author="Maria João Torres" w:date="2026-08-24T10:17:00Z" w16du:dateUtc="2026-08-24T09:17:00Z">
        <w:r w:rsidRPr="00FC7A70" w:rsidDel="007D238F">
          <w:rPr>
            <w:rFonts w:ascii="Garamond" w:hAnsi="Garamond"/>
            <w:color w:val="000000" w:themeColor="text1"/>
            <w:szCs w:val="24"/>
          </w:rPr>
          <w:delText xml:space="preserve">, </w:delText>
        </w:r>
        <w:r w:rsidR="009F6702" w:rsidRPr="00FC7A70" w:rsidDel="007D238F">
          <w:rPr>
            <w:rFonts w:ascii="Garamond" w:hAnsi="Garamond"/>
            <w:color w:val="000000" w:themeColor="text1"/>
            <w:szCs w:val="24"/>
          </w:rPr>
          <w:delText>na sua redação atual</w:delText>
        </w:r>
      </w:del>
      <w:r w:rsidR="009F6702" w:rsidRPr="00FC7A70">
        <w:rPr>
          <w:rFonts w:ascii="Garamond" w:hAnsi="Garamond"/>
          <w:color w:val="000000" w:themeColor="text1"/>
          <w:szCs w:val="24"/>
        </w:rPr>
        <w:t xml:space="preserve">, </w:t>
      </w:r>
      <w:r w:rsidRPr="00FC7A70">
        <w:rPr>
          <w:rFonts w:ascii="Garamond" w:hAnsi="Garamond"/>
          <w:color w:val="000000" w:themeColor="text1"/>
          <w:szCs w:val="24"/>
        </w:rPr>
        <w:t>extingue-se no dia útil seguinte ao da publicação do presente decreto-lei.</w:t>
      </w:r>
    </w:p>
    <w:p w14:paraId="47858B0C" w14:textId="482BC0EA" w:rsidR="007A2F08" w:rsidRPr="00FC7A70" w:rsidRDefault="007A2F08" w:rsidP="00DF7BBF">
      <w:pPr>
        <w:pStyle w:val="PargrafodaLista"/>
        <w:widowControl w:val="0"/>
        <w:numPr>
          <w:ilvl w:val="0"/>
          <w:numId w:val="279"/>
        </w:numPr>
        <w:spacing w:after="120"/>
        <w:ind w:left="426" w:hanging="426"/>
        <w:contextualSpacing w:val="0"/>
        <w:rPr>
          <w:rFonts w:ascii="Garamond" w:hAnsi="Garamond"/>
          <w:color w:val="000000" w:themeColor="text1"/>
          <w:szCs w:val="24"/>
        </w:rPr>
      </w:pPr>
      <w:commentRangeStart w:id="95"/>
      <w:commentRangeStart w:id="96"/>
      <w:r w:rsidRPr="00FC7A70">
        <w:rPr>
          <w:rFonts w:ascii="Garamond" w:hAnsi="Garamond"/>
          <w:color w:val="000000" w:themeColor="text1"/>
          <w:szCs w:val="24"/>
        </w:rPr>
        <w:t>Sem prejuízo do disposto no número anterior, a comissão arbitral mantém-se em funções por um período de seis meses contado da data da sua extinção, devendo, nesse prazo, concluir a apreciação de todos os requerimentos pendentes, que lhe tenham sido submetidos até à data da sua extinção.</w:t>
      </w:r>
      <w:commentRangeEnd w:id="95"/>
      <w:r w:rsidR="002F7639" w:rsidRPr="00FC7A70">
        <w:rPr>
          <w:rStyle w:val="Refdecomentrio"/>
          <w:rFonts w:ascii="Garamond" w:hAnsi="Garamond"/>
          <w:color w:val="000000" w:themeColor="text1"/>
          <w:sz w:val="24"/>
          <w:szCs w:val="24"/>
        </w:rPr>
        <w:commentReference w:id="95"/>
      </w:r>
      <w:commentRangeEnd w:id="96"/>
      <w:r w:rsidRPr="00FC7A70">
        <w:rPr>
          <w:rStyle w:val="Refdecomentrio"/>
          <w:rFonts w:ascii="Garamond" w:hAnsi="Garamond"/>
          <w:color w:val="000000" w:themeColor="text1"/>
          <w:sz w:val="24"/>
          <w:szCs w:val="24"/>
        </w:rPr>
        <w:commentReference w:id="96"/>
      </w:r>
    </w:p>
    <w:p w14:paraId="41BA1367" w14:textId="77777777" w:rsidR="00561A55" w:rsidRPr="00FC7A70" w:rsidRDefault="00561A55" w:rsidP="00DF7BBF">
      <w:pPr>
        <w:widowControl w:val="0"/>
        <w:spacing w:after="120"/>
        <w:rPr>
          <w:rFonts w:ascii="Garamond" w:hAnsi="Garamond"/>
          <w:color w:val="000000" w:themeColor="text1"/>
          <w:szCs w:val="24"/>
        </w:rPr>
      </w:pPr>
    </w:p>
    <w:p w14:paraId="33328D80" w14:textId="798FE44B" w:rsidR="00561A55" w:rsidRPr="00FC7A70" w:rsidRDefault="00561A55"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Artigo </w:t>
      </w:r>
      <w:r w:rsidR="00ED1E99" w:rsidRPr="00FC7A70">
        <w:rPr>
          <w:rFonts w:ascii="Garamond" w:eastAsiaTheme="majorEastAsia" w:hAnsi="Garamond" w:cstheme="majorBidi"/>
          <w:color w:val="000000" w:themeColor="text1"/>
          <w:szCs w:val="24"/>
        </w:rPr>
        <w:t>6</w:t>
      </w:r>
      <w:r w:rsidRPr="00FC7A70">
        <w:rPr>
          <w:rFonts w:ascii="Garamond" w:eastAsiaTheme="majorEastAsia" w:hAnsi="Garamond" w:cstheme="majorBidi"/>
          <w:color w:val="000000" w:themeColor="text1"/>
          <w:szCs w:val="24"/>
        </w:rPr>
        <w:t>.º</w:t>
      </w:r>
    </w:p>
    <w:p w14:paraId="356B2ED5" w14:textId="77777777" w:rsidR="00561A55" w:rsidRPr="00FC7A70" w:rsidRDefault="00561A55"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Competências do Turismo de Portugal, I.P. no âmbito da articulação com o RJIGT e RJUE</w:t>
      </w:r>
    </w:p>
    <w:p w14:paraId="6BF07838" w14:textId="6EC2A5AD" w:rsidR="00561A55" w:rsidRPr="00FC7A70" w:rsidRDefault="00561A55" w:rsidP="00DF7BBF">
      <w:pPr>
        <w:pStyle w:val="PargrafodaLista"/>
        <w:widowControl w:val="0"/>
        <w:numPr>
          <w:ilvl w:val="0"/>
          <w:numId w:val="280"/>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Compete ao Turismo de Portugal, I.P., no âmbito das suas atribuições:</w:t>
      </w:r>
    </w:p>
    <w:p w14:paraId="0340EA31" w14:textId="77777777" w:rsidR="00561A55" w:rsidRPr="00FC7A70" w:rsidRDefault="00561A55" w:rsidP="00DF7BBF">
      <w:pPr>
        <w:pStyle w:val="PargrafodaLista"/>
        <w:widowControl w:val="0"/>
        <w:numPr>
          <w:ilvl w:val="0"/>
          <w:numId w:val="251"/>
        </w:numPr>
        <w:shd w:val="clear" w:color="auto" w:fill="FFFFFF"/>
        <w:spacing w:after="120"/>
        <w:ind w:left="851" w:hanging="425"/>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Intervir, nos termos da lei, na elaboração dos instrumentos de gestão territorial;</w:t>
      </w:r>
    </w:p>
    <w:p w14:paraId="6C65185D" w14:textId="77777777" w:rsidR="00561A55" w:rsidRPr="00FC7A70" w:rsidRDefault="00561A55" w:rsidP="00DF7BBF">
      <w:pPr>
        <w:pStyle w:val="PargrafodaLista"/>
        <w:widowControl w:val="0"/>
        <w:numPr>
          <w:ilvl w:val="0"/>
          <w:numId w:val="251"/>
        </w:numPr>
        <w:shd w:val="clear" w:color="auto" w:fill="FFFFFF"/>
        <w:spacing w:after="120"/>
        <w:ind w:left="851" w:hanging="425"/>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Emitir parecer vinculativo sobre pedidos de informação prévia, e de licenciamento, bem como sobre comunicação prévia de operações de loteamento que contemplem a instalação de empreendimentos turísticos, limitado à área destes, exceto quando tais operações se localizem em zona abrangida por plano de pormenor em que tenha tido intervenção.</w:t>
      </w:r>
    </w:p>
    <w:p w14:paraId="7D649B53" w14:textId="2B01DEF4" w:rsidR="00561A55" w:rsidRPr="00FC7A70" w:rsidRDefault="00561A55" w:rsidP="00DF7BBF">
      <w:pPr>
        <w:pStyle w:val="PargrafodaLista"/>
        <w:widowControl w:val="0"/>
        <w:numPr>
          <w:ilvl w:val="0"/>
          <w:numId w:val="280"/>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commentRangeStart w:id="97"/>
      <w:commentRangeStart w:id="98"/>
      <w:r w:rsidRPr="00FC7A70">
        <w:rPr>
          <w:rFonts w:ascii="Garamond" w:eastAsia="Times New Roman" w:hAnsi="Garamond" w:cs="Times New Roman"/>
          <w:color w:val="000000" w:themeColor="text1"/>
          <w:szCs w:val="24"/>
          <w:lang w:eastAsia="pt-PT"/>
        </w:rPr>
        <w:t>Para efeitos da instalação de empreendimentos turísticos, os contratos que tenham por efeito a elaboração de uma proposta de plano, sua alteração ou revisão, previstos no artigo 79.º do regime jurídico dos instrumentos de gestão territorial, podem ser celebrados também com o Turismo de Portugal, I.P.</w:t>
      </w:r>
      <w:commentRangeEnd w:id="97"/>
      <w:r w:rsidR="002F7639" w:rsidRPr="00FC7A70">
        <w:rPr>
          <w:rStyle w:val="Refdecomentrio"/>
          <w:rFonts w:ascii="Garamond" w:eastAsia="Times New Roman" w:hAnsi="Garamond" w:cs="Times New Roman"/>
          <w:color w:val="000000" w:themeColor="text1"/>
          <w:sz w:val="24"/>
          <w:szCs w:val="24"/>
          <w:lang w:eastAsia="pt-PT"/>
        </w:rPr>
        <w:commentReference w:id="97"/>
      </w:r>
      <w:commentRangeEnd w:id="98"/>
      <w:r w:rsidRPr="00FC7A70">
        <w:rPr>
          <w:rStyle w:val="Refdecomentrio"/>
          <w:rFonts w:ascii="Garamond" w:eastAsia="Times New Roman" w:hAnsi="Garamond" w:cs="Times New Roman"/>
          <w:color w:val="000000" w:themeColor="text1"/>
          <w:sz w:val="24"/>
          <w:szCs w:val="24"/>
          <w:lang w:eastAsia="pt-PT"/>
        </w:rPr>
        <w:commentReference w:id="98"/>
      </w:r>
    </w:p>
    <w:p w14:paraId="69E0A2BD" w14:textId="3902E558"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Artigo </w:t>
      </w:r>
      <w:r w:rsidR="00ED1E99" w:rsidRPr="00FC7A70">
        <w:rPr>
          <w:rFonts w:ascii="Garamond" w:eastAsiaTheme="majorEastAsia" w:hAnsi="Garamond" w:cstheme="majorBidi"/>
          <w:color w:val="000000" w:themeColor="text1"/>
          <w:szCs w:val="24"/>
        </w:rPr>
        <w:t>7</w:t>
      </w:r>
      <w:r w:rsidRPr="00FC7A70">
        <w:rPr>
          <w:rFonts w:ascii="Garamond" w:eastAsiaTheme="majorEastAsia" w:hAnsi="Garamond" w:cstheme="majorBidi"/>
          <w:color w:val="000000" w:themeColor="text1"/>
          <w:szCs w:val="24"/>
        </w:rPr>
        <w:t>.º</w:t>
      </w:r>
    </w:p>
    <w:p w14:paraId="69D01230"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Regiões Autónomas</w:t>
      </w:r>
    </w:p>
    <w:p w14:paraId="185ED914" w14:textId="15F9BF97" w:rsidR="009E2464" w:rsidRPr="00FC7A70" w:rsidRDefault="009E246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aplica-se às Regiões Autónomas dos Açores e da Madeira, sem prejuízo das adaptações decorrentes da estrutura própria da administração regional autónoma, a introduzir por diploma regional adequado.</w:t>
      </w:r>
      <w:r w:rsidRPr="00FC7A70" w:rsidDel="001F14AF">
        <w:rPr>
          <w:rFonts w:ascii="Garamond" w:hAnsi="Garamond"/>
          <w:color w:val="000000" w:themeColor="text1"/>
          <w:szCs w:val="24"/>
        </w:rPr>
        <w:t xml:space="preserve"> </w:t>
      </w:r>
    </w:p>
    <w:p w14:paraId="0B5EAE52" w14:textId="77777777" w:rsidR="008A4623" w:rsidRPr="00FC7A70" w:rsidRDefault="008A4623" w:rsidP="00DF7BBF">
      <w:pPr>
        <w:widowControl w:val="0"/>
        <w:spacing w:after="120"/>
        <w:rPr>
          <w:rFonts w:ascii="Garamond" w:hAnsi="Garamond"/>
          <w:color w:val="000000" w:themeColor="text1"/>
          <w:szCs w:val="24"/>
        </w:rPr>
      </w:pPr>
    </w:p>
    <w:p w14:paraId="4A523BCE" w14:textId="3F25430D"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Artigo </w:t>
      </w:r>
      <w:r w:rsidR="00ED1E99" w:rsidRPr="00FC7A70">
        <w:rPr>
          <w:rFonts w:ascii="Garamond" w:eastAsiaTheme="majorEastAsia" w:hAnsi="Garamond" w:cstheme="majorBidi"/>
          <w:color w:val="000000" w:themeColor="text1"/>
          <w:szCs w:val="24"/>
        </w:rPr>
        <w:t>8</w:t>
      </w:r>
      <w:r w:rsidRPr="00FC7A70">
        <w:rPr>
          <w:rFonts w:ascii="Garamond" w:eastAsiaTheme="majorEastAsia" w:hAnsi="Garamond" w:cstheme="majorBidi"/>
          <w:color w:val="000000" w:themeColor="text1"/>
          <w:szCs w:val="24"/>
        </w:rPr>
        <w:t>.º</w:t>
      </w:r>
    </w:p>
    <w:p w14:paraId="4FCD3AA2" w14:textId="77777777" w:rsidR="008A4623" w:rsidRPr="00FC7A70" w:rsidRDefault="008A4623" w:rsidP="00DF7BBF">
      <w:pPr>
        <w:widowControl w:val="0"/>
        <w:tabs>
          <w:tab w:val="center" w:pos="4252"/>
        </w:tabs>
        <w:spacing w:after="120"/>
        <w:outlineLvl w:val="1"/>
        <w:rPr>
          <w:rFonts w:ascii="Garamond" w:hAnsi="Garamond"/>
          <w:color w:val="000000" w:themeColor="text1"/>
          <w:szCs w:val="24"/>
        </w:rPr>
      </w:pPr>
      <w:r w:rsidRPr="00FC7A70">
        <w:rPr>
          <w:rFonts w:ascii="Garamond" w:hAnsi="Garamond"/>
          <w:color w:val="000000" w:themeColor="text1"/>
          <w:szCs w:val="24"/>
        </w:rPr>
        <w:tab/>
        <w:t>Norma revogatória</w:t>
      </w:r>
    </w:p>
    <w:p w14:paraId="0F4F28CE" w14:textId="693248DD" w:rsidR="008A4623" w:rsidRPr="00FC7A70" w:rsidRDefault="008A4623" w:rsidP="00DF7BBF">
      <w:pPr>
        <w:pStyle w:val="PargrafodaLista"/>
        <w:widowControl w:val="0"/>
        <w:numPr>
          <w:ilvl w:val="0"/>
          <w:numId w:val="28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do disposto no</w:t>
      </w:r>
      <w:r w:rsidR="00F40CB2" w:rsidRPr="00FC7A70">
        <w:rPr>
          <w:rFonts w:ascii="Garamond" w:hAnsi="Garamond"/>
          <w:color w:val="000000" w:themeColor="text1"/>
          <w:szCs w:val="24"/>
        </w:rPr>
        <w:t>s</w:t>
      </w:r>
      <w:r w:rsidRPr="00FC7A70">
        <w:rPr>
          <w:rFonts w:ascii="Garamond" w:hAnsi="Garamond"/>
          <w:color w:val="000000" w:themeColor="text1"/>
          <w:szCs w:val="24"/>
        </w:rPr>
        <w:t xml:space="preserve"> artigo</w:t>
      </w:r>
      <w:r w:rsidR="00F40CB2" w:rsidRPr="00FC7A70">
        <w:rPr>
          <w:rFonts w:ascii="Garamond" w:hAnsi="Garamond"/>
          <w:color w:val="000000" w:themeColor="text1"/>
          <w:szCs w:val="24"/>
        </w:rPr>
        <w:t>s</w:t>
      </w:r>
      <w:r w:rsidRPr="00FC7A70">
        <w:rPr>
          <w:rFonts w:ascii="Garamond" w:hAnsi="Garamond"/>
          <w:color w:val="000000" w:themeColor="text1"/>
          <w:szCs w:val="24"/>
        </w:rPr>
        <w:t xml:space="preserve"> seguinte</w:t>
      </w:r>
      <w:r w:rsidR="00F40CB2" w:rsidRPr="00FC7A70">
        <w:rPr>
          <w:rFonts w:ascii="Garamond" w:hAnsi="Garamond"/>
          <w:color w:val="000000" w:themeColor="text1"/>
          <w:szCs w:val="24"/>
        </w:rPr>
        <w:t>s</w:t>
      </w:r>
      <w:r w:rsidRPr="00FC7A70">
        <w:rPr>
          <w:rFonts w:ascii="Garamond" w:hAnsi="Garamond"/>
          <w:color w:val="000000" w:themeColor="text1"/>
          <w:szCs w:val="24"/>
        </w:rPr>
        <w:t>, são revogados</w:t>
      </w:r>
      <w:r w:rsidR="00637E23" w:rsidRPr="00FC7A70">
        <w:rPr>
          <w:rFonts w:ascii="Garamond" w:hAnsi="Garamond"/>
          <w:color w:val="000000" w:themeColor="text1"/>
          <w:szCs w:val="24"/>
        </w:rPr>
        <w:t>, todos na</w:t>
      </w:r>
      <w:r w:rsidR="00277670" w:rsidRPr="00FC7A70">
        <w:rPr>
          <w:rFonts w:ascii="Garamond" w:hAnsi="Garamond"/>
          <w:color w:val="000000" w:themeColor="text1"/>
          <w:szCs w:val="24"/>
        </w:rPr>
        <w:t>s</w:t>
      </w:r>
      <w:r w:rsidR="00637E23" w:rsidRPr="00FC7A70">
        <w:rPr>
          <w:rFonts w:ascii="Garamond" w:hAnsi="Garamond"/>
          <w:color w:val="000000" w:themeColor="text1"/>
          <w:szCs w:val="24"/>
        </w:rPr>
        <w:t xml:space="preserve"> </w:t>
      </w:r>
      <w:r w:rsidR="00277670" w:rsidRPr="00FC7A70">
        <w:rPr>
          <w:rFonts w:ascii="Garamond" w:hAnsi="Garamond"/>
          <w:color w:val="000000" w:themeColor="text1"/>
          <w:szCs w:val="24"/>
        </w:rPr>
        <w:t xml:space="preserve">suas </w:t>
      </w:r>
      <w:r w:rsidR="00637E23" w:rsidRPr="00FC7A70">
        <w:rPr>
          <w:rFonts w:ascii="Garamond" w:hAnsi="Garamond"/>
          <w:color w:val="000000" w:themeColor="text1"/>
          <w:szCs w:val="24"/>
        </w:rPr>
        <w:t>vers</w:t>
      </w:r>
      <w:r w:rsidR="00277670" w:rsidRPr="00FC7A70">
        <w:rPr>
          <w:rFonts w:ascii="Garamond" w:hAnsi="Garamond"/>
          <w:color w:val="000000" w:themeColor="text1"/>
          <w:szCs w:val="24"/>
        </w:rPr>
        <w:t>ões</w:t>
      </w:r>
      <w:r w:rsidR="00637E23" w:rsidRPr="00FC7A70">
        <w:rPr>
          <w:rFonts w:ascii="Garamond" w:hAnsi="Garamond"/>
          <w:color w:val="000000" w:themeColor="text1"/>
          <w:szCs w:val="24"/>
        </w:rPr>
        <w:t xml:space="preserve"> atualmente em vigor</w:t>
      </w:r>
      <w:r w:rsidRPr="00FC7A70">
        <w:rPr>
          <w:rFonts w:ascii="Garamond" w:hAnsi="Garamond"/>
          <w:color w:val="000000" w:themeColor="text1"/>
          <w:szCs w:val="24"/>
        </w:rPr>
        <w:t>:</w:t>
      </w:r>
    </w:p>
    <w:p w14:paraId="6ADD130B"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eastAsia="MS Mincho" w:hAnsi="Garamond"/>
          <w:color w:val="000000" w:themeColor="text1"/>
          <w:szCs w:val="24"/>
          <w:lang w:eastAsia="pt-PT"/>
        </w:rPr>
      </w:pPr>
      <w:r w:rsidRPr="00FC7A70">
        <w:rPr>
          <w:rFonts w:ascii="Garamond" w:hAnsi="Garamond"/>
          <w:color w:val="000000" w:themeColor="text1"/>
          <w:szCs w:val="24"/>
        </w:rPr>
        <w:t>O Decreto-Lei n.º 423/83, de 5 de dezembro;</w:t>
      </w:r>
    </w:p>
    <w:p w14:paraId="3E306D48"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38/94, de 8 de fevereiro;</w:t>
      </w:r>
    </w:p>
    <w:p w14:paraId="62DD265D"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eastAsia="MS Mincho" w:hAnsi="Garamond"/>
          <w:color w:val="000000" w:themeColor="text1"/>
          <w:szCs w:val="24"/>
          <w:lang w:eastAsia="pt-PT"/>
        </w:rPr>
      </w:pPr>
      <w:r w:rsidRPr="00FC7A70">
        <w:rPr>
          <w:rFonts w:ascii="Garamond" w:hAnsi="Garamond"/>
          <w:color w:val="000000" w:themeColor="text1"/>
          <w:szCs w:val="24"/>
        </w:rPr>
        <w:t>O Decreto-Lei n.º 48/96, de 15 de maio;</w:t>
      </w:r>
      <w:r w:rsidRPr="00FC7A70">
        <w:rPr>
          <w:rFonts w:ascii="Garamond" w:eastAsia="MS Mincho" w:hAnsi="Garamond"/>
          <w:color w:val="000000" w:themeColor="text1"/>
          <w:szCs w:val="24"/>
          <w:lang w:eastAsia="pt-PT"/>
        </w:rPr>
        <w:t xml:space="preserve"> </w:t>
      </w:r>
    </w:p>
    <w:p w14:paraId="31C1C91C" w14:textId="34D97193"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169/2012, de 1 de agosto</w:t>
      </w:r>
      <w:r w:rsidR="004764BE" w:rsidRPr="00FC7A70">
        <w:rPr>
          <w:rFonts w:ascii="Garamond" w:hAnsi="Garamond"/>
          <w:color w:val="000000" w:themeColor="text1"/>
          <w:szCs w:val="24"/>
        </w:rPr>
        <w:t xml:space="preserve">, com exceção dos artigos </w:t>
      </w:r>
      <w:r w:rsidR="00A90A2D" w:rsidRPr="00FC7A70">
        <w:rPr>
          <w:rFonts w:ascii="Garamond" w:hAnsi="Garamond"/>
          <w:color w:val="000000" w:themeColor="text1"/>
          <w:szCs w:val="24"/>
        </w:rPr>
        <w:t>6</w:t>
      </w:r>
      <w:r w:rsidR="004764BE" w:rsidRPr="00FC7A70">
        <w:rPr>
          <w:rFonts w:ascii="Garamond" w:hAnsi="Garamond"/>
          <w:color w:val="000000" w:themeColor="text1"/>
          <w:szCs w:val="24"/>
        </w:rPr>
        <w:t xml:space="preserve">.º a </w:t>
      </w:r>
      <w:r w:rsidR="00C04380" w:rsidRPr="00FC7A70">
        <w:rPr>
          <w:rFonts w:ascii="Garamond" w:hAnsi="Garamond"/>
          <w:color w:val="000000" w:themeColor="text1"/>
          <w:szCs w:val="24"/>
        </w:rPr>
        <w:t>7</w:t>
      </w:r>
      <w:r w:rsidR="004764BE" w:rsidRPr="00FC7A70">
        <w:rPr>
          <w:rFonts w:ascii="Garamond" w:hAnsi="Garamond"/>
          <w:color w:val="000000" w:themeColor="text1"/>
          <w:szCs w:val="24"/>
        </w:rPr>
        <w:t>.º-C</w:t>
      </w:r>
      <w:r w:rsidRPr="00FC7A70">
        <w:rPr>
          <w:rFonts w:ascii="Garamond" w:hAnsi="Garamond"/>
          <w:color w:val="000000" w:themeColor="text1"/>
          <w:szCs w:val="24"/>
        </w:rPr>
        <w:t>;</w:t>
      </w:r>
    </w:p>
    <w:p w14:paraId="724D0758"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39/2008, de 7 de março;</w:t>
      </w:r>
    </w:p>
    <w:p w14:paraId="101FA273"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108/2009, de 15 de maio;</w:t>
      </w:r>
    </w:p>
    <w:p w14:paraId="28A7C369"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48/2011, de 1 de abril;</w:t>
      </w:r>
    </w:p>
    <w:p w14:paraId="623A8118" w14:textId="1B62012A" w:rsidR="00637E23" w:rsidRPr="00FC7A70" w:rsidRDefault="6C874218" w:rsidP="482EA073">
      <w:pPr>
        <w:pStyle w:val="PargrafodaLista"/>
        <w:widowControl w:val="0"/>
        <w:numPr>
          <w:ilvl w:val="0"/>
          <w:numId w:val="178"/>
        </w:numPr>
        <w:spacing w:after="120"/>
        <w:ind w:left="851" w:hanging="284"/>
        <w:contextualSpacing w:val="0"/>
        <w:rPr>
          <w:rFonts w:ascii="Garamond" w:hAnsi="Garamond"/>
          <w:color w:val="000000" w:themeColor="text1"/>
        </w:rPr>
      </w:pPr>
      <w:commentRangeStart w:id="99"/>
      <w:r w:rsidRPr="482EA073">
        <w:rPr>
          <w:rFonts w:ascii="Garamond" w:hAnsi="Garamond"/>
          <w:color w:val="000000" w:themeColor="text1"/>
        </w:rPr>
        <w:t>O</w:t>
      </w:r>
      <w:commentRangeEnd w:id="99"/>
      <w:r w:rsidR="00637E23" w:rsidRPr="482EA073">
        <w:rPr>
          <w:rStyle w:val="Refdecomentrio"/>
          <w:rFonts w:ascii="Garamond" w:hAnsi="Garamond"/>
          <w:color w:val="000000" w:themeColor="text1"/>
          <w:sz w:val="24"/>
          <w:szCs w:val="22"/>
        </w:rPr>
        <w:commentReference w:id="99"/>
      </w:r>
      <w:r w:rsidRPr="482EA073">
        <w:rPr>
          <w:rFonts w:ascii="Garamond" w:hAnsi="Garamond"/>
          <w:color w:val="000000" w:themeColor="text1"/>
        </w:rPr>
        <w:t xml:space="preserve"> Decreto-Lei n.º 81/2013, de 14 de junho</w:t>
      </w:r>
      <w:r w:rsidR="1C997C58" w:rsidRPr="482EA073">
        <w:rPr>
          <w:rFonts w:ascii="Garamond" w:hAnsi="Garamond"/>
          <w:color w:val="000000" w:themeColor="text1"/>
        </w:rPr>
        <w:t xml:space="preserve">, </w:t>
      </w:r>
      <w:commentRangeStart w:id="100"/>
      <w:commentRangeStart w:id="101"/>
      <w:commentRangeStart w:id="102"/>
      <w:commentRangeStart w:id="103"/>
      <w:r w:rsidR="1C997C58" w:rsidRPr="482EA073">
        <w:rPr>
          <w:rFonts w:ascii="Garamond" w:hAnsi="Garamond"/>
          <w:color w:val="000000" w:themeColor="text1"/>
        </w:rPr>
        <w:t>com exceção do artigo 11.º</w:t>
      </w:r>
      <w:commentRangeEnd w:id="100"/>
      <w:r w:rsidR="00637E23" w:rsidRPr="482EA073">
        <w:rPr>
          <w:rStyle w:val="Refdecomentrio"/>
          <w:rFonts w:ascii="Garamond" w:hAnsi="Garamond"/>
          <w:color w:val="000000" w:themeColor="text1"/>
          <w:sz w:val="24"/>
          <w:szCs w:val="22"/>
        </w:rPr>
        <w:commentReference w:id="100"/>
      </w:r>
      <w:commentRangeEnd w:id="101"/>
      <w:r w:rsidRPr="482EA073">
        <w:rPr>
          <w:rStyle w:val="Refdecomentrio"/>
          <w:rFonts w:ascii="Garamond" w:hAnsi="Garamond"/>
          <w:color w:val="000000" w:themeColor="text1"/>
          <w:sz w:val="24"/>
          <w:szCs w:val="22"/>
        </w:rPr>
        <w:commentReference w:id="101"/>
      </w:r>
      <w:commentRangeEnd w:id="102"/>
      <w:r w:rsidRPr="482EA073">
        <w:rPr>
          <w:rStyle w:val="Refdecomentrio"/>
          <w:rFonts w:ascii="Garamond" w:hAnsi="Garamond"/>
          <w:color w:val="000000" w:themeColor="text1"/>
          <w:sz w:val="24"/>
          <w:szCs w:val="22"/>
        </w:rPr>
        <w:commentReference w:id="102"/>
      </w:r>
      <w:commentRangeEnd w:id="103"/>
      <w:r w:rsidRPr="482EA073">
        <w:rPr>
          <w:rStyle w:val="Refdecomentrio"/>
          <w:rFonts w:ascii="Garamond" w:hAnsi="Garamond"/>
          <w:color w:val="000000" w:themeColor="text1"/>
          <w:sz w:val="24"/>
          <w:szCs w:val="22"/>
        </w:rPr>
        <w:commentReference w:id="103"/>
      </w:r>
      <w:r w:rsidRPr="482EA073">
        <w:rPr>
          <w:rFonts w:ascii="Garamond" w:hAnsi="Garamond"/>
          <w:color w:val="000000" w:themeColor="text1"/>
        </w:rPr>
        <w:t>;</w:t>
      </w:r>
    </w:p>
    <w:p w14:paraId="775304EC" w14:textId="7E88DDBA" w:rsidR="00512D2E" w:rsidRPr="00FC7A70" w:rsidRDefault="00512D2E"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128/2014, de 29 de agosto;</w:t>
      </w:r>
    </w:p>
    <w:p w14:paraId="47005E5F"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10/2015, de 16 de janeiro;</w:t>
      </w:r>
    </w:p>
    <w:p w14:paraId="74314A6F"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155/2015, de 10 de agosto;</w:t>
      </w:r>
    </w:p>
    <w:p w14:paraId="2201820E" w14:textId="77777777"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160/2015, de 11 de agosto;</w:t>
      </w:r>
    </w:p>
    <w:p w14:paraId="2EE72522" w14:textId="19905686" w:rsidR="008A4623" w:rsidRPr="00FC7A70" w:rsidRDefault="008A462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 Decreto-Lei n.º 17/2018, de 8 de março</w:t>
      </w:r>
      <w:r w:rsidR="0042326E" w:rsidRPr="00FC7A70">
        <w:rPr>
          <w:rFonts w:ascii="Garamond" w:hAnsi="Garamond"/>
          <w:color w:val="000000" w:themeColor="text1"/>
          <w:szCs w:val="24"/>
        </w:rPr>
        <w:t>;</w:t>
      </w:r>
    </w:p>
    <w:p w14:paraId="78911F79" w14:textId="1E927079" w:rsidR="003C73D9" w:rsidRPr="00FC7A70" w:rsidRDefault="003C73D9"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327/2008, de 28 de abril;</w:t>
      </w:r>
    </w:p>
    <w:p w14:paraId="33D24689" w14:textId="1989B03C" w:rsidR="006E2CB4" w:rsidRPr="00FC7A70" w:rsidRDefault="006E2CB4"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937/2008, de 20 de agosto;</w:t>
      </w:r>
    </w:p>
    <w:p w14:paraId="79D90F47" w14:textId="640D3AC6" w:rsidR="00782BDB" w:rsidRPr="00FC7A70" w:rsidRDefault="001B374B"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w:t>
      </w:r>
      <w:r w:rsidR="00782BDB" w:rsidRPr="00FC7A70">
        <w:rPr>
          <w:rFonts w:ascii="Garamond" w:hAnsi="Garamond"/>
          <w:color w:val="000000" w:themeColor="text1"/>
          <w:szCs w:val="24"/>
        </w:rPr>
        <w:t>Portaria n.º 1320/2008, de 17 de novembro</w:t>
      </w:r>
      <w:r w:rsidR="005A0C28" w:rsidRPr="00FC7A70">
        <w:rPr>
          <w:rFonts w:ascii="Garamond" w:hAnsi="Garamond"/>
          <w:color w:val="000000" w:themeColor="text1"/>
          <w:szCs w:val="24"/>
        </w:rPr>
        <w:t>;</w:t>
      </w:r>
    </w:p>
    <w:p w14:paraId="548C01CD" w14:textId="4F8B19B9" w:rsidR="000B5D75" w:rsidRPr="00FC7A70" w:rsidRDefault="000B5D75"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261/2009, de 12 de março;</w:t>
      </w:r>
    </w:p>
    <w:p w14:paraId="174095B4" w14:textId="04B01C17" w:rsidR="005A0C28" w:rsidRPr="00FC7A70" w:rsidRDefault="005A0C28"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358/2009, de 6 de abril</w:t>
      </w:r>
      <w:r w:rsidR="000F381E" w:rsidRPr="00FC7A70">
        <w:rPr>
          <w:rFonts w:ascii="Garamond" w:hAnsi="Garamond"/>
          <w:color w:val="000000" w:themeColor="text1"/>
          <w:szCs w:val="24"/>
        </w:rPr>
        <w:t>;</w:t>
      </w:r>
    </w:p>
    <w:p w14:paraId="457D4F96" w14:textId="0EB0B870" w:rsidR="003B3B6B" w:rsidRPr="00FC7A70" w:rsidRDefault="003B3B6B"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651/2009, de 12 de junho;</w:t>
      </w:r>
    </w:p>
    <w:p w14:paraId="550FEFB8" w14:textId="3C430B3D" w:rsidR="00A50580" w:rsidRPr="00FC7A70" w:rsidRDefault="00A50580"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1119/2010, de 29 de outubro;</w:t>
      </w:r>
    </w:p>
    <w:p w14:paraId="6CA5481C" w14:textId="043C47F6" w:rsidR="000F381E" w:rsidRPr="00FC7A70" w:rsidRDefault="000F381E"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1173/2010, de 15 de novembro</w:t>
      </w:r>
      <w:r w:rsidR="00F006DD" w:rsidRPr="00FC7A70">
        <w:rPr>
          <w:rFonts w:ascii="Garamond" w:hAnsi="Garamond"/>
          <w:color w:val="000000" w:themeColor="text1"/>
          <w:szCs w:val="24"/>
        </w:rPr>
        <w:t>;</w:t>
      </w:r>
    </w:p>
    <w:p w14:paraId="294B50EA" w14:textId="2436B4A0" w:rsidR="00F006DD" w:rsidRPr="00FC7A70" w:rsidRDefault="00F006DD"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16-A/2015, de 26 de janeiro;</w:t>
      </w:r>
    </w:p>
    <w:p w14:paraId="0C094422" w14:textId="77777777" w:rsidR="005C5252"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57-D/2015, de 27 de fevereiro;</w:t>
      </w:r>
    </w:p>
    <w:p w14:paraId="137C601E" w14:textId="38C12BB2" w:rsidR="00DF29CB" w:rsidRPr="00FC7A70" w:rsidRDefault="0040102B"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w:t>
      </w:r>
      <w:r w:rsidR="00DF29CB" w:rsidRPr="00FC7A70">
        <w:rPr>
          <w:rFonts w:ascii="Garamond" w:hAnsi="Garamond"/>
          <w:color w:val="000000" w:themeColor="text1"/>
          <w:szCs w:val="24"/>
        </w:rPr>
        <w:t>Portaria n.º 60-B/2015, de 2 de março</w:t>
      </w:r>
      <w:r w:rsidRPr="00FC7A70">
        <w:rPr>
          <w:rFonts w:ascii="Garamond" w:hAnsi="Garamond"/>
          <w:color w:val="000000" w:themeColor="text1"/>
          <w:szCs w:val="24"/>
        </w:rPr>
        <w:t>;</w:t>
      </w:r>
    </w:p>
    <w:p w14:paraId="3C2A3B77" w14:textId="03EBBD10" w:rsidR="0040102B" w:rsidRPr="00FC7A70" w:rsidRDefault="0040102B"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77-B/2015, de 16 de março;</w:t>
      </w:r>
    </w:p>
    <w:p w14:paraId="53C5BE92" w14:textId="77777777" w:rsidR="005C5252"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104-A/2015, de 10 de abril;</w:t>
      </w:r>
    </w:p>
    <w:p w14:paraId="2F9D603E" w14:textId="3950E059" w:rsidR="000D7399" w:rsidRPr="00FC7A70" w:rsidRDefault="000D7399"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116-A/2015, de 29 de abril;</w:t>
      </w:r>
    </w:p>
    <w:p w14:paraId="23DA59B1" w14:textId="1718C186" w:rsidR="00876D9D" w:rsidRPr="00FC7A70" w:rsidRDefault="00876D9D"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162-A/2015, de 1 de junho;</w:t>
      </w:r>
    </w:p>
    <w:p w14:paraId="7E8986F6" w14:textId="77777777" w:rsidR="005C5252"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206-B/2015, de 14 de julho;</w:t>
      </w:r>
    </w:p>
    <w:p w14:paraId="4B1D850F" w14:textId="77777777" w:rsidR="005C5252"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206-C/2015, de 14 de julho;</w:t>
      </w:r>
    </w:p>
    <w:p w14:paraId="2795F939" w14:textId="77BD9CFE" w:rsidR="005C5252"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279/2015, de 14 de setembro;</w:t>
      </w:r>
    </w:p>
    <w:p w14:paraId="6D28115A" w14:textId="3892BB30" w:rsidR="00DF29CB"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w:t>
      </w:r>
      <w:r w:rsidR="00DF29CB" w:rsidRPr="00FC7A70">
        <w:rPr>
          <w:rFonts w:ascii="Garamond" w:hAnsi="Garamond"/>
          <w:color w:val="000000" w:themeColor="text1"/>
          <w:szCs w:val="24"/>
        </w:rPr>
        <w:t>Portaria n.º 280/2015, de 15 de setembro;</w:t>
      </w:r>
    </w:p>
    <w:p w14:paraId="3400B675" w14:textId="77777777" w:rsidR="005C5252" w:rsidRPr="00FC7A70" w:rsidRDefault="005C525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281/2015, de 15 de setembro.</w:t>
      </w:r>
    </w:p>
    <w:p w14:paraId="0606AC35" w14:textId="554B1064" w:rsidR="00DD3622" w:rsidRPr="00FC7A70" w:rsidRDefault="00DD3622"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307/2015, de 24 de setembro</w:t>
      </w:r>
      <w:r w:rsidR="00EE1136" w:rsidRPr="00FC7A70">
        <w:rPr>
          <w:rFonts w:ascii="Garamond" w:hAnsi="Garamond"/>
          <w:color w:val="000000" w:themeColor="text1"/>
          <w:szCs w:val="24"/>
        </w:rPr>
        <w:t>;</w:t>
      </w:r>
    </w:p>
    <w:p w14:paraId="22349EE9" w14:textId="7CE3D8FF" w:rsidR="0042326E" w:rsidRPr="00FC7A70" w:rsidRDefault="0042326E"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165/2019, de 29 de maio</w:t>
      </w:r>
      <w:r w:rsidR="00EE1136" w:rsidRPr="00FC7A70">
        <w:rPr>
          <w:rFonts w:ascii="Garamond" w:hAnsi="Garamond"/>
          <w:color w:val="000000" w:themeColor="text1"/>
          <w:szCs w:val="24"/>
        </w:rPr>
        <w:t>;</w:t>
      </w:r>
    </w:p>
    <w:p w14:paraId="68D82C25" w14:textId="5D768B55" w:rsidR="00FE5E09" w:rsidRPr="00FC7A70" w:rsidRDefault="00623153" w:rsidP="006F1D22">
      <w:pPr>
        <w:pStyle w:val="PargrafodaLista"/>
        <w:widowControl w:val="0"/>
        <w:numPr>
          <w:ilvl w:val="0"/>
          <w:numId w:val="17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Portaria n.º 262/2020, de 6 de novembro;</w:t>
      </w:r>
      <w:r w:rsidR="0040102B" w:rsidRPr="00FC7A70">
        <w:rPr>
          <w:rFonts w:ascii="Garamond" w:hAnsi="Garamond"/>
          <w:color w:val="000000" w:themeColor="text1"/>
          <w:szCs w:val="24"/>
        </w:rPr>
        <w:t xml:space="preserve"> e</w:t>
      </w:r>
    </w:p>
    <w:p w14:paraId="5AD52BE5" w14:textId="6DFCEEB4" w:rsidR="00BB1005" w:rsidRPr="00FC7A70" w:rsidRDefault="00BB1005" w:rsidP="006F1D22">
      <w:pPr>
        <w:pStyle w:val="PargrafodaLista"/>
        <w:widowControl w:val="0"/>
        <w:numPr>
          <w:ilvl w:val="0"/>
          <w:numId w:val="178"/>
        </w:numPr>
        <w:spacing w:after="120"/>
        <w:ind w:left="851" w:hanging="425"/>
        <w:contextualSpacing w:val="0"/>
        <w:rPr>
          <w:rFonts w:ascii="Garamond" w:hAnsi="Garamond"/>
          <w:color w:val="000000" w:themeColor="text1"/>
          <w:szCs w:val="24"/>
        </w:rPr>
      </w:pPr>
      <w:r w:rsidRPr="00FC7A70">
        <w:rPr>
          <w:rFonts w:ascii="Garamond" w:hAnsi="Garamond"/>
          <w:color w:val="000000" w:themeColor="text1"/>
          <w:szCs w:val="24"/>
        </w:rPr>
        <w:t>A Portaria n.º 248/2021, de 29 de junho</w:t>
      </w:r>
      <w:r w:rsidR="00747DDE" w:rsidRPr="00FC7A70">
        <w:rPr>
          <w:rFonts w:ascii="Garamond" w:hAnsi="Garamond"/>
          <w:color w:val="000000" w:themeColor="text1"/>
          <w:szCs w:val="24"/>
        </w:rPr>
        <w:t>.</w:t>
      </w:r>
    </w:p>
    <w:p w14:paraId="60A05CDC" w14:textId="79A613BD" w:rsidR="00C04380" w:rsidRPr="00FC7A70" w:rsidRDefault="00C04380" w:rsidP="00DF7BBF">
      <w:pPr>
        <w:pStyle w:val="PargrafodaLista"/>
        <w:widowControl w:val="0"/>
        <w:numPr>
          <w:ilvl w:val="0"/>
          <w:numId w:val="28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artigo</w:t>
      </w:r>
      <w:r w:rsidR="00056A8B" w:rsidRPr="00FC7A70">
        <w:rPr>
          <w:rFonts w:ascii="Garamond" w:hAnsi="Garamond"/>
          <w:color w:val="000000" w:themeColor="text1"/>
          <w:szCs w:val="24"/>
        </w:rPr>
        <w:t>s</w:t>
      </w:r>
      <w:r w:rsidRPr="00FC7A70">
        <w:rPr>
          <w:rFonts w:ascii="Garamond" w:hAnsi="Garamond"/>
          <w:color w:val="000000" w:themeColor="text1"/>
          <w:szCs w:val="24"/>
        </w:rPr>
        <w:t xml:space="preserve"> </w:t>
      </w:r>
      <w:r w:rsidR="002B5ED0" w:rsidRPr="00FC7A70">
        <w:rPr>
          <w:rFonts w:ascii="Garamond" w:hAnsi="Garamond"/>
          <w:color w:val="000000" w:themeColor="text1"/>
          <w:szCs w:val="24"/>
        </w:rPr>
        <w:t>6</w:t>
      </w:r>
      <w:r w:rsidRPr="00FC7A70">
        <w:rPr>
          <w:rFonts w:ascii="Garamond" w:hAnsi="Garamond"/>
          <w:color w:val="000000" w:themeColor="text1"/>
          <w:szCs w:val="24"/>
        </w:rPr>
        <w:t xml:space="preserve">.º a 7.º-C do Decreto-Lei n.º 169/2012, de 1 de agosto e 11.º do Decreto-Lei n.º 81/2013, de 14 de junho são revogados com a entrada em funcionamento da </w:t>
      </w:r>
      <w:r w:rsidR="00091C16" w:rsidRPr="00FC7A70">
        <w:rPr>
          <w:rFonts w:ascii="Garamond" w:hAnsi="Garamond"/>
          <w:color w:val="000000" w:themeColor="text1"/>
          <w:szCs w:val="24"/>
        </w:rPr>
        <w:t>“</w:t>
      </w:r>
      <w:r w:rsidRPr="00FC7A70">
        <w:rPr>
          <w:rFonts w:ascii="Garamond" w:hAnsi="Garamond"/>
          <w:color w:val="000000" w:themeColor="text1"/>
          <w:szCs w:val="24"/>
        </w:rPr>
        <w:t>Plataforma dos Licenciamentos</w:t>
      </w:r>
      <w:r w:rsidR="00091C16" w:rsidRPr="00FC7A70">
        <w:rPr>
          <w:rFonts w:ascii="Garamond" w:hAnsi="Garamond"/>
          <w:color w:val="000000" w:themeColor="text1"/>
          <w:szCs w:val="24"/>
        </w:rPr>
        <w:t>”</w:t>
      </w:r>
      <w:r w:rsidRPr="00FC7A70">
        <w:rPr>
          <w:rFonts w:ascii="Garamond" w:hAnsi="Garamond"/>
          <w:color w:val="000000" w:themeColor="text1"/>
          <w:szCs w:val="24"/>
        </w:rPr>
        <w:t xml:space="preserve"> referida no artigo </w:t>
      </w:r>
      <w:r w:rsidR="00293DEA" w:rsidRPr="00FC7A70">
        <w:rPr>
          <w:rFonts w:ascii="Garamond" w:hAnsi="Garamond"/>
          <w:color w:val="000000" w:themeColor="text1"/>
          <w:szCs w:val="24"/>
        </w:rPr>
        <w:t>20</w:t>
      </w:r>
      <w:r w:rsidRPr="00FC7A70">
        <w:rPr>
          <w:rFonts w:ascii="Garamond" w:hAnsi="Garamond"/>
          <w:color w:val="000000" w:themeColor="text1"/>
          <w:szCs w:val="24"/>
        </w:rPr>
        <w:t xml:space="preserve">.º do </w:t>
      </w:r>
      <w:r w:rsidR="008C68C1" w:rsidRPr="00FC7A70">
        <w:rPr>
          <w:rFonts w:ascii="Garamond" w:hAnsi="Garamond"/>
          <w:color w:val="000000" w:themeColor="text1"/>
          <w:szCs w:val="24"/>
        </w:rPr>
        <w:t>CLAE</w:t>
      </w:r>
      <w:r w:rsidRPr="00FC7A70">
        <w:rPr>
          <w:rFonts w:ascii="Garamond" w:hAnsi="Garamond"/>
          <w:color w:val="000000" w:themeColor="text1"/>
          <w:szCs w:val="24"/>
        </w:rPr>
        <w:t>.</w:t>
      </w:r>
    </w:p>
    <w:p w14:paraId="08EEB8AF" w14:textId="22300A97" w:rsidR="008A4623" w:rsidRPr="00FC7A70" w:rsidRDefault="00F72630" w:rsidP="00DF7BBF">
      <w:pPr>
        <w:pStyle w:val="PargrafodaLista"/>
        <w:widowControl w:val="0"/>
        <w:numPr>
          <w:ilvl w:val="0"/>
          <w:numId w:val="28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remissões</w:t>
      </w:r>
      <w:r w:rsidR="00A67E1C" w:rsidRPr="00FC7A70">
        <w:rPr>
          <w:rFonts w:ascii="Garamond" w:hAnsi="Garamond"/>
          <w:color w:val="000000" w:themeColor="text1"/>
          <w:szCs w:val="24"/>
        </w:rPr>
        <w:t xml:space="preserve">, legais </w:t>
      </w:r>
      <w:r w:rsidR="00E35293" w:rsidRPr="00FC7A70">
        <w:rPr>
          <w:rFonts w:ascii="Garamond" w:hAnsi="Garamond"/>
          <w:color w:val="000000" w:themeColor="text1"/>
          <w:szCs w:val="24"/>
        </w:rPr>
        <w:t>e regulamentares</w:t>
      </w:r>
      <w:r w:rsidR="00A67E1C" w:rsidRPr="00FC7A70">
        <w:rPr>
          <w:rFonts w:ascii="Garamond" w:hAnsi="Garamond"/>
          <w:color w:val="000000" w:themeColor="text1"/>
          <w:szCs w:val="24"/>
        </w:rPr>
        <w:t>,</w:t>
      </w:r>
      <w:r w:rsidRPr="00FC7A70">
        <w:rPr>
          <w:rFonts w:ascii="Garamond" w:hAnsi="Garamond"/>
          <w:color w:val="000000" w:themeColor="text1"/>
          <w:szCs w:val="24"/>
        </w:rPr>
        <w:t xml:space="preserve"> para normas ora revogadas consideram-se feitas, com as devidas adaptações, para o presente decreto-lei</w:t>
      </w:r>
      <w:r w:rsidR="00A67E1C" w:rsidRPr="00FC7A70">
        <w:rPr>
          <w:rFonts w:ascii="Garamond" w:hAnsi="Garamond"/>
          <w:color w:val="000000" w:themeColor="text1"/>
          <w:szCs w:val="24"/>
        </w:rPr>
        <w:t>, salvo se a interpretação daquelas impuser solução diferente.</w:t>
      </w:r>
    </w:p>
    <w:p w14:paraId="492FD409" w14:textId="77777777" w:rsidR="008A4623" w:rsidRPr="00FC7A70" w:rsidRDefault="008A4623" w:rsidP="00DF7BBF">
      <w:pPr>
        <w:widowControl w:val="0"/>
        <w:spacing w:after="120"/>
        <w:rPr>
          <w:rFonts w:ascii="Garamond" w:hAnsi="Garamond"/>
          <w:color w:val="000000" w:themeColor="text1"/>
          <w:szCs w:val="24"/>
        </w:rPr>
      </w:pPr>
    </w:p>
    <w:p w14:paraId="4AE63B87" w14:textId="08F52686" w:rsidR="008A4623" w:rsidRPr="00FC7A70" w:rsidRDefault="4DACBEB4" w:rsidP="482EA073">
      <w:pPr>
        <w:widowControl w:val="0"/>
        <w:spacing w:after="120"/>
        <w:jc w:val="center"/>
        <w:outlineLvl w:val="1"/>
        <w:rPr>
          <w:rFonts w:ascii="Garamond" w:eastAsiaTheme="majorEastAsia" w:hAnsi="Garamond" w:cstheme="majorBidi"/>
          <w:color w:val="000000" w:themeColor="text1"/>
        </w:rPr>
      </w:pPr>
      <w:r w:rsidRPr="482EA073">
        <w:rPr>
          <w:rFonts w:ascii="Garamond" w:eastAsiaTheme="majorEastAsia" w:hAnsi="Garamond" w:cstheme="majorBidi"/>
          <w:color w:val="000000" w:themeColor="text1"/>
        </w:rPr>
        <w:t xml:space="preserve">Artigo </w:t>
      </w:r>
      <w:r w:rsidR="2A3797D8" w:rsidRPr="482EA073">
        <w:rPr>
          <w:rFonts w:ascii="Garamond" w:eastAsiaTheme="majorEastAsia" w:hAnsi="Garamond" w:cstheme="majorBidi"/>
          <w:color w:val="000000" w:themeColor="text1"/>
        </w:rPr>
        <w:t>9</w:t>
      </w:r>
      <w:r w:rsidRPr="482EA073">
        <w:rPr>
          <w:rFonts w:ascii="Garamond" w:eastAsiaTheme="majorEastAsia" w:hAnsi="Garamond" w:cstheme="majorBidi"/>
          <w:color w:val="000000" w:themeColor="text1"/>
        </w:rPr>
        <w:t>.º</w:t>
      </w:r>
      <w:commentRangeStart w:id="104"/>
      <w:commentRangeEnd w:id="104"/>
      <w:r w:rsidR="008A4623" w:rsidRPr="00FC7A70">
        <w:rPr>
          <w:rStyle w:val="Refdecomentrio"/>
          <w:rFonts w:ascii="Garamond" w:eastAsiaTheme="majorEastAsia" w:hAnsi="Garamond" w:cstheme="majorBidi"/>
          <w:color w:val="000000" w:themeColor="text1"/>
          <w:sz w:val="24"/>
          <w:szCs w:val="22"/>
        </w:rPr>
        <w:commentReference w:id="104"/>
      </w:r>
    </w:p>
    <w:p w14:paraId="7D869736"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Disposições transitórias</w:t>
      </w:r>
    </w:p>
    <w:p w14:paraId="2F63E569" w14:textId="392D54B1" w:rsidR="008A4623" w:rsidRPr="00FC7A70" w:rsidRDefault="008A4623" w:rsidP="00DF7BBF">
      <w:pPr>
        <w:pStyle w:val="PargrafodaLista"/>
        <w:widowControl w:val="0"/>
        <w:numPr>
          <w:ilvl w:val="0"/>
          <w:numId w:val="2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Mantêm-se válidas as licenças e autorizações emitidas ao abrigo de legislação vigente antes da entrada em vigor do presente decreto-lei</w:t>
      </w:r>
      <w:r w:rsidR="008C50DF" w:rsidRPr="00FC7A70">
        <w:rPr>
          <w:rFonts w:ascii="Garamond" w:hAnsi="Garamond"/>
          <w:color w:val="000000" w:themeColor="text1"/>
          <w:szCs w:val="24"/>
        </w:rPr>
        <w:t>.</w:t>
      </w:r>
    </w:p>
    <w:p w14:paraId="2664AB1D" w14:textId="3E28A4AB" w:rsidR="008A4623" w:rsidRPr="00FC7A70" w:rsidRDefault="008A4623" w:rsidP="00DF7BBF">
      <w:pPr>
        <w:pStyle w:val="PargrafodaLista"/>
        <w:widowControl w:val="0"/>
        <w:numPr>
          <w:ilvl w:val="0"/>
          <w:numId w:val="2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ocorram modificações nos termos do</w:t>
      </w:r>
      <w:r w:rsidR="0013722A" w:rsidRPr="00FC7A70">
        <w:rPr>
          <w:rFonts w:ascii="Garamond" w:hAnsi="Garamond"/>
          <w:color w:val="000000" w:themeColor="text1"/>
          <w:szCs w:val="24"/>
        </w:rPr>
        <w:t xml:space="preserve"> </w:t>
      </w:r>
      <w:r w:rsidR="0013722A" w:rsidRPr="00FC7A70">
        <w:rPr>
          <w:rFonts w:ascii="Garamond" w:hAnsi="Garamond"/>
          <w:color w:val="000000" w:themeColor="text1"/>
          <w:szCs w:val="24"/>
        </w:rPr>
        <w:fldChar w:fldCharType="begin"/>
      </w:r>
      <w:r w:rsidR="0013722A" w:rsidRPr="00FC7A70">
        <w:rPr>
          <w:rFonts w:ascii="Garamond" w:hAnsi="Garamond"/>
          <w:color w:val="000000" w:themeColor="text1"/>
          <w:szCs w:val="24"/>
        </w:rPr>
        <w:instrText xml:space="preserve"> REF _Ref225506245 \r \h </w:instrText>
      </w:r>
      <w:r w:rsidR="00FC7A70" w:rsidRPr="00FC7A70">
        <w:rPr>
          <w:rFonts w:ascii="Garamond" w:hAnsi="Garamond"/>
          <w:color w:val="000000" w:themeColor="text1"/>
          <w:szCs w:val="24"/>
        </w:rPr>
        <w:instrText xml:space="preserve"> \* MERGEFORMAT </w:instrText>
      </w:r>
      <w:r w:rsidR="0013722A" w:rsidRPr="00FC7A70">
        <w:rPr>
          <w:rFonts w:ascii="Garamond" w:hAnsi="Garamond"/>
          <w:color w:val="000000" w:themeColor="text1"/>
          <w:szCs w:val="24"/>
        </w:rPr>
      </w:r>
      <w:r w:rsidR="0013722A" w:rsidRPr="00FC7A70">
        <w:rPr>
          <w:rFonts w:ascii="Garamond" w:hAnsi="Garamond"/>
          <w:color w:val="000000" w:themeColor="text1"/>
          <w:szCs w:val="24"/>
        </w:rPr>
        <w:fldChar w:fldCharType="separate"/>
      </w:r>
      <w:r w:rsidR="009D4F47">
        <w:rPr>
          <w:rFonts w:ascii="Garamond" w:hAnsi="Garamond"/>
          <w:color w:val="000000" w:themeColor="text1"/>
          <w:szCs w:val="24"/>
        </w:rPr>
        <w:t>Artigo 34.º</w:t>
      </w:r>
      <w:r w:rsidR="0013722A" w:rsidRPr="00FC7A70">
        <w:rPr>
          <w:rFonts w:ascii="Garamond" w:hAnsi="Garamond"/>
          <w:color w:val="000000" w:themeColor="text1"/>
          <w:szCs w:val="24"/>
        </w:rPr>
        <w:fldChar w:fldCharType="end"/>
      </w:r>
      <w:r w:rsidRPr="00FC7A70">
        <w:rPr>
          <w:rFonts w:ascii="Garamond" w:hAnsi="Garamond"/>
          <w:color w:val="000000" w:themeColor="text1"/>
          <w:szCs w:val="24"/>
        </w:rPr>
        <w:t xml:space="preserve"> </w:t>
      </w:r>
      <w:r w:rsidR="0013722A" w:rsidRPr="00FC7A70">
        <w:rPr>
          <w:rFonts w:ascii="Garamond" w:hAnsi="Garamond"/>
          <w:color w:val="000000" w:themeColor="text1"/>
          <w:szCs w:val="24"/>
        </w:rPr>
        <w:t>do</w:t>
      </w:r>
      <w:r w:rsidRPr="00FC7A70">
        <w:rPr>
          <w:rFonts w:ascii="Garamond" w:hAnsi="Garamond"/>
          <w:color w:val="000000" w:themeColor="text1"/>
          <w:szCs w:val="24"/>
        </w:rPr>
        <w:t xml:space="preserve"> </w:t>
      </w:r>
      <w:r w:rsidR="008C68C1" w:rsidRPr="00FC7A70">
        <w:rPr>
          <w:rFonts w:ascii="Garamond" w:hAnsi="Garamond"/>
          <w:color w:val="000000" w:themeColor="text1"/>
          <w:szCs w:val="24"/>
        </w:rPr>
        <w:t>CLAE</w:t>
      </w:r>
      <w:r w:rsidRPr="00FC7A70">
        <w:rPr>
          <w:rFonts w:ascii="Garamond" w:hAnsi="Garamond"/>
          <w:color w:val="000000" w:themeColor="text1"/>
          <w:szCs w:val="24"/>
        </w:rPr>
        <w:t xml:space="preserve"> ou haja lugar a renovação da licença ou autorização existente ou à realização de vistorias de revisão, a licença</w:t>
      </w:r>
      <w:r w:rsidR="008C50DF" w:rsidRPr="00FC7A70">
        <w:rPr>
          <w:rFonts w:ascii="Garamond" w:hAnsi="Garamond"/>
          <w:color w:val="000000" w:themeColor="text1"/>
          <w:szCs w:val="24"/>
        </w:rPr>
        <w:t>, registo</w:t>
      </w:r>
      <w:r w:rsidRPr="00FC7A70">
        <w:rPr>
          <w:rFonts w:ascii="Garamond" w:hAnsi="Garamond"/>
          <w:color w:val="000000" w:themeColor="text1"/>
          <w:szCs w:val="24"/>
        </w:rPr>
        <w:t xml:space="preserve"> ou autorização é convertida pela entidade coordenadora em título digital de atividade económica correspondente.</w:t>
      </w:r>
    </w:p>
    <w:p w14:paraId="38E9AB42" w14:textId="6C1DD61C" w:rsidR="00CA6119" w:rsidRPr="00FC7A70" w:rsidRDefault="008A4623" w:rsidP="00DF7BBF">
      <w:pPr>
        <w:pStyle w:val="PargrafodaLista"/>
        <w:widowControl w:val="0"/>
        <w:numPr>
          <w:ilvl w:val="0"/>
          <w:numId w:val="2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Para os efeitos do disposto no número anterior, </w:t>
      </w:r>
      <w:r w:rsidR="002D6E9A" w:rsidRPr="00FC7A70">
        <w:rPr>
          <w:rFonts w:ascii="Garamond" w:hAnsi="Garamond"/>
          <w:color w:val="000000" w:themeColor="text1"/>
          <w:szCs w:val="24"/>
        </w:rPr>
        <w:t xml:space="preserve">e </w:t>
      </w:r>
      <w:r w:rsidR="00B256BC" w:rsidRPr="00FC7A70">
        <w:rPr>
          <w:rFonts w:ascii="Garamond" w:hAnsi="Garamond"/>
          <w:color w:val="000000" w:themeColor="text1"/>
          <w:szCs w:val="24"/>
        </w:rPr>
        <w:t xml:space="preserve">sem prejuízo do dever de obtenção oficiosa, pela entidade coordenadora, da informação constante dos sistemas ou arquivos, </w:t>
      </w:r>
      <w:r w:rsidRPr="00FC7A70">
        <w:rPr>
          <w:rFonts w:ascii="Garamond" w:hAnsi="Garamond"/>
          <w:color w:val="000000" w:themeColor="text1"/>
          <w:szCs w:val="24"/>
        </w:rPr>
        <w:t xml:space="preserve">os titulares das licenças ou autorizações existentes </w:t>
      </w:r>
      <w:r w:rsidR="005B701B" w:rsidRPr="00FC7A70">
        <w:rPr>
          <w:rFonts w:ascii="Garamond" w:hAnsi="Garamond"/>
          <w:color w:val="000000" w:themeColor="text1"/>
          <w:szCs w:val="24"/>
        </w:rPr>
        <w:t xml:space="preserve">podem </w:t>
      </w:r>
      <w:r w:rsidRPr="00FC7A70">
        <w:rPr>
          <w:rFonts w:ascii="Garamond" w:hAnsi="Garamond"/>
          <w:color w:val="000000" w:themeColor="text1"/>
          <w:szCs w:val="24"/>
        </w:rPr>
        <w:t>apresentar à entidade coordenadora, através d</w:t>
      </w:r>
      <w:r w:rsidR="005406FB"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w:t>
      </w:r>
      <w:r w:rsidR="00B256BC" w:rsidRPr="00FC7A70">
        <w:rPr>
          <w:rFonts w:ascii="Garamond" w:hAnsi="Garamond"/>
          <w:color w:val="000000" w:themeColor="text1"/>
          <w:szCs w:val="24"/>
        </w:rPr>
        <w:t xml:space="preserve">cópia simples, </w:t>
      </w:r>
      <w:r w:rsidRPr="00FC7A70">
        <w:rPr>
          <w:rFonts w:ascii="Garamond" w:hAnsi="Garamond"/>
          <w:color w:val="000000" w:themeColor="text1"/>
          <w:szCs w:val="24"/>
        </w:rPr>
        <w:t xml:space="preserve">comprovativo </w:t>
      </w:r>
      <w:r w:rsidR="00B256BC" w:rsidRPr="00FC7A70">
        <w:rPr>
          <w:rFonts w:ascii="Garamond" w:hAnsi="Garamond"/>
          <w:color w:val="000000" w:themeColor="text1"/>
          <w:szCs w:val="24"/>
        </w:rPr>
        <w:t xml:space="preserve">ou outro meio idóneo de comprovação </w:t>
      </w:r>
      <w:r w:rsidRPr="00FC7A70">
        <w:rPr>
          <w:rFonts w:ascii="Garamond" w:hAnsi="Garamond"/>
          <w:color w:val="000000" w:themeColor="text1"/>
          <w:szCs w:val="24"/>
        </w:rPr>
        <w:t>da emissão das licenças ou autorizações emitidas ao abrigo do regime vigente antes da entrada em vigor do presente decreto-lei e que se mantenham válidas, incluindo a indicação das atividades económicas para as quais se encontrem habilitados.</w:t>
      </w:r>
    </w:p>
    <w:p w14:paraId="1D225C58" w14:textId="77777777" w:rsidR="00CA6119" w:rsidRPr="00FC7A70" w:rsidRDefault="00CA6119" w:rsidP="00DF7BBF">
      <w:pPr>
        <w:widowControl w:val="0"/>
        <w:spacing w:after="120"/>
        <w:rPr>
          <w:rFonts w:ascii="Garamond" w:hAnsi="Garamond"/>
          <w:color w:val="000000" w:themeColor="text1"/>
          <w:szCs w:val="24"/>
        </w:rPr>
      </w:pPr>
    </w:p>
    <w:p w14:paraId="25EBEAFE" w14:textId="74D62E55" w:rsidR="00A2164F" w:rsidRPr="00FC7A70" w:rsidRDefault="00A2164F"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Artigo </w:t>
      </w:r>
      <w:r w:rsidR="00ED1E99" w:rsidRPr="00FC7A70">
        <w:rPr>
          <w:rFonts w:ascii="Garamond" w:eastAsiaTheme="majorEastAsia" w:hAnsi="Garamond" w:cstheme="majorBidi"/>
          <w:color w:val="000000" w:themeColor="text1"/>
          <w:szCs w:val="24"/>
        </w:rPr>
        <w:t>10</w:t>
      </w:r>
      <w:r w:rsidRPr="00FC7A70">
        <w:rPr>
          <w:rFonts w:ascii="Garamond" w:eastAsiaTheme="majorEastAsia" w:hAnsi="Garamond" w:cstheme="majorBidi"/>
          <w:color w:val="000000" w:themeColor="text1"/>
          <w:szCs w:val="24"/>
        </w:rPr>
        <w:t>.º</w:t>
      </w:r>
    </w:p>
    <w:p w14:paraId="66A2E764" w14:textId="6CA273F6" w:rsidR="00A2164F" w:rsidRPr="00FC7A70" w:rsidRDefault="00A2164F"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Disposições transitórias relativas a</w:t>
      </w:r>
      <w:r w:rsidR="00AD32B2" w:rsidRPr="00FC7A70">
        <w:rPr>
          <w:rFonts w:ascii="Garamond" w:eastAsiaTheme="majorEastAsia" w:hAnsi="Garamond" w:cstheme="majorBidi"/>
          <w:color w:val="000000" w:themeColor="text1"/>
          <w:szCs w:val="24"/>
        </w:rPr>
        <w:t>os regulamentos em vigor</w:t>
      </w:r>
      <w:r w:rsidRPr="00FC7A70">
        <w:rPr>
          <w:rFonts w:ascii="Garamond" w:eastAsiaTheme="majorEastAsia" w:hAnsi="Garamond" w:cstheme="majorBidi"/>
          <w:color w:val="000000" w:themeColor="text1"/>
          <w:szCs w:val="24"/>
        </w:rPr>
        <w:t xml:space="preserve"> </w:t>
      </w:r>
    </w:p>
    <w:p w14:paraId="62B46E44" w14:textId="4A56B4B2" w:rsidR="00434A81" w:rsidRPr="00FC7A70" w:rsidRDefault="00890B4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Mantém-se em vigor</w:t>
      </w:r>
      <w:r w:rsidR="00567D19" w:rsidRPr="00FC7A70">
        <w:rPr>
          <w:rFonts w:ascii="Garamond" w:hAnsi="Garamond"/>
          <w:color w:val="000000" w:themeColor="text1"/>
          <w:szCs w:val="24"/>
        </w:rPr>
        <w:t xml:space="preserve"> em tudo o que não contrarie</w:t>
      </w:r>
      <w:r w:rsidR="00A507D4" w:rsidRPr="00FC7A70">
        <w:rPr>
          <w:rFonts w:ascii="Garamond" w:hAnsi="Garamond"/>
          <w:color w:val="000000" w:themeColor="text1"/>
          <w:szCs w:val="24"/>
        </w:rPr>
        <w:t>m</w:t>
      </w:r>
      <w:r w:rsidR="00567D19" w:rsidRPr="00FC7A70">
        <w:rPr>
          <w:rFonts w:ascii="Garamond" w:hAnsi="Garamond"/>
          <w:color w:val="000000" w:themeColor="text1"/>
          <w:szCs w:val="24"/>
        </w:rPr>
        <w:t xml:space="preserve"> o disposto no CLAE,</w:t>
      </w:r>
      <w:r w:rsidR="001F35E3" w:rsidRPr="00FC7A70">
        <w:rPr>
          <w:rFonts w:ascii="Garamond" w:hAnsi="Garamond"/>
          <w:color w:val="000000" w:themeColor="text1"/>
          <w:szCs w:val="24"/>
        </w:rPr>
        <w:t xml:space="preserve"> os </w:t>
      </w:r>
      <w:r w:rsidR="00434A81" w:rsidRPr="00FC7A70">
        <w:rPr>
          <w:rFonts w:ascii="Garamond" w:hAnsi="Garamond"/>
          <w:color w:val="000000" w:themeColor="text1"/>
          <w:szCs w:val="24"/>
        </w:rPr>
        <w:t xml:space="preserve">seguintes </w:t>
      </w:r>
      <w:r w:rsidR="001F35E3" w:rsidRPr="00FC7A70">
        <w:rPr>
          <w:rFonts w:ascii="Garamond" w:hAnsi="Garamond"/>
          <w:color w:val="000000" w:themeColor="text1"/>
          <w:szCs w:val="24"/>
        </w:rPr>
        <w:t>regulamentos</w:t>
      </w:r>
      <w:r w:rsidR="00434A81" w:rsidRPr="00FC7A70">
        <w:rPr>
          <w:rFonts w:ascii="Garamond" w:hAnsi="Garamond"/>
          <w:color w:val="000000" w:themeColor="text1"/>
          <w:szCs w:val="24"/>
        </w:rPr>
        <w:t>:</w:t>
      </w:r>
    </w:p>
    <w:p w14:paraId="2D4CCAAF" w14:textId="4C80A07C" w:rsidR="002B7555" w:rsidRPr="00FC7A70" w:rsidRDefault="002B7555" w:rsidP="006F1D22">
      <w:pPr>
        <w:pStyle w:val="PargrafodaLista"/>
        <w:widowControl w:val="0"/>
        <w:numPr>
          <w:ilvl w:val="0"/>
          <w:numId w:val="271"/>
        </w:numPr>
        <w:spacing w:after="120"/>
        <w:ind w:left="851" w:hanging="284"/>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 xml:space="preserve">Os regulamentos municipais </w:t>
      </w:r>
      <w:r w:rsidR="007708BD" w:rsidRPr="00FC7A70">
        <w:rPr>
          <w:rFonts w:ascii="Garamond" w:eastAsia="Times New Roman" w:hAnsi="Garamond" w:cs="Times New Roman"/>
          <w:color w:val="000000" w:themeColor="text1"/>
          <w:szCs w:val="24"/>
          <w:lang w:eastAsia="pt-PT"/>
        </w:rPr>
        <w:t>que, nos termos do artigo 3.º do</w:t>
      </w:r>
      <w:r w:rsidR="008E0886" w:rsidRPr="00FC7A70">
        <w:rPr>
          <w:rFonts w:ascii="Garamond" w:eastAsia="Times New Roman" w:hAnsi="Garamond" w:cs="Times New Roman"/>
          <w:color w:val="000000" w:themeColor="text1"/>
          <w:szCs w:val="24"/>
          <w:lang w:eastAsia="pt-PT"/>
        </w:rPr>
        <w:t xml:space="preserve"> Decreto-Lei n.º 48/96, de 15 de maio</w:t>
      </w:r>
      <w:r w:rsidR="008E3860" w:rsidRPr="00FC7A70">
        <w:rPr>
          <w:rFonts w:ascii="Garamond" w:eastAsia="Times New Roman" w:hAnsi="Garamond" w:cs="Times New Roman"/>
          <w:color w:val="000000" w:themeColor="text1"/>
          <w:szCs w:val="24"/>
          <w:lang w:eastAsia="pt-PT"/>
        </w:rPr>
        <w:t>,</w:t>
      </w:r>
      <w:r w:rsidR="007708BD" w:rsidRPr="00FC7A70">
        <w:rPr>
          <w:rFonts w:ascii="Garamond" w:eastAsia="Times New Roman" w:hAnsi="Garamond" w:cs="Times New Roman"/>
          <w:color w:val="000000" w:themeColor="text1"/>
          <w:szCs w:val="24"/>
          <w:lang w:eastAsia="pt-PT"/>
        </w:rPr>
        <w:t xml:space="preserve"> </w:t>
      </w:r>
      <w:r w:rsidR="008E3860" w:rsidRPr="00FC7A70">
        <w:rPr>
          <w:rFonts w:ascii="Garamond" w:eastAsia="Times New Roman" w:hAnsi="Garamond" w:cs="Times New Roman"/>
          <w:color w:val="000000" w:themeColor="text1"/>
          <w:szCs w:val="24"/>
          <w:lang w:eastAsia="pt-PT"/>
        </w:rPr>
        <w:t>alterado pelos Decretos-Leis n.</w:t>
      </w:r>
      <w:r w:rsidR="008E3860" w:rsidRPr="00FC7A70">
        <w:rPr>
          <w:rFonts w:ascii="Garamond" w:eastAsia="Times New Roman" w:hAnsi="Garamond" w:cs="Times New Roman"/>
          <w:color w:val="000000" w:themeColor="text1"/>
          <w:szCs w:val="24"/>
          <w:vertAlign w:val="superscript"/>
          <w:lang w:eastAsia="pt-PT"/>
        </w:rPr>
        <w:t>os</w:t>
      </w:r>
      <w:r w:rsidR="008E3860" w:rsidRPr="00FC7A70">
        <w:rPr>
          <w:rFonts w:ascii="Garamond" w:eastAsia="Times New Roman" w:hAnsi="Garamond" w:cs="Times New Roman"/>
          <w:color w:val="000000" w:themeColor="text1"/>
          <w:szCs w:val="24"/>
          <w:lang w:eastAsia="pt-PT"/>
        </w:rPr>
        <w:t xml:space="preserve"> 126/96, de 10 de agosto, 111/2010, de 15 de outubro, 48/2011, de 1 de abril, 10/2015, de 16 de janeiro</w:t>
      </w:r>
      <w:r w:rsidR="00262495" w:rsidRPr="00FC7A70">
        <w:rPr>
          <w:rFonts w:ascii="Garamond" w:eastAsia="Times New Roman" w:hAnsi="Garamond" w:cs="Times New Roman"/>
          <w:color w:val="000000" w:themeColor="text1"/>
          <w:szCs w:val="24"/>
          <w:lang w:eastAsia="pt-PT"/>
        </w:rPr>
        <w:t xml:space="preserve"> e</w:t>
      </w:r>
      <w:r w:rsidR="008E3860" w:rsidRPr="00FC7A70">
        <w:rPr>
          <w:rFonts w:ascii="Garamond" w:eastAsia="Times New Roman" w:hAnsi="Garamond" w:cs="Times New Roman"/>
          <w:color w:val="000000" w:themeColor="text1"/>
          <w:szCs w:val="24"/>
          <w:lang w:eastAsia="pt-PT"/>
        </w:rPr>
        <w:t xml:space="preserve"> 9/2021, de 29 de janeiro, </w:t>
      </w:r>
      <w:r w:rsidR="008E0886" w:rsidRPr="00FC7A70">
        <w:rPr>
          <w:rFonts w:ascii="Garamond" w:eastAsia="Times New Roman" w:hAnsi="Garamond" w:cs="Times New Roman"/>
          <w:color w:val="000000" w:themeColor="text1"/>
          <w:szCs w:val="24"/>
          <w:lang w:eastAsia="pt-PT"/>
        </w:rPr>
        <w:t>restrinjam os períodos de funcionamento, a vigorar em todas as épocas do ano ou apenas em épocas determinadas, em casos devidamente justificados e que se prendam com razões de segurança ou de proteção da qualidade de vida dos cidadãos</w:t>
      </w:r>
      <w:r w:rsidR="008E3860" w:rsidRPr="00FC7A70">
        <w:rPr>
          <w:rFonts w:ascii="Garamond" w:eastAsia="Times New Roman" w:hAnsi="Garamond" w:cs="Times New Roman"/>
          <w:color w:val="000000" w:themeColor="text1"/>
          <w:szCs w:val="24"/>
          <w:lang w:eastAsia="pt-PT"/>
        </w:rPr>
        <w:t>;</w:t>
      </w:r>
    </w:p>
    <w:p w14:paraId="38196B27" w14:textId="1120AB00" w:rsidR="00434A81" w:rsidRPr="00FC7A70" w:rsidRDefault="00434A81" w:rsidP="006F1D22">
      <w:pPr>
        <w:pStyle w:val="PargrafodaLista"/>
        <w:widowControl w:val="0"/>
        <w:numPr>
          <w:ilvl w:val="0"/>
          <w:numId w:val="271"/>
        </w:numPr>
        <w:spacing w:after="120"/>
        <w:ind w:left="851" w:hanging="284"/>
        <w:contextualSpacing w:val="0"/>
        <w:rPr>
          <w:rFonts w:ascii="Garamond" w:eastAsia="Times New Roman" w:hAnsi="Garamond" w:cs="Times New Roman"/>
          <w:color w:val="000000" w:themeColor="text1"/>
          <w:szCs w:val="24"/>
          <w:lang w:eastAsia="pt-PT"/>
        </w:rPr>
      </w:pPr>
      <w:r w:rsidRPr="00FC7A70">
        <w:rPr>
          <w:rFonts w:ascii="Garamond" w:hAnsi="Garamond"/>
          <w:color w:val="000000" w:themeColor="text1"/>
          <w:szCs w:val="24"/>
        </w:rPr>
        <w:t xml:space="preserve">Os regulamentos municipais emitidos ao abrigo do </w:t>
      </w:r>
      <w:r w:rsidR="00B005B0" w:rsidRPr="00FC7A70">
        <w:rPr>
          <w:rFonts w:ascii="Garamond" w:hAnsi="Garamond"/>
          <w:color w:val="000000" w:themeColor="text1"/>
          <w:szCs w:val="24"/>
        </w:rPr>
        <w:t>n.º 4 do artigo 5.º do</w:t>
      </w:r>
      <w:r w:rsidR="0044006E" w:rsidRPr="00FC7A70">
        <w:rPr>
          <w:rFonts w:ascii="Garamond" w:hAnsi="Garamond"/>
          <w:color w:val="000000" w:themeColor="text1"/>
          <w:szCs w:val="24"/>
        </w:rPr>
        <w:t xml:space="preserve"> </w:t>
      </w:r>
      <w:r w:rsidR="00AF623B" w:rsidRPr="00FC7A70">
        <w:rPr>
          <w:rFonts w:ascii="Garamond" w:hAnsi="Garamond"/>
          <w:color w:val="000000" w:themeColor="text1"/>
          <w:szCs w:val="24"/>
        </w:rPr>
        <w:t xml:space="preserve">Decreto-Lei n.º 128/2014, de 29 de agosto, </w:t>
      </w:r>
      <w:r w:rsidR="00B82553" w:rsidRPr="00FC7A70">
        <w:rPr>
          <w:rFonts w:ascii="Garamond" w:hAnsi="Garamond"/>
          <w:color w:val="000000" w:themeColor="text1"/>
          <w:szCs w:val="24"/>
        </w:rPr>
        <w:t xml:space="preserve">alterado pelo Decreto-Lei n.º 63/2015, de 23 de abril, pelas Leis n.os 62/2018, de 22 de agosto, e 71/2018, de 31 de dezembro, pelo Decreto-Lei n.º 9/2021, de 29 de janeiro, pela Lei n.º 56/2023, de 6 de outubro e </w:t>
      </w:r>
      <w:r w:rsidR="00FF3508" w:rsidRPr="00FC7A70">
        <w:rPr>
          <w:rFonts w:ascii="Garamond" w:hAnsi="Garamond"/>
          <w:color w:val="000000" w:themeColor="text1"/>
          <w:szCs w:val="24"/>
        </w:rPr>
        <w:t>pelo Decreto-Lei n.º 76/2024, de 23 de outubro;</w:t>
      </w:r>
    </w:p>
    <w:p w14:paraId="4062F57E" w14:textId="1C27E6E8" w:rsidR="00674BA4" w:rsidRPr="00FC7A70" w:rsidRDefault="00FF3508" w:rsidP="006F1D22">
      <w:pPr>
        <w:pStyle w:val="PargrafodaLista"/>
        <w:widowControl w:val="0"/>
        <w:numPr>
          <w:ilvl w:val="0"/>
          <w:numId w:val="271"/>
        </w:numPr>
        <w:spacing w:after="120"/>
        <w:ind w:left="851" w:hanging="284"/>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 xml:space="preserve">Os regulamentos </w:t>
      </w:r>
      <w:r w:rsidR="006A17AD" w:rsidRPr="00FC7A70">
        <w:rPr>
          <w:rFonts w:ascii="Garamond" w:eastAsia="Times New Roman" w:hAnsi="Garamond" w:cs="Times New Roman"/>
          <w:color w:val="000000" w:themeColor="text1"/>
          <w:szCs w:val="24"/>
          <w:lang w:eastAsia="pt-PT"/>
        </w:rPr>
        <w:t>internos do</w:t>
      </w:r>
      <w:r w:rsidR="00674BA4" w:rsidRPr="00FC7A70">
        <w:rPr>
          <w:rFonts w:ascii="Garamond" w:eastAsia="Times New Roman" w:hAnsi="Garamond" w:cs="Times New Roman"/>
          <w:color w:val="000000" w:themeColor="text1"/>
          <w:szCs w:val="24"/>
          <w:lang w:eastAsia="pt-PT"/>
        </w:rPr>
        <w:t>s</w:t>
      </w:r>
      <w:r w:rsidR="006A17AD" w:rsidRPr="00FC7A70">
        <w:rPr>
          <w:rFonts w:ascii="Garamond" w:eastAsia="Times New Roman" w:hAnsi="Garamond" w:cs="Times New Roman"/>
          <w:color w:val="000000" w:themeColor="text1"/>
          <w:szCs w:val="24"/>
          <w:lang w:eastAsia="pt-PT"/>
        </w:rPr>
        <w:t xml:space="preserve"> mercado</w:t>
      </w:r>
      <w:r w:rsidR="00674BA4" w:rsidRPr="00FC7A70">
        <w:rPr>
          <w:rFonts w:ascii="Garamond" w:eastAsia="Times New Roman" w:hAnsi="Garamond" w:cs="Times New Roman"/>
          <w:color w:val="000000" w:themeColor="text1"/>
          <w:szCs w:val="24"/>
          <w:lang w:eastAsia="pt-PT"/>
        </w:rPr>
        <w:t>s</w:t>
      </w:r>
      <w:r w:rsidR="006A17AD" w:rsidRPr="00FC7A70">
        <w:rPr>
          <w:rFonts w:ascii="Garamond" w:eastAsia="Times New Roman" w:hAnsi="Garamond" w:cs="Times New Roman"/>
          <w:color w:val="000000" w:themeColor="text1"/>
          <w:szCs w:val="24"/>
          <w:lang w:eastAsia="pt-PT"/>
        </w:rPr>
        <w:t xml:space="preserve"> abastecedor</w:t>
      </w:r>
      <w:r w:rsidR="00674BA4" w:rsidRPr="00FC7A70">
        <w:rPr>
          <w:rFonts w:ascii="Garamond" w:eastAsia="Times New Roman" w:hAnsi="Garamond" w:cs="Times New Roman"/>
          <w:color w:val="000000" w:themeColor="text1"/>
          <w:szCs w:val="24"/>
          <w:lang w:eastAsia="pt-PT"/>
        </w:rPr>
        <w:t>es</w:t>
      </w:r>
      <w:r w:rsidR="006A17AD" w:rsidRPr="00FC7A70">
        <w:rPr>
          <w:rFonts w:ascii="Garamond" w:eastAsia="Times New Roman" w:hAnsi="Garamond" w:cs="Times New Roman"/>
          <w:color w:val="000000" w:themeColor="text1"/>
          <w:szCs w:val="24"/>
          <w:lang w:eastAsia="pt-PT"/>
        </w:rPr>
        <w:t xml:space="preserve"> aprovados ao abrigo </w:t>
      </w:r>
      <w:r w:rsidR="0043776D" w:rsidRPr="00FC7A70">
        <w:rPr>
          <w:rFonts w:ascii="Garamond" w:eastAsia="Times New Roman" w:hAnsi="Garamond" w:cs="Times New Roman"/>
          <w:color w:val="000000" w:themeColor="text1"/>
          <w:szCs w:val="24"/>
          <w:lang w:eastAsia="pt-PT"/>
        </w:rPr>
        <w:t>d</w:t>
      </w:r>
      <w:r w:rsidR="006A17AD" w:rsidRPr="00FC7A70">
        <w:rPr>
          <w:rFonts w:ascii="Garamond" w:eastAsia="Times New Roman" w:hAnsi="Garamond" w:cs="Times New Roman"/>
          <w:color w:val="000000" w:themeColor="text1"/>
          <w:szCs w:val="24"/>
          <w:lang w:eastAsia="pt-PT"/>
        </w:rPr>
        <w:t>a alínea a) do n.º 2</w:t>
      </w:r>
      <w:r w:rsidR="00674BA4" w:rsidRPr="00FC7A70">
        <w:rPr>
          <w:rFonts w:ascii="Garamond" w:eastAsia="Times New Roman" w:hAnsi="Garamond" w:cs="Times New Roman"/>
          <w:color w:val="000000" w:themeColor="text1"/>
          <w:szCs w:val="24"/>
          <w:lang w:eastAsia="pt-PT"/>
        </w:rPr>
        <w:t xml:space="preserve"> do artigo 53.º do </w:t>
      </w:r>
      <w:r w:rsidR="00D35699" w:rsidRPr="00FC7A70">
        <w:rPr>
          <w:rFonts w:ascii="Garamond" w:eastAsia="Times New Roman" w:hAnsi="Garamond" w:cs="Times New Roman"/>
          <w:color w:val="000000" w:themeColor="text1"/>
          <w:szCs w:val="24"/>
          <w:lang w:eastAsia="pt-PT"/>
        </w:rPr>
        <w:t>Decreto-Lei n.º 10/2015, de 16 de janeiro, alterado pelo Decreto-Lei n.º 102/2017, de 23 de agosto, pela Lei n.º 15/2018, de 27 de março, pelo Decreto-Lei n.º 9/2021, de 29 de janeiro</w:t>
      </w:r>
      <w:r w:rsidR="00262495" w:rsidRPr="00FC7A70">
        <w:rPr>
          <w:rFonts w:ascii="Garamond" w:eastAsia="Times New Roman" w:hAnsi="Garamond" w:cs="Times New Roman"/>
          <w:color w:val="000000" w:themeColor="text1"/>
          <w:szCs w:val="24"/>
          <w:lang w:eastAsia="pt-PT"/>
        </w:rPr>
        <w:t xml:space="preserve"> e pelo </w:t>
      </w:r>
      <w:r w:rsidR="00262495" w:rsidRPr="00FC7A70">
        <w:rPr>
          <w:rFonts w:ascii="Garamond" w:hAnsi="Garamond"/>
          <w:color w:val="000000" w:themeColor="text1"/>
          <w:szCs w:val="24"/>
        </w:rPr>
        <w:t>Decreto-Lei n.º 21/2023, de 24 de março;</w:t>
      </w:r>
    </w:p>
    <w:p w14:paraId="42D3FE69" w14:textId="777FE5EF" w:rsidR="00FF3508" w:rsidRPr="00FC7A70" w:rsidRDefault="00FF3508" w:rsidP="006F1D22">
      <w:pPr>
        <w:pStyle w:val="PargrafodaLista"/>
        <w:widowControl w:val="0"/>
        <w:numPr>
          <w:ilvl w:val="0"/>
          <w:numId w:val="271"/>
        </w:numPr>
        <w:spacing w:after="120"/>
        <w:ind w:left="851" w:hanging="284"/>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 xml:space="preserve"> </w:t>
      </w:r>
      <w:r w:rsidR="0004288A" w:rsidRPr="00FC7A70">
        <w:rPr>
          <w:rFonts w:ascii="Garamond" w:eastAsia="Times New Roman" w:hAnsi="Garamond" w:cs="Times New Roman"/>
          <w:color w:val="000000" w:themeColor="text1"/>
          <w:szCs w:val="24"/>
          <w:lang w:eastAsia="pt-PT"/>
        </w:rPr>
        <w:t xml:space="preserve">Os regulamentos internos dos mercados municipais emitidos ao abrigo </w:t>
      </w:r>
      <w:r w:rsidR="0043776D" w:rsidRPr="00FC7A70">
        <w:rPr>
          <w:rFonts w:ascii="Garamond" w:eastAsia="Times New Roman" w:hAnsi="Garamond" w:cs="Times New Roman"/>
          <w:color w:val="000000" w:themeColor="text1"/>
          <w:szCs w:val="24"/>
          <w:lang w:eastAsia="pt-PT"/>
        </w:rPr>
        <w:t>d</w:t>
      </w:r>
      <w:r w:rsidR="0004288A" w:rsidRPr="00FC7A70">
        <w:rPr>
          <w:rFonts w:ascii="Garamond" w:eastAsia="Times New Roman" w:hAnsi="Garamond" w:cs="Times New Roman"/>
          <w:color w:val="000000" w:themeColor="text1"/>
          <w:szCs w:val="24"/>
          <w:lang w:eastAsia="pt-PT"/>
        </w:rPr>
        <w:t xml:space="preserve">o n.º 1 do artigo 70.º do </w:t>
      </w:r>
      <w:r w:rsidR="000B4F97" w:rsidRPr="00FC7A70">
        <w:rPr>
          <w:rFonts w:ascii="Garamond" w:eastAsia="Times New Roman" w:hAnsi="Garamond" w:cs="Times New Roman"/>
          <w:color w:val="000000" w:themeColor="text1"/>
          <w:szCs w:val="24"/>
          <w:lang w:eastAsia="pt-PT"/>
        </w:rPr>
        <w:t xml:space="preserve">Decreto-Lei n.º 10/2015, de 16 de janeiro, alterado pelo Decreto-Lei n.º 102/2017, de 23 de agosto, pela Lei n.º 15/2018, de 27 de março, pelo Decreto-Lei n.º 9/2021, de 29 de janeiro e pelo </w:t>
      </w:r>
      <w:r w:rsidR="000B4F97" w:rsidRPr="00FC7A70">
        <w:rPr>
          <w:rFonts w:ascii="Garamond" w:hAnsi="Garamond"/>
          <w:color w:val="000000" w:themeColor="text1"/>
          <w:szCs w:val="24"/>
        </w:rPr>
        <w:t>Decreto-Lei n.º 21/2023, de 24 de março;</w:t>
      </w:r>
    </w:p>
    <w:p w14:paraId="078477DE" w14:textId="19F6DDA5" w:rsidR="00A2164F" w:rsidRPr="00FC7A70" w:rsidRDefault="0043776D" w:rsidP="006F1D22">
      <w:pPr>
        <w:pStyle w:val="PargrafodaLista"/>
        <w:widowControl w:val="0"/>
        <w:numPr>
          <w:ilvl w:val="0"/>
          <w:numId w:val="271"/>
        </w:numPr>
        <w:spacing w:after="120"/>
        <w:ind w:left="851" w:hanging="284"/>
        <w:contextualSpacing w:val="0"/>
        <w:rPr>
          <w:rFonts w:ascii="Garamond" w:hAnsi="Garamond"/>
          <w:color w:val="000000" w:themeColor="text1"/>
          <w:szCs w:val="24"/>
        </w:rPr>
      </w:pPr>
      <w:r w:rsidRPr="00FC7A70">
        <w:rPr>
          <w:rFonts w:ascii="Garamond" w:eastAsia="Times New Roman" w:hAnsi="Garamond" w:cs="Times New Roman"/>
          <w:color w:val="000000" w:themeColor="text1"/>
          <w:szCs w:val="24"/>
          <w:lang w:eastAsia="pt-PT"/>
        </w:rPr>
        <w:t>Os regulamentos de comércio não sedentário emitidos ao abrigo do n.º 1 do artigo 79.º do</w:t>
      </w:r>
      <w:r w:rsidR="000B4F97" w:rsidRPr="00FC7A70">
        <w:rPr>
          <w:rFonts w:ascii="Garamond" w:eastAsia="Times New Roman" w:hAnsi="Garamond" w:cs="Times New Roman"/>
          <w:color w:val="000000" w:themeColor="text1"/>
          <w:szCs w:val="24"/>
          <w:lang w:eastAsia="pt-PT"/>
        </w:rPr>
        <w:t xml:space="preserve"> Decreto-Lei n.º 10/2015, de 16 de janeiro, alterado pelo Decreto-Lei n.º 102/2017, de 23 de agosto, pela Lei n.º 15/2018, de 27 de março, pelo Decreto-Lei n.º 9/2021, de 29 de janeiro e pelo </w:t>
      </w:r>
      <w:r w:rsidR="000B4F97" w:rsidRPr="00FC7A70">
        <w:rPr>
          <w:rFonts w:ascii="Garamond" w:hAnsi="Garamond"/>
          <w:color w:val="000000" w:themeColor="text1"/>
          <w:szCs w:val="24"/>
        </w:rPr>
        <w:t>Decreto-Lei n.º 21/2023, de 24 de março;</w:t>
      </w:r>
    </w:p>
    <w:p w14:paraId="24896241" w14:textId="1A4F368F" w:rsidR="0043776D" w:rsidRPr="00FC7A70" w:rsidRDefault="00AA44D7" w:rsidP="006F1D22">
      <w:pPr>
        <w:pStyle w:val="PargrafodaLista"/>
        <w:widowControl w:val="0"/>
        <w:numPr>
          <w:ilvl w:val="0"/>
          <w:numId w:val="271"/>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Os regulamentos</w:t>
      </w:r>
      <w:r w:rsidR="00E5603A" w:rsidRPr="00FC7A70">
        <w:rPr>
          <w:rFonts w:ascii="Garamond" w:hAnsi="Garamond"/>
          <w:color w:val="000000" w:themeColor="text1"/>
          <w:szCs w:val="24"/>
        </w:rPr>
        <w:t xml:space="preserve"> </w:t>
      </w:r>
      <w:r w:rsidR="002C62B1" w:rsidRPr="00FC7A70">
        <w:rPr>
          <w:rFonts w:ascii="Garamond" w:hAnsi="Garamond"/>
          <w:color w:val="000000" w:themeColor="text1"/>
          <w:szCs w:val="24"/>
        </w:rPr>
        <w:t>de atribuição de espaços de venda</w:t>
      </w:r>
      <w:r w:rsidR="006147B8" w:rsidRPr="00FC7A70">
        <w:rPr>
          <w:rFonts w:ascii="Garamond" w:hAnsi="Garamond"/>
          <w:color w:val="000000" w:themeColor="text1"/>
          <w:szCs w:val="24"/>
        </w:rPr>
        <w:t xml:space="preserve"> nas feiras do município, de direito de uso de espaço público para efeitos da venda ambulante</w:t>
      </w:r>
      <w:r w:rsidR="000F4880" w:rsidRPr="00FC7A70">
        <w:rPr>
          <w:rFonts w:ascii="Garamond" w:hAnsi="Garamond"/>
          <w:color w:val="000000" w:themeColor="text1"/>
          <w:szCs w:val="24"/>
        </w:rPr>
        <w:t xml:space="preserve"> e </w:t>
      </w:r>
      <w:r w:rsidR="00582079" w:rsidRPr="00FC7A70">
        <w:rPr>
          <w:rFonts w:ascii="Garamond" w:hAnsi="Garamond"/>
          <w:color w:val="000000" w:themeColor="text1"/>
          <w:szCs w:val="24"/>
        </w:rPr>
        <w:t>de atribuição dos espaços de venda nas feiras organizadas por entidades públicas</w:t>
      </w:r>
      <w:r w:rsidR="000B4F97" w:rsidRPr="00FC7A70">
        <w:rPr>
          <w:rFonts w:ascii="Garamond" w:hAnsi="Garamond"/>
          <w:color w:val="000000" w:themeColor="text1"/>
          <w:szCs w:val="24"/>
        </w:rPr>
        <w:t>, emitidos ao abrigo do</w:t>
      </w:r>
      <w:r w:rsidR="002876CB" w:rsidRPr="00FC7A70">
        <w:rPr>
          <w:rFonts w:ascii="Garamond" w:hAnsi="Garamond"/>
          <w:color w:val="000000" w:themeColor="text1"/>
          <w:szCs w:val="24"/>
        </w:rPr>
        <w:t xml:space="preserve"> n.º 4 do artigo 80.º,</w:t>
      </w:r>
      <w:r w:rsidR="000F4880" w:rsidRPr="00FC7A70">
        <w:rPr>
          <w:rFonts w:ascii="Garamond" w:hAnsi="Garamond"/>
          <w:color w:val="000000" w:themeColor="text1"/>
          <w:szCs w:val="24"/>
        </w:rPr>
        <w:t xml:space="preserve"> n.º 3 do artigo 81.º e n.º 2 do artigo 82.º, respetivamente, do </w:t>
      </w:r>
      <w:r w:rsidR="000F4880" w:rsidRPr="00FC7A70">
        <w:rPr>
          <w:rFonts w:ascii="Garamond" w:eastAsia="Times New Roman" w:hAnsi="Garamond" w:cs="Times New Roman"/>
          <w:color w:val="000000" w:themeColor="text1"/>
          <w:szCs w:val="24"/>
          <w:lang w:eastAsia="pt-PT"/>
        </w:rPr>
        <w:t xml:space="preserve">Decreto-Lei n.º 10/2015, de 16 de janeiro, alterado pelo Decreto-Lei n.º 102/2017, de 23 de agosto, pela Lei n.º 15/2018, de 27 de março, pelo Decreto-Lei n.º 9/2021, de 29 de janeiro e pelo </w:t>
      </w:r>
      <w:r w:rsidR="000F4880" w:rsidRPr="00FC7A70">
        <w:rPr>
          <w:rFonts w:ascii="Garamond" w:hAnsi="Garamond"/>
          <w:color w:val="000000" w:themeColor="text1"/>
          <w:szCs w:val="24"/>
        </w:rPr>
        <w:t>Decreto-Lei n.º 21/2023, de 24 de março.</w:t>
      </w:r>
    </w:p>
    <w:p w14:paraId="6EB08A7B" w14:textId="77777777" w:rsidR="000F4880" w:rsidRPr="00FC7A70" w:rsidRDefault="000F4880" w:rsidP="00DF7BBF">
      <w:pPr>
        <w:pStyle w:val="PargrafodaLista"/>
        <w:widowControl w:val="0"/>
        <w:spacing w:after="120"/>
        <w:ind w:left="360"/>
        <w:contextualSpacing w:val="0"/>
        <w:rPr>
          <w:rFonts w:ascii="Garamond" w:hAnsi="Garamond"/>
          <w:color w:val="000000" w:themeColor="text1"/>
          <w:szCs w:val="24"/>
        </w:rPr>
      </w:pPr>
    </w:p>
    <w:p w14:paraId="3795E55C" w14:textId="24E23DD8" w:rsidR="00956BF4" w:rsidRPr="00FC7A70" w:rsidRDefault="00956BF4"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11.º</w:t>
      </w:r>
    </w:p>
    <w:p w14:paraId="0C8CB8FE" w14:textId="52EE71D9" w:rsidR="00956BF4" w:rsidRPr="00FC7A70" w:rsidRDefault="30217FB2" w:rsidP="482EA073">
      <w:pPr>
        <w:widowControl w:val="0"/>
        <w:spacing w:after="120"/>
        <w:jc w:val="center"/>
        <w:outlineLvl w:val="1"/>
        <w:rPr>
          <w:rFonts w:ascii="Garamond" w:eastAsiaTheme="majorEastAsia" w:hAnsi="Garamond" w:cstheme="majorBidi"/>
          <w:color w:val="000000" w:themeColor="text1"/>
        </w:rPr>
      </w:pPr>
      <w:r w:rsidRPr="482EA073">
        <w:rPr>
          <w:rFonts w:ascii="Garamond" w:eastAsiaTheme="majorEastAsia" w:hAnsi="Garamond" w:cstheme="majorBidi"/>
          <w:color w:val="000000" w:themeColor="text1"/>
        </w:rPr>
        <w:t xml:space="preserve">Disposições transitórias no caso </w:t>
      </w:r>
      <w:r w:rsidR="1C78B52C" w:rsidRPr="482EA073">
        <w:rPr>
          <w:rFonts w:ascii="Garamond" w:eastAsiaTheme="majorEastAsia" w:hAnsi="Garamond" w:cstheme="majorBidi"/>
          <w:color w:val="000000" w:themeColor="text1"/>
        </w:rPr>
        <w:t>da</w:t>
      </w:r>
      <w:del w:id="105" w:author="Nádia Silvestre" w:date="2026-09-18T11:02:00Z" w16du:dateUtc="2026-09-18T11:02:00Z">
        <w:r w:rsidR="00956BF4" w:rsidRPr="482EA073" w:rsidDel="1C78B52C">
          <w:rPr>
            <w:rFonts w:ascii="Garamond" w:eastAsiaTheme="majorEastAsia" w:hAnsi="Garamond" w:cstheme="majorBidi"/>
            <w:color w:val="000000" w:themeColor="text1"/>
          </w:rPr>
          <w:delText>s</w:delText>
        </w:r>
      </w:del>
      <w:r w:rsidR="1C78B52C" w:rsidRPr="482EA073">
        <w:rPr>
          <w:rFonts w:ascii="Garamond" w:eastAsiaTheme="majorEastAsia" w:hAnsi="Garamond" w:cstheme="majorBidi"/>
          <w:color w:val="000000" w:themeColor="text1"/>
        </w:rPr>
        <w:t xml:space="preserve"> atividade</w:t>
      </w:r>
      <w:del w:id="106" w:author="Nádia Silvestre" w:date="2026-09-18T11:02:00Z" w16du:dateUtc="2026-09-18T11:02:03Z">
        <w:r w:rsidR="00956BF4" w:rsidRPr="482EA073" w:rsidDel="1C78B52C">
          <w:rPr>
            <w:rFonts w:ascii="Garamond" w:eastAsiaTheme="majorEastAsia" w:hAnsi="Garamond" w:cstheme="majorBidi"/>
            <w:color w:val="000000" w:themeColor="text1"/>
          </w:rPr>
          <w:delText>s</w:delText>
        </w:r>
      </w:del>
      <w:r w:rsidR="1C78B52C" w:rsidRPr="482EA073">
        <w:rPr>
          <w:rFonts w:ascii="Garamond" w:eastAsiaTheme="majorEastAsia" w:hAnsi="Garamond" w:cstheme="majorBidi"/>
          <w:color w:val="000000" w:themeColor="text1"/>
        </w:rPr>
        <w:t xml:space="preserve"> pecuária</w:t>
      </w:r>
      <w:del w:id="107" w:author="Nádia Silvestre" w:date="2026-09-18T11:02:00Z" w16du:dateUtc="2026-09-18T11:02:05Z">
        <w:r w:rsidR="00956BF4" w:rsidRPr="482EA073" w:rsidDel="1C78B52C">
          <w:rPr>
            <w:rFonts w:ascii="Garamond" w:eastAsiaTheme="majorEastAsia" w:hAnsi="Garamond" w:cstheme="majorBidi"/>
            <w:color w:val="000000" w:themeColor="text1"/>
          </w:rPr>
          <w:delText>s de classe 3</w:delText>
        </w:r>
      </w:del>
    </w:p>
    <w:p w14:paraId="1FEAC111" w14:textId="53CEBEAE" w:rsidR="00D90A2D" w:rsidRPr="00303C66" w:rsidRDefault="30217FB2" w:rsidP="482EA073">
      <w:pPr>
        <w:pStyle w:val="PargrafodaLista"/>
        <w:widowControl w:val="0"/>
        <w:numPr>
          <w:ilvl w:val="0"/>
          <w:numId w:val="283"/>
        </w:numPr>
        <w:shd w:val="clear" w:color="auto" w:fill="FFFFFF" w:themeFill="background1"/>
        <w:spacing w:after="120"/>
        <w:ind w:left="426" w:hanging="426"/>
        <w:contextualSpacing w:val="0"/>
        <w:rPr>
          <w:rFonts w:ascii="Garamond" w:hAnsi="Garamond"/>
          <w:color w:val="000000" w:themeColor="text1"/>
        </w:rPr>
      </w:pPr>
      <w:r w:rsidRPr="482EA073">
        <w:rPr>
          <w:rFonts w:ascii="Garamond" w:hAnsi="Garamond"/>
          <w:color w:val="000000" w:themeColor="text1"/>
        </w:rPr>
        <w:t>O</w:t>
      </w:r>
      <w:del w:id="108" w:author="Nádia Silvestre" w:date="2026-09-18T11:03:00Z" w16du:dateUtc="2026-09-18T11:03:02Z">
        <w:r w:rsidR="00956BF4" w:rsidRPr="482EA073" w:rsidDel="30217FB2">
          <w:rPr>
            <w:rFonts w:ascii="Garamond" w:hAnsi="Garamond"/>
            <w:color w:val="000000" w:themeColor="text1"/>
          </w:rPr>
          <w:delText xml:space="preserve">s </w:delText>
        </w:r>
        <w:r w:rsidR="00956BF4" w:rsidRPr="482EA073" w:rsidDel="1C78B52C">
          <w:rPr>
            <w:rFonts w:ascii="Garamond" w:hAnsi="Garamond"/>
            <w:color w:val="000000" w:themeColor="text1"/>
          </w:rPr>
          <w:delText>títulos de exploração emitidos para as atividades pecuárias enquadras na classe 3, nos termos</w:delText>
        </w:r>
        <w:r w:rsidR="00956BF4" w:rsidRPr="482EA073" w:rsidDel="7061C7DA">
          <w:rPr>
            <w:rFonts w:ascii="Garamond" w:hAnsi="Garamond"/>
            <w:color w:val="000000" w:themeColor="text1"/>
          </w:rPr>
          <w:delText xml:space="preserve"> previstos no</w:delText>
        </w:r>
        <w:r w:rsidR="00956BF4" w:rsidRPr="482EA073" w:rsidDel="1C78B52C">
          <w:rPr>
            <w:rFonts w:ascii="Garamond" w:hAnsi="Garamond"/>
            <w:color w:val="000000" w:themeColor="text1"/>
          </w:rPr>
          <w:delText xml:space="preserve"> </w:delText>
        </w:r>
        <w:r w:rsidR="00956BF4" w:rsidRPr="482EA073" w:rsidDel="7061C7DA">
          <w:rPr>
            <w:rFonts w:ascii="Garamond" w:hAnsi="Garamond"/>
            <w:color w:val="000000" w:themeColor="text1"/>
          </w:rPr>
          <w:delText>Decreto-Lei n.º 81/2013, de 14 de junho, alterado pelos Decretos-Leis n.</w:delText>
        </w:r>
        <w:r w:rsidR="00956BF4" w:rsidRPr="482EA073" w:rsidDel="7061C7DA">
          <w:rPr>
            <w:rFonts w:ascii="Garamond" w:hAnsi="Garamond"/>
            <w:color w:val="000000" w:themeColor="text1"/>
            <w:vertAlign w:val="superscript"/>
          </w:rPr>
          <w:delText>os</w:delText>
        </w:r>
        <w:r w:rsidR="00956BF4" w:rsidRPr="482EA073" w:rsidDel="7061C7DA">
          <w:rPr>
            <w:rFonts w:ascii="Garamond" w:hAnsi="Garamond"/>
            <w:color w:val="000000" w:themeColor="text1"/>
          </w:rPr>
          <w:delText xml:space="preserve"> 165/2014, de 5 de novembro, 85/2015, de 21 de maio, 20/2019, de 30 de janeiro</w:delText>
        </w:r>
        <w:r w:rsidR="00956BF4" w:rsidRPr="482EA073" w:rsidDel="30F7FE1C">
          <w:rPr>
            <w:rFonts w:ascii="Garamond" w:hAnsi="Garamond"/>
            <w:color w:val="000000" w:themeColor="text1"/>
          </w:rPr>
          <w:delText xml:space="preserve">, </w:delText>
        </w:r>
        <w:r w:rsidR="00956BF4" w:rsidRPr="482EA073" w:rsidDel="7061C7DA">
          <w:rPr>
            <w:rFonts w:ascii="Garamond" w:hAnsi="Garamond"/>
            <w:color w:val="000000" w:themeColor="text1"/>
          </w:rPr>
          <w:delText>9/2021, de 29 de janeiro</w:delText>
        </w:r>
        <w:r w:rsidR="00956BF4" w:rsidRPr="482EA073" w:rsidDel="30F7FE1C">
          <w:rPr>
            <w:rFonts w:ascii="Garamond" w:hAnsi="Garamond"/>
            <w:color w:val="000000" w:themeColor="text1"/>
          </w:rPr>
          <w:delText xml:space="preserve"> e 44/2026, de 17 de julho, </w:delText>
        </w:r>
        <w:r w:rsidR="00956BF4" w:rsidRPr="482EA073" w:rsidDel="1C78B52C">
          <w:rPr>
            <w:rFonts w:ascii="Garamond" w:hAnsi="Garamond"/>
            <w:color w:val="000000" w:themeColor="text1"/>
          </w:rPr>
          <w:delText xml:space="preserve">mantém-se válidos, sem prejuízo da aplicação das disposições do </w:delText>
        </w:r>
      </w:del>
      <w:del w:id="109" w:author="Nádia Silvestre" w:date="2026-09-20T14:50:00Z" w16du:dateUtc="2026-09-20T14:50:59Z">
        <w:r w:rsidR="00956BF4" w:rsidRPr="482EA073" w:rsidDel="1C78B52C">
          <w:rPr>
            <w:rFonts w:ascii="Garamond" w:hAnsi="Garamond"/>
            <w:color w:val="000000" w:themeColor="text1"/>
          </w:rPr>
          <w:delText>presente diploma</w:delText>
        </w:r>
      </w:del>
      <w:ins w:id="110" w:author="Maria João Torres" w:date="2026-09-11T14:01:00Z" w16du:dateUtc="2026-09-11T13:01:00Z">
        <w:del w:id="111" w:author="Nádia Silvestre" w:date="2026-09-20T14:50:00Z" w16du:dateUtc="2026-09-20T14:50:59Z">
          <w:r w:rsidR="00956BF4" w:rsidRPr="482EA073" w:rsidDel="2056D149">
            <w:rPr>
              <w:rFonts w:ascii="Garamond" w:hAnsi="Garamond"/>
              <w:color w:val="000000" w:themeColor="text1"/>
            </w:rPr>
            <w:delText>presente decreto-lei</w:delText>
          </w:r>
        </w:del>
      </w:ins>
      <w:del w:id="112" w:author="Nádia Silvestre" w:date="2026-09-20T14:50:00Z" w16du:dateUtc="2026-09-20T14:50:59Z">
        <w:r w:rsidR="00956BF4" w:rsidRPr="482EA073" w:rsidDel="1C78B52C">
          <w:rPr>
            <w:rFonts w:ascii="Garamond" w:hAnsi="Garamond"/>
            <w:color w:val="000000" w:themeColor="text1"/>
          </w:rPr>
          <w:delText xml:space="preserve"> relativas às condições de exercício e de controlo das atividades.</w:delText>
        </w:r>
      </w:del>
    </w:p>
    <w:p w14:paraId="0DA18F17" w14:textId="68A86F5C" w:rsidR="00956BF4" w:rsidRPr="00303C66" w:rsidRDefault="00D90A2D" w:rsidP="482EA073">
      <w:pPr>
        <w:pStyle w:val="PargrafodaLista"/>
        <w:widowControl w:val="0"/>
        <w:numPr>
          <w:ilvl w:val="0"/>
          <w:numId w:val="283"/>
        </w:numPr>
        <w:shd w:val="clear" w:color="auto" w:fill="FFFFFF" w:themeFill="background1"/>
        <w:spacing w:after="120"/>
        <w:ind w:left="426" w:hanging="426"/>
        <w:contextualSpacing w:val="0"/>
        <w:rPr>
          <w:del w:id="113" w:author="Nádia Silvestre" w:date="2026-09-18T15:43:00Z" w16du:dateUtc="2026-09-18T15:43:29Z"/>
          <w:rFonts w:ascii="Garamond" w:hAnsi="Garamond"/>
          <w:color w:val="000000" w:themeColor="text1"/>
        </w:rPr>
      </w:pPr>
      <w:del w:id="114" w:author="Nádia Silvestre" w:date="2026-09-18T15:43:00Z" w16du:dateUtc="2026-09-18T15:43:29Z">
        <w:r w:rsidRPr="482EA073" w:rsidDel="1C78B52C">
          <w:rPr>
            <w:rFonts w:ascii="Garamond" w:hAnsi="Garamond"/>
            <w:color w:val="000000" w:themeColor="text1"/>
          </w:rPr>
          <w:delText>Os titulares das atividades pecuárias referidas no número anterior devem proceder à atualização da informação necessária ao registo no SNIRA, no prazo de 60 dias.</w:delText>
        </w:r>
      </w:del>
    </w:p>
    <w:p w14:paraId="48EBF508" w14:textId="77777777" w:rsidR="00956BF4" w:rsidRDefault="00956BF4">
      <w:pPr>
        <w:widowControl w:val="0"/>
        <w:spacing w:after="120"/>
        <w:rPr>
          <w:ins w:id="115" w:author="Nádia Silvestre" w:date="2026-09-18T11:22:00Z" w16du:dateUtc="2026-09-18T11:22:07Z"/>
          <w:rFonts w:ascii="Garamond" w:eastAsia="Garamond" w:hAnsi="Garamond" w:cs="Garamond"/>
          <w:color w:val="000000" w:themeColor="text1"/>
          <w:szCs w:val="24"/>
          <w:rPrChange w:id="116" w:author="Nádia Silvestre" w:date="2026-09-20T15:01:00Z">
            <w:rPr>
              <w:ins w:id="117" w:author="Nádia Silvestre" w:date="2026-09-18T11:22:00Z" w16du:dateUtc="2026-09-18T11:22:07Z"/>
              <w:rFonts w:ascii="Garamond" w:hAnsi="Garamond"/>
              <w:color w:val="000000" w:themeColor="text1"/>
            </w:rPr>
          </w:rPrChange>
        </w:rPr>
        <w:pPrChange w:id="118" w:author="Nádia Silvestre" w:date="2026-09-20T15:02:00Z">
          <w:pPr>
            <w:pStyle w:val="PargrafodaLista"/>
            <w:widowControl w:val="0"/>
            <w:spacing w:after="120"/>
            <w:ind w:left="360"/>
            <w:contextualSpacing w:val="0"/>
          </w:pPr>
        </w:pPrChange>
      </w:pPr>
    </w:p>
    <w:p w14:paraId="1B5B88B8" w14:textId="4E823D58" w:rsidR="4C8FFFB0" w:rsidRDefault="4C8FFFB0">
      <w:pPr>
        <w:widowControl w:val="0"/>
        <w:spacing w:after="120"/>
        <w:ind w:left="360"/>
        <w:rPr>
          <w:ins w:id="119" w:author="Nádia Silvestre" w:date="2026-09-20T14:51:00Z" w16du:dateUtc="2026-09-20T14:51:07Z"/>
          <w:rFonts w:ascii="Garamond" w:eastAsia="Garamond" w:hAnsi="Garamond" w:cs="Garamond"/>
          <w:color w:val="0070C0"/>
          <w:szCs w:val="24"/>
          <w:rPrChange w:id="120" w:author="Nádia Silvestre" w:date="2026-09-20T15:01:00Z">
            <w:rPr>
              <w:ins w:id="121" w:author="Nádia Silvestre" w:date="2026-09-20T14:51:00Z" w16du:dateUtc="2026-09-20T14:51:07Z"/>
              <w:rFonts w:ascii="Garamond" w:eastAsia="Garamond" w:hAnsi="Garamond" w:cs="Garamond"/>
              <w:color w:val="0070C0"/>
              <w:sz w:val="22"/>
            </w:rPr>
          </w:rPrChange>
        </w:rPr>
        <w:pPrChange w:id="122" w:author="Nádia Silvestre" w:date="2026-09-20T15:02:00Z">
          <w:pPr>
            <w:pStyle w:val="PargrafodaLista"/>
            <w:widowControl w:val="0"/>
            <w:spacing w:after="120"/>
            <w:ind w:left="360"/>
            <w:contextualSpacing w:val="0"/>
          </w:pPr>
        </w:pPrChange>
      </w:pPr>
      <w:ins w:id="123" w:author="Nádia Silvestre" w:date="2026-09-20T14:51:00Z" w16du:dateUtc="2026-09-20T14:51:59Z">
        <w:r w:rsidRPr="482EA073">
          <w:rPr>
            <w:rFonts w:ascii="Garamond" w:eastAsia="Garamond" w:hAnsi="Garamond" w:cs="Garamond"/>
            <w:szCs w:val="24"/>
            <w:rPrChange w:id="124" w:author="Nádia Silvestre" w:date="2026-09-20T15:01:00Z" w16du:dateUtc="2026-09-20T15:01:59Z">
              <w:rPr>
                <w:rFonts w:ascii="Garamond" w:eastAsia="Garamond" w:hAnsi="Garamond" w:cs="Garamond"/>
                <w:sz w:val="22"/>
              </w:rPr>
            </w:rPrChange>
          </w:rPr>
          <w:t>1-</w:t>
        </w:r>
      </w:ins>
      <w:ins w:id="125" w:author="Nádia Silvestre" w:date="2026-09-18T11:23:00Z" w16du:dateUtc="2026-09-18T11:23:02Z">
        <w:r w:rsidR="34E419F2" w:rsidRPr="482EA073">
          <w:rPr>
            <w:rFonts w:ascii="Garamond" w:eastAsia="Garamond" w:hAnsi="Garamond" w:cs="Garamond"/>
            <w:szCs w:val="24"/>
            <w:rPrChange w:id="126" w:author="Nádia Silvestre" w:date="2026-09-18T11:24:00Z" w16du:dateUtc="2026-09-18T11:24:53Z">
              <w:rPr>
                <w:rFonts w:ascii="Segoe UI" w:eastAsia="Segoe UI" w:hAnsi="Segoe UI" w:cs="Segoe UI"/>
                <w:i/>
                <w:iCs/>
                <w:sz w:val="20"/>
                <w:szCs w:val="20"/>
              </w:rPr>
            </w:rPrChange>
          </w:rPr>
          <w:t>—</w:t>
        </w:r>
      </w:ins>
      <w:ins w:id="127" w:author="Nádia Silvestre" w:date="2026-09-20T14:45:00Z" w16du:dateUtc="2026-09-20T14:45:27Z">
        <w:r w:rsidR="0E4F9B24" w:rsidRPr="482EA073">
          <w:rPr>
            <w:rFonts w:ascii="Garamond" w:eastAsia="Garamond" w:hAnsi="Garamond" w:cs="Garamond"/>
            <w:color w:val="0070C0"/>
            <w:szCs w:val="24"/>
            <w:rPrChange w:id="128" w:author="Nádia Silvestre" w:date="2026-09-20T14:45:00Z" w16du:dateUtc="2026-09-20T14:45:39Z">
              <w:rPr>
                <w:rFonts w:ascii="Aptos" w:eastAsia="Aptos" w:hAnsi="Aptos" w:cs="Aptos"/>
                <w:color w:val="0070C0"/>
                <w:sz w:val="16"/>
                <w:szCs w:val="16"/>
              </w:rPr>
            </w:rPrChange>
          </w:rPr>
          <w:t>Mantêm-se em vigor, até à respetiva revisão, as portarias e demais atos regulamentares aprovados ao abrigo do Decreto-Lei n.º 81/2013, de 14 de junho, em tudo o que não contrarie o presente decreto-lei.</w:t>
        </w:r>
      </w:ins>
    </w:p>
    <w:p w14:paraId="560A109C" w14:textId="34E2C668" w:rsidR="5D60FF3A" w:rsidRDefault="5D60FF3A">
      <w:pPr>
        <w:widowControl w:val="0"/>
        <w:spacing w:after="120"/>
        <w:ind w:left="360"/>
        <w:rPr>
          <w:ins w:id="129" w:author="Nádia Silvestre" w:date="2026-09-20T14:51:00Z" w16du:dateUtc="2026-09-20T14:51:21Z"/>
          <w:rFonts w:ascii="Garamond" w:eastAsia="Garamond" w:hAnsi="Garamond" w:cs="Garamond"/>
          <w:color w:val="0070C0"/>
          <w:szCs w:val="24"/>
          <w:rPrChange w:id="130" w:author="Nádia Silvestre" w:date="2026-09-20T15:01:00Z">
            <w:rPr>
              <w:ins w:id="131" w:author="Nádia Silvestre" w:date="2026-09-20T14:51:00Z" w16du:dateUtc="2026-09-20T14:51:21Z"/>
              <w:rFonts w:ascii="Aptos" w:eastAsia="Aptos" w:hAnsi="Aptos" w:cs="Aptos"/>
              <w:color w:val="0070C0"/>
              <w:sz w:val="22"/>
            </w:rPr>
          </w:rPrChange>
        </w:rPr>
      </w:pPr>
      <w:ins w:id="132" w:author="Nádia Silvestre" w:date="2026-09-20T14:52:00Z" w16du:dateUtc="2026-09-20T14:52:04Z">
        <w:r w:rsidRPr="482EA073">
          <w:rPr>
            <w:rFonts w:ascii="Garamond" w:eastAsia="Garamond" w:hAnsi="Garamond" w:cs="Garamond"/>
            <w:color w:val="0070C0"/>
            <w:szCs w:val="24"/>
            <w:rPrChange w:id="133" w:author="Nádia Silvestre" w:date="2026-09-20T15:01:00Z" w16du:dateUtc="2026-09-20T15:01:59Z">
              <w:rPr>
                <w:rFonts w:ascii="Aptos" w:eastAsia="Aptos" w:hAnsi="Aptos" w:cs="Aptos"/>
                <w:color w:val="0070C0"/>
                <w:sz w:val="22"/>
              </w:rPr>
            </w:rPrChange>
          </w:rPr>
          <w:t xml:space="preserve">2- </w:t>
        </w:r>
      </w:ins>
      <w:ins w:id="134" w:author="Nádia Silvestre" w:date="2026-09-20T14:45:00Z" w16du:dateUtc="2026-09-20T14:45:27Z">
        <w:r w:rsidR="0E4F9B24" w:rsidRPr="482EA073">
          <w:rPr>
            <w:rFonts w:ascii="Garamond" w:eastAsia="Garamond" w:hAnsi="Garamond" w:cs="Garamond"/>
            <w:color w:val="0070C0"/>
            <w:szCs w:val="24"/>
            <w:rPrChange w:id="135" w:author="Nádia Silvestre" w:date="2026-09-20T14:45:00Z" w16du:dateUtc="2026-09-20T14:45:39Z">
              <w:rPr>
                <w:rFonts w:ascii="Aptos" w:eastAsia="Aptos" w:hAnsi="Aptos" w:cs="Aptos"/>
                <w:color w:val="0070C0"/>
                <w:sz w:val="16"/>
                <w:szCs w:val="16"/>
              </w:rPr>
            </w:rPrChange>
          </w:rPr>
          <w:t>As referências ao NREAP, ao SIREAP, à licença de exploração, ao título de exploração e à entidade coordenadora consideram-se efetuadas, respetivamente, ao CLAE, à Plataforma dos Licenciamentos, ao título digital de atividade económica e à en</w:t>
        </w:r>
      </w:ins>
      <w:ins w:id="136" w:author="Nádia Silvestre" w:date="2026-09-20T14:52:00Z" w16du:dateUtc="2026-09-20T14:52:07Z">
        <w:r w:rsidR="3DFFD330" w:rsidRPr="482EA073">
          <w:rPr>
            <w:rFonts w:ascii="Garamond" w:eastAsia="Garamond" w:hAnsi="Garamond" w:cs="Garamond"/>
            <w:color w:val="0070C0"/>
            <w:szCs w:val="24"/>
            <w:rPrChange w:id="137" w:author="Nádia Silvestre" w:date="2026-09-20T15:01:00Z" w16du:dateUtc="2026-09-20T15:01:56Z">
              <w:rPr>
                <w:rFonts w:ascii="Aptos" w:eastAsia="Aptos" w:hAnsi="Aptos" w:cs="Aptos"/>
                <w:color w:val="0070C0"/>
                <w:sz w:val="22"/>
              </w:rPr>
            </w:rPrChange>
          </w:rPr>
          <w:t>t</w:t>
        </w:r>
      </w:ins>
      <w:ins w:id="138" w:author="Nádia Silvestre" w:date="2026-09-20T14:45:00Z" w16du:dateUtc="2026-09-20T14:45:27Z">
        <w:r w:rsidR="0E4F9B24" w:rsidRPr="482EA073">
          <w:rPr>
            <w:rFonts w:ascii="Garamond" w:eastAsia="Garamond" w:hAnsi="Garamond" w:cs="Garamond"/>
            <w:color w:val="0070C0"/>
            <w:szCs w:val="24"/>
            <w:rPrChange w:id="139" w:author="Nádia Silvestre" w:date="2026-09-20T14:45:00Z" w16du:dateUtc="2026-09-20T14:45:39Z">
              <w:rPr>
                <w:rFonts w:ascii="Aptos" w:eastAsia="Aptos" w:hAnsi="Aptos" w:cs="Aptos"/>
                <w:color w:val="0070C0"/>
                <w:sz w:val="16"/>
                <w:szCs w:val="16"/>
              </w:rPr>
            </w:rPrChange>
          </w:rPr>
          <w:t>idade coordenadora definida no anexo II.</w:t>
        </w:r>
      </w:ins>
    </w:p>
    <w:p w14:paraId="56C7C96E" w14:textId="19B7ACCA" w:rsidR="32B63E86" w:rsidRDefault="32B63E86">
      <w:pPr>
        <w:widowControl w:val="0"/>
        <w:spacing w:after="120"/>
        <w:ind w:left="360"/>
        <w:rPr>
          <w:ins w:id="140" w:author="Nádia Silvestre" w:date="2026-09-20T14:54:00Z" w16du:dateUtc="2026-09-20T14:54:25Z"/>
          <w:rFonts w:ascii="Garamond" w:eastAsia="Garamond" w:hAnsi="Garamond" w:cs="Garamond"/>
          <w:color w:val="0070C0"/>
          <w:szCs w:val="24"/>
          <w:rPrChange w:id="141" w:author="Nádia Silvestre" w:date="2026-09-20T15:01:00Z">
            <w:rPr>
              <w:ins w:id="142" w:author="Nádia Silvestre" w:date="2026-09-20T14:54:00Z" w16du:dateUtc="2026-09-20T14:54:25Z"/>
              <w:rFonts w:ascii="Garamond" w:eastAsia="Garamond" w:hAnsi="Garamond" w:cs="Garamond"/>
              <w:color w:val="0070C0"/>
              <w:sz w:val="22"/>
            </w:rPr>
          </w:rPrChange>
        </w:rPr>
        <w:pPrChange w:id="143" w:author="Nádia Silvestre" w:date="2026-09-20T15:02:00Z">
          <w:pPr/>
        </w:pPrChange>
      </w:pPr>
      <w:ins w:id="144" w:author="Nádia Silvestre" w:date="2026-09-20T14:52:00Z" w16du:dateUtc="2026-09-20T14:52:24Z">
        <w:r w:rsidRPr="482EA073">
          <w:rPr>
            <w:rFonts w:ascii="Garamond" w:eastAsia="Garamond" w:hAnsi="Garamond" w:cs="Garamond"/>
            <w:color w:val="0070C0"/>
            <w:szCs w:val="24"/>
            <w:rPrChange w:id="145" w:author="Nádia Silvestre" w:date="2026-09-20T15:01:00Z" w16du:dateUtc="2026-09-20T15:01:59Z">
              <w:rPr>
                <w:rFonts w:ascii="Aptos" w:eastAsia="Aptos" w:hAnsi="Aptos" w:cs="Aptos"/>
                <w:color w:val="0070C0"/>
                <w:sz w:val="22"/>
              </w:rPr>
            </w:rPrChange>
          </w:rPr>
          <w:t>3-</w:t>
        </w:r>
      </w:ins>
      <w:ins w:id="146" w:author="Nádia Silvestre" w:date="2026-09-20T14:45:00Z" w16du:dateUtc="2026-09-20T14:45:27Z">
        <w:r w:rsidR="0E4F9B24" w:rsidRPr="482EA073">
          <w:rPr>
            <w:rFonts w:ascii="Garamond" w:eastAsia="Garamond" w:hAnsi="Garamond" w:cs="Garamond"/>
            <w:color w:val="0070C0"/>
            <w:szCs w:val="24"/>
            <w:rPrChange w:id="147" w:author="Nádia Silvestre" w:date="2026-09-20T14:45:00Z" w16du:dateUtc="2026-09-20T14:45:39Z">
              <w:rPr>
                <w:rFonts w:ascii="Aptos" w:eastAsia="Aptos" w:hAnsi="Aptos" w:cs="Aptos"/>
                <w:color w:val="0070C0"/>
                <w:sz w:val="16"/>
                <w:szCs w:val="16"/>
              </w:rPr>
            </w:rPrChange>
          </w:rPr>
          <w:t xml:space="preserve">A regulamentação referida no n.º 1 é revista no prazo de </w:t>
        </w:r>
        <w:commentRangeStart w:id="148"/>
        <w:commentRangeStart w:id="149"/>
        <w:r w:rsidR="0E4F9B24" w:rsidRPr="482EA073">
          <w:rPr>
            <w:rFonts w:ascii="Garamond" w:eastAsia="Garamond" w:hAnsi="Garamond" w:cs="Garamond"/>
            <w:color w:val="0070C0"/>
            <w:szCs w:val="24"/>
            <w:rPrChange w:id="150" w:author="Nádia Silvestre" w:date="2026-09-20T14:45:00Z" w16du:dateUtc="2026-09-20T14:45:39Z">
              <w:rPr>
                <w:rFonts w:ascii="Aptos" w:eastAsia="Aptos" w:hAnsi="Aptos" w:cs="Aptos"/>
                <w:color w:val="0070C0"/>
                <w:sz w:val="16"/>
                <w:szCs w:val="16"/>
              </w:rPr>
            </w:rPrChange>
          </w:rPr>
          <w:t>180</w:t>
        </w:r>
      </w:ins>
      <w:commentRangeEnd w:id="148"/>
      <w:r w:rsidRPr="482EA073">
        <w:rPr>
          <w:rStyle w:val="Refdecomentrio"/>
          <w:rFonts w:ascii="Garamond" w:eastAsia="Garamond" w:hAnsi="Garamond" w:cs="Garamond"/>
          <w:color w:val="0070C0"/>
          <w:sz w:val="24"/>
          <w:szCs w:val="24"/>
          <w:rPrChange w:id="151" w:author="Nádia Silvestre" w:date="2026-09-20T14:45:00Z" w16du:dateUtc="2026-09-20T14:45:39Z">
            <w:rPr>
              <w:rStyle w:val="Refdecomentrio"/>
              <w:rFonts w:ascii="Aptos" w:eastAsia="Aptos" w:hAnsi="Aptos" w:cs="Aptos"/>
              <w:color w:val="0070C0"/>
            </w:rPr>
          </w:rPrChange>
        </w:rPr>
        <w:commentReference w:id="148"/>
      </w:r>
      <w:commentRangeEnd w:id="149"/>
      <w:r w:rsidRPr="482EA073">
        <w:rPr>
          <w:rStyle w:val="Refdecomentrio"/>
          <w:rFonts w:ascii="Garamond" w:eastAsia="Garamond" w:hAnsi="Garamond" w:cs="Garamond"/>
          <w:color w:val="0070C0"/>
          <w:sz w:val="24"/>
          <w:szCs w:val="24"/>
          <w:rPrChange w:id="152" w:author="Nádia Silvestre" w:date="2026-09-20T14:45:00Z" w16du:dateUtc="2026-09-20T14:45:39Z">
            <w:rPr>
              <w:rStyle w:val="Refdecomentrio"/>
              <w:rFonts w:ascii="Aptos" w:eastAsia="Aptos" w:hAnsi="Aptos" w:cs="Aptos"/>
              <w:color w:val="0070C0"/>
            </w:rPr>
          </w:rPrChange>
        </w:rPr>
        <w:commentReference w:id="149"/>
      </w:r>
      <w:ins w:id="153" w:author="Nádia Silvestre" w:date="2026-09-20T14:45:00Z" w16du:dateUtc="2026-09-20T14:45:27Z">
        <w:r w:rsidR="0E4F9B24" w:rsidRPr="482EA073">
          <w:rPr>
            <w:rFonts w:ascii="Garamond" w:eastAsia="Garamond" w:hAnsi="Garamond" w:cs="Garamond"/>
            <w:color w:val="0070C0"/>
            <w:szCs w:val="24"/>
            <w:rPrChange w:id="154" w:author="Nádia Silvestre" w:date="2026-09-20T14:45:00Z" w16du:dateUtc="2026-09-20T14:45:39Z">
              <w:rPr>
                <w:rFonts w:ascii="Aptos" w:eastAsia="Aptos" w:hAnsi="Aptos" w:cs="Aptos"/>
                <w:color w:val="0070C0"/>
                <w:sz w:val="16"/>
                <w:szCs w:val="16"/>
              </w:rPr>
            </w:rPrChange>
          </w:rPr>
          <w:t xml:space="preserve"> dias.</w:t>
        </w:r>
      </w:ins>
    </w:p>
    <w:p w14:paraId="449B5194" w14:textId="0486F84A" w:rsidR="55D514EC" w:rsidRDefault="55D514EC">
      <w:pPr>
        <w:pStyle w:val="PargrafodaLista"/>
        <w:widowControl w:val="0"/>
        <w:spacing w:after="0"/>
        <w:ind w:hanging="360"/>
        <w:contextualSpacing w:val="0"/>
        <w:rPr>
          <w:ins w:id="155" w:author="Nádia Silvestre" w:date="2026-09-20T15:25:00Z" w16du:dateUtc="2026-09-20T15:25:55Z"/>
        </w:rPr>
        <w:pPrChange w:id="156" w:author="Nádia Silvestre" w:date="2026-09-20T15:02:00Z">
          <w:pPr/>
        </w:pPrChange>
      </w:pPr>
      <w:ins w:id="157" w:author="Nádia Silvestre" w:date="2026-09-20T14:54:00Z" w16du:dateUtc="2026-09-20T14:54:46Z">
        <w:r w:rsidRPr="482EA073">
          <w:rPr>
            <w:rFonts w:ascii="Garamond" w:eastAsia="Garamond" w:hAnsi="Garamond" w:cs="Garamond"/>
            <w:color w:val="0070C0"/>
            <w:szCs w:val="24"/>
            <w:rPrChange w:id="158" w:author="Nádia Silvestre" w:date="2026-09-20T15:01:00Z" w16du:dateUtc="2026-09-20T15:01:59Z">
              <w:rPr>
                <w:rFonts w:ascii="Aptos" w:eastAsia="Aptos" w:hAnsi="Aptos" w:cs="Aptos"/>
                <w:color w:val="0070C0"/>
                <w:szCs w:val="24"/>
              </w:rPr>
            </w:rPrChange>
          </w:rPr>
          <w:t>4-</w:t>
        </w:r>
      </w:ins>
      <w:ins w:id="159" w:author="Nádia Silvestre" w:date="2026-09-20T14:55:00Z" w16du:dateUtc="2026-09-20T14:55:02Z">
        <w:r w:rsidRPr="482EA073">
          <w:rPr>
            <w:rFonts w:ascii="Garamond" w:eastAsia="Garamond" w:hAnsi="Garamond" w:cs="Garamond"/>
            <w:color w:val="0070C0"/>
            <w:szCs w:val="24"/>
            <w:rPrChange w:id="160" w:author="Nádia Silvestre" w:date="2026-09-20T15:01:00Z" w16du:dateUtc="2026-09-20T15:01:56Z">
              <w:rPr>
                <w:rFonts w:ascii="Aptos" w:eastAsia="Aptos" w:hAnsi="Aptos" w:cs="Aptos"/>
                <w:color w:val="0070C0"/>
                <w:szCs w:val="24"/>
              </w:rPr>
            </w:rPrChange>
          </w:rPr>
          <w:t xml:space="preserve"> </w:t>
        </w:r>
      </w:ins>
      <w:ins w:id="161" w:author="Nádia Silvestre" w:date="2026-09-20T15:04:00Z" w16du:dateUtc="2026-09-20T15:04:14Z">
        <w:r w:rsidR="64924D36" w:rsidRPr="482EA073">
          <w:rPr>
            <w:rFonts w:ascii="Garamond" w:eastAsia="Garamond" w:hAnsi="Garamond" w:cs="Garamond"/>
            <w:color w:val="0070C0"/>
            <w:szCs w:val="24"/>
          </w:rPr>
          <w:t xml:space="preserve">Os procedimentos pendentes à data da entrada em vigor do CLAE </w:t>
        </w:r>
      </w:ins>
      <w:ins w:id="162" w:author="Nádia Silvestre" w:date="2026-09-20T15:23:00Z" w16du:dateUtc="2026-09-20T15:23:49Z">
        <w:r w:rsidR="435FA00D" w:rsidRPr="482EA073">
          <w:rPr>
            <w:rFonts w:ascii="Garamond" w:eastAsia="Garamond" w:hAnsi="Garamond" w:cs="Garamond"/>
            <w:color w:val="0070C0"/>
            <w:szCs w:val="24"/>
          </w:rPr>
          <w:t>mantém-se válidos</w:t>
        </w:r>
      </w:ins>
      <w:ins w:id="163" w:author="Nádia Silvestre" w:date="2026-09-20T15:25:00Z" w16du:dateUtc="2026-09-20T15:25:45Z">
        <w:r w:rsidR="4BF9C82D" w:rsidRPr="482EA073">
          <w:rPr>
            <w:rFonts w:ascii="Garamond" w:eastAsia="Garamond" w:hAnsi="Garamond" w:cs="Garamond"/>
            <w:color w:val="0070C0"/>
            <w:szCs w:val="24"/>
          </w:rPr>
          <w:t xml:space="preserve">, salvaguardando-se os atos, pareceres e vistorias ou pagamento validamente realizados. </w:t>
        </w:r>
      </w:ins>
      <w:ins w:id="164" w:author="Nádia Silvestre" w:date="2026-09-20T15:24:00Z" w16du:dateUtc="2026-09-20T15:24:22Z">
        <w:r w:rsidR="435FA00D" w:rsidRPr="482EA073">
          <w:rPr>
            <w:rFonts w:ascii="Garamond" w:eastAsia="Garamond" w:hAnsi="Garamond" w:cs="Garamond"/>
            <w:color w:val="0070C0"/>
            <w:szCs w:val="24"/>
          </w:rPr>
          <w:t xml:space="preserve"> </w:t>
        </w:r>
      </w:ins>
    </w:p>
    <w:p w14:paraId="3676AE07" w14:textId="2CDC701A" w:rsidR="64924D36" w:rsidRDefault="64924D36" w:rsidP="482EA073">
      <w:pPr>
        <w:pStyle w:val="PargrafodaLista"/>
        <w:widowControl w:val="0"/>
        <w:spacing w:after="0"/>
        <w:ind w:hanging="360"/>
        <w:contextualSpacing w:val="0"/>
        <w:rPr>
          <w:ins w:id="165" w:author="Nádia Silvestre" w:date="2026-09-20T15:04:00Z" w16du:dateUtc="2026-09-20T15:04:14Z"/>
          <w:rFonts w:ascii="Garamond" w:eastAsia="Garamond" w:hAnsi="Garamond" w:cs="Garamond"/>
          <w:color w:val="0070C0"/>
          <w:szCs w:val="24"/>
        </w:rPr>
      </w:pPr>
      <w:ins w:id="166" w:author="Nádia Silvestre" w:date="2026-09-20T15:04:00Z" w16du:dateUtc="2026-09-20T15:04:14Z">
        <w:r w:rsidRPr="482EA073">
          <w:rPr>
            <w:rFonts w:ascii="Garamond" w:eastAsia="Garamond" w:hAnsi="Garamond" w:cs="Garamond"/>
            <w:color w:val="0070C0"/>
            <w:szCs w:val="24"/>
          </w:rPr>
          <w:t>6- As licenças, títulos de exploração, registos, planos de produção e PGEP existentes mantêm-se válidos até à respetiva alteração ou caducidade.</w:t>
        </w:r>
      </w:ins>
    </w:p>
    <w:p w14:paraId="089663A9" w14:textId="1462C2CE" w:rsidR="482EA073" w:rsidRDefault="482EA073" w:rsidP="482EA073">
      <w:pPr>
        <w:pStyle w:val="PargrafodaLista"/>
        <w:widowControl w:val="0"/>
        <w:spacing w:after="0"/>
        <w:ind w:left="360"/>
        <w:contextualSpacing w:val="0"/>
        <w:rPr>
          <w:ins w:id="167" w:author="Nádia Silvestre" w:date="2026-09-20T14:45:00Z" w16du:dateUtc="2026-09-20T14:45:27Z"/>
          <w:rFonts w:ascii="Garamond" w:eastAsia="Garamond" w:hAnsi="Garamond" w:cs="Garamond"/>
          <w:color w:val="0070C0"/>
          <w:szCs w:val="24"/>
          <w:rPrChange w:id="168" w:author="Nádia Silvestre" w:date="2026-09-20T14:54:00Z">
            <w:rPr>
              <w:ins w:id="169" w:author="Nádia Silvestre" w:date="2026-09-20T14:45:00Z" w16du:dateUtc="2026-09-20T14:45:27Z"/>
              <w:rFonts w:ascii="Aptos" w:eastAsia="Aptos" w:hAnsi="Aptos" w:cs="Aptos"/>
              <w:color w:val="0070C0"/>
              <w:sz w:val="16"/>
              <w:szCs w:val="16"/>
            </w:rPr>
          </w:rPrChange>
        </w:rPr>
      </w:pPr>
    </w:p>
    <w:p w14:paraId="0CEBAF65" w14:textId="4B71D878" w:rsidR="482EA073" w:rsidRDefault="482EA073">
      <w:pPr>
        <w:widowControl w:val="0"/>
        <w:spacing w:after="120"/>
        <w:ind w:left="360"/>
        <w:rPr>
          <w:rFonts w:ascii="Garamond" w:hAnsi="Garamond"/>
          <w:color w:val="000000" w:themeColor="text1"/>
        </w:rPr>
        <w:pPrChange w:id="170" w:author="Nádia Silvestre" w:date="2026-09-20T14:51:00Z">
          <w:pPr>
            <w:pStyle w:val="PargrafodaLista"/>
            <w:widowControl w:val="0"/>
            <w:numPr>
              <w:numId w:val="17"/>
            </w:numPr>
            <w:spacing w:after="120"/>
            <w:ind w:hanging="360"/>
            <w:contextualSpacing w:val="0"/>
          </w:pPr>
        </w:pPrChange>
      </w:pPr>
    </w:p>
    <w:p w14:paraId="0D850B6D" w14:textId="77777777" w:rsidR="006F1D22" w:rsidRPr="00FC7A70" w:rsidRDefault="006F1D22" w:rsidP="00DF7BBF">
      <w:pPr>
        <w:pStyle w:val="PargrafodaLista"/>
        <w:widowControl w:val="0"/>
        <w:spacing w:after="120"/>
        <w:ind w:left="360"/>
        <w:contextualSpacing w:val="0"/>
        <w:rPr>
          <w:rFonts w:ascii="Garamond" w:hAnsi="Garamond"/>
          <w:color w:val="000000" w:themeColor="text1"/>
          <w:szCs w:val="24"/>
        </w:rPr>
      </w:pPr>
    </w:p>
    <w:p w14:paraId="5869732B" w14:textId="2C3A3F79"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w:t>
      </w:r>
      <w:r w:rsidR="00ED1E99" w:rsidRPr="00FC7A70">
        <w:rPr>
          <w:rFonts w:ascii="Garamond" w:eastAsiaTheme="majorEastAsia" w:hAnsi="Garamond" w:cstheme="majorBidi"/>
          <w:color w:val="000000" w:themeColor="text1"/>
          <w:szCs w:val="24"/>
        </w:rPr>
        <w:t xml:space="preserve"> 1</w:t>
      </w:r>
      <w:r w:rsidR="00956BF4" w:rsidRPr="00FC7A70">
        <w:rPr>
          <w:rFonts w:ascii="Garamond" w:eastAsiaTheme="majorEastAsia" w:hAnsi="Garamond" w:cstheme="majorBidi"/>
          <w:color w:val="000000" w:themeColor="text1"/>
          <w:szCs w:val="24"/>
        </w:rPr>
        <w:t>2</w:t>
      </w:r>
      <w:r w:rsidRPr="00FC7A70">
        <w:rPr>
          <w:rFonts w:ascii="Garamond" w:eastAsiaTheme="majorEastAsia" w:hAnsi="Garamond" w:cstheme="majorBidi"/>
          <w:color w:val="000000" w:themeColor="text1"/>
          <w:szCs w:val="24"/>
        </w:rPr>
        <w:t>.º</w:t>
      </w:r>
    </w:p>
    <w:p w14:paraId="76AB9075" w14:textId="52388BBD" w:rsidR="008775BD"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Disposições transitórias no caso do</w:t>
      </w:r>
      <w:r w:rsidR="00F301F3" w:rsidRPr="00FC7A70">
        <w:rPr>
          <w:rFonts w:ascii="Garamond" w:eastAsiaTheme="majorEastAsia" w:hAnsi="Garamond" w:cstheme="majorBidi"/>
          <w:color w:val="000000" w:themeColor="text1"/>
          <w:szCs w:val="24"/>
        </w:rPr>
        <w:t>s empreendimentos</w:t>
      </w:r>
      <w:r w:rsidRPr="00FC7A70">
        <w:rPr>
          <w:rFonts w:ascii="Garamond" w:eastAsiaTheme="majorEastAsia" w:hAnsi="Garamond" w:cstheme="majorBidi"/>
          <w:color w:val="000000" w:themeColor="text1"/>
          <w:szCs w:val="24"/>
        </w:rPr>
        <w:t xml:space="preserve"> turismo</w:t>
      </w:r>
      <w:r w:rsidR="00F301F3" w:rsidRPr="00FC7A70">
        <w:rPr>
          <w:rFonts w:ascii="Garamond" w:eastAsiaTheme="majorEastAsia" w:hAnsi="Garamond" w:cstheme="majorBidi"/>
          <w:color w:val="000000" w:themeColor="text1"/>
          <w:szCs w:val="24"/>
        </w:rPr>
        <w:t>s</w:t>
      </w:r>
    </w:p>
    <w:p w14:paraId="60741109" w14:textId="00FF40F8" w:rsidR="008A4623" w:rsidRPr="00303C66" w:rsidRDefault="008A4623" w:rsidP="00DF7BBF">
      <w:pPr>
        <w:pStyle w:val="PargrafodaLista"/>
        <w:widowControl w:val="0"/>
        <w:numPr>
          <w:ilvl w:val="0"/>
          <w:numId w:val="284"/>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303C66">
        <w:rPr>
          <w:rFonts w:ascii="Garamond" w:hAnsi="Garamond"/>
          <w:color w:val="000000" w:themeColor="text1"/>
          <w:szCs w:val="24"/>
        </w:rPr>
        <w:t xml:space="preserve">Os estabelecimentos hoteleiros classificados na categoria de 1 estrela </w:t>
      </w:r>
      <w:r w:rsidRPr="00303C66">
        <w:rPr>
          <w:rFonts w:ascii="Garamond" w:eastAsia="Times New Roman" w:hAnsi="Garamond" w:cs="Times New Roman"/>
          <w:color w:val="000000" w:themeColor="text1"/>
          <w:szCs w:val="24"/>
          <w:lang w:eastAsia="pt-PT"/>
        </w:rPr>
        <w:t>dispõem do prazo de três anos, contado a partir da data de entrada em vigor do presente decreto-lei, para se reconverterem numa das categorias subsistentes, podendo ser concedida dispensa de requisitos pelo Turismo de Portugal, I.P., quando o respetivo cumprimento determinar a realização de obras que se revelem materialmente impossíveis ou que comprometam a rendibilidade do empreendimento.</w:t>
      </w:r>
    </w:p>
    <w:p w14:paraId="5FBE6CFF" w14:textId="5CA2EC79" w:rsidR="008A4623" w:rsidRPr="00303C66" w:rsidRDefault="008A4623" w:rsidP="00DF7BBF">
      <w:pPr>
        <w:pStyle w:val="PargrafodaLista"/>
        <w:widowControl w:val="0"/>
        <w:numPr>
          <w:ilvl w:val="0"/>
          <w:numId w:val="284"/>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303C66">
        <w:rPr>
          <w:rFonts w:ascii="Garamond" w:eastAsia="Times New Roman" w:hAnsi="Garamond" w:cs="Times New Roman"/>
          <w:color w:val="000000" w:themeColor="text1"/>
          <w:szCs w:val="24"/>
          <w:lang w:eastAsia="pt-PT"/>
        </w:rPr>
        <w:t>A reconversão da classificação prevista no número anterior é atribuída pelo Turismo de Portugal, I. P., após realização de auditoria de classificação, a pedido do operador económico.</w:t>
      </w:r>
    </w:p>
    <w:p w14:paraId="27684D9A" w14:textId="4D0B9C7C" w:rsidR="008A4623" w:rsidRPr="00303C66" w:rsidRDefault="008A4623" w:rsidP="00DF7BBF">
      <w:pPr>
        <w:pStyle w:val="PargrafodaLista"/>
        <w:widowControl w:val="0"/>
        <w:numPr>
          <w:ilvl w:val="0"/>
          <w:numId w:val="284"/>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303C66">
        <w:rPr>
          <w:rFonts w:ascii="Garamond" w:eastAsia="Times New Roman" w:hAnsi="Garamond" w:cs="Times New Roman"/>
          <w:color w:val="000000" w:themeColor="text1"/>
          <w:szCs w:val="24"/>
          <w:lang w:eastAsia="pt-PT"/>
        </w:rPr>
        <w:t>Os empreendimentos turísticos existentes ou com projeto de arquitetura aprovado pela câmara municipal à data da entrada em vigor do presente decreto</w:t>
      </w:r>
      <w:r w:rsidR="001A5EFC" w:rsidRPr="00303C66">
        <w:rPr>
          <w:rFonts w:ascii="Garamond" w:eastAsia="Times New Roman" w:hAnsi="Garamond" w:cs="Times New Roman"/>
          <w:color w:val="000000" w:themeColor="text1"/>
          <w:szCs w:val="24"/>
          <w:lang w:eastAsia="pt-PT"/>
        </w:rPr>
        <w:t>-</w:t>
      </w:r>
      <w:r w:rsidRPr="00303C66">
        <w:rPr>
          <w:rFonts w:ascii="Garamond" w:eastAsia="Times New Roman" w:hAnsi="Garamond" w:cs="Times New Roman"/>
          <w:color w:val="000000" w:themeColor="text1"/>
          <w:szCs w:val="24"/>
          <w:lang w:eastAsia="pt-PT"/>
        </w:rPr>
        <w:t>lei dispõem do prazo de três anos para assegurarem o cumprimento das normas técnicas de acessibilidade, nos termos do Decreto-Lei n</w:t>
      </w:r>
      <w:r w:rsidR="00F301F3" w:rsidRPr="00303C66">
        <w:rPr>
          <w:rFonts w:ascii="Garamond" w:eastAsia="Times New Roman" w:hAnsi="Garamond" w:cs="Times New Roman"/>
          <w:color w:val="000000" w:themeColor="text1"/>
          <w:szCs w:val="24"/>
          <w:lang w:eastAsia="pt-PT"/>
        </w:rPr>
        <w:t>.</w:t>
      </w:r>
      <w:r w:rsidRPr="00303C66">
        <w:rPr>
          <w:rFonts w:ascii="Garamond" w:eastAsia="Times New Roman" w:hAnsi="Garamond" w:cs="Times New Roman"/>
          <w:color w:val="000000" w:themeColor="text1"/>
          <w:szCs w:val="24"/>
          <w:lang w:eastAsia="pt-PT"/>
        </w:rPr>
        <w:t>º 163/2006, de 8 de agosto, na sua redação em vigor, nas respetivas zonas de serviço, sem prejuízo da possibilidade de dispensa do cumprimento destas normas pela câmara municipal competente, nos termos previstos no mesmo decreto-lei.</w:t>
      </w:r>
    </w:p>
    <w:p w14:paraId="6775D40D" w14:textId="55CE6E30" w:rsidR="008A4623" w:rsidRPr="00303C66" w:rsidRDefault="008A4623" w:rsidP="00DF7BBF">
      <w:pPr>
        <w:pStyle w:val="PargrafodaLista"/>
        <w:widowControl w:val="0"/>
        <w:numPr>
          <w:ilvl w:val="0"/>
          <w:numId w:val="284"/>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303C66">
        <w:rPr>
          <w:rFonts w:ascii="Garamond" w:eastAsia="Times New Roman" w:hAnsi="Garamond" w:cs="Times New Roman"/>
          <w:color w:val="000000" w:themeColor="text1"/>
          <w:szCs w:val="24"/>
          <w:lang w:eastAsia="pt-PT"/>
        </w:rPr>
        <w:t>O disposto no n.º 3 do</w:t>
      </w:r>
      <w:r w:rsidR="001262D8" w:rsidRPr="00303C66">
        <w:rPr>
          <w:rFonts w:ascii="Garamond" w:eastAsia="Times New Roman" w:hAnsi="Garamond" w:cs="Times New Roman"/>
          <w:color w:val="000000" w:themeColor="text1"/>
          <w:szCs w:val="24"/>
          <w:lang w:eastAsia="pt-PT"/>
        </w:rPr>
        <w:t xml:space="preserve"> </w:t>
      </w:r>
      <w:r w:rsidR="009922CD" w:rsidRPr="00303C66">
        <w:rPr>
          <w:rFonts w:ascii="Garamond" w:eastAsia="Times New Roman" w:hAnsi="Garamond" w:cs="Times New Roman"/>
          <w:color w:val="000000" w:themeColor="text1"/>
          <w:szCs w:val="24"/>
          <w:lang w:eastAsia="pt-PT"/>
        </w:rPr>
        <w:fldChar w:fldCharType="begin"/>
      </w:r>
      <w:r w:rsidR="009922CD" w:rsidRPr="00303C66">
        <w:rPr>
          <w:rFonts w:ascii="Garamond" w:eastAsia="Times New Roman" w:hAnsi="Garamond" w:cs="Times New Roman"/>
          <w:color w:val="000000" w:themeColor="text1"/>
          <w:szCs w:val="24"/>
          <w:lang w:eastAsia="pt-PT"/>
        </w:rPr>
        <w:instrText xml:space="preserve"> REF _Ref229649537 \r \h </w:instrText>
      </w:r>
      <w:r w:rsidR="00FC7A70" w:rsidRPr="00303C66">
        <w:rPr>
          <w:rFonts w:ascii="Garamond" w:eastAsia="Times New Roman" w:hAnsi="Garamond" w:cs="Times New Roman"/>
          <w:color w:val="000000" w:themeColor="text1"/>
          <w:szCs w:val="24"/>
          <w:lang w:eastAsia="pt-PT"/>
        </w:rPr>
        <w:instrText xml:space="preserve"> \* MERGEFORMAT </w:instrText>
      </w:r>
      <w:r w:rsidR="009922CD" w:rsidRPr="00303C66">
        <w:rPr>
          <w:rFonts w:ascii="Garamond" w:eastAsia="Times New Roman" w:hAnsi="Garamond" w:cs="Times New Roman"/>
          <w:color w:val="000000" w:themeColor="text1"/>
          <w:szCs w:val="24"/>
          <w:lang w:eastAsia="pt-PT"/>
        </w:rPr>
      </w:r>
      <w:r w:rsidR="009922CD" w:rsidRPr="00303C66">
        <w:rPr>
          <w:rFonts w:ascii="Garamond" w:eastAsia="Times New Roman" w:hAnsi="Garamond" w:cs="Times New Roman"/>
          <w:color w:val="000000" w:themeColor="text1"/>
          <w:szCs w:val="24"/>
          <w:lang w:eastAsia="pt-PT"/>
        </w:rPr>
        <w:fldChar w:fldCharType="separate"/>
      </w:r>
      <w:r w:rsidR="009D4F47">
        <w:rPr>
          <w:rFonts w:ascii="Garamond" w:eastAsia="Times New Roman" w:hAnsi="Garamond" w:cs="Times New Roman"/>
          <w:color w:val="000000" w:themeColor="text1"/>
          <w:szCs w:val="24"/>
          <w:lang w:eastAsia="pt-PT"/>
        </w:rPr>
        <w:t>Artigo 57.º</w:t>
      </w:r>
      <w:r w:rsidR="009922CD" w:rsidRPr="00303C66">
        <w:rPr>
          <w:rFonts w:ascii="Garamond" w:eastAsia="Times New Roman" w:hAnsi="Garamond" w:cs="Times New Roman"/>
          <w:color w:val="000000" w:themeColor="text1"/>
          <w:szCs w:val="24"/>
          <w:lang w:eastAsia="pt-PT"/>
        </w:rPr>
        <w:fldChar w:fldCharType="end"/>
      </w:r>
      <w:r w:rsidRPr="00303C66">
        <w:rPr>
          <w:rFonts w:ascii="Garamond" w:eastAsia="Times New Roman" w:hAnsi="Garamond" w:cs="Times New Roman"/>
          <w:color w:val="000000" w:themeColor="text1"/>
          <w:szCs w:val="24"/>
          <w:lang w:eastAsia="pt-PT"/>
        </w:rPr>
        <w:t xml:space="preserve"> do </w:t>
      </w:r>
      <w:r w:rsidR="008C68C1" w:rsidRPr="00303C66">
        <w:rPr>
          <w:rFonts w:ascii="Garamond" w:eastAsia="Times New Roman" w:hAnsi="Garamond" w:cs="Times New Roman"/>
          <w:color w:val="000000" w:themeColor="text1"/>
          <w:szCs w:val="24"/>
          <w:lang w:eastAsia="pt-PT"/>
        </w:rPr>
        <w:t>CLAE</w:t>
      </w:r>
      <w:r w:rsidRPr="00303C66">
        <w:rPr>
          <w:rFonts w:ascii="Garamond" w:eastAsia="Times New Roman" w:hAnsi="Garamond" w:cs="Times New Roman"/>
          <w:color w:val="000000" w:themeColor="text1"/>
          <w:szCs w:val="24"/>
          <w:lang w:eastAsia="pt-PT"/>
        </w:rPr>
        <w:t xml:space="preserve"> não se aplica aos empreendimentos turísticos com título válido de abertura na data da entrada em vigor do presente decreto-lei</w:t>
      </w:r>
      <w:r w:rsidR="009922CD" w:rsidRPr="00303C66">
        <w:rPr>
          <w:rFonts w:ascii="Garamond" w:eastAsia="Times New Roman" w:hAnsi="Garamond" w:cs="Times New Roman"/>
          <w:color w:val="000000" w:themeColor="text1"/>
          <w:szCs w:val="24"/>
          <w:lang w:eastAsia="pt-PT"/>
        </w:rPr>
        <w:t xml:space="preserve">, </w:t>
      </w:r>
      <w:r w:rsidR="00E26026" w:rsidRPr="00303C66">
        <w:rPr>
          <w:rFonts w:ascii="Garamond" w:eastAsia="Times New Roman" w:hAnsi="Garamond" w:cs="Times New Roman"/>
          <w:color w:val="000000" w:themeColor="text1"/>
          <w:szCs w:val="24"/>
          <w:lang w:eastAsia="pt-PT"/>
        </w:rPr>
        <w:t>salvo quando procedam à substituição do mobiliário das unidades de alojamento, e, em concreto, de camas</w:t>
      </w:r>
      <w:r w:rsidRPr="00303C66">
        <w:rPr>
          <w:rFonts w:ascii="Garamond" w:eastAsia="Times New Roman" w:hAnsi="Garamond" w:cs="Times New Roman"/>
          <w:color w:val="000000" w:themeColor="text1"/>
          <w:szCs w:val="24"/>
          <w:lang w:eastAsia="pt-PT"/>
        </w:rPr>
        <w:t>.</w:t>
      </w:r>
    </w:p>
    <w:p w14:paraId="4DEB43B3" w14:textId="0D556449" w:rsidR="0086265E" w:rsidRPr="00303C66" w:rsidRDefault="0086265E" w:rsidP="00DF7BBF">
      <w:pPr>
        <w:pStyle w:val="PargrafodaLista"/>
        <w:widowControl w:val="0"/>
        <w:numPr>
          <w:ilvl w:val="0"/>
          <w:numId w:val="284"/>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303C66">
        <w:rPr>
          <w:rFonts w:ascii="Garamond" w:eastAsia="Times New Roman" w:hAnsi="Garamond" w:cs="Times New Roman"/>
          <w:color w:val="000000" w:themeColor="text1"/>
          <w:szCs w:val="24"/>
          <w:lang w:eastAsia="pt-PT"/>
        </w:rPr>
        <w:t>Os empreendimentos turísticos em propriedade plural que, por força do disposto no n.º 1do artigos 64.º, do n.º 12 do artigo 75.º ou dos n.</w:t>
      </w:r>
      <w:r w:rsidRPr="00303C66">
        <w:rPr>
          <w:rFonts w:ascii="Garamond" w:eastAsia="Times New Roman" w:hAnsi="Garamond" w:cs="Times New Roman"/>
          <w:color w:val="000000" w:themeColor="text1"/>
          <w:szCs w:val="24"/>
          <w:vertAlign w:val="superscript"/>
          <w:lang w:eastAsia="pt-PT"/>
        </w:rPr>
        <w:t>os</w:t>
      </w:r>
      <w:r w:rsidRPr="00303C66">
        <w:rPr>
          <w:rFonts w:ascii="Garamond" w:eastAsia="Times New Roman" w:hAnsi="Garamond" w:cs="Times New Roman"/>
          <w:color w:val="000000" w:themeColor="text1"/>
          <w:szCs w:val="24"/>
          <w:lang w:eastAsia="pt-PT"/>
        </w:rPr>
        <w:t xml:space="preserve"> 2 e 3 do artigo 76.º do Decreto-Lei nº 39/2008, de 7 de março, na sua última redação vigente, estejam sujeitos às normas relativas ao título constitutivo e, em geral, ao regime de exploração turística estabelecido em diploma legal anterior ao diploma acima referido, à data da entrada em vigor do presente decreto-lei, mantêm-se sujeitos às normas referidas, designadamente, as previstas no Decreto-lei nº 167/1997, de  4 de julho, e respetiva regulamentação, na sua última redação em vigor, salvo se, por decisão unânime de todos os  proprietários, se optar pelo regime de exploração turística previsto no presente decreto-lei.</w:t>
      </w:r>
    </w:p>
    <w:p w14:paraId="08FCBD07" w14:textId="3D75F599" w:rsidR="008A4623" w:rsidRPr="00303C66" w:rsidRDefault="008A4623" w:rsidP="00DF7BBF">
      <w:pPr>
        <w:pStyle w:val="PargrafodaLista"/>
        <w:widowControl w:val="0"/>
        <w:numPr>
          <w:ilvl w:val="0"/>
          <w:numId w:val="284"/>
        </w:numPr>
        <w:shd w:val="clear" w:color="auto" w:fill="FFFFFF"/>
        <w:spacing w:after="120"/>
        <w:ind w:left="426" w:hanging="426"/>
        <w:contextualSpacing w:val="0"/>
        <w:rPr>
          <w:rFonts w:ascii="Garamond" w:eastAsia="Times New Roman" w:hAnsi="Garamond" w:cs="Times New Roman"/>
          <w:color w:val="000000" w:themeColor="text1"/>
          <w:szCs w:val="24"/>
          <w:lang w:eastAsia="pt-PT"/>
        </w:rPr>
      </w:pPr>
      <w:r w:rsidRPr="00303C66">
        <w:rPr>
          <w:rFonts w:ascii="Garamond" w:eastAsia="Times New Roman" w:hAnsi="Garamond" w:cs="Times New Roman"/>
          <w:color w:val="000000" w:themeColor="text1"/>
          <w:szCs w:val="24"/>
          <w:lang w:eastAsia="pt-PT"/>
        </w:rPr>
        <w:t xml:space="preserve">Sem prejuízo do disposto nas alíneas </w:t>
      </w:r>
      <w:r w:rsidRPr="00096652">
        <w:rPr>
          <w:rFonts w:ascii="Garamond" w:eastAsia="Times New Roman" w:hAnsi="Garamond" w:cs="Times New Roman"/>
          <w:i/>
          <w:iCs/>
          <w:color w:val="000000" w:themeColor="text1"/>
          <w:szCs w:val="24"/>
          <w:lang w:eastAsia="pt-PT"/>
        </w:rPr>
        <w:t>a)</w:t>
      </w:r>
      <w:r w:rsidRPr="00303C66">
        <w:rPr>
          <w:rFonts w:ascii="Garamond" w:eastAsia="Times New Roman" w:hAnsi="Garamond" w:cs="Times New Roman"/>
          <w:color w:val="000000" w:themeColor="text1"/>
          <w:szCs w:val="24"/>
          <w:lang w:eastAsia="pt-PT"/>
        </w:rPr>
        <w:t xml:space="preserve"> e </w:t>
      </w:r>
      <w:r w:rsidRPr="00096652">
        <w:rPr>
          <w:rFonts w:ascii="Garamond" w:eastAsia="Times New Roman" w:hAnsi="Garamond" w:cs="Times New Roman"/>
          <w:i/>
          <w:iCs/>
          <w:color w:val="000000" w:themeColor="text1"/>
          <w:szCs w:val="24"/>
          <w:lang w:eastAsia="pt-PT"/>
        </w:rPr>
        <w:t>b)</w:t>
      </w:r>
      <w:r w:rsidRPr="00303C66">
        <w:rPr>
          <w:rFonts w:ascii="Garamond" w:eastAsia="Times New Roman" w:hAnsi="Garamond" w:cs="Times New Roman"/>
          <w:color w:val="000000" w:themeColor="text1"/>
          <w:szCs w:val="24"/>
          <w:lang w:eastAsia="pt-PT"/>
        </w:rPr>
        <w:t xml:space="preserve"> do artigo </w:t>
      </w:r>
      <w:r w:rsidR="00666D41" w:rsidRPr="00303C66">
        <w:rPr>
          <w:rFonts w:ascii="Garamond" w:eastAsia="Times New Roman" w:hAnsi="Garamond" w:cs="Times New Roman"/>
          <w:color w:val="000000" w:themeColor="text1"/>
          <w:szCs w:val="24"/>
          <w:lang w:eastAsia="pt-PT"/>
        </w:rPr>
        <w:t>8</w:t>
      </w:r>
      <w:r w:rsidRPr="00303C66">
        <w:rPr>
          <w:rFonts w:ascii="Garamond" w:eastAsia="Times New Roman" w:hAnsi="Garamond" w:cs="Times New Roman"/>
          <w:color w:val="000000" w:themeColor="text1"/>
          <w:szCs w:val="24"/>
          <w:lang w:eastAsia="pt-PT"/>
        </w:rPr>
        <w:t xml:space="preserve">.º, mantém-se a aplicação dos referidos diplomas aos requerimentos já apresentados para decisão e aos requerimentos que, após a entrada em vigor do </w:t>
      </w:r>
      <w:del w:id="171" w:author="Maria João Torres" w:date="2026-09-11T14:01:00Z" w16du:dateUtc="2026-09-11T13:01:00Z">
        <w:r w:rsidRPr="00303C66">
          <w:rPr>
            <w:rFonts w:ascii="Garamond" w:eastAsia="Times New Roman" w:hAnsi="Garamond" w:cs="Times New Roman"/>
            <w:color w:val="000000" w:themeColor="text1"/>
            <w:szCs w:val="24"/>
            <w:lang w:eastAsia="pt-PT"/>
          </w:rPr>
          <w:delText>presente diploma</w:delText>
        </w:r>
      </w:del>
      <w:ins w:id="172" w:author="Maria João Torres" w:date="2026-09-11T14:01:00Z" w16du:dateUtc="2026-09-11T13:01:00Z">
        <w:r w:rsidR="00AA1A5A">
          <w:rPr>
            <w:rFonts w:ascii="Garamond" w:eastAsia="Times New Roman" w:hAnsi="Garamond" w:cs="Times New Roman"/>
            <w:color w:val="000000" w:themeColor="text1"/>
            <w:szCs w:val="24"/>
            <w:lang w:eastAsia="pt-PT"/>
          </w:rPr>
          <w:t>presente decreto-lei</w:t>
        </w:r>
      </w:ins>
      <w:r w:rsidRPr="00303C66">
        <w:rPr>
          <w:rFonts w:ascii="Garamond" w:eastAsia="Times New Roman" w:hAnsi="Garamond" w:cs="Times New Roman"/>
          <w:color w:val="000000" w:themeColor="text1"/>
          <w:szCs w:val="24"/>
          <w:lang w:eastAsia="pt-PT"/>
        </w:rPr>
        <w:t>, venham a ser apresentados para efeitos de prorrogação da utilidade turística já declarada a título prévio e de convolação da declaração de utilidade turística a título prévio em declaração de utilidade turística a título definitivo.</w:t>
      </w:r>
    </w:p>
    <w:p w14:paraId="1E3AABBF" w14:textId="77777777" w:rsidR="00681DC6" w:rsidRPr="00FC7A70" w:rsidRDefault="00681DC6" w:rsidP="00DF7BBF">
      <w:pPr>
        <w:widowControl w:val="0"/>
        <w:shd w:val="clear" w:color="auto" w:fill="FFFFFF"/>
        <w:spacing w:after="120"/>
        <w:rPr>
          <w:rFonts w:ascii="Garamond" w:eastAsia="Times New Roman" w:hAnsi="Garamond" w:cs="Times New Roman"/>
          <w:color w:val="000000" w:themeColor="text1"/>
          <w:szCs w:val="24"/>
          <w:lang w:eastAsia="pt-PT"/>
        </w:rPr>
      </w:pPr>
    </w:p>
    <w:p w14:paraId="66074AE6" w14:textId="5574E0E5" w:rsidR="009C2D27" w:rsidRPr="00FC7A70" w:rsidRDefault="009C2D27"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Artigo </w:t>
      </w:r>
      <w:r w:rsidR="00FD1130" w:rsidRPr="00FC7A70">
        <w:rPr>
          <w:rFonts w:ascii="Garamond" w:eastAsiaTheme="majorEastAsia" w:hAnsi="Garamond" w:cstheme="majorBidi"/>
          <w:color w:val="000000" w:themeColor="text1"/>
          <w:szCs w:val="24"/>
        </w:rPr>
        <w:t>1</w:t>
      </w:r>
      <w:r w:rsidR="00956BF4" w:rsidRPr="00FC7A70">
        <w:rPr>
          <w:rFonts w:ascii="Garamond" w:eastAsiaTheme="majorEastAsia" w:hAnsi="Garamond" w:cstheme="majorBidi"/>
          <w:color w:val="000000" w:themeColor="text1"/>
          <w:szCs w:val="24"/>
        </w:rPr>
        <w:t>3</w:t>
      </w:r>
      <w:r w:rsidRPr="00FC7A70">
        <w:rPr>
          <w:rFonts w:ascii="Garamond" w:eastAsiaTheme="majorEastAsia" w:hAnsi="Garamond" w:cstheme="majorBidi"/>
          <w:color w:val="000000" w:themeColor="text1"/>
          <w:szCs w:val="24"/>
        </w:rPr>
        <w:t>.º</w:t>
      </w:r>
    </w:p>
    <w:p w14:paraId="40D159FB" w14:textId="7DFC4B3B" w:rsidR="009C2D27" w:rsidRPr="00FC7A70" w:rsidRDefault="009C2D27"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Disposições transitórias no caso das atividades de animação turística</w:t>
      </w:r>
    </w:p>
    <w:p w14:paraId="5E793927" w14:textId="715BC6FF" w:rsidR="004F5A99" w:rsidRPr="00FC7A70" w:rsidRDefault="004F5A99" w:rsidP="00DF7BBF">
      <w:pPr>
        <w:widowControl w:val="0"/>
        <w:shd w:val="clear" w:color="auto" w:fill="FFFFFF"/>
        <w:spacing w:after="12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 xml:space="preserve">Os operadores económicos registados no Registo Nacional de Agentes de Animação Turística (RNAAT) à data da entrada em vigor do </w:t>
      </w:r>
      <w:del w:id="173" w:author="Maria João Torres" w:date="2026-09-11T14:01:00Z" w16du:dateUtc="2026-09-11T13:01:00Z">
        <w:r w:rsidRPr="00FC7A70">
          <w:rPr>
            <w:rFonts w:ascii="Garamond" w:eastAsia="Times New Roman" w:hAnsi="Garamond" w:cs="Times New Roman"/>
            <w:color w:val="000000" w:themeColor="text1"/>
            <w:szCs w:val="24"/>
            <w:lang w:eastAsia="pt-PT"/>
          </w:rPr>
          <w:delText>presente diploma</w:delText>
        </w:r>
      </w:del>
      <w:ins w:id="174" w:author="Maria João Torres" w:date="2026-09-11T14:01:00Z" w16du:dateUtc="2026-09-11T13:01:00Z">
        <w:r w:rsidR="00AA1A5A">
          <w:rPr>
            <w:rFonts w:ascii="Garamond" w:eastAsia="Times New Roman" w:hAnsi="Garamond" w:cs="Times New Roman"/>
            <w:color w:val="000000" w:themeColor="text1"/>
            <w:szCs w:val="24"/>
            <w:lang w:eastAsia="pt-PT"/>
          </w:rPr>
          <w:t>presente decreto-lei</w:t>
        </w:r>
      </w:ins>
      <w:r w:rsidRPr="00FC7A70">
        <w:rPr>
          <w:rFonts w:ascii="Garamond" w:eastAsia="Times New Roman" w:hAnsi="Garamond" w:cs="Times New Roman"/>
          <w:color w:val="000000" w:themeColor="text1"/>
          <w:szCs w:val="24"/>
          <w:lang w:eastAsia="pt-PT"/>
        </w:rPr>
        <w:t xml:space="preserve"> devem:</w:t>
      </w:r>
    </w:p>
    <w:p w14:paraId="5AC77F58" w14:textId="326D3101" w:rsidR="00871EE8" w:rsidRPr="00FC7A70" w:rsidRDefault="004F5A99" w:rsidP="006F1D22">
      <w:pPr>
        <w:pStyle w:val="PargrafodaLista"/>
        <w:widowControl w:val="0"/>
        <w:numPr>
          <w:ilvl w:val="0"/>
          <w:numId w:val="256"/>
        </w:numPr>
        <w:shd w:val="clear" w:color="auto" w:fill="FFFFFF"/>
        <w:spacing w:after="120"/>
        <w:ind w:left="851" w:hanging="284"/>
        <w:contextualSpacing w:val="0"/>
        <w:rPr>
          <w:rFonts w:ascii="Garamond" w:eastAsia="Times New Roman" w:hAnsi="Garamond" w:cs="Times New Roman"/>
          <w:color w:val="000000" w:themeColor="text1"/>
          <w:szCs w:val="24"/>
          <w:lang w:eastAsia="pt-PT"/>
        </w:rPr>
      </w:pPr>
      <w:r w:rsidRPr="00FC7A70">
        <w:rPr>
          <w:rFonts w:ascii="Garamond" w:eastAsia="Times New Roman" w:hAnsi="Garamond" w:cs="Times New Roman"/>
          <w:color w:val="000000" w:themeColor="text1"/>
          <w:szCs w:val="24"/>
          <w:lang w:eastAsia="pt-PT"/>
        </w:rPr>
        <w:t xml:space="preserve">No prazo de </w:t>
      </w:r>
      <w:r w:rsidR="00871EE8" w:rsidRPr="00FC7A70">
        <w:rPr>
          <w:rFonts w:ascii="Garamond" w:eastAsia="Times New Roman" w:hAnsi="Garamond" w:cs="Times New Roman"/>
          <w:color w:val="000000" w:themeColor="text1"/>
          <w:szCs w:val="24"/>
          <w:lang w:eastAsia="pt-PT"/>
        </w:rPr>
        <w:t>seis</w:t>
      </w:r>
      <w:r w:rsidRPr="00FC7A70">
        <w:rPr>
          <w:rFonts w:ascii="Garamond" w:eastAsia="Times New Roman" w:hAnsi="Garamond" w:cs="Times New Roman"/>
          <w:color w:val="000000" w:themeColor="text1"/>
          <w:szCs w:val="24"/>
          <w:lang w:eastAsia="pt-PT"/>
        </w:rPr>
        <w:t xml:space="preserve"> meses contados da referida data, atualizar os dados relativos às atividades desenvolvidas diretamente na sua página de registo no Registo Nacional de Turismo/Cadastro Sectorial;</w:t>
      </w:r>
    </w:p>
    <w:p w14:paraId="025B79A3" w14:textId="47314597" w:rsidR="00871EE8" w:rsidRPr="00FC7A70" w:rsidRDefault="004F5A99" w:rsidP="006F1D22">
      <w:pPr>
        <w:pStyle w:val="PargrafodaLista"/>
        <w:widowControl w:val="0"/>
        <w:numPr>
          <w:ilvl w:val="0"/>
          <w:numId w:val="256"/>
        </w:numPr>
        <w:shd w:val="clear" w:color="auto" w:fill="FFFFFF"/>
        <w:spacing w:after="120"/>
        <w:ind w:left="851" w:hanging="284"/>
        <w:contextualSpacing w:val="0"/>
        <w:rPr>
          <w:rFonts w:ascii="Garamond" w:eastAsia="Times New Roman" w:hAnsi="Garamond" w:cs="Times New Roman"/>
          <w:color w:val="000000" w:themeColor="text1"/>
          <w:szCs w:val="24"/>
          <w:lang w:eastAsia="pt-PT"/>
        </w:rPr>
      </w:pPr>
      <w:commentRangeStart w:id="175"/>
      <w:commentRangeStart w:id="176"/>
      <w:r w:rsidRPr="00FC7A70">
        <w:rPr>
          <w:rFonts w:ascii="Garamond" w:eastAsia="Times New Roman" w:hAnsi="Garamond" w:cs="Times New Roman"/>
          <w:color w:val="000000" w:themeColor="text1"/>
          <w:szCs w:val="24"/>
          <w:lang w:eastAsia="pt-PT"/>
        </w:rPr>
        <w:t>Quando exerçam atividades de interpretação do património, aderir ao respetivo Código de Conduta no prazo de 3 meses contado da data da publicação d</w:t>
      </w:r>
      <w:r w:rsidR="00871EE8" w:rsidRPr="00FC7A70">
        <w:rPr>
          <w:rFonts w:ascii="Garamond" w:eastAsia="Times New Roman" w:hAnsi="Garamond" w:cs="Times New Roman"/>
          <w:color w:val="000000" w:themeColor="text1"/>
          <w:szCs w:val="24"/>
          <w:lang w:eastAsia="pt-PT"/>
        </w:rPr>
        <w:t xml:space="preserve">a deliberação </w:t>
      </w:r>
      <w:r w:rsidRPr="00FC7A70">
        <w:rPr>
          <w:rFonts w:ascii="Garamond" w:eastAsia="Times New Roman" w:hAnsi="Garamond" w:cs="Times New Roman"/>
          <w:color w:val="000000" w:themeColor="text1"/>
          <w:szCs w:val="24"/>
          <w:lang w:eastAsia="pt-PT"/>
        </w:rPr>
        <w:t xml:space="preserve">do Conselho Diretivo do Turismo de Portugal a que se refere a alínea </w:t>
      </w:r>
      <w:r w:rsidRPr="00096652">
        <w:rPr>
          <w:rFonts w:ascii="Garamond" w:eastAsia="Times New Roman" w:hAnsi="Garamond" w:cs="Times New Roman"/>
          <w:i/>
          <w:iCs/>
          <w:color w:val="000000" w:themeColor="text1"/>
          <w:szCs w:val="24"/>
          <w:lang w:eastAsia="pt-PT"/>
        </w:rPr>
        <w:t>d)</w:t>
      </w:r>
      <w:r w:rsidRPr="00FC7A70">
        <w:rPr>
          <w:rFonts w:ascii="Garamond" w:eastAsia="Times New Roman" w:hAnsi="Garamond" w:cs="Times New Roman"/>
          <w:color w:val="000000" w:themeColor="text1"/>
          <w:szCs w:val="24"/>
          <w:lang w:eastAsia="pt-PT"/>
        </w:rPr>
        <w:t xml:space="preserve"> do nº 2 do </w:t>
      </w:r>
      <w:r w:rsidR="00871EE8" w:rsidRPr="00FC7A70">
        <w:rPr>
          <w:rFonts w:ascii="Garamond" w:eastAsia="Times New Roman" w:hAnsi="Garamond" w:cs="Times New Roman"/>
          <w:color w:val="000000" w:themeColor="text1"/>
          <w:szCs w:val="24"/>
          <w:lang w:eastAsia="pt-PT"/>
        </w:rPr>
        <w:fldChar w:fldCharType="begin"/>
      </w:r>
      <w:r w:rsidR="00871EE8" w:rsidRPr="00FC7A70">
        <w:rPr>
          <w:rFonts w:ascii="Garamond" w:eastAsia="Times New Roman" w:hAnsi="Garamond" w:cs="Times New Roman"/>
          <w:color w:val="000000" w:themeColor="text1"/>
          <w:szCs w:val="24"/>
          <w:lang w:eastAsia="pt-PT"/>
        </w:rPr>
        <w:instrText xml:space="preserve"> REF _Ref230359660 \r \h </w:instrText>
      </w:r>
      <w:r w:rsidR="00FC7A70" w:rsidRPr="00FC7A70">
        <w:rPr>
          <w:rFonts w:ascii="Garamond" w:eastAsia="Times New Roman" w:hAnsi="Garamond" w:cs="Times New Roman"/>
          <w:color w:val="000000" w:themeColor="text1"/>
          <w:szCs w:val="24"/>
          <w:lang w:eastAsia="pt-PT"/>
        </w:rPr>
        <w:instrText xml:space="preserve"> \* MERGEFORMAT </w:instrText>
      </w:r>
      <w:r w:rsidR="00871EE8" w:rsidRPr="00FC7A70">
        <w:rPr>
          <w:rFonts w:ascii="Garamond" w:eastAsia="Times New Roman" w:hAnsi="Garamond" w:cs="Times New Roman"/>
          <w:color w:val="000000" w:themeColor="text1"/>
          <w:szCs w:val="24"/>
          <w:lang w:eastAsia="pt-PT"/>
        </w:rPr>
      </w:r>
      <w:r w:rsidR="00871EE8" w:rsidRPr="00FC7A70">
        <w:rPr>
          <w:rFonts w:ascii="Garamond" w:eastAsia="Times New Roman" w:hAnsi="Garamond" w:cs="Times New Roman"/>
          <w:color w:val="000000" w:themeColor="text1"/>
          <w:szCs w:val="24"/>
          <w:lang w:eastAsia="pt-PT"/>
        </w:rPr>
        <w:fldChar w:fldCharType="separate"/>
      </w:r>
      <w:r w:rsidR="009D4F47">
        <w:rPr>
          <w:rFonts w:ascii="Garamond" w:eastAsia="Times New Roman" w:hAnsi="Garamond" w:cs="Times New Roman"/>
          <w:color w:val="000000" w:themeColor="text1"/>
          <w:szCs w:val="24"/>
          <w:lang w:eastAsia="pt-PT"/>
        </w:rPr>
        <w:t>Artigo 114.º</w:t>
      </w:r>
      <w:r w:rsidR="00871EE8" w:rsidRPr="00FC7A70">
        <w:rPr>
          <w:rFonts w:ascii="Garamond" w:eastAsia="Times New Roman" w:hAnsi="Garamond" w:cs="Times New Roman"/>
          <w:color w:val="000000" w:themeColor="text1"/>
          <w:szCs w:val="24"/>
          <w:lang w:eastAsia="pt-PT"/>
        </w:rPr>
        <w:fldChar w:fldCharType="end"/>
      </w:r>
      <w:r w:rsidR="00871EE8" w:rsidRPr="00FC7A70">
        <w:rPr>
          <w:rFonts w:ascii="Garamond" w:eastAsia="Times New Roman" w:hAnsi="Garamond" w:cs="Times New Roman"/>
          <w:color w:val="000000" w:themeColor="text1"/>
          <w:szCs w:val="24"/>
          <w:lang w:eastAsia="pt-PT"/>
        </w:rPr>
        <w:t xml:space="preserve"> do </w:t>
      </w:r>
      <w:r w:rsidR="008C68C1" w:rsidRPr="00FC7A70">
        <w:rPr>
          <w:rFonts w:ascii="Garamond" w:eastAsia="Times New Roman" w:hAnsi="Garamond" w:cs="Times New Roman"/>
          <w:color w:val="000000" w:themeColor="text1"/>
          <w:szCs w:val="24"/>
          <w:lang w:eastAsia="pt-PT"/>
        </w:rPr>
        <w:t>CLAE</w:t>
      </w:r>
      <w:r w:rsidR="00BB77A1" w:rsidRPr="00FC7A70">
        <w:rPr>
          <w:rFonts w:ascii="Garamond" w:eastAsia="Times New Roman" w:hAnsi="Garamond" w:cs="Times New Roman"/>
          <w:color w:val="000000" w:themeColor="text1"/>
          <w:szCs w:val="24"/>
          <w:lang w:eastAsia="pt-PT"/>
        </w:rPr>
        <w:t>.</w:t>
      </w:r>
      <w:commentRangeEnd w:id="175"/>
      <w:r w:rsidR="007F4F04" w:rsidRPr="00FC7A70">
        <w:rPr>
          <w:rStyle w:val="Refdecomentrio"/>
          <w:rFonts w:ascii="Garamond" w:eastAsia="Times New Roman" w:hAnsi="Garamond" w:cs="Times New Roman"/>
          <w:color w:val="000000" w:themeColor="text1"/>
          <w:sz w:val="24"/>
          <w:szCs w:val="24"/>
          <w:lang w:eastAsia="pt-PT"/>
        </w:rPr>
        <w:commentReference w:id="175"/>
      </w:r>
      <w:commentRangeEnd w:id="176"/>
      <w:r w:rsidRPr="00FC7A70">
        <w:rPr>
          <w:rStyle w:val="Refdecomentrio"/>
          <w:rFonts w:ascii="Garamond" w:eastAsia="Times New Roman" w:hAnsi="Garamond" w:cs="Times New Roman"/>
          <w:color w:val="000000" w:themeColor="text1"/>
          <w:sz w:val="24"/>
          <w:szCs w:val="24"/>
          <w:lang w:eastAsia="pt-PT"/>
        </w:rPr>
        <w:commentReference w:id="176"/>
      </w:r>
    </w:p>
    <w:p w14:paraId="00392E6F" w14:textId="77777777" w:rsidR="00956BF4" w:rsidRPr="00FC7A70" w:rsidRDefault="00956BF4" w:rsidP="00DF7BBF">
      <w:pPr>
        <w:widowControl w:val="0"/>
        <w:shd w:val="clear" w:color="auto" w:fill="FFFFFF"/>
        <w:spacing w:after="120"/>
        <w:rPr>
          <w:rFonts w:ascii="Garamond" w:eastAsia="Times New Roman" w:hAnsi="Garamond" w:cs="Times New Roman"/>
          <w:color w:val="000000" w:themeColor="text1"/>
          <w:szCs w:val="24"/>
          <w:lang w:eastAsia="pt-PT"/>
        </w:rPr>
      </w:pPr>
    </w:p>
    <w:p w14:paraId="1FF9493E" w14:textId="449C9B3A" w:rsidR="00122F70" w:rsidRPr="00FC7A70" w:rsidRDefault="00122F70"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w:t>
      </w:r>
      <w:r w:rsidR="00956BF4" w:rsidRPr="00FC7A70">
        <w:rPr>
          <w:rFonts w:ascii="Garamond" w:eastAsiaTheme="majorEastAsia" w:hAnsi="Garamond" w:cstheme="majorBidi"/>
          <w:color w:val="000000" w:themeColor="text1"/>
          <w:szCs w:val="24"/>
        </w:rPr>
        <w:t>4</w:t>
      </w:r>
      <w:r w:rsidRPr="00FC7A70">
        <w:rPr>
          <w:rFonts w:ascii="Garamond" w:eastAsiaTheme="majorEastAsia" w:hAnsi="Garamond" w:cstheme="majorBidi"/>
          <w:color w:val="000000" w:themeColor="text1"/>
          <w:szCs w:val="24"/>
        </w:rPr>
        <w:t>.º</w:t>
      </w:r>
    </w:p>
    <w:p w14:paraId="397B92F6" w14:textId="4087590C" w:rsidR="00122F70" w:rsidRPr="00FC7A70" w:rsidRDefault="00122F70"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Disposições transitórias relativas </w:t>
      </w:r>
      <w:r w:rsidR="00B86B46" w:rsidRPr="00FC7A70">
        <w:rPr>
          <w:rFonts w:ascii="Garamond" w:eastAsiaTheme="majorEastAsia" w:hAnsi="Garamond" w:cstheme="majorBidi"/>
          <w:color w:val="000000" w:themeColor="text1"/>
          <w:szCs w:val="24"/>
        </w:rPr>
        <w:t>às plataformas eletrónicas</w:t>
      </w:r>
    </w:p>
    <w:p w14:paraId="6545BEC0" w14:textId="13169712" w:rsidR="0050002D" w:rsidRPr="00543DB9" w:rsidRDefault="00B86B46" w:rsidP="00DF7BBF">
      <w:pPr>
        <w:pStyle w:val="PargrafodaLista"/>
        <w:widowControl w:val="0"/>
        <w:numPr>
          <w:ilvl w:val="0"/>
          <w:numId w:val="285"/>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Até à entrada em funcionamento da </w:t>
      </w:r>
      <w:r w:rsidR="00091C16" w:rsidRPr="00543DB9">
        <w:rPr>
          <w:rFonts w:ascii="Garamond" w:hAnsi="Garamond"/>
          <w:color w:val="000000" w:themeColor="text1"/>
          <w:szCs w:val="24"/>
        </w:rPr>
        <w:t>“</w:t>
      </w:r>
      <w:r w:rsidRPr="00543DB9">
        <w:rPr>
          <w:rFonts w:ascii="Garamond" w:hAnsi="Garamond"/>
          <w:color w:val="000000" w:themeColor="text1"/>
          <w:szCs w:val="24"/>
        </w:rPr>
        <w:t>Plataforma dos Licenciamentos</w:t>
      </w:r>
      <w:r w:rsidR="00091C16" w:rsidRPr="00543DB9">
        <w:rPr>
          <w:rFonts w:ascii="Garamond" w:hAnsi="Garamond"/>
          <w:color w:val="000000" w:themeColor="text1"/>
          <w:szCs w:val="24"/>
        </w:rPr>
        <w:t>”</w:t>
      </w:r>
      <w:r w:rsidRPr="00543DB9">
        <w:rPr>
          <w:rFonts w:ascii="Garamond" w:hAnsi="Garamond"/>
          <w:color w:val="000000" w:themeColor="text1"/>
          <w:szCs w:val="24"/>
        </w:rPr>
        <w:t xml:space="preserve"> referida no </w:t>
      </w:r>
      <w:r w:rsidR="00CB3B6F" w:rsidRPr="00543DB9">
        <w:rPr>
          <w:rFonts w:ascii="Garamond" w:hAnsi="Garamond"/>
          <w:color w:val="000000" w:themeColor="text1"/>
          <w:szCs w:val="24"/>
        </w:rPr>
        <w:t xml:space="preserve">artigo </w:t>
      </w:r>
      <w:r w:rsidR="00497BCF" w:rsidRPr="00543DB9">
        <w:rPr>
          <w:rFonts w:ascii="Garamond" w:hAnsi="Garamond"/>
          <w:color w:val="000000" w:themeColor="text1"/>
          <w:szCs w:val="24"/>
        </w:rPr>
        <w:t>20</w:t>
      </w:r>
      <w:r w:rsidR="00CB3B6F" w:rsidRPr="00543DB9">
        <w:rPr>
          <w:rFonts w:ascii="Garamond" w:hAnsi="Garamond"/>
          <w:color w:val="000000" w:themeColor="text1"/>
          <w:szCs w:val="24"/>
        </w:rPr>
        <w:t xml:space="preserve">.º do </w:t>
      </w:r>
      <w:r w:rsidR="008C68C1" w:rsidRPr="00543DB9">
        <w:rPr>
          <w:rFonts w:ascii="Garamond" w:hAnsi="Garamond"/>
          <w:color w:val="000000" w:themeColor="text1"/>
          <w:szCs w:val="24"/>
        </w:rPr>
        <w:t>CLAE</w:t>
      </w:r>
      <w:r w:rsidR="0050002D" w:rsidRPr="00543DB9">
        <w:rPr>
          <w:rFonts w:ascii="Garamond" w:hAnsi="Garamond"/>
          <w:color w:val="000000" w:themeColor="text1"/>
          <w:szCs w:val="24"/>
        </w:rPr>
        <w:t>:</w:t>
      </w:r>
    </w:p>
    <w:p w14:paraId="5CA3647E" w14:textId="5FBC12F3" w:rsidR="00EA4AD5" w:rsidRPr="00FC7A70" w:rsidRDefault="00EA4AD5" w:rsidP="006F1D22">
      <w:pPr>
        <w:pStyle w:val="PargrafodaLista"/>
        <w:widowControl w:val="0"/>
        <w:numPr>
          <w:ilvl w:val="0"/>
          <w:numId w:val="19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Os </w:t>
      </w:r>
      <w:r w:rsidR="00CB3B6F" w:rsidRPr="00FC7A70">
        <w:rPr>
          <w:rFonts w:ascii="Garamond" w:hAnsi="Garamond"/>
          <w:color w:val="000000" w:themeColor="text1"/>
          <w:szCs w:val="24"/>
        </w:rPr>
        <w:t>procedimentos continuam a ser tramitad</w:t>
      </w:r>
      <w:r w:rsidR="00E36B7A" w:rsidRPr="00FC7A70">
        <w:rPr>
          <w:rFonts w:ascii="Garamond" w:hAnsi="Garamond"/>
          <w:color w:val="000000" w:themeColor="text1"/>
          <w:szCs w:val="24"/>
        </w:rPr>
        <w:t>o</w:t>
      </w:r>
      <w:r w:rsidR="00CB3B6F" w:rsidRPr="00FC7A70">
        <w:rPr>
          <w:rFonts w:ascii="Garamond" w:hAnsi="Garamond"/>
          <w:color w:val="000000" w:themeColor="text1"/>
          <w:szCs w:val="24"/>
        </w:rPr>
        <w:t>s</w:t>
      </w:r>
      <w:r w:rsidR="00E36B7A" w:rsidRPr="00FC7A70">
        <w:rPr>
          <w:rFonts w:ascii="Garamond" w:hAnsi="Garamond"/>
          <w:color w:val="000000" w:themeColor="text1"/>
          <w:szCs w:val="24"/>
        </w:rPr>
        <w:t xml:space="preserve"> eletronicamente</w:t>
      </w:r>
      <w:r w:rsidR="00CB3B6F" w:rsidRPr="00FC7A70">
        <w:rPr>
          <w:rFonts w:ascii="Garamond" w:hAnsi="Garamond"/>
          <w:color w:val="000000" w:themeColor="text1"/>
          <w:szCs w:val="24"/>
        </w:rPr>
        <w:t xml:space="preserve"> nas plataformas atualmente existentes, identificadas no n.º 1 do artigo 3.º</w:t>
      </w:r>
      <w:r w:rsidR="00D370C3" w:rsidRPr="00FC7A70">
        <w:rPr>
          <w:rFonts w:ascii="Garamond" w:hAnsi="Garamond"/>
          <w:color w:val="000000" w:themeColor="text1"/>
          <w:szCs w:val="24"/>
        </w:rPr>
        <w:t xml:space="preserve"> do presente decreto-lei</w:t>
      </w:r>
      <w:r w:rsidR="002C617E" w:rsidRPr="00FC7A70">
        <w:rPr>
          <w:rFonts w:ascii="Garamond" w:hAnsi="Garamond"/>
          <w:color w:val="000000" w:themeColor="text1"/>
          <w:szCs w:val="24"/>
        </w:rPr>
        <w:t>;</w:t>
      </w:r>
    </w:p>
    <w:p w14:paraId="7E626A04" w14:textId="346FACF8" w:rsidR="00EA4AD5" w:rsidRPr="00FC7A70" w:rsidRDefault="00EA4AD5" w:rsidP="006F1D22">
      <w:pPr>
        <w:pStyle w:val="PargrafodaLista"/>
        <w:widowControl w:val="0"/>
        <w:numPr>
          <w:ilvl w:val="0"/>
          <w:numId w:val="19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To</w:t>
      </w:r>
      <w:r w:rsidR="00D370C3" w:rsidRPr="00FC7A70">
        <w:rPr>
          <w:rFonts w:ascii="Garamond" w:hAnsi="Garamond"/>
          <w:color w:val="000000" w:themeColor="text1"/>
          <w:szCs w:val="24"/>
        </w:rPr>
        <w:t>das as remissões</w:t>
      </w:r>
      <w:r w:rsidR="004764BE" w:rsidRPr="00FC7A70">
        <w:rPr>
          <w:rFonts w:ascii="Garamond" w:hAnsi="Garamond"/>
          <w:color w:val="000000" w:themeColor="text1"/>
          <w:szCs w:val="24"/>
        </w:rPr>
        <w:t xml:space="preserve"> consideram-se feitas para as plataformas atualmente existentes, salvo se a interpretação daquelas impuser solução diferente</w:t>
      </w:r>
      <w:r w:rsidRPr="00FC7A70">
        <w:rPr>
          <w:rFonts w:ascii="Garamond" w:hAnsi="Garamond"/>
          <w:color w:val="000000" w:themeColor="text1"/>
          <w:szCs w:val="24"/>
        </w:rPr>
        <w:t>;</w:t>
      </w:r>
    </w:p>
    <w:p w14:paraId="5BD0D7D6" w14:textId="3B4B73DF" w:rsidR="007F2F8A" w:rsidRPr="00FC7A70" w:rsidRDefault="00EA4AD5" w:rsidP="006F1D22">
      <w:pPr>
        <w:pStyle w:val="PargrafodaLista"/>
        <w:widowControl w:val="0"/>
        <w:numPr>
          <w:ilvl w:val="0"/>
          <w:numId w:val="19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As </w:t>
      </w:r>
      <w:r w:rsidR="007F2F8A" w:rsidRPr="00FC7A70">
        <w:rPr>
          <w:rFonts w:ascii="Garamond" w:hAnsi="Garamond"/>
          <w:color w:val="000000" w:themeColor="text1"/>
          <w:szCs w:val="24"/>
        </w:rPr>
        <w:t>plataformas atualmente existentes continuam a ser geridas pelas respetivas entidades gestoras.</w:t>
      </w:r>
    </w:p>
    <w:p w14:paraId="3999ED6B" w14:textId="195418EE" w:rsidR="00EA4AD5" w:rsidRPr="00FC7A70" w:rsidRDefault="00EA4AD5" w:rsidP="00DF7BBF">
      <w:pPr>
        <w:pStyle w:val="PargrafodaLista"/>
        <w:widowControl w:val="0"/>
        <w:numPr>
          <w:ilvl w:val="0"/>
          <w:numId w:val="28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gestão das plataformas atualmente existentes referidas na alínea </w:t>
      </w:r>
      <w:r w:rsidRPr="00543DB9">
        <w:rPr>
          <w:rFonts w:ascii="Garamond" w:hAnsi="Garamond"/>
          <w:i/>
          <w:iCs/>
          <w:color w:val="000000" w:themeColor="text1"/>
          <w:szCs w:val="24"/>
        </w:rPr>
        <w:t>c)</w:t>
      </w:r>
      <w:r w:rsidRPr="00FC7A70">
        <w:rPr>
          <w:rFonts w:ascii="Garamond" w:hAnsi="Garamond"/>
          <w:color w:val="000000" w:themeColor="text1"/>
          <w:szCs w:val="24"/>
        </w:rPr>
        <w:t xml:space="preserve"> do número anterior é assegurada até à conclusão do último procedimento pendente</w:t>
      </w:r>
      <w:r w:rsidR="008D3DFF" w:rsidRPr="00FC7A70">
        <w:rPr>
          <w:rFonts w:ascii="Garamond" w:hAnsi="Garamond"/>
          <w:color w:val="000000" w:themeColor="text1"/>
          <w:szCs w:val="24"/>
        </w:rPr>
        <w:t xml:space="preserve"> nos termos do n.º 3 do artigo 1</w:t>
      </w:r>
      <w:r w:rsidR="00D640E7" w:rsidRPr="00FC7A70">
        <w:rPr>
          <w:rFonts w:ascii="Garamond" w:hAnsi="Garamond"/>
          <w:color w:val="000000" w:themeColor="text1"/>
          <w:szCs w:val="24"/>
        </w:rPr>
        <w:t>6</w:t>
      </w:r>
      <w:r w:rsidR="008D3DFF" w:rsidRPr="00FC7A70">
        <w:rPr>
          <w:rFonts w:ascii="Garamond" w:hAnsi="Garamond"/>
          <w:color w:val="000000" w:themeColor="text1"/>
          <w:szCs w:val="24"/>
        </w:rPr>
        <w:t>.º</w:t>
      </w:r>
    </w:p>
    <w:p w14:paraId="46C2224E" w14:textId="77777777" w:rsidR="00122F70" w:rsidRPr="00FC7A70" w:rsidRDefault="00122F70" w:rsidP="00DF7BBF">
      <w:pPr>
        <w:widowControl w:val="0"/>
        <w:shd w:val="clear" w:color="auto" w:fill="FFFFFF"/>
        <w:spacing w:after="120"/>
        <w:rPr>
          <w:rFonts w:ascii="Garamond" w:hAnsi="Garamond"/>
          <w:color w:val="000000" w:themeColor="text1"/>
          <w:szCs w:val="24"/>
        </w:rPr>
      </w:pPr>
    </w:p>
    <w:p w14:paraId="23FE458C" w14:textId="2BD58341"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w:t>
      </w:r>
      <w:r w:rsidR="00956BF4" w:rsidRPr="00FC7A70">
        <w:rPr>
          <w:rFonts w:ascii="Garamond" w:eastAsiaTheme="majorEastAsia" w:hAnsi="Garamond" w:cstheme="majorBidi"/>
          <w:color w:val="000000" w:themeColor="text1"/>
          <w:szCs w:val="24"/>
        </w:rPr>
        <w:t>5</w:t>
      </w:r>
      <w:r w:rsidRPr="00FC7A70">
        <w:rPr>
          <w:rFonts w:ascii="Garamond" w:eastAsiaTheme="majorEastAsia" w:hAnsi="Garamond" w:cstheme="majorBidi"/>
          <w:color w:val="000000" w:themeColor="text1"/>
          <w:szCs w:val="24"/>
        </w:rPr>
        <w:t>.º</w:t>
      </w:r>
    </w:p>
    <w:p w14:paraId="6CBEE27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Disposições transitórias relativas ao cadastro setorial</w:t>
      </w:r>
    </w:p>
    <w:p w14:paraId="72033B42" w14:textId="5E29AEF1" w:rsidR="008A4623" w:rsidRPr="00543DB9" w:rsidRDefault="008A4623" w:rsidP="00DF7BBF">
      <w:pPr>
        <w:pStyle w:val="PargrafodaLista"/>
        <w:widowControl w:val="0"/>
        <w:numPr>
          <w:ilvl w:val="0"/>
          <w:numId w:val="286"/>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O cadastro setorial previsto no capítulo V</w:t>
      </w:r>
      <w:r w:rsidR="00CB0873" w:rsidRPr="00543DB9">
        <w:rPr>
          <w:rFonts w:ascii="Garamond" w:hAnsi="Garamond"/>
          <w:color w:val="000000" w:themeColor="text1"/>
          <w:szCs w:val="24"/>
        </w:rPr>
        <w:t>III</w:t>
      </w:r>
      <w:r w:rsidRPr="00543DB9">
        <w:rPr>
          <w:rFonts w:ascii="Garamond" w:hAnsi="Garamond"/>
          <w:color w:val="000000" w:themeColor="text1"/>
          <w:szCs w:val="24"/>
        </w:rPr>
        <w:t xml:space="preserve"> </w:t>
      </w:r>
      <w:r w:rsidR="00A175E6" w:rsidRPr="00543DB9">
        <w:rPr>
          <w:rFonts w:ascii="Garamond" w:hAnsi="Garamond"/>
          <w:color w:val="000000" w:themeColor="text1"/>
          <w:szCs w:val="24"/>
        </w:rPr>
        <w:t xml:space="preserve">do título II </w:t>
      </w:r>
      <w:r w:rsidRPr="00543DB9">
        <w:rPr>
          <w:rFonts w:ascii="Garamond" w:hAnsi="Garamond"/>
          <w:color w:val="000000" w:themeColor="text1"/>
          <w:szCs w:val="24"/>
        </w:rPr>
        <w:t xml:space="preserve">do </w:t>
      </w:r>
      <w:r w:rsidR="008C68C1" w:rsidRPr="00543DB9">
        <w:rPr>
          <w:rFonts w:ascii="Garamond" w:hAnsi="Garamond"/>
          <w:color w:val="000000" w:themeColor="text1"/>
          <w:szCs w:val="24"/>
        </w:rPr>
        <w:t>CLAE</w:t>
      </w:r>
      <w:r w:rsidRPr="00543DB9">
        <w:rPr>
          <w:rFonts w:ascii="Garamond" w:hAnsi="Garamond"/>
          <w:color w:val="000000" w:themeColor="text1"/>
          <w:szCs w:val="24"/>
        </w:rPr>
        <w:t xml:space="preserve"> deve </w:t>
      </w:r>
      <w:r w:rsidR="00872F3B" w:rsidRPr="00543DB9">
        <w:rPr>
          <w:rFonts w:ascii="Garamond" w:hAnsi="Garamond"/>
          <w:color w:val="000000" w:themeColor="text1"/>
          <w:szCs w:val="24"/>
        </w:rPr>
        <w:t xml:space="preserve">estar articulado com </w:t>
      </w:r>
      <w:r w:rsidRPr="00543DB9">
        <w:rPr>
          <w:rFonts w:ascii="Garamond" w:hAnsi="Garamond"/>
          <w:color w:val="000000" w:themeColor="text1"/>
          <w:szCs w:val="24"/>
        </w:rPr>
        <w:t>a informação existente:</w:t>
      </w:r>
    </w:p>
    <w:p w14:paraId="01054433" w14:textId="77777777" w:rsidR="008A4623" w:rsidRPr="00FC7A70" w:rsidRDefault="008A4623" w:rsidP="00DF7BBF">
      <w:pPr>
        <w:pStyle w:val="PargrafodaLista"/>
        <w:widowControl w:val="0"/>
        <w:numPr>
          <w:ilvl w:val="0"/>
          <w:numId w:val="263"/>
        </w:numPr>
        <w:spacing w:after="120"/>
        <w:ind w:left="851" w:hanging="425"/>
        <w:contextualSpacing w:val="0"/>
        <w:rPr>
          <w:rFonts w:ascii="Garamond" w:hAnsi="Garamond"/>
          <w:color w:val="000000" w:themeColor="text1"/>
          <w:szCs w:val="24"/>
        </w:rPr>
      </w:pPr>
      <w:r w:rsidRPr="00FC7A70">
        <w:rPr>
          <w:rFonts w:ascii="Garamond" w:hAnsi="Garamond"/>
          <w:color w:val="000000" w:themeColor="text1"/>
          <w:szCs w:val="24"/>
        </w:rPr>
        <w:t>No sistema de informação dos estabelecimentos industriais;</w:t>
      </w:r>
    </w:p>
    <w:p w14:paraId="489EE977" w14:textId="6EA5E59F" w:rsidR="00A175E6" w:rsidRPr="00FC7A70" w:rsidRDefault="00A175E6" w:rsidP="00DF7BBF">
      <w:pPr>
        <w:pStyle w:val="PargrafodaLista"/>
        <w:widowControl w:val="0"/>
        <w:numPr>
          <w:ilvl w:val="0"/>
          <w:numId w:val="263"/>
        </w:numPr>
        <w:spacing w:after="120"/>
        <w:ind w:left="851" w:hanging="425"/>
        <w:contextualSpacing w:val="0"/>
        <w:rPr>
          <w:rFonts w:ascii="Garamond" w:hAnsi="Garamond"/>
          <w:color w:val="000000" w:themeColor="text1"/>
          <w:szCs w:val="24"/>
        </w:rPr>
      </w:pPr>
      <w:r w:rsidRPr="00FC7A70">
        <w:rPr>
          <w:rFonts w:ascii="Garamond" w:hAnsi="Garamond"/>
          <w:color w:val="000000" w:themeColor="text1"/>
          <w:szCs w:val="24"/>
        </w:rPr>
        <w:t>No registo de dados das explorações pecuárias;</w:t>
      </w:r>
    </w:p>
    <w:p w14:paraId="4215F753" w14:textId="644402CB" w:rsidR="008A4623" w:rsidRPr="00FC7A70" w:rsidRDefault="008A4623" w:rsidP="00DF7BBF">
      <w:pPr>
        <w:pStyle w:val="PargrafodaLista"/>
        <w:widowControl w:val="0"/>
        <w:numPr>
          <w:ilvl w:val="0"/>
          <w:numId w:val="263"/>
        </w:numPr>
        <w:spacing w:after="120"/>
        <w:ind w:left="851" w:hanging="425"/>
        <w:contextualSpacing w:val="0"/>
        <w:rPr>
          <w:rFonts w:ascii="Garamond" w:hAnsi="Garamond"/>
          <w:color w:val="000000" w:themeColor="text1"/>
          <w:szCs w:val="24"/>
        </w:rPr>
      </w:pPr>
      <w:r w:rsidRPr="00FC7A70">
        <w:rPr>
          <w:rFonts w:ascii="Garamond" w:hAnsi="Garamond"/>
          <w:color w:val="000000" w:themeColor="text1"/>
          <w:szCs w:val="24"/>
        </w:rPr>
        <w:t xml:space="preserve">No Registo Nacional de Turismo, incluindo o registo dos empreendimentos turísticos, </w:t>
      </w:r>
      <w:r w:rsidR="00872F3B" w:rsidRPr="00FC7A70">
        <w:rPr>
          <w:rFonts w:ascii="Garamond" w:hAnsi="Garamond"/>
          <w:color w:val="000000" w:themeColor="text1"/>
          <w:szCs w:val="24"/>
        </w:rPr>
        <w:t>dos estabelecimentos de alojamento local, d</w:t>
      </w:r>
      <w:r w:rsidRPr="00FC7A70">
        <w:rPr>
          <w:rFonts w:ascii="Garamond" w:hAnsi="Garamond"/>
          <w:color w:val="000000" w:themeColor="text1"/>
          <w:szCs w:val="24"/>
        </w:rPr>
        <w:t xml:space="preserve">as agências de viagem e turismo, e </w:t>
      </w:r>
      <w:r w:rsidR="00872F3B" w:rsidRPr="00FC7A70">
        <w:rPr>
          <w:rFonts w:ascii="Garamond" w:hAnsi="Garamond"/>
          <w:color w:val="000000" w:themeColor="text1"/>
          <w:szCs w:val="24"/>
        </w:rPr>
        <w:t>d</w:t>
      </w:r>
      <w:r w:rsidRPr="00FC7A70">
        <w:rPr>
          <w:rFonts w:ascii="Garamond" w:hAnsi="Garamond"/>
          <w:color w:val="000000" w:themeColor="text1"/>
          <w:szCs w:val="24"/>
        </w:rPr>
        <w:t>as empresas de animação turística e operadores marítimo-turísticos;</w:t>
      </w:r>
    </w:p>
    <w:p w14:paraId="5FBDF7BB" w14:textId="6E1C073D" w:rsidR="008A4623" w:rsidRPr="00FC7A70" w:rsidRDefault="008A4623" w:rsidP="00DF7BBF">
      <w:pPr>
        <w:pStyle w:val="PargrafodaLista"/>
        <w:widowControl w:val="0"/>
        <w:numPr>
          <w:ilvl w:val="0"/>
          <w:numId w:val="263"/>
        </w:numPr>
        <w:spacing w:after="120"/>
        <w:ind w:left="851" w:hanging="425"/>
        <w:contextualSpacing w:val="0"/>
        <w:rPr>
          <w:rFonts w:ascii="Garamond" w:hAnsi="Garamond"/>
          <w:color w:val="000000" w:themeColor="text1"/>
          <w:szCs w:val="24"/>
        </w:rPr>
      </w:pPr>
      <w:r w:rsidRPr="00FC7A70">
        <w:rPr>
          <w:rFonts w:ascii="Garamond" w:hAnsi="Garamond"/>
          <w:color w:val="000000" w:themeColor="text1"/>
          <w:szCs w:val="24"/>
        </w:rPr>
        <w:t>Na base de dados de registos setoriais do comércio, serviços e restauração</w:t>
      </w:r>
      <w:r w:rsidR="00022927" w:rsidRPr="00FC7A70">
        <w:rPr>
          <w:rFonts w:ascii="Garamond" w:hAnsi="Garamond"/>
          <w:color w:val="000000" w:themeColor="text1"/>
          <w:szCs w:val="24"/>
        </w:rPr>
        <w:t>; e</w:t>
      </w:r>
    </w:p>
    <w:p w14:paraId="15D5984E" w14:textId="6D66F800" w:rsidR="008A4623" w:rsidRPr="00FC7A70" w:rsidRDefault="008A4623" w:rsidP="00DF7BBF">
      <w:pPr>
        <w:pStyle w:val="PargrafodaLista"/>
        <w:widowControl w:val="0"/>
        <w:numPr>
          <w:ilvl w:val="0"/>
          <w:numId w:val="263"/>
        </w:numPr>
        <w:spacing w:after="120"/>
        <w:ind w:left="851" w:hanging="425"/>
        <w:contextualSpacing w:val="0"/>
        <w:rPr>
          <w:rFonts w:ascii="Garamond" w:hAnsi="Garamond"/>
          <w:color w:val="000000" w:themeColor="text1"/>
          <w:szCs w:val="24"/>
        </w:rPr>
      </w:pPr>
      <w:r w:rsidRPr="00FC7A70">
        <w:rPr>
          <w:rFonts w:ascii="Garamond" w:hAnsi="Garamond"/>
          <w:color w:val="000000" w:themeColor="text1"/>
          <w:szCs w:val="24"/>
        </w:rPr>
        <w:t>No registo das empresas leiloeiras e dos prestamistas</w:t>
      </w:r>
      <w:r w:rsidR="00A175E6" w:rsidRPr="00FC7A70">
        <w:rPr>
          <w:rFonts w:ascii="Garamond" w:hAnsi="Garamond"/>
          <w:color w:val="000000" w:themeColor="text1"/>
          <w:szCs w:val="24"/>
        </w:rPr>
        <w:t>.</w:t>
      </w:r>
    </w:p>
    <w:p w14:paraId="5694DDB8" w14:textId="7CEE33EF" w:rsidR="00990F9C" w:rsidRPr="00FC7A70" w:rsidRDefault="008A4623" w:rsidP="00DF7BBF">
      <w:pPr>
        <w:pStyle w:val="PargrafodaLista"/>
        <w:widowControl w:val="0"/>
        <w:numPr>
          <w:ilvl w:val="0"/>
          <w:numId w:val="2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ARTE, I.P. é responsável por assegurar </w:t>
      </w:r>
      <w:r w:rsidR="00A57868" w:rsidRPr="00FC7A70">
        <w:rPr>
          <w:rFonts w:ascii="Garamond" w:hAnsi="Garamond"/>
          <w:color w:val="000000" w:themeColor="text1"/>
          <w:szCs w:val="24"/>
        </w:rPr>
        <w:t>o tratamento e a</w:t>
      </w:r>
      <w:r w:rsidRPr="00FC7A70">
        <w:rPr>
          <w:rFonts w:ascii="Garamond" w:hAnsi="Garamond"/>
          <w:color w:val="000000" w:themeColor="text1"/>
          <w:szCs w:val="24"/>
        </w:rPr>
        <w:t xml:space="preserve"> transmissibilidade</w:t>
      </w:r>
      <w:r w:rsidR="00A57868" w:rsidRPr="00FC7A70">
        <w:rPr>
          <w:rFonts w:ascii="Garamond" w:hAnsi="Garamond"/>
          <w:color w:val="000000" w:themeColor="text1"/>
          <w:szCs w:val="24"/>
        </w:rPr>
        <w:t xml:space="preserve"> </w:t>
      </w:r>
      <w:r w:rsidRPr="00FC7A70">
        <w:rPr>
          <w:rFonts w:ascii="Garamond" w:hAnsi="Garamond"/>
          <w:color w:val="000000" w:themeColor="text1"/>
          <w:szCs w:val="24"/>
        </w:rPr>
        <w:t xml:space="preserve">da informação </w:t>
      </w:r>
      <w:r w:rsidR="00B67341" w:rsidRPr="00FC7A70">
        <w:rPr>
          <w:rFonts w:ascii="Garamond" w:hAnsi="Garamond"/>
          <w:color w:val="000000" w:themeColor="text1"/>
          <w:szCs w:val="24"/>
        </w:rPr>
        <w:t>d</w:t>
      </w:r>
      <w:r w:rsidRPr="00FC7A70">
        <w:rPr>
          <w:rFonts w:ascii="Garamond" w:hAnsi="Garamond"/>
          <w:color w:val="000000" w:themeColor="text1"/>
          <w:szCs w:val="24"/>
        </w:rPr>
        <w:t xml:space="preserve">os sistemas de informação referidos no número anterior para </w:t>
      </w:r>
      <w:r w:rsidR="005914FC" w:rsidRPr="00FC7A70">
        <w:rPr>
          <w:rFonts w:ascii="Garamond" w:hAnsi="Garamond"/>
          <w:color w:val="000000" w:themeColor="text1"/>
          <w:szCs w:val="24"/>
        </w:rPr>
        <w:t>o cadastro setorial</w:t>
      </w:r>
      <w:r w:rsidR="00D21E2C" w:rsidRPr="00FC7A70">
        <w:rPr>
          <w:rFonts w:ascii="Garamond" w:hAnsi="Garamond"/>
          <w:color w:val="000000" w:themeColor="text1"/>
          <w:szCs w:val="24"/>
        </w:rPr>
        <w:t>.</w:t>
      </w:r>
    </w:p>
    <w:p w14:paraId="109F9AC7" w14:textId="126E0B51"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w:t>
      </w:r>
      <w:r w:rsidR="00956BF4" w:rsidRPr="00FC7A70">
        <w:rPr>
          <w:rFonts w:ascii="Garamond" w:eastAsiaTheme="majorEastAsia" w:hAnsi="Garamond" w:cstheme="majorBidi"/>
          <w:color w:val="000000" w:themeColor="text1"/>
          <w:szCs w:val="24"/>
        </w:rPr>
        <w:t>6</w:t>
      </w:r>
      <w:r w:rsidRPr="00FC7A70">
        <w:rPr>
          <w:rFonts w:ascii="Garamond" w:eastAsiaTheme="majorEastAsia" w:hAnsi="Garamond" w:cstheme="majorBidi"/>
          <w:color w:val="000000" w:themeColor="text1"/>
          <w:szCs w:val="24"/>
        </w:rPr>
        <w:t>.º</w:t>
      </w:r>
    </w:p>
    <w:p w14:paraId="5601912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Aplicação no tempo</w:t>
      </w:r>
    </w:p>
    <w:p w14:paraId="152B0666" w14:textId="2E9D1F48" w:rsidR="008A4623" w:rsidRPr="00543DB9" w:rsidRDefault="008A4623" w:rsidP="00DF7BBF">
      <w:pPr>
        <w:pStyle w:val="PargrafodaLista"/>
        <w:widowControl w:val="0"/>
        <w:numPr>
          <w:ilvl w:val="0"/>
          <w:numId w:val="287"/>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O presente decreto-lei abrange os operadores económicos que já tenham acedido às atividades </w:t>
      </w:r>
      <w:r w:rsidR="002939DA" w:rsidRPr="00543DB9">
        <w:rPr>
          <w:rFonts w:ascii="Garamond" w:hAnsi="Garamond"/>
          <w:color w:val="000000" w:themeColor="text1"/>
          <w:szCs w:val="24"/>
        </w:rPr>
        <w:t xml:space="preserve">económicas abrangidas pelo </w:t>
      </w:r>
      <w:r w:rsidR="008C68C1" w:rsidRPr="00543DB9">
        <w:rPr>
          <w:rFonts w:ascii="Garamond" w:hAnsi="Garamond"/>
          <w:color w:val="000000" w:themeColor="text1"/>
          <w:szCs w:val="24"/>
        </w:rPr>
        <w:t>CLAE</w:t>
      </w:r>
      <w:r w:rsidRPr="00543DB9">
        <w:rPr>
          <w:rFonts w:ascii="Garamond" w:hAnsi="Garamond"/>
          <w:color w:val="000000" w:themeColor="text1"/>
          <w:szCs w:val="24"/>
        </w:rPr>
        <w:t xml:space="preserve"> à data da sua entrada em vigor, aplicando-se aos factos relativos ao exercício dessas atividades que tenham lugar após aquela data, sem prejuízo do disposto no número seguinte.</w:t>
      </w:r>
    </w:p>
    <w:p w14:paraId="08D48BA0" w14:textId="27E03765" w:rsidR="008A4623" w:rsidRPr="00543DB9" w:rsidRDefault="008A4623" w:rsidP="00DF7BBF">
      <w:pPr>
        <w:pStyle w:val="PargrafodaLista"/>
        <w:widowControl w:val="0"/>
        <w:numPr>
          <w:ilvl w:val="0"/>
          <w:numId w:val="287"/>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As alterações promovidas pelo presente decreto-lei relativas ao acesso a uma atividade económica</w:t>
      </w:r>
      <w:r w:rsidR="0014105F" w:rsidRPr="00543DB9">
        <w:rPr>
          <w:rFonts w:ascii="Garamond" w:hAnsi="Garamond"/>
          <w:color w:val="000000" w:themeColor="text1"/>
          <w:szCs w:val="24"/>
        </w:rPr>
        <w:t>, previstos no</w:t>
      </w:r>
      <w:r w:rsidR="002939DA" w:rsidRPr="00543DB9">
        <w:rPr>
          <w:rFonts w:ascii="Garamond" w:hAnsi="Garamond"/>
          <w:color w:val="000000" w:themeColor="text1"/>
          <w:szCs w:val="24"/>
        </w:rPr>
        <w:t xml:space="preserve"> </w:t>
      </w:r>
      <w:r w:rsidR="00AF0537" w:rsidRPr="00543DB9">
        <w:rPr>
          <w:rFonts w:ascii="Garamond" w:hAnsi="Garamond"/>
          <w:color w:val="000000" w:themeColor="text1"/>
          <w:szCs w:val="24"/>
        </w:rPr>
        <w:t>T</w:t>
      </w:r>
      <w:r w:rsidR="002939DA" w:rsidRPr="00543DB9">
        <w:rPr>
          <w:rFonts w:ascii="Garamond" w:hAnsi="Garamond"/>
          <w:color w:val="000000" w:themeColor="text1"/>
          <w:szCs w:val="24"/>
        </w:rPr>
        <w:t>ítulo I</w:t>
      </w:r>
      <w:r w:rsidR="0014105F" w:rsidRPr="00543DB9">
        <w:rPr>
          <w:rFonts w:ascii="Garamond" w:hAnsi="Garamond"/>
          <w:color w:val="000000" w:themeColor="text1"/>
          <w:szCs w:val="24"/>
        </w:rPr>
        <w:t xml:space="preserve"> </w:t>
      </w:r>
      <w:r w:rsidR="00FB62CE" w:rsidRPr="00543DB9">
        <w:rPr>
          <w:rFonts w:ascii="Garamond" w:hAnsi="Garamond"/>
          <w:color w:val="000000" w:themeColor="text1"/>
          <w:szCs w:val="24"/>
        </w:rPr>
        <w:t xml:space="preserve">do </w:t>
      </w:r>
      <w:r w:rsidR="008C68C1" w:rsidRPr="00543DB9">
        <w:rPr>
          <w:rFonts w:ascii="Garamond" w:hAnsi="Garamond"/>
          <w:color w:val="000000" w:themeColor="text1"/>
          <w:szCs w:val="24"/>
        </w:rPr>
        <w:t>CLAE</w:t>
      </w:r>
      <w:r w:rsidR="0014105F" w:rsidRPr="00543DB9">
        <w:rPr>
          <w:rFonts w:ascii="Garamond" w:hAnsi="Garamond"/>
          <w:color w:val="000000" w:themeColor="text1"/>
          <w:szCs w:val="24"/>
        </w:rPr>
        <w:t>,</w:t>
      </w:r>
      <w:r w:rsidRPr="00543DB9">
        <w:rPr>
          <w:rFonts w:ascii="Garamond" w:hAnsi="Garamond"/>
          <w:color w:val="000000" w:themeColor="text1"/>
          <w:szCs w:val="24"/>
        </w:rPr>
        <w:t xml:space="preserve"> não se aplicam aos procedimentos iniciados antes da sua entrada em vigor e que se encontrem pendentes.</w:t>
      </w:r>
    </w:p>
    <w:p w14:paraId="12D05DA1" w14:textId="0B338518" w:rsidR="0081381F" w:rsidRPr="00543DB9" w:rsidRDefault="0081381F" w:rsidP="00DF7BBF">
      <w:pPr>
        <w:pStyle w:val="PargrafodaLista"/>
        <w:widowControl w:val="0"/>
        <w:numPr>
          <w:ilvl w:val="0"/>
          <w:numId w:val="287"/>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Os procedimentos iniciados antes da entrada em vigor do presente decreto-lei e que se encontrem pendentes </w:t>
      </w:r>
      <w:r w:rsidR="006228A4" w:rsidRPr="00543DB9">
        <w:rPr>
          <w:rFonts w:ascii="Garamond" w:hAnsi="Garamond"/>
          <w:color w:val="000000" w:themeColor="text1"/>
          <w:szCs w:val="24"/>
        </w:rPr>
        <w:t>são tramitados eletronicamente nas plataformas atualmente existentes, identificadas no n.º 1 do artigo 3.º</w:t>
      </w:r>
      <w:r w:rsidR="00687410" w:rsidRPr="00543DB9">
        <w:rPr>
          <w:rFonts w:ascii="Garamond" w:hAnsi="Garamond"/>
          <w:color w:val="000000" w:themeColor="text1"/>
          <w:szCs w:val="24"/>
        </w:rPr>
        <w:t xml:space="preserve"> e nos termos da legislação aplicável até à entrada em vigor do presente decreto-lei.</w:t>
      </w:r>
    </w:p>
    <w:p w14:paraId="161EB0C2" w14:textId="77777777" w:rsidR="004D6077" w:rsidRPr="00FC7A70" w:rsidRDefault="004D6077" w:rsidP="00DF7BBF">
      <w:pPr>
        <w:widowControl w:val="0"/>
        <w:spacing w:after="120"/>
        <w:rPr>
          <w:rFonts w:ascii="Garamond" w:hAnsi="Garamond"/>
          <w:color w:val="000000" w:themeColor="text1"/>
          <w:szCs w:val="24"/>
        </w:rPr>
      </w:pPr>
    </w:p>
    <w:p w14:paraId="5CFD1BD1" w14:textId="22B4D42E"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w:t>
      </w:r>
      <w:r w:rsidR="00956BF4" w:rsidRPr="00FC7A70">
        <w:rPr>
          <w:rFonts w:ascii="Garamond" w:eastAsiaTheme="majorEastAsia" w:hAnsi="Garamond" w:cstheme="majorBidi"/>
          <w:color w:val="000000" w:themeColor="text1"/>
          <w:szCs w:val="24"/>
        </w:rPr>
        <w:t>7</w:t>
      </w:r>
      <w:r w:rsidRPr="00FC7A70">
        <w:rPr>
          <w:rFonts w:ascii="Garamond" w:eastAsiaTheme="majorEastAsia" w:hAnsi="Garamond" w:cstheme="majorBidi"/>
          <w:color w:val="000000" w:themeColor="text1"/>
          <w:szCs w:val="24"/>
        </w:rPr>
        <w:t>.º</w:t>
      </w:r>
    </w:p>
    <w:p w14:paraId="7520FE9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Transição de processos contraordenacionais</w:t>
      </w:r>
    </w:p>
    <w:p w14:paraId="0DD39C48" w14:textId="32BFBBD6" w:rsidR="008A4623" w:rsidRPr="00543DB9" w:rsidRDefault="008A4623" w:rsidP="00DF7BBF">
      <w:pPr>
        <w:pStyle w:val="PargrafodaLista"/>
        <w:widowControl w:val="0"/>
        <w:numPr>
          <w:ilvl w:val="0"/>
          <w:numId w:val="288"/>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Os processos contraordenacionais que se encontrem pendentes em fase de instrução à data da entrada em vigor do presente decreto-lei são decididos pela entidade originariamente competente.</w:t>
      </w:r>
    </w:p>
    <w:p w14:paraId="6B7E1BA3" w14:textId="54B01874" w:rsidR="008A4623" w:rsidRPr="00543DB9" w:rsidRDefault="008A4623" w:rsidP="00DF7BBF">
      <w:pPr>
        <w:pStyle w:val="PargrafodaLista"/>
        <w:widowControl w:val="0"/>
        <w:numPr>
          <w:ilvl w:val="0"/>
          <w:numId w:val="288"/>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O disposto no presente artigo não prejudica a aplicação da lei mais favorável ao arguido, salvo se este já tiver sido condenado por decisão definitiva ou transitada em julgado e já executada.</w:t>
      </w:r>
    </w:p>
    <w:p w14:paraId="5FF7366C" w14:textId="77777777" w:rsidR="008A4623" w:rsidRPr="00FC7A70" w:rsidRDefault="008A4623" w:rsidP="00DF7BBF">
      <w:pPr>
        <w:widowControl w:val="0"/>
        <w:spacing w:after="120"/>
        <w:rPr>
          <w:rFonts w:ascii="Garamond" w:hAnsi="Garamond"/>
          <w:color w:val="000000" w:themeColor="text1"/>
          <w:szCs w:val="24"/>
        </w:rPr>
      </w:pPr>
    </w:p>
    <w:p w14:paraId="238DCB5C" w14:textId="0E3CB391" w:rsidR="00201FEC" w:rsidRPr="00FC7A70" w:rsidRDefault="00201FEC"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Artigo 1</w:t>
      </w:r>
      <w:r w:rsidR="00956BF4" w:rsidRPr="00FC7A70">
        <w:rPr>
          <w:rFonts w:ascii="Garamond" w:eastAsiaTheme="majorEastAsia" w:hAnsi="Garamond" w:cstheme="majorBidi"/>
          <w:color w:val="000000" w:themeColor="text1"/>
          <w:szCs w:val="24"/>
        </w:rPr>
        <w:t>8</w:t>
      </w:r>
      <w:r w:rsidRPr="00FC7A70">
        <w:rPr>
          <w:rFonts w:ascii="Garamond" w:eastAsiaTheme="majorEastAsia" w:hAnsi="Garamond" w:cstheme="majorBidi"/>
          <w:color w:val="000000" w:themeColor="text1"/>
          <w:szCs w:val="24"/>
        </w:rPr>
        <w:t>.º</w:t>
      </w:r>
    </w:p>
    <w:p w14:paraId="11BF596C" w14:textId="21CFD320" w:rsidR="00201FEC" w:rsidRPr="00FC7A70" w:rsidRDefault="00201FEC"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Avaliação de impacto</w:t>
      </w:r>
    </w:p>
    <w:p w14:paraId="5CE3E6D2" w14:textId="35D0D921" w:rsidR="00201FEC" w:rsidRPr="00543DB9" w:rsidRDefault="00201FEC" w:rsidP="00DF7BBF">
      <w:pPr>
        <w:pStyle w:val="PargrafodaLista"/>
        <w:widowControl w:val="0"/>
        <w:numPr>
          <w:ilvl w:val="0"/>
          <w:numId w:val="289"/>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O </w:t>
      </w:r>
      <w:r w:rsidR="008C68C1" w:rsidRPr="00543DB9">
        <w:rPr>
          <w:rFonts w:ascii="Garamond" w:hAnsi="Garamond"/>
          <w:color w:val="000000" w:themeColor="text1"/>
          <w:szCs w:val="24"/>
        </w:rPr>
        <w:t>CLAE</w:t>
      </w:r>
      <w:r w:rsidR="006438EA" w:rsidRPr="00543DB9">
        <w:rPr>
          <w:rFonts w:ascii="Garamond" w:hAnsi="Garamond"/>
          <w:color w:val="000000" w:themeColor="text1"/>
          <w:szCs w:val="24"/>
        </w:rPr>
        <w:t>,</w:t>
      </w:r>
      <w:r w:rsidRPr="00543DB9">
        <w:rPr>
          <w:rFonts w:ascii="Garamond" w:hAnsi="Garamond"/>
          <w:color w:val="000000" w:themeColor="text1"/>
          <w:szCs w:val="24"/>
        </w:rPr>
        <w:t xml:space="preserve"> aprovado em anexo ao presente decreto-lei</w:t>
      </w:r>
      <w:r w:rsidR="006438EA" w:rsidRPr="00543DB9">
        <w:rPr>
          <w:rFonts w:ascii="Garamond" w:hAnsi="Garamond"/>
          <w:color w:val="000000" w:themeColor="text1"/>
          <w:szCs w:val="24"/>
        </w:rPr>
        <w:t>,</w:t>
      </w:r>
      <w:r w:rsidRPr="00543DB9">
        <w:rPr>
          <w:rFonts w:ascii="Garamond" w:hAnsi="Garamond"/>
          <w:color w:val="000000" w:themeColor="text1"/>
          <w:szCs w:val="24"/>
        </w:rPr>
        <w:t xml:space="preserve"> é objeto de avaliação de impacto no prazo de </w:t>
      </w:r>
      <w:r w:rsidR="00B869CF" w:rsidRPr="00543DB9">
        <w:rPr>
          <w:rFonts w:ascii="Garamond" w:hAnsi="Garamond"/>
          <w:color w:val="000000" w:themeColor="text1"/>
          <w:szCs w:val="24"/>
        </w:rPr>
        <w:t>cinco</w:t>
      </w:r>
      <w:r w:rsidRPr="00543DB9">
        <w:rPr>
          <w:rFonts w:ascii="Garamond" w:hAnsi="Garamond"/>
          <w:color w:val="000000" w:themeColor="text1"/>
          <w:szCs w:val="24"/>
        </w:rPr>
        <w:t xml:space="preserve"> anos, a contar da sua entrada em vigor</w:t>
      </w:r>
      <w:r w:rsidR="00067073" w:rsidRPr="00543DB9">
        <w:rPr>
          <w:rFonts w:ascii="Garamond" w:hAnsi="Garamond"/>
          <w:color w:val="000000" w:themeColor="text1"/>
          <w:szCs w:val="24"/>
        </w:rPr>
        <w:t>.</w:t>
      </w:r>
    </w:p>
    <w:p w14:paraId="1C55CF60" w14:textId="692A0A3A" w:rsidR="00423F21" w:rsidRPr="00543DB9" w:rsidRDefault="00067073" w:rsidP="00DF7BBF">
      <w:pPr>
        <w:pStyle w:val="PargrafodaLista"/>
        <w:widowControl w:val="0"/>
        <w:numPr>
          <w:ilvl w:val="0"/>
          <w:numId w:val="289"/>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A avaliação de impacto referida no número anterior é </w:t>
      </w:r>
      <w:r w:rsidR="00DD7024" w:rsidRPr="00543DB9">
        <w:rPr>
          <w:rFonts w:ascii="Garamond" w:hAnsi="Garamond"/>
          <w:color w:val="000000" w:themeColor="text1"/>
          <w:szCs w:val="24"/>
        </w:rPr>
        <w:t>coordenada</w:t>
      </w:r>
      <w:r w:rsidRPr="00543DB9">
        <w:rPr>
          <w:rFonts w:ascii="Garamond" w:hAnsi="Garamond"/>
          <w:color w:val="000000" w:themeColor="text1"/>
          <w:szCs w:val="24"/>
        </w:rPr>
        <w:t xml:space="preserve"> pelo</w:t>
      </w:r>
      <w:r w:rsidR="00DD7024" w:rsidRPr="00543DB9">
        <w:rPr>
          <w:rFonts w:ascii="Garamond" w:hAnsi="Garamond"/>
          <w:color w:val="000000" w:themeColor="text1"/>
          <w:szCs w:val="24"/>
        </w:rPr>
        <w:t xml:space="preserve"> Centro de Planeamento e de Avaliação de Políticas Públicas.</w:t>
      </w:r>
    </w:p>
    <w:p w14:paraId="294ACC65" w14:textId="77777777" w:rsidR="007B225C" w:rsidRPr="00FC7A70" w:rsidRDefault="007B225C" w:rsidP="00DF7BBF">
      <w:pPr>
        <w:widowControl w:val="0"/>
        <w:spacing w:after="120"/>
        <w:rPr>
          <w:rFonts w:ascii="Garamond" w:hAnsi="Garamond"/>
          <w:color w:val="000000" w:themeColor="text1"/>
          <w:szCs w:val="24"/>
        </w:rPr>
      </w:pPr>
    </w:p>
    <w:p w14:paraId="29EFB0F7" w14:textId="49C186C2"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Artigo </w:t>
      </w:r>
      <w:r w:rsidR="009D0DF9" w:rsidRPr="00FC7A70">
        <w:rPr>
          <w:rFonts w:ascii="Garamond" w:eastAsiaTheme="majorEastAsia" w:hAnsi="Garamond" w:cstheme="majorBidi"/>
          <w:color w:val="000000" w:themeColor="text1"/>
          <w:szCs w:val="24"/>
        </w:rPr>
        <w:t>1</w:t>
      </w:r>
      <w:r w:rsidR="00956BF4" w:rsidRPr="00FC7A70">
        <w:rPr>
          <w:rFonts w:ascii="Garamond" w:eastAsiaTheme="majorEastAsia" w:hAnsi="Garamond" w:cstheme="majorBidi"/>
          <w:color w:val="000000" w:themeColor="text1"/>
          <w:szCs w:val="24"/>
        </w:rPr>
        <w:t>9</w:t>
      </w:r>
      <w:r w:rsidRPr="00FC7A70">
        <w:rPr>
          <w:rFonts w:ascii="Garamond" w:eastAsiaTheme="majorEastAsia" w:hAnsi="Garamond" w:cstheme="majorBidi"/>
          <w:color w:val="000000" w:themeColor="text1"/>
          <w:szCs w:val="24"/>
        </w:rPr>
        <w:t>.º</w:t>
      </w:r>
    </w:p>
    <w:p w14:paraId="6B64C480"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Entrada em vigor</w:t>
      </w:r>
    </w:p>
    <w:p w14:paraId="13D35B5D" w14:textId="410F41E2" w:rsidR="008A4623" w:rsidRPr="00543DB9" w:rsidRDefault="008444CA" w:rsidP="00DF7BBF">
      <w:pPr>
        <w:pStyle w:val="PargrafodaLista"/>
        <w:widowControl w:val="0"/>
        <w:numPr>
          <w:ilvl w:val="0"/>
          <w:numId w:val="290"/>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O</w:t>
      </w:r>
      <w:r w:rsidR="008A4623" w:rsidRPr="00543DB9">
        <w:rPr>
          <w:rFonts w:ascii="Garamond" w:hAnsi="Garamond"/>
          <w:color w:val="000000" w:themeColor="text1"/>
          <w:szCs w:val="24"/>
        </w:rPr>
        <w:t xml:space="preserve"> presente </w:t>
      </w:r>
      <w:r w:rsidR="00C1698A" w:rsidRPr="00543DB9">
        <w:rPr>
          <w:rFonts w:ascii="Garamond" w:hAnsi="Garamond"/>
          <w:color w:val="000000" w:themeColor="text1"/>
          <w:szCs w:val="24"/>
        </w:rPr>
        <w:t xml:space="preserve">decreto-lei </w:t>
      </w:r>
      <w:r w:rsidR="008A4623" w:rsidRPr="00543DB9">
        <w:rPr>
          <w:rFonts w:ascii="Garamond" w:hAnsi="Garamond"/>
          <w:color w:val="000000" w:themeColor="text1"/>
          <w:szCs w:val="24"/>
        </w:rPr>
        <w:t xml:space="preserve">entra em vigor no </w:t>
      </w:r>
      <w:r w:rsidR="00C1698A" w:rsidRPr="00543DB9">
        <w:rPr>
          <w:rFonts w:ascii="Garamond" w:hAnsi="Garamond"/>
          <w:color w:val="000000" w:themeColor="text1"/>
          <w:szCs w:val="24"/>
        </w:rPr>
        <w:t xml:space="preserve">dia </w:t>
      </w:r>
      <w:r w:rsidR="00497BCF" w:rsidRPr="00543DB9">
        <w:rPr>
          <w:rFonts w:ascii="Garamond" w:hAnsi="Garamond"/>
          <w:color w:val="000000" w:themeColor="text1"/>
          <w:szCs w:val="24"/>
        </w:rPr>
        <w:t>4</w:t>
      </w:r>
      <w:r w:rsidR="00C1698A" w:rsidRPr="00543DB9">
        <w:rPr>
          <w:rFonts w:ascii="Garamond" w:hAnsi="Garamond"/>
          <w:color w:val="000000" w:themeColor="text1"/>
          <w:szCs w:val="24"/>
        </w:rPr>
        <w:t xml:space="preserve"> de janeiro de 202</w:t>
      </w:r>
      <w:r w:rsidR="007143B7" w:rsidRPr="00543DB9">
        <w:rPr>
          <w:rFonts w:ascii="Garamond" w:hAnsi="Garamond"/>
          <w:color w:val="000000" w:themeColor="text1"/>
          <w:szCs w:val="24"/>
        </w:rPr>
        <w:t>7</w:t>
      </w:r>
      <w:r w:rsidR="00497BCF" w:rsidRPr="00543DB9">
        <w:rPr>
          <w:rFonts w:ascii="Garamond" w:hAnsi="Garamond"/>
          <w:color w:val="000000" w:themeColor="text1"/>
          <w:szCs w:val="24"/>
        </w:rPr>
        <w:t>, sem prejuízo do disposto no número seguinte.</w:t>
      </w:r>
    </w:p>
    <w:p w14:paraId="0BA24DC3" w14:textId="04E2DD16" w:rsidR="00CB0873" w:rsidRPr="00543DB9" w:rsidRDefault="0073797C" w:rsidP="00DF7BBF">
      <w:pPr>
        <w:pStyle w:val="PargrafodaLista"/>
        <w:widowControl w:val="0"/>
        <w:numPr>
          <w:ilvl w:val="0"/>
          <w:numId w:val="290"/>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Entram em vigor no dia seguinte ao da sua publicação as normas do presente decreto-lei que constituam habilitação para a aprovação de regulamentos administrativos.</w:t>
      </w:r>
      <w:r w:rsidR="00CB0873" w:rsidRPr="00543DB9">
        <w:rPr>
          <w:rFonts w:ascii="Garamond" w:hAnsi="Garamond"/>
          <w:color w:val="000000" w:themeColor="text1"/>
          <w:szCs w:val="24"/>
        </w:rPr>
        <w:br w:type="page"/>
      </w:r>
    </w:p>
    <w:p w14:paraId="66D82DB1"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Anexo</w:t>
      </w:r>
    </w:p>
    <w:p w14:paraId="0E5DC030" w14:textId="41F7D656" w:rsidR="008A4623" w:rsidRPr="00FC7A70" w:rsidRDefault="008C68C1" w:rsidP="00DF7BBF">
      <w:pPr>
        <w:widowControl w:val="0"/>
        <w:spacing w:after="120"/>
        <w:jc w:val="center"/>
        <w:rPr>
          <w:rFonts w:ascii="Garamond" w:hAnsi="Garamond"/>
          <w:smallCaps/>
          <w:color w:val="000000" w:themeColor="text1"/>
          <w:szCs w:val="24"/>
        </w:rPr>
      </w:pPr>
      <w:r w:rsidRPr="00FC7A70">
        <w:rPr>
          <w:rFonts w:ascii="Garamond" w:hAnsi="Garamond"/>
          <w:smallCaps/>
          <w:color w:val="000000" w:themeColor="text1"/>
          <w:szCs w:val="24"/>
        </w:rPr>
        <w:t>Código do licenciamento</w:t>
      </w:r>
      <w:r w:rsidR="008A4623" w:rsidRPr="00FC7A70">
        <w:rPr>
          <w:rFonts w:ascii="Garamond" w:hAnsi="Garamond"/>
          <w:smallCaps/>
          <w:color w:val="000000" w:themeColor="text1"/>
          <w:szCs w:val="24"/>
        </w:rPr>
        <w:t xml:space="preserve"> </w:t>
      </w:r>
      <w:r w:rsidR="00423FE3" w:rsidRPr="00FC7A70">
        <w:rPr>
          <w:rFonts w:ascii="Garamond" w:hAnsi="Garamond"/>
          <w:smallCaps/>
          <w:color w:val="000000" w:themeColor="text1"/>
          <w:szCs w:val="24"/>
        </w:rPr>
        <w:t>das</w:t>
      </w:r>
      <w:r w:rsidR="008A4623" w:rsidRPr="00FC7A70">
        <w:rPr>
          <w:rFonts w:ascii="Garamond" w:hAnsi="Garamond"/>
          <w:smallCaps/>
          <w:color w:val="000000" w:themeColor="text1"/>
          <w:szCs w:val="24"/>
        </w:rPr>
        <w:t xml:space="preserve"> atividades económicas</w:t>
      </w:r>
    </w:p>
    <w:p w14:paraId="69717DEF" w14:textId="77777777" w:rsidR="00457A6A" w:rsidRPr="00FC7A70" w:rsidRDefault="00457A6A" w:rsidP="00DF7BBF">
      <w:pPr>
        <w:widowControl w:val="0"/>
        <w:spacing w:after="120"/>
        <w:jc w:val="center"/>
        <w:rPr>
          <w:rFonts w:ascii="Garamond" w:hAnsi="Garamond"/>
          <w:smallCaps/>
          <w:color w:val="000000" w:themeColor="text1"/>
          <w:szCs w:val="24"/>
        </w:rPr>
      </w:pPr>
    </w:p>
    <w:p w14:paraId="3857D121" w14:textId="5FEB304E" w:rsidR="00B53F00" w:rsidRPr="00FC7A70" w:rsidRDefault="00B53F00"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Título I</w:t>
      </w:r>
    </w:p>
    <w:p w14:paraId="1BFEA1C0" w14:textId="45731075" w:rsidR="00B53F00" w:rsidRPr="00FC7A70" w:rsidRDefault="00457A6A"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Parte Geral</w:t>
      </w:r>
    </w:p>
    <w:p w14:paraId="10281333" w14:textId="77777777" w:rsidR="00B53F00" w:rsidRPr="00FC7A70" w:rsidRDefault="00B53F00" w:rsidP="00DF7BBF">
      <w:pPr>
        <w:widowControl w:val="0"/>
        <w:spacing w:after="120"/>
        <w:jc w:val="center"/>
        <w:rPr>
          <w:rFonts w:ascii="Garamond" w:hAnsi="Garamond"/>
          <w:color w:val="000000" w:themeColor="text1"/>
          <w:szCs w:val="24"/>
        </w:rPr>
      </w:pPr>
    </w:p>
    <w:p w14:paraId="3DA29F98"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I</w:t>
      </w:r>
    </w:p>
    <w:p w14:paraId="22D15FDD"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preliminares</w:t>
      </w:r>
    </w:p>
    <w:p w14:paraId="55576C5D" w14:textId="77777777" w:rsidR="008A4623" w:rsidRPr="00FC7A70" w:rsidRDefault="008A4623" w:rsidP="00DF7BBF">
      <w:pPr>
        <w:widowControl w:val="0"/>
        <w:spacing w:after="120"/>
        <w:rPr>
          <w:rFonts w:ascii="Garamond" w:hAnsi="Garamond"/>
          <w:color w:val="000000" w:themeColor="text1"/>
          <w:szCs w:val="24"/>
        </w:rPr>
      </w:pPr>
    </w:p>
    <w:p w14:paraId="15E505C7" w14:textId="6107BE46" w:rsidR="008A4623" w:rsidRPr="00FC7A70" w:rsidRDefault="008A4623"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p>
    <w:p w14:paraId="0E1B5C8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Objeto</w:t>
      </w:r>
    </w:p>
    <w:p w14:paraId="4AB9EB48" w14:textId="1740F68F" w:rsidR="008A4623" w:rsidRPr="00543DB9" w:rsidRDefault="008A4623" w:rsidP="00DF7BBF">
      <w:pPr>
        <w:pStyle w:val="PargrafodaLista"/>
        <w:widowControl w:val="0"/>
        <w:numPr>
          <w:ilvl w:val="0"/>
          <w:numId w:val="291"/>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O </w:t>
      </w:r>
      <w:r w:rsidR="008C68C1" w:rsidRPr="00543DB9">
        <w:rPr>
          <w:rFonts w:ascii="Garamond" w:hAnsi="Garamond"/>
          <w:color w:val="000000" w:themeColor="text1"/>
          <w:szCs w:val="24"/>
        </w:rPr>
        <w:t xml:space="preserve">código do licenciamento das atividades económicas </w:t>
      </w:r>
      <w:r w:rsidRPr="00543DB9">
        <w:rPr>
          <w:rFonts w:ascii="Garamond" w:hAnsi="Garamond"/>
          <w:color w:val="000000" w:themeColor="text1"/>
          <w:szCs w:val="24"/>
        </w:rPr>
        <w:t>(</w:t>
      </w:r>
      <w:r w:rsidR="008C68C1" w:rsidRPr="00543DB9">
        <w:rPr>
          <w:rFonts w:ascii="Garamond" w:hAnsi="Garamond"/>
          <w:color w:val="000000" w:themeColor="text1"/>
          <w:szCs w:val="24"/>
        </w:rPr>
        <w:t>CLAE</w:t>
      </w:r>
      <w:r w:rsidRPr="00543DB9">
        <w:rPr>
          <w:rFonts w:ascii="Garamond" w:hAnsi="Garamond"/>
          <w:color w:val="000000" w:themeColor="text1"/>
          <w:szCs w:val="24"/>
        </w:rPr>
        <w:t xml:space="preserve">) </w:t>
      </w:r>
      <w:r w:rsidR="00B329FD" w:rsidRPr="00543DB9">
        <w:rPr>
          <w:rFonts w:ascii="Garamond" w:hAnsi="Garamond"/>
          <w:color w:val="000000" w:themeColor="text1"/>
          <w:szCs w:val="24"/>
        </w:rPr>
        <w:t xml:space="preserve">estabelece os procedimentos e requisitos necessários </w:t>
      </w:r>
      <w:r w:rsidRPr="00543DB9">
        <w:rPr>
          <w:rFonts w:ascii="Garamond" w:hAnsi="Garamond"/>
          <w:color w:val="000000" w:themeColor="text1"/>
          <w:szCs w:val="24"/>
        </w:rPr>
        <w:t>ao acesso</w:t>
      </w:r>
      <w:r w:rsidR="00B329FD" w:rsidRPr="00543DB9">
        <w:rPr>
          <w:rFonts w:ascii="Garamond" w:hAnsi="Garamond"/>
          <w:color w:val="000000" w:themeColor="text1"/>
          <w:szCs w:val="24"/>
        </w:rPr>
        <w:t xml:space="preserve"> e </w:t>
      </w:r>
      <w:r w:rsidRPr="00543DB9">
        <w:rPr>
          <w:rFonts w:ascii="Garamond" w:hAnsi="Garamond"/>
          <w:color w:val="000000" w:themeColor="text1"/>
          <w:szCs w:val="24"/>
        </w:rPr>
        <w:t>exercício das seguintes atividades económicas:</w:t>
      </w:r>
    </w:p>
    <w:p w14:paraId="5983F821" w14:textId="011B5F12" w:rsidR="008A4623" w:rsidRPr="00FC7A70" w:rsidRDefault="008A4623"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Atividade industrial, </w:t>
      </w:r>
      <w:r w:rsidR="004D6077" w:rsidRPr="00FC7A70">
        <w:rPr>
          <w:rFonts w:ascii="Garamond" w:hAnsi="Garamond"/>
          <w:color w:val="000000" w:themeColor="text1"/>
          <w:szCs w:val="24"/>
        </w:rPr>
        <w:t xml:space="preserve">tal como </w:t>
      </w:r>
      <w:r w:rsidRPr="00FC7A70">
        <w:rPr>
          <w:rFonts w:ascii="Garamond" w:hAnsi="Garamond"/>
          <w:color w:val="000000" w:themeColor="text1"/>
          <w:szCs w:val="24"/>
        </w:rPr>
        <w:t>identificada na lista I do anexo I;</w:t>
      </w:r>
    </w:p>
    <w:p w14:paraId="36D2F510" w14:textId="5725DFBC" w:rsidR="008A4623" w:rsidRPr="00FC7A70" w:rsidRDefault="008A4623"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Instalação, exploração e conversão de </w:t>
      </w:r>
      <w:r w:rsidR="00A74D25" w:rsidRPr="00FC7A70">
        <w:rPr>
          <w:rFonts w:ascii="Garamond" w:hAnsi="Garamond"/>
          <w:color w:val="000000" w:themeColor="text1"/>
          <w:szCs w:val="24"/>
        </w:rPr>
        <w:t>Zonas de Aceleração Industrial</w:t>
      </w:r>
      <w:r w:rsidRPr="00FC7A70">
        <w:rPr>
          <w:rFonts w:ascii="Garamond" w:hAnsi="Garamond"/>
          <w:color w:val="000000" w:themeColor="text1"/>
          <w:szCs w:val="24"/>
        </w:rPr>
        <w:t xml:space="preserve"> (Z</w:t>
      </w:r>
      <w:r w:rsidR="00A74D25" w:rsidRPr="00FC7A70">
        <w:rPr>
          <w:rFonts w:ascii="Garamond" w:hAnsi="Garamond"/>
          <w:color w:val="000000" w:themeColor="text1"/>
          <w:szCs w:val="24"/>
        </w:rPr>
        <w:t>AI</w:t>
      </w:r>
      <w:r w:rsidRPr="00FC7A70">
        <w:rPr>
          <w:rFonts w:ascii="Garamond" w:hAnsi="Garamond"/>
          <w:color w:val="000000" w:themeColor="text1"/>
          <w:szCs w:val="24"/>
        </w:rPr>
        <w:t>);</w:t>
      </w:r>
    </w:p>
    <w:p w14:paraId="61459A2A" w14:textId="279A8651" w:rsidR="00637E23" w:rsidRPr="00FC7A70" w:rsidRDefault="00983D01"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 pecuária</w:t>
      </w:r>
      <w:r w:rsidR="002418C5" w:rsidRPr="00FC7A70">
        <w:rPr>
          <w:rFonts w:ascii="Garamond" w:hAnsi="Garamond"/>
          <w:color w:val="000000" w:themeColor="text1"/>
          <w:szCs w:val="24"/>
        </w:rPr>
        <w:t xml:space="preserve"> </w:t>
      </w:r>
      <w:r w:rsidRPr="00FC7A70">
        <w:rPr>
          <w:rFonts w:ascii="Garamond" w:hAnsi="Garamond"/>
          <w:color w:val="000000" w:themeColor="text1"/>
          <w:szCs w:val="24"/>
        </w:rPr>
        <w:t>em explorações pecuárias, entrepostos e centros de agrupamentos</w:t>
      </w:r>
      <w:r w:rsidR="00931145" w:rsidRPr="00FC7A70">
        <w:rPr>
          <w:rFonts w:ascii="Garamond" w:hAnsi="Garamond"/>
          <w:color w:val="000000" w:themeColor="text1"/>
          <w:szCs w:val="24"/>
        </w:rPr>
        <w:t xml:space="preserve"> e atividades anexas complementares e autónomas</w:t>
      </w:r>
      <w:r w:rsidRPr="00FC7A70">
        <w:rPr>
          <w:rFonts w:ascii="Garamond" w:hAnsi="Garamond"/>
          <w:color w:val="000000" w:themeColor="text1"/>
          <w:szCs w:val="24"/>
        </w:rPr>
        <w:t>;</w:t>
      </w:r>
    </w:p>
    <w:p w14:paraId="56102FF1" w14:textId="737BB38D" w:rsidR="008A4623" w:rsidRPr="00FC7A70" w:rsidRDefault="00091A4D"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e e</w:t>
      </w:r>
      <w:r w:rsidR="008A4623" w:rsidRPr="00FC7A70">
        <w:rPr>
          <w:rFonts w:ascii="Garamond" w:hAnsi="Garamond"/>
          <w:color w:val="000000" w:themeColor="text1"/>
          <w:szCs w:val="24"/>
        </w:rPr>
        <w:t>xploração de empreendimentos turísticos;</w:t>
      </w:r>
    </w:p>
    <w:p w14:paraId="130A694D" w14:textId="4D1E0AE0" w:rsidR="00191A8D" w:rsidRPr="00FC7A70" w:rsidRDefault="00191A8D"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Exploração dos estabelecimentos de alojamento local;</w:t>
      </w:r>
    </w:p>
    <w:p w14:paraId="333BBEE5" w14:textId="77777777" w:rsidR="005872C3" w:rsidRPr="00FC7A70" w:rsidRDefault="005872C3"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 de agências de viagens e turismo, transpondo para a ordem jurídica nacional a Diretiva (UE) 2015/2302, do Parlamento Europeu e do Conselho, de 25 de novembro de 2015, relativa às viagens organizadas e aos serviços de viagem conexos, que altera o Regulamento (CE) n.º 2006/2004, do Parlamento Europeu e do Conselho, de 27 de outubro de 2004, e a Diretiva 2011/83/UE, do Parlamento Europeu e do Conselho, de 25 de outubro de 2011, e revoga a Diretiva 90/314/CEE, do Conselho, de 13 de junho de 1990;</w:t>
      </w:r>
    </w:p>
    <w:p w14:paraId="27B165E6" w14:textId="77777777" w:rsidR="005872C3" w:rsidRPr="00FC7A70" w:rsidRDefault="005872C3"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 de animação turística;</w:t>
      </w:r>
    </w:p>
    <w:p w14:paraId="2895158A" w14:textId="1561E84D" w:rsidR="00D10BC6" w:rsidRPr="00FC7A70" w:rsidRDefault="00D10BC6" w:rsidP="006F1D22">
      <w:pPr>
        <w:widowControl w:val="0"/>
        <w:numPr>
          <w:ilvl w:val="0"/>
          <w:numId w:val="48"/>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Atividades de comércio, serviços e restauração</w:t>
      </w:r>
      <w:r w:rsidR="005872C3" w:rsidRPr="00FC7A70">
        <w:rPr>
          <w:rFonts w:ascii="Garamond" w:hAnsi="Garamond"/>
          <w:color w:val="000000" w:themeColor="text1"/>
          <w:szCs w:val="24"/>
        </w:rPr>
        <w:t>, nomeadamente:</w:t>
      </w:r>
    </w:p>
    <w:p w14:paraId="0D45AE2F" w14:textId="77777777" w:rsidR="005872C3" w:rsidRPr="00FC7A70" w:rsidRDefault="005872C3"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de grandes superfícies comerciais e de conjuntos comerciais;</w:t>
      </w:r>
    </w:p>
    <w:p w14:paraId="61C6FC50" w14:textId="77777777" w:rsidR="005D0421" w:rsidRPr="00FC7A70" w:rsidRDefault="005D0421"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de mercados abastecedores;</w:t>
      </w:r>
    </w:p>
    <w:p w14:paraId="29CA648D" w14:textId="77777777" w:rsidR="005D0421" w:rsidRPr="00FC7A70" w:rsidRDefault="005D0421"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de mercados municipais;</w:t>
      </w:r>
    </w:p>
    <w:p w14:paraId="75839F50" w14:textId="4091BEBE" w:rsidR="00D12E9C" w:rsidRPr="00FC7A70" w:rsidRDefault="00D12E9C"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A organização de feiras;</w:t>
      </w:r>
    </w:p>
    <w:p w14:paraId="3AE5428B" w14:textId="094DFF5A" w:rsidR="005872C3" w:rsidRPr="00FC7A70" w:rsidRDefault="008A4623"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Atividades identificada</w:t>
      </w:r>
      <w:r w:rsidR="00392D26" w:rsidRPr="00FC7A70">
        <w:rPr>
          <w:rFonts w:ascii="Garamond" w:hAnsi="Garamond"/>
          <w:color w:val="000000" w:themeColor="text1"/>
          <w:szCs w:val="24"/>
        </w:rPr>
        <w:t>s</w:t>
      </w:r>
      <w:r w:rsidRPr="00FC7A70">
        <w:rPr>
          <w:rFonts w:ascii="Garamond" w:hAnsi="Garamond"/>
          <w:color w:val="000000" w:themeColor="text1"/>
          <w:szCs w:val="24"/>
        </w:rPr>
        <w:t xml:space="preserve"> na lista II do anexo I, através da exploração de estabelecimentos de comércio e armazenagem ou em bancas, feiras e unidades móveis;</w:t>
      </w:r>
    </w:p>
    <w:p w14:paraId="1AC19671" w14:textId="780C8609" w:rsidR="005872C3" w:rsidRPr="00FC7A70" w:rsidRDefault="008A4623"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de estabelecimentos de comércio e de armazéns de alimentos para animais identificados na lista III do anexo I;</w:t>
      </w:r>
    </w:p>
    <w:p w14:paraId="752C19A4" w14:textId="77777777" w:rsidR="008A4623" w:rsidRPr="00FC7A70" w:rsidRDefault="008A4623"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de estabelecimentos de comércio e de armazéns grossistas de géneros alimentícios de origem animal que exijam condições de temperatura controlada identificados na lista IV do anexo I;</w:t>
      </w:r>
    </w:p>
    <w:p w14:paraId="41502B79" w14:textId="76624977" w:rsidR="008A4623" w:rsidRPr="00FC7A70" w:rsidRDefault="00631542"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 xml:space="preserve">Comércio de produtos de </w:t>
      </w:r>
      <w:r w:rsidR="00B21BCE" w:rsidRPr="00FC7A70">
        <w:rPr>
          <w:rFonts w:ascii="Garamond" w:hAnsi="Garamond"/>
          <w:color w:val="000000" w:themeColor="text1"/>
          <w:szCs w:val="24"/>
        </w:rPr>
        <w:t>conteúdo pornográfico;</w:t>
      </w:r>
    </w:p>
    <w:p w14:paraId="3EF32889" w14:textId="77777777" w:rsidR="008A4623" w:rsidRPr="00FC7A70" w:rsidRDefault="008A4623"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Comércio não sedentário exercido por feirantes, vendedores ambulantes e em feiras;</w:t>
      </w:r>
    </w:p>
    <w:p w14:paraId="1166F035" w14:textId="7DE4E0E9" w:rsidR="008A4623" w:rsidRPr="00FC7A70" w:rsidRDefault="008A4623" w:rsidP="006F1D22">
      <w:pPr>
        <w:pStyle w:val="PargrafodaLista"/>
        <w:widowControl w:val="0"/>
        <w:numPr>
          <w:ilvl w:val="0"/>
          <w:numId w:val="22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de oficinas de manutenção e reparação de veículos automóveis, motociclos e ciclomotores, bem como de oficinas de adaptação e reparação de veículos automóveis utilizadores de gases de petróleo liquefeito (GPL) e gás natural comprimido e liquefeito (GN)</w:t>
      </w:r>
      <w:r w:rsidR="0083588E" w:rsidRPr="00FC7A70">
        <w:rPr>
          <w:rFonts w:ascii="Garamond" w:hAnsi="Garamond"/>
          <w:color w:val="000000" w:themeColor="text1"/>
          <w:szCs w:val="24"/>
        </w:rPr>
        <w:t>;</w:t>
      </w:r>
    </w:p>
    <w:p w14:paraId="3519CBF7" w14:textId="77777777" w:rsidR="008A4623" w:rsidRPr="00FC7A70" w:rsidRDefault="008A4623"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Exploração de centros de bronzeamento artificial;</w:t>
      </w:r>
    </w:p>
    <w:p w14:paraId="39B28ABD" w14:textId="16AFFB71" w:rsidR="008A4623" w:rsidRPr="00FC7A70" w:rsidRDefault="008A4623"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Atividade de colocação de piercings e tatuagens</w:t>
      </w:r>
      <w:r w:rsidR="00235584" w:rsidRPr="00FC7A70">
        <w:rPr>
          <w:rFonts w:ascii="Garamond" w:hAnsi="Garamond"/>
          <w:color w:val="000000" w:themeColor="text1"/>
          <w:szCs w:val="24"/>
        </w:rPr>
        <w:t xml:space="preserve"> e similares</w:t>
      </w:r>
      <w:r w:rsidRPr="00FC7A70">
        <w:rPr>
          <w:rFonts w:ascii="Garamond" w:hAnsi="Garamond"/>
          <w:color w:val="000000" w:themeColor="text1"/>
          <w:szCs w:val="24"/>
        </w:rPr>
        <w:t>;</w:t>
      </w:r>
    </w:p>
    <w:p w14:paraId="11813D7E" w14:textId="018A105A" w:rsidR="008A4623" w:rsidRPr="00FC7A70" w:rsidRDefault="008A4623"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Atividade funerária;</w:t>
      </w:r>
    </w:p>
    <w:p w14:paraId="7682A8B5" w14:textId="77777777" w:rsidR="002829A1" w:rsidRPr="00FC7A70" w:rsidRDefault="002829A1"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Atividade leiloeira;</w:t>
      </w:r>
    </w:p>
    <w:p w14:paraId="0D8F2FFA" w14:textId="3405DC75" w:rsidR="002829A1" w:rsidRPr="00FC7A70" w:rsidRDefault="002829A1"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Atividade prestamista;</w:t>
      </w:r>
    </w:p>
    <w:p w14:paraId="2620D388" w14:textId="6846B607" w:rsidR="008A4623" w:rsidRPr="00FC7A70" w:rsidRDefault="008A4623"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Exploração de estabelecimentos de restauração ou de bebidas identificados na lista II do anexo I;</w:t>
      </w:r>
      <w:r w:rsidR="002829A1" w:rsidRPr="00FC7A70">
        <w:rPr>
          <w:rFonts w:ascii="Garamond" w:hAnsi="Garamond"/>
          <w:color w:val="000000" w:themeColor="text1"/>
          <w:szCs w:val="24"/>
        </w:rPr>
        <w:t xml:space="preserve"> e</w:t>
      </w:r>
    </w:p>
    <w:p w14:paraId="551DBD37" w14:textId="582736CD" w:rsidR="005E0E91" w:rsidRPr="00FC7A70" w:rsidRDefault="005E0E91" w:rsidP="00DF7BBF">
      <w:pPr>
        <w:pStyle w:val="PargrafodaLista"/>
        <w:widowControl w:val="0"/>
        <w:numPr>
          <w:ilvl w:val="0"/>
          <w:numId w:val="220"/>
        </w:numPr>
        <w:spacing w:after="120"/>
        <w:ind w:left="1276" w:hanging="425"/>
        <w:contextualSpacing w:val="0"/>
        <w:rPr>
          <w:rFonts w:ascii="Garamond" w:hAnsi="Garamond"/>
          <w:color w:val="000000" w:themeColor="text1"/>
          <w:szCs w:val="24"/>
        </w:rPr>
      </w:pPr>
      <w:r w:rsidRPr="00FC7A70">
        <w:rPr>
          <w:rFonts w:ascii="Garamond" w:hAnsi="Garamond"/>
          <w:color w:val="000000" w:themeColor="text1"/>
          <w:szCs w:val="24"/>
        </w:rPr>
        <w:t>Atividade de restauração ou de bebidas identificada na lista V do anexo I, através da exploração de estabelecimento ou de modo não sedentário</w:t>
      </w:r>
      <w:r w:rsidR="005D0421" w:rsidRPr="00FC7A70">
        <w:rPr>
          <w:rFonts w:ascii="Garamond" w:hAnsi="Garamond"/>
          <w:color w:val="000000" w:themeColor="text1"/>
          <w:szCs w:val="24"/>
        </w:rPr>
        <w:t>.</w:t>
      </w:r>
    </w:p>
    <w:p w14:paraId="6D124231" w14:textId="68EE0B5C" w:rsidR="0074716D" w:rsidRPr="00FC7A70" w:rsidRDefault="0074716D" w:rsidP="00DF7BBF">
      <w:pPr>
        <w:pStyle w:val="PargrafodaLista"/>
        <w:widowControl w:val="0"/>
        <w:numPr>
          <w:ilvl w:val="0"/>
          <w:numId w:val="2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w:t>
      </w:r>
      <w:del w:id="177" w:author="Maria João Torres" w:date="2026-09-11T14:01:00Z" w16du:dateUtc="2026-09-11T13:01:00Z">
        <w:r w:rsidRPr="00FC7A70">
          <w:rPr>
            <w:rFonts w:ascii="Garamond" w:hAnsi="Garamond"/>
            <w:color w:val="000000" w:themeColor="text1"/>
            <w:szCs w:val="24"/>
          </w:rPr>
          <w:delText>presente diploma</w:delText>
        </w:r>
      </w:del>
      <w:ins w:id="178"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estabelece também o regime da ocupação do espaço público, afixação e inscrição de mensagens publicitárias de natureza comerci</w:t>
      </w:r>
      <w:r w:rsidR="005E0E91" w:rsidRPr="00FC7A70">
        <w:rPr>
          <w:rFonts w:ascii="Garamond" w:hAnsi="Garamond"/>
          <w:color w:val="000000" w:themeColor="text1"/>
          <w:szCs w:val="24"/>
        </w:rPr>
        <w:t>al.</w:t>
      </w:r>
      <w:r w:rsidRPr="00FC7A70">
        <w:rPr>
          <w:rFonts w:ascii="Garamond" w:hAnsi="Garamond"/>
          <w:color w:val="000000" w:themeColor="text1"/>
          <w:szCs w:val="24"/>
        </w:rPr>
        <w:t xml:space="preserve"> </w:t>
      </w:r>
    </w:p>
    <w:p w14:paraId="3AB95ED1" w14:textId="0F36C9D4" w:rsidR="008A4623" w:rsidRPr="00FC7A70" w:rsidRDefault="008A4623" w:rsidP="00DF7BBF">
      <w:pPr>
        <w:pStyle w:val="PargrafodaLista"/>
        <w:widowControl w:val="0"/>
        <w:numPr>
          <w:ilvl w:val="0"/>
          <w:numId w:val="2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Os requisitos gerais de acesso e exercício das atividades económicas previstas no </w:t>
      </w:r>
      <w:del w:id="179" w:author="Maria João Torres" w:date="2026-09-11T14:01:00Z" w16du:dateUtc="2026-09-11T13:01:00Z">
        <w:r w:rsidR="00440CF6" w:rsidRPr="00FC7A70">
          <w:rPr>
            <w:rFonts w:ascii="Garamond" w:hAnsi="Garamond"/>
            <w:color w:val="000000" w:themeColor="text1"/>
            <w:szCs w:val="24"/>
          </w:rPr>
          <w:delText>presente diploma</w:delText>
        </w:r>
      </w:del>
      <w:ins w:id="180" w:author="Maria João Torres" w:date="2026-09-11T14:01:00Z" w16du:dateUtc="2026-09-11T13:01:00Z">
        <w:r w:rsidR="00AA1A5A">
          <w:rPr>
            <w:rFonts w:ascii="Garamond" w:hAnsi="Garamond"/>
            <w:color w:val="000000" w:themeColor="text1"/>
            <w:szCs w:val="24"/>
          </w:rPr>
          <w:t>presente decreto-lei</w:t>
        </w:r>
      </w:ins>
      <w:r w:rsidR="00440CF6" w:rsidRPr="00FC7A70">
        <w:rPr>
          <w:rFonts w:ascii="Garamond" w:hAnsi="Garamond"/>
          <w:color w:val="000000" w:themeColor="text1"/>
          <w:szCs w:val="24"/>
        </w:rPr>
        <w:t xml:space="preserve"> </w:t>
      </w:r>
      <w:r w:rsidRPr="00FC7A70">
        <w:rPr>
          <w:rFonts w:ascii="Garamond" w:hAnsi="Garamond"/>
          <w:color w:val="000000" w:themeColor="text1"/>
          <w:szCs w:val="24"/>
        </w:rPr>
        <w:t>aplicam-se às atividades económicas que sejam exercidas por via eletrónica, na medida em que lhes sejam aplicáveis, atenta a forma de prestação em causa e, no caso de prestadores não estabelecidos em território nacional, o disposto nos artigos 5.º a 7.º do Decreto-Lei n.º 7/2004, de 7 de janeiro</w:t>
      </w:r>
      <w:del w:id="181" w:author="Maria João Torres" w:date="2026-08-24T10:58:00Z" w16du:dateUtc="2026-08-24T09:58:00Z">
        <w:r w:rsidRPr="00FC7A70" w:rsidDel="00A86415">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20F38616" w14:textId="43E971BA" w:rsidR="005E0E91" w:rsidRPr="00FC7A70" w:rsidRDefault="005E0E91" w:rsidP="00DF7BBF">
      <w:pPr>
        <w:pStyle w:val="PargrafodaLista"/>
        <w:widowControl w:val="0"/>
        <w:numPr>
          <w:ilvl w:val="0"/>
          <w:numId w:val="2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w:t>
      </w:r>
      <w:del w:id="182" w:author="Maria João Torres" w:date="2026-09-11T14:01:00Z" w16du:dateUtc="2026-09-11T13:01:00Z">
        <w:r w:rsidRPr="00FC7A70">
          <w:rPr>
            <w:rFonts w:ascii="Garamond" w:hAnsi="Garamond"/>
            <w:color w:val="000000" w:themeColor="text1"/>
            <w:szCs w:val="24"/>
          </w:rPr>
          <w:delText>presente diploma</w:delText>
        </w:r>
      </w:del>
      <w:ins w:id="183"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estabelece também o procedimento de reconhecimento de natureza dos empreendimentos turísticos e das atividades de animação turística.</w:t>
      </w:r>
    </w:p>
    <w:p w14:paraId="63D22E9D" w14:textId="7FA129F7" w:rsidR="00DC25DB" w:rsidRPr="00FC7A70" w:rsidRDefault="008A4623" w:rsidP="00DF7BBF">
      <w:pPr>
        <w:pStyle w:val="PargrafodaLista"/>
        <w:widowControl w:val="0"/>
        <w:numPr>
          <w:ilvl w:val="0"/>
          <w:numId w:val="2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disposto no </w:t>
      </w:r>
      <w:del w:id="184" w:author="Maria João Torres" w:date="2026-09-11T14:01:00Z" w16du:dateUtc="2026-09-11T13:01:00Z">
        <w:r w:rsidRPr="00FC7A70">
          <w:rPr>
            <w:rFonts w:ascii="Garamond" w:hAnsi="Garamond"/>
            <w:color w:val="000000" w:themeColor="text1"/>
            <w:szCs w:val="24"/>
          </w:rPr>
          <w:delText>presente diploma</w:delText>
        </w:r>
      </w:del>
      <w:ins w:id="185"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não prejudica a aplicação de legislação especial relativa ao acesso e exercício de outras atividades económicas que não se encontrem previstas no </w:t>
      </w:r>
      <w:del w:id="186" w:author="Maria João Torres" w:date="2026-09-11T14:01:00Z" w16du:dateUtc="2026-09-11T13:01:00Z">
        <w:r w:rsidR="00CE770D" w:rsidRPr="00FC7A70">
          <w:rPr>
            <w:rFonts w:ascii="Garamond" w:hAnsi="Garamond"/>
            <w:color w:val="000000" w:themeColor="text1"/>
            <w:szCs w:val="24"/>
          </w:rPr>
          <w:delText>presente diploma</w:delText>
        </w:r>
      </w:del>
      <w:ins w:id="187"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w:t>
      </w:r>
    </w:p>
    <w:p w14:paraId="19F3E647" w14:textId="77777777" w:rsidR="00DC25DB" w:rsidRPr="00FC7A70" w:rsidRDefault="00DC25DB" w:rsidP="00DF7BBF">
      <w:pPr>
        <w:widowControl w:val="0"/>
        <w:spacing w:after="120"/>
        <w:rPr>
          <w:rFonts w:ascii="Garamond" w:hAnsi="Garamond"/>
          <w:color w:val="000000" w:themeColor="text1"/>
          <w:szCs w:val="24"/>
        </w:rPr>
      </w:pPr>
    </w:p>
    <w:p w14:paraId="63AD8BB3" w14:textId="77777777" w:rsidR="00BF06CB" w:rsidRPr="00FC7A70" w:rsidRDefault="00BF06CB"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commentRangeStart w:id="188"/>
      <w:commentRangeStart w:id="189"/>
    </w:p>
    <w:p w14:paraId="1C9D1AF5" w14:textId="2E6061A7" w:rsidR="00DC25DB" w:rsidRPr="00FC7A70" w:rsidRDefault="00DC25DB"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Articulação com outros regimes e procedimentos</w:t>
      </w:r>
    </w:p>
    <w:p w14:paraId="4EB3438B" w14:textId="64D3EF3A" w:rsidR="00DC25DB" w:rsidRPr="00FC7A70" w:rsidRDefault="00DC25D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Os procedimentos de acesso e exercício das atividades económicas referidas no </w:t>
      </w:r>
      <w:r w:rsidR="00DB5DF4" w:rsidRPr="00FC7A70">
        <w:rPr>
          <w:rFonts w:ascii="Garamond" w:hAnsi="Garamond"/>
          <w:color w:val="000000" w:themeColor="text1"/>
          <w:szCs w:val="24"/>
        </w:rPr>
        <w:fldChar w:fldCharType="begin"/>
      </w:r>
      <w:r w:rsidR="00DB5DF4"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00DB5DF4" w:rsidRPr="00FC7A70">
        <w:rPr>
          <w:rFonts w:ascii="Garamond" w:hAnsi="Garamond"/>
          <w:color w:val="000000" w:themeColor="text1"/>
          <w:szCs w:val="24"/>
        </w:rPr>
      </w:r>
      <w:r w:rsidR="00DB5DF4"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00DB5DF4" w:rsidRPr="00FC7A70">
        <w:rPr>
          <w:rFonts w:ascii="Garamond" w:hAnsi="Garamond"/>
          <w:color w:val="000000" w:themeColor="text1"/>
          <w:szCs w:val="24"/>
        </w:rPr>
        <w:fldChar w:fldCharType="end"/>
      </w:r>
      <w:r w:rsidR="00DB5DF4" w:rsidRPr="00FC7A70">
        <w:rPr>
          <w:rFonts w:ascii="Garamond" w:hAnsi="Garamond"/>
          <w:color w:val="000000" w:themeColor="text1"/>
          <w:szCs w:val="24"/>
        </w:rPr>
        <w:t xml:space="preserve"> </w:t>
      </w:r>
      <w:r w:rsidRPr="00FC7A70">
        <w:rPr>
          <w:rFonts w:ascii="Garamond" w:hAnsi="Garamond"/>
          <w:color w:val="000000" w:themeColor="text1"/>
          <w:szCs w:val="24"/>
        </w:rPr>
        <w:t xml:space="preserve">são articulados, no âmbito do </w:t>
      </w:r>
      <w:del w:id="190" w:author="Maria João Torres" w:date="2026-09-11T14:01:00Z" w16du:dateUtc="2026-09-11T13:01:00Z">
        <w:r w:rsidRPr="00FC7A70">
          <w:rPr>
            <w:rFonts w:ascii="Garamond" w:hAnsi="Garamond"/>
            <w:color w:val="000000" w:themeColor="text1"/>
            <w:szCs w:val="24"/>
          </w:rPr>
          <w:delText>presente diploma</w:delText>
        </w:r>
      </w:del>
      <w:ins w:id="191"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com os seguintes regimes jurídicos ou procedimentos:</w:t>
      </w:r>
    </w:p>
    <w:p w14:paraId="4E32FD04" w14:textId="7411D580" w:rsidR="00DC25DB" w:rsidRPr="00FC7A70" w:rsidRDefault="00DC25DB" w:rsidP="006F1D22">
      <w:pPr>
        <w:widowControl w:val="0"/>
        <w:numPr>
          <w:ilvl w:val="0"/>
          <w:numId w:val="193"/>
        </w:numPr>
        <w:spacing w:after="120"/>
        <w:ind w:left="851" w:hanging="284"/>
        <w:rPr>
          <w:rFonts w:ascii="Garamond" w:hAnsi="Garamond"/>
          <w:color w:val="000000" w:themeColor="text1"/>
          <w:szCs w:val="24"/>
        </w:rPr>
      </w:pPr>
      <w:r w:rsidRPr="00FC7A70">
        <w:rPr>
          <w:rFonts w:ascii="Garamond" w:hAnsi="Garamond"/>
          <w:color w:val="000000" w:themeColor="text1"/>
          <w:szCs w:val="24"/>
        </w:rPr>
        <w:t>Regime Jurídico da Urbanização e Edificação, aprovado pelo Decreto-Lei n.º 555/99, de 16 de dezembro</w:t>
      </w:r>
      <w:del w:id="192" w:author="Maria João Torres" w:date="2026-08-24T11:15:00Z" w16du:dateUtc="2026-08-24T10:15:00Z">
        <w:r w:rsidRPr="00FC7A70" w:rsidDel="00E256B0">
          <w:rPr>
            <w:rFonts w:ascii="Garamond" w:hAnsi="Garamond"/>
            <w:color w:val="000000" w:themeColor="text1"/>
            <w:szCs w:val="24"/>
          </w:rPr>
          <w:delText>, na sua redação atual</w:delText>
        </w:r>
      </w:del>
      <w:r w:rsidRPr="00FC7A70">
        <w:rPr>
          <w:rFonts w:ascii="Garamond" w:hAnsi="Garamond"/>
          <w:color w:val="000000" w:themeColor="text1"/>
          <w:szCs w:val="24"/>
        </w:rPr>
        <w:t xml:space="preserve">, nos termos do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_Ref227917848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11.º</w:t>
      </w:r>
      <w:r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15217446" w14:textId="3868FB4D" w:rsidR="00DC25DB" w:rsidRPr="00FC7A70" w:rsidRDefault="00DC25DB" w:rsidP="006F1D22">
      <w:pPr>
        <w:widowControl w:val="0"/>
        <w:numPr>
          <w:ilvl w:val="0"/>
          <w:numId w:val="193"/>
        </w:numPr>
        <w:spacing w:after="120"/>
        <w:ind w:left="851" w:hanging="284"/>
        <w:rPr>
          <w:rFonts w:ascii="Garamond" w:hAnsi="Garamond"/>
          <w:color w:val="000000" w:themeColor="text1"/>
          <w:szCs w:val="24"/>
        </w:rPr>
      </w:pPr>
      <w:r w:rsidRPr="00FC7A70">
        <w:rPr>
          <w:rFonts w:ascii="Garamond" w:hAnsi="Garamond"/>
          <w:color w:val="000000" w:themeColor="text1"/>
          <w:szCs w:val="24"/>
        </w:rPr>
        <w:t>Licenciamento Único Ambiental, aprovado pelo Decreto-Lei n.º 75/2015, de 11 de maio</w:t>
      </w:r>
      <w:del w:id="193" w:author="Maria João Torres" w:date="2026-08-24T11:15:00Z" w16du:dateUtc="2026-08-24T10:15:00Z">
        <w:r w:rsidRPr="00FC7A70" w:rsidDel="00E256B0">
          <w:rPr>
            <w:rFonts w:ascii="Garamond" w:hAnsi="Garamond"/>
            <w:color w:val="000000" w:themeColor="text1"/>
            <w:szCs w:val="24"/>
          </w:rPr>
          <w:delText>, na sua redação atual</w:delText>
        </w:r>
      </w:del>
      <w:r w:rsidR="00F10CC0" w:rsidRPr="00FC7A70">
        <w:rPr>
          <w:rFonts w:ascii="Garamond" w:hAnsi="Garamond"/>
          <w:color w:val="000000" w:themeColor="text1"/>
          <w:szCs w:val="24"/>
        </w:rPr>
        <w:t>;</w:t>
      </w:r>
    </w:p>
    <w:p w14:paraId="7D1756E5" w14:textId="6AC2BEE0" w:rsidR="00DC25DB" w:rsidRPr="00FC7A70" w:rsidRDefault="00DC25DB" w:rsidP="006F1D22">
      <w:pPr>
        <w:widowControl w:val="0"/>
        <w:numPr>
          <w:ilvl w:val="0"/>
          <w:numId w:val="193"/>
        </w:numPr>
        <w:spacing w:after="120"/>
        <w:ind w:left="851" w:hanging="284"/>
        <w:rPr>
          <w:rFonts w:ascii="Garamond" w:hAnsi="Garamond"/>
          <w:color w:val="000000" w:themeColor="text1"/>
          <w:szCs w:val="24"/>
        </w:rPr>
      </w:pPr>
      <w:r w:rsidRPr="00FC7A70">
        <w:rPr>
          <w:rFonts w:ascii="Garamond" w:hAnsi="Garamond"/>
          <w:color w:val="000000" w:themeColor="text1"/>
          <w:szCs w:val="24"/>
        </w:rPr>
        <w:t>Regime jurídico da promoção da segurança e saúde</w:t>
      </w:r>
      <w:r w:rsidR="00471D72" w:rsidRPr="00FC7A70">
        <w:rPr>
          <w:rFonts w:ascii="Garamond" w:hAnsi="Garamond"/>
          <w:color w:val="000000" w:themeColor="text1"/>
          <w:szCs w:val="24"/>
        </w:rPr>
        <w:t xml:space="preserve"> no trabalho, aprovado pela </w:t>
      </w:r>
      <w:r w:rsidR="000347FB" w:rsidRPr="00FC7A70">
        <w:rPr>
          <w:rFonts w:ascii="Garamond" w:hAnsi="Garamond"/>
          <w:color w:val="000000" w:themeColor="text1"/>
          <w:szCs w:val="24"/>
        </w:rPr>
        <w:t>Lei n.º 102/2009, de 10 de setembro</w:t>
      </w:r>
      <w:del w:id="194" w:author="Maria João Torres" w:date="2026-08-24T11:15:00Z" w16du:dateUtc="2026-08-24T10:15:00Z">
        <w:r w:rsidR="00471D72" w:rsidRPr="00FC7A70" w:rsidDel="00E256B0">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1BA498B7" w14:textId="32C09E15" w:rsidR="00DC25DB" w:rsidRPr="00FC7A70" w:rsidRDefault="002946CA" w:rsidP="006F1D22">
      <w:pPr>
        <w:widowControl w:val="0"/>
        <w:numPr>
          <w:ilvl w:val="0"/>
          <w:numId w:val="193"/>
        </w:numPr>
        <w:spacing w:after="120"/>
        <w:ind w:left="851" w:hanging="284"/>
        <w:rPr>
          <w:rFonts w:ascii="Garamond" w:hAnsi="Garamond"/>
          <w:color w:val="000000" w:themeColor="text1"/>
          <w:szCs w:val="24"/>
        </w:rPr>
      </w:pPr>
      <w:r w:rsidRPr="00FC7A70">
        <w:rPr>
          <w:rFonts w:ascii="Garamond" w:hAnsi="Garamond"/>
          <w:color w:val="000000" w:themeColor="text1"/>
          <w:szCs w:val="24"/>
        </w:rPr>
        <w:t>Regime jurídico que estabelece as regras para identificação, registo e circulação dos animais, aprovado pelo Decreto-Lei n.º 142/2006, de 27 de julho</w:t>
      </w:r>
      <w:del w:id="195" w:author="Maria João Torres" w:date="2026-08-24T11:16:00Z" w16du:dateUtc="2026-08-24T10:16:00Z">
        <w:r w:rsidRPr="00FC7A70" w:rsidDel="00E256B0">
          <w:rPr>
            <w:rFonts w:ascii="Garamond" w:hAnsi="Garamond"/>
            <w:color w:val="000000" w:themeColor="text1"/>
            <w:szCs w:val="24"/>
          </w:rPr>
          <w:delText>, na sua redação atua</w:delText>
        </w:r>
      </w:del>
      <w:del w:id="196" w:author="Maria João Torres" w:date="2026-08-24T11:15:00Z" w16du:dateUtc="2026-08-24T10:15:00Z">
        <w:r w:rsidRPr="00FC7A70" w:rsidDel="00E256B0">
          <w:rPr>
            <w:rFonts w:ascii="Garamond" w:hAnsi="Garamond"/>
            <w:color w:val="000000" w:themeColor="text1"/>
            <w:szCs w:val="24"/>
          </w:rPr>
          <w:delText>l</w:delText>
        </w:r>
      </w:del>
      <w:r w:rsidRPr="00FC7A70">
        <w:rPr>
          <w:rFonts w:ascii="Garamond" w:hAnsi="Garamond"/>
          <w:color w:val="000000" w:themeColor="text1"/>
          <w:szCs w:val="24"/>
        </w:rPr>
        <w:t>;</w:t>
      </w:r>
    </w:p>
    <w:p w14:paraId="14837076" w14:textId="77777777" w:rsidR="00DC25DB" w:rsidRPr="00FC7A70" w:rsidRDefault="00DC25DB" w:rsidP="006F1D22">
      <w:pPr>
        <w:widowControl w:val="0"/>
        <w:numPr>
          <w:ilvl w:val="0"/>
          <w:numId w:val="193"/>
        </w:numPr>
        <w:spacing w:after="120"/>
        <w:ind w:left="851" w:hanging="284"/>
        <w:rPr>
          <w:rFonts w:ascii="Garamond" w:hAnsi="Garamond"/>
          <w:color w:val="000000" w:themeColor="text1"/>
          <w:szCs w:val="24"/>
        </w:rPr>
      </w:pPr>
      <w:r w:rsidRPr="00FC7A70">
        <w:rPr>
          <w:rFonts w:ascii="Garamond" w:hAnsi="Garamond"/>
          <w:color w:val="000000" w:themeColor="text1"/>
          <w:szCs w:val="24"/>
        </w:rPr>
        <w:t>Procedimentos relativos aos projetos de eletricidade e de produção de energia térmica.</w:t>
      </w:r>
      <w:commentRangeEnd w:id="188"/>
      <w:r w:rsidR="002F7639" w:rsidRPr="00FC7A70">
        <w:rPr>
          <w:rStyle w:val="Refdecomentrio"/>
          <w:rFonts w:ascii="Garamond" w:hAnsi="Garamond"/>
          <w:color w:val="000000" w:themeColor="text1"/>
          <w:sz w:val="24"/>
          <w:szCs w:val="24"/>
        </w:rPr>
        <w:commentReference w:id="188"/>
      </w:r>
      <w:commentRangeEnd w:id="189"/>
      <w:r w:rsidRPr="00FC7A70">
        <w:rPr>
          <w:rStyle w:val="Refdecomentrio"/>
          <w:rFonts w:ascii="Garamond" w:hAnsi="Garamond"/>
          <w:color w:val="000000" w:themeColor="text1"/>
          <w:sz w:val="24"/>
          <w:szCs w:val="24"/>
        </w:rPr>
        <w:commentReference w:id="189"/>
      </w:r>
    </w:p>
    <w:p w14:paraId="7CEFF07D" w14:textId="77777777" w:rsidR="0056555A" w:rsidRPr="00FC7A70" w:rsidRDefault="0056555A" w:rsidP="00DF7BBF">
      <w:pPr>
        <w:widowControl w:val="0"/>
        <w:spacing w:after="120"/>
        <w:rPr>
          <w:rFonts w:ascii="Garamond" w:hAnsi="Garamond"/>
          <w:color w:val="000000" w:themeColor="text1"/>
          <w:szCs w:val="24"/>
        </w:rPr>
      </w:pPr>
    </w:p>
    <w:p w14:paraId="21A810F2" w14:textId="2F33211E" w:rsidR="008A4623" w:rsidRPr="00FC7A70" w:rsidRDefault="008A4623"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p>
    <w:p w14:paraId="479ED0F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Definições</w:t>
      </w:r>
    </w:p>
    <w:p w14:paraId="32C40873" w14:textId="318D5FB5" w:rsidR="008A4623" w:rsidRPr="00FC7A70" w:rsidRDefault="006F6E5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Sem prejuízo do disposto </w:t>
      </w:r>
      <w:r w:rsidR="005D0421" w:rsidRPr="00FC7A70">
        <w:rPr>
          <w:rFonts w:ascii="Garamond" w:hAnsi="Garamond"/>
          <w:color w:val="000000" w:themeColor="text1"/>
          <w:szCs w:val="24"/>
        </w:rPr>
        <w:t xml:space="preserve">nas secções do capítulo II do título </w:t>
      </w:r>
      <w:r w:rsidR="000C4D76" w:rsidRPr="00FC7A70">
        <w:rPr>
          <w:rFonts w:ascii="Garamond" w:hAnsi="Garamond"/>
          <w:color w:val="000000" w:themeColor="text1"/>
          <w:szCs w:val="24"/>
        </w:rPr>
        <w:t xml:space="preserve">II </w:t>
      </w:r>
      <w:del w:id="197" w:author="Maria João Torres" w:date="2026-09-11T14:01:00Z" w16du:dateUtc="2026-09-11T13:01:00Z">
        <w:r w:rsidRPr="00FC7A70">
          <w:rPr>
            <w:rFonts w:ascii="Garamond" w:hAnsi="Garamond"/>
            <w:color w:val="000000" w:themeColor="text1"/>
            <w:szCs w:val="24"/>
          </w:rPr>
          <w:delText>presente diploma</w:delText>
        </w:r>
      </w:del>
      <w:ins w:id="198"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w:t>
      </w:r>
      <w:r w:rsidR="008A4623" w:rsidRPr="00FC7A70">
        <w:rPr>
          <w:rFonts w:ascii="Garamond" w:hAnsi="Garamond"/>
          <w:color w:val="000000" w:themeColor="text1"/>
          <w:szCs w:val="24"/>
        </w:rPr>
        <w:t>entende-se por:</w:t>
      </w:r>
    </w:p>
    <w:p w14:paraId="28A6408F" w14:textId="648A1341" w:rsidR="00B8549F" w:rsidRPr="00FC7A70" w:rsidRDefault="00D76FD3"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w:t>
      </w:r>
      <w:commentRangeStart w:id="199"/>
      <w:commentRangeStart w:id="200"/>
      <w:r w:rsidR="005406FB" w:rsidRPr="00FC7A70">
        <w:rPr>
          <w:rFonts w:ascii="Garamond" w:hAnsi="Garamond"/>
          <w:color w:val="000000" w:themeColor="text1"/>
          <w:szCs w:val="24"/>
        </w:rPr>
        <w:t>Plataforma dos Licenciamentos»</w:t>
      </w:r>
      <w:r w:rsidR="00B8549F" w:rsidRPr="00FC7A70">
        <w:rPr>
          <w:rFonts w:ascii="Garamond" w:hAnsi="Garamond"/>
          <w:color w:val="000000" w:themeColor="text1"/>
          <w:szCs w:val="24"/>
        </w:rPr>
        <w:t xml:space="preserve">, </w:t>
      </w:r>
      <w:commentRangeEnd w:id="199"/>
      <w:r w:rsidR="00704320" w:rsidRPr="00FC7A70">
        <w:rPr>
          <w:rStyle w:val="Refdecomentrio"/>
          <w:rFonts w:ascii="Garamond" w:hAnsi="Garamond"/>
          <w:color w:val="000000" w:themeColor="text1"/>
          <w:sz w:val="24"/>
          <w:szCs w:val="24"/>
        </w:rPr>
        <w:commentReference w:id="199"/>
      </w:r>
      <w:commentRangeEnd w:id="200"/>
      <w:r w:rsidRPr="00FC7A70">
        <w:rPr>
          <w:rStyle w:val="Refdecomentrio"/>
          <w:rFonts w:ascii="Garamond" w:hAnsi="Garamond"/>
          <w:color w:val="000000" w:themeColor="text1"/>
          <w:sz w:val="24"/>
          <w:szCs w:val="24"/>
        </w:rPr>
        <w:commentReference w:id="200"/>
      </w:r>
      <w:r w:rsidR="00B8549F" w:rsidRPr="00FC7A70">
        <w:rPr>
          <w:rFonts w:ascii="Garamond" w:hAnsi="Garamond"/>
          <w:color w:val="000000" w:themeColor="text1"/>
          <w:szCs w:val="24"/>
        </w:rPr>
        <w:t>o balcão único eletrónico nacional para a realização de todas as formalidades associadas ao acesso e exercício de uma atividade económica, acessível diretamente através do portal gov.pt ou, por via mediada, através dos balcões presenciais das entidades públicas competentes, gerido pela Agência para a Reforma Tecnológica do Estado, I.</w:t>
      </w:r>
      <w:ins w:id="201" w:author="Maria João Torres" w:date="2026-08-24T12:37:00Z" w16du:dateUtc="2026-08-24T11:37:00Z">
        <w:r w:rsidR="00C945DF">
          <w:rPr>
            <w:rFonts w:ascii="Garamond" w:hAnsi="Garamond"/>
            <w:color w:val="000000" w:themeColor="text1"/>
            <w:szCs w:val="24"/>
          </w:rPr>
          <w:t xml:space="preserve"> </w:t>
        </w:r>
      </w:ins>
      <w:r w:rsidR="00B8549F" w:rsidRPr="00FC7A70">
        <w:rPr>
          <w:rFonts w:ascii="Garamond" w:hAnsi="Garamond"/>
          <w:color w:val="000000" w:themeColor="text1"/>
          <w:szCs w:val="24"/>
        </w:rPr>
        <w:t>P. (ARTE</w:t>
      </w:r>
      <w:ins w:id="202" w:author="Maria João Torres" w:date="2026-08-24T12:37:00Z" w16du:dateUtc="2026-08-24T11:37:00Z">
        <w:r w:rsidR="00C945DF">
          <w:rPr>
            <w:rFonts w:ascii="Garamond" w:hAnsi="Garamond"/>
            <w:color w:val="000000" w:themeColor="text1"/>
            <w:szCs w:val="24"/>
          </w:rPr>
          <w:t>, I. P.</w:t>
        </w:r>
      </w:ins>
      <w:r w:rsidR="00B8549F" w:rsidRPr="00FC7A70">
        <w:rPr>
          <w:rFonts w:ascii="Garamond" w:hAnsi="Garamond"/>
          <w:color w:val="000000" w:themeColor="text1"/>
          <w:szCs w:val="24"/>
        </w:rPr>
        <w:t>);</w:t>
      </w:r>
    </w:p>
    <w:p w14:paraId="46F4B679" w14:textId="77777777" w:rsidR="00B8549F"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«Entidade acreditada», a entidade reconhecida formalmente pelo organismo nacional de acreditação para executar as atividades para as quais foram reconhecidas;</w:t>
      </w:r>
    </w:p>
    <w:p w14:paraId="350929AF" w14:textId="179D8237" w:rsidR="00B8549F"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«Entidade coordenadora», a entidade que é a interlocutora do operador económico nos procedimentos administrativos previstos no </w:t>
      </w:r>
      <w:del w:id="203" w:author="Maria João Torres" w:date="2026-09-11T14:01:00Z" w16du:dateUtc="2026-09-11T13:01:00Z">
        <w:r w:rsidRPr="00FC7A70">
          <w:rPr>
            <w:rFonts w:ascii="Garamond" w:hAnsi="Garamond"/>
            <w:color w:val="000000" w:themeColor="text1"/>
            <w:szCs w:val="24"/>
          </w:rPr>
          <w:delText>presente diploma</w:delText>
        </w:r>
      </w:del>
      <w:ins w:id="204"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w:t>
      </w:r>
      <w:r w:rsidRPr="00FC7A70" w:rsidDel="00F31C93">
        <w:rPr>
          <w:rFonts w:ascii="Garamond" w:hAnsi="Garamond"/>
          <w:color w:val="000000" w:themeColor="text1"/>
          <w:szCs w:val="24"/>
        </w:rPr>
        <w:t xml:space="preserve"> </w:t>
      </w:r>
    </w:p>
    <w:p w14:paraId="62FEC634" w14:textId="03784FA6" w:rsidR="00654039" w:rsidRPr="00FC7A70" w:rsidRDefault="00654039"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«Entidade notificada», a entidade que é notificada da emissão do título digital de atividade económica;</w:t>
      </w:r>
    </w:p>
    <w:p w14:paraId="0B80902B" w14:textId="009F951A" w:rsidR="00E46FF6" w:rsidRPr="00FC7A70" w:rsidRDefault="00E46FF6"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«Entidade pública consultada», </w:t>
      </w:r>
      <w:r w:rsidR="00654039" w:rsidRPr="00FC7A70">
        <w:rPr>
          <w:rFonts w:ascii="Garamond" w:hAnsi="Garamond"/>
          <w:color w:val="000000" w:themeColor="text1"/>
          <w:szCs w:val="24"/>
        </w:rPr>
        <w:t>a entidade</w:t>
      </w:r>
      <w:r w:rsidR="00C61414" w:rsidRPr="00FC7A70">
        <w:rPr>
          <w:rFonts w:ascii="Garamond" w:hAnsi="Garamond"/>
          <w:color w:val="000000" w:themeColor="text1"/>
          <w:szCs w:val="24"/>
        </w:rPr>
        <w:t xml:space="preserve"> pública consultada ao abrigo do CLAE, para</w:t>
      </w:r>
      <w:r w:rsidR="00AA0001" w:rsidRPr="00FC7A70">
        <w:rPr>
          <w:rFonts w:ascii="Garamond" w:hAnsi="Garamond"/>
          <w:color w:val="000000" w:themeColor="text1"/>
          <w:szCs w:val="24"/>
        </w:rPr>
        <w:t>, no âmbito do pedido de título digital de atividade económica, se pronunciar sob a forma de licença, autorização, aprovação, registo, parecer ou outros atos permissivos ou não permissivos de que dependa o acesso e exercício d</w:t>
      </w:r>
      <w:r w:rsidR="00CD6C74" w:rsidRPr="00FC7A70">
        <w:rPr>
          <w:rFonts w:ascii="Garamond" w:hAnsi="Garamond"/>
          <w:color w:val="000000" w:themeColor="text1"/>
          <w:szCs w:val="24"/>
        </w:rPr>
        <w:t>essa</w:t>
      </w:r>
      <w:r w:rsidR="00AA0001" w:rsidRPr="00FC7A70">
        <w:rPr>
          <w:rFonts w:ascii="Garamond" w:hAnsi="Garamond"/>
          <w:color w:val="000000" w:themeColor="text1"/>
          <w:szCs w:val="24"/>
        </w:rPr>
        <w:t xml:space="preserve"> atividade económica ou a exploração do estabelecimento ou instalação que lhe esteja afeto</w:t>
      </w:r>
      <w:r w:rsidR="00CD6C74" w:rsidRPr="00FC7A70">
        <w:rPr>
          <w:rFonts w:ascii="Garamond" w:hAnsi="Garamond"/>
          <w:color w:val="000000" w:themeColor="text1"/>
          <w:szCs w:val="24"/>
        </w:rPr>
        <w:t>;</w:t>
      </w:r>
    </w:p>
    <w:p w14:paraId="3F891ADE" w14:textId="10993B32" w:rsidR="00B8549F"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«Gestor do procedimento», o técnico designado pela entidade coordenadora para acompanhamento dos procedimentos previstos no </w:t>
      </w:r>
      <w:del w:id="205" w:author="Maria João Torres" w:date="2026-09-11T14:01:00Z" w16du:dateUtc="2026-09-11T13:01:00Z">
        <w:r w:rsidRPr="00FC7A70">
          <w:rPr>
            <w:rFonts w:ascii="Garamond" w:hAnsi="Garamond"/>
            <w:color w:val="000000" w:themeColor="text1"/>
            <w:szCs w:val="24"/>
          </w:rPr>
          <w:delText>presente diploma</w:delText>
        </w:r>
      </w:del>
      <w:ins w:id="206"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constituindo-se como interlocutor privilegiado do operador económico;</w:t>
      </w:r>
    </w:p>
    <w:p w14:paraId="09D88793" w14:textId="77777777" w:rsidR="00B8549F"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«Livre prestação de serviços», a faculdade de empresário em nome individual nacional de Estado-Membro da União Europeia ou do Espaço Económico Europeu ou de pessoa coletiva constituída ao abrigo do direito de um desses Estados-Membros, previamente estabelecidos noutro Estado-Membro, aceder e exercer uma atividade económica em território nacional de forma ocasional e esporádica, sem que aqui se estabeleçam, sujeitos apenas a determinados requisitos nacionais, que lhes sejam aplicáveis nos termos legais;</w:t>
      </w:r>
    </w:p>
    <w:p w14:paraId="2BF436DD" w14:textId="77777777" w:rsidR="0079097B" w:rsidRPr="00FC7A70" w:rsidRDefault="0079097B"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«Número de trabalhadores, o número total de trabalhadores do estabelecimento afeto à atividade económica que, independentemente da natureza do vínculo, se encontram afetos à atividade, excluindo os afetos aos setores administrativo e comercial;</w:t>
      </w:r>
    </w:p>
    <w:p w14:paraId="6F120F07" w14:textId="76AD9EB9" w:rsidR="00B8549F"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«Operador económico», a pessoa singular ou coletiva que pretende exercer ou exerce uma atividade económica ou em quem tenha sido atribuído ou delegado o exercício de um poder económico determinante sobre o exercício da respetiva atividade;</w:t>
      </w:r>
    </w:p>
    <w:p w14:paraId="604CC1FF" w14:textId="5690CC34" w:rsidR="005A7B2B"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«Secções acessórias</w:t>
      </w:r>
      <w:r w:rsidR="008873F2" w:rsidRPr="00FC7A70">
        <w:rPr>
          <w:rFonts w:ascii="Garamond" w:hAnsi="Garamond"/>
          <w:color w:val="000000" w:themeColor="text1"/>
          <w:szCs w:val="24"/>
        </w:rPr>
        <w:t xml:space="preserve"> e </w:t>
      </w:r>
      <w:r w:rsidR="00F709BE" w:rsidRPr="00FC7A70">
        <w:rPr>
          <w:rFonts w:ascii="Garamond" w:hAnsi="Garamond"/>
          <w:color w:val="000000" w:themeColor="text1"/>
          <w:szCs w:val="24"/>
        </w:rPr>
        <w:t xml:space="preserve">atividades </w:t>
      </w:r>
      <w:r w:rsidR="008873F2" w:rsidRPr="00FC7A70">
        <w:rPr>
          <w:rFonts w:ascii="Garamond" w:hAnsi="Garamond"/>
          <w:color w:val="000000" w:themeColor="text1"/>
          <w:szCs w:val="24"/>
        </w:rPr>
        <w:t>complementares</w:t>
      </w:r>
      <w:r w:rsidRPr="00FC7A70">
        <w:rPr>
          <w:rFonts w:ascii="Garamond" w:hAnsi="Garamond"/>
          <w:color w:val="000000" w:themeColor="text1"/>
          <w:szCs w:val="24"/>
        </w:rPr>
        <w:t xml:space="preserve">», </w:t>
      </w:r>
      <w:r w:rsidR="005A7B2B" w:rsidRPr="00FC7A70">
        <w:rPr>
          <w:rFonts w:ascii="Garamond" w:hAnsi="Garamond"/>
          <w:color w:val="000000" w:themeColor="text1"/>
          <w:szCs w:val="24"/>
        </w:rPr>
        <w:t>as secções acessórias</w:t>
      </w:r>
      <w:r w:rsidR="00CB65F6" w:rsidRPr="00FC7A70">
        <w:rPr>
          <w:rFonts w:ascii="Garamond" w:hAnsi="Garamond"/>
          <w:color w:val="000000" w:themeColor="text1"/>
          <w:szCs w:val="24"/>
        </w:rPr>
        <w:t xml:space="preserve"> e atividades complementares</w:t>
      </w:r>
      <w:r w:rsidR="005A7B2B" w:rsidRPr="00FC7A70">
        <w:rPr>
          <w:rFonts w:ascii="Garamond" w:hAnsi="Garamond"/>
          <w:color w:val="000000" w:themeColor="text1"/>
          <w:szCs w:val="24"/>
        </w:rPr>
        <w:t xml:space="preserve"> inseridas</w:t>
      </w:r>
      <w:r w:rsidR="000B0884" w:rsidRPr="00FC7A70">
        <w:rPr>
          <w:rFonts w:ascii="Garamond" w:hAnsi="Garamond"/>
          <w:color w:val="000000" w:themeColor="text1"/>
          <w:szCs w:val="24"/>
        </w:rPr>
        <w:t xml:space="preserve"> ou exercidas</w:t>
      </w:r>
      <w:r w:rsidR="005A7B2B" w:rsidRPr="00FC7A70">
        <w:rPr>
          <w:rFonts w:ascii="Garamond" w:hAnsi="Garamond"/>
          <w:color w:val="000000" w:themeColor="text1"/>
          <w:szCs w:val="24"/>
        </w:rPr>
        <w:t xml:space="preserve"> em estabelecimentos ou instalações afetas a uma atividade económica principal;</w:t>
      </w:r>
    </w:p>
    <w:p w14:paraId="59A7E617" w14:textId="14DF4804" w:rsidR="008A4623" w:rsidRPr="00FC7A70" w:rsidRDefault="00B8549F" w:rsidP="006F1D22">
      <w:pPr>
        <w:widowControl w:val="0"/>
        <w:numPr>
          <w:ilvl w:val="0"/>
          <w:numId w:val="44"/>
        </w:numPr>
        <w:spacing w:after="120"/>
        <w:ind w:left="851" w:hanging="284"/>
        <w:rPr>
          <w:rFonts w:ascii="Garamond" w:hAnsi="Garamond"/>
          <w:color w:val="000000" w:themeColor="text1"/>
          <w:szCs w:val="24"/>
        </w:rPr>
      </w:pPr>
      <w:r w:rsidRPr="00FC7A70">
        <w:rPr>
          <w:rFonts w:ascii="Garamond" w:hAnsi="Garamond"/>
          <w:color w:val="000000" w:themeColor="text1"/>
          <w:szCs w:val="24"/>
        </w:rPr>
        <w:t>«Título digital de atividade económica», o título, disponível através de um código de acesso que reúne a informação relativa à atividade económica a que o seu titular pode aceder e exercer ou que pode ser realizada no estabelecimento</w:t>
      </w:r>
      <w:r w:rsidR="005827F9" w:rsidRPr="00FC7A70">
        <w:rPr>
          <w:rFonts w:ascii="Garamond" w:hAnsi="Garamond"/>
          <w:color w:val="000000" w:themeColor="text1"/>
          <w:szCs w:val="24"/>
        </w:rPr>
        <w:t xml:space="preserve"> ou instalação</w:t>
      </w:r>
      <w:r w:rsidRPr="00FC7A70">
        <w:rPr>
          <w:rFonts w:ascii="Garamond" w:hAnsi="Garamond"/>
          <w:color w:val="000000" w:themeColor="text1"/>
          <w:szCs w:val="24"/>
        </w:rPr>
        <w:t xml:space="preserve"> que lhe esteja afeto, e que contém a cópia integral das licenças, autorizações, aprovações, autos de vistoria, registos, pareceres e outros atos necessários ao acesso e exercício da atividade económica, e ainda, se aplicável, as condições a observar pelo operador económico no exercício da atividade.</w:t>
      </w:r>
    </w:p>
    <w:p w14:paraId="18EBC000" w14:textId="77777777" w:rsidR="00A94E6B" w:rsidRPr="00FC7A70" w:rsidRDefault="00A94E6B" w:rsidP="00DF7BBF">
      <w:pPr>
        <w:widowControl w:val="0"/>
        <w:spacing w:after="120"/>
        <w:ind w:left="360"/>
        <w:rPr>
          <w:rFonts w:ascii="Garamond" w:hAnsi="Garamond"/>
          <w:color w:val="000000" w:themeColor="text1"/>
          <w:szCs w:val="24"/>
        </w:rPr>
      </w:pPr>
    </w:p>
    <w:p w14:paraId="2F27E0FE" w14:textId="77777777" w:rsidR="00A94E6B" w:rsidRPr="00FC7A70" w:rsidRDefault="00A94E6B"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207" w:name="_Ref233807932"/>
    </w:p>
    <w:bookmarkEnd w:id="207"/>
    <w:p w14:paraId="21E9CCFC" w14:textId="43C8946B" w:rsidR="00A94E6B" w:rsidRPr="00FC7A70" w:rsidRDefault="00A94E6B"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Pressupostos do acesso e exercício</w:t>
      </w:r>
    </w:p>
    <w:p w14:paraId="7A8C6499" w14:textId="61809E04" w:rsidR="00A94E6B" w:rsidRPr="00543DB9" w:rsidRDefault="00A94E6B" w:rsidP="00DF7BBF">
      <w:pPr>
        <w:pStyle w:val="PargrafodaLista"/>
        <w:widowControl w:val="0"/>
        <w:numPr>
          <w:ilvl w:val="0"/>
          <w:numId w:val="292"/>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O acesso e exercício de uma atividade económica abrangida pelo </w:t>
      </w:r>
      <w:del w:id="208" w:author="Maria João Torres" w:date="2026-09-11T14:01:00Z" w16du:dateUtc="2026-09-11T13:01:00Z">
        <w:r w:rsidRPr="00543DB9">
          <w:rPr>
            <w:rFonts w:ascii="Garamond" w:hAnsi="Garamond"/>
            <w:color w:val="000000" w:themeColor="text1"/>
            <w:szCs w:val="24"/>
          </w:rPr>
          <w:delText>presente diploma</w:delText>
        </w:r>
      </w:del>
      <w:ins w:id="209" w:author="Maria João Torres" w:date="2026-09-11T14:01:00Z" w16du:dateUtc="2026-09-11T13:01:00Z">
        <w:r w:rsidR="00AA1A5A">
          <w:rPr>
            <w:rFonts w:ascii="Garamond" w:hAnsi="Garamond"/>
            <w:color w:val="000000" w:themeColor="text1"/>
            <w:szCs w:val="24"/>
          </w:rPr>
          <w:t>presente decreto-lei</w:t>
        </w:r>
      </w:ins>
      <w:r w:rsidR="00B55D74" w:rsidRPr="00543DB9">
        <w:rPr>
          <w:rFonts w:ascii="Garamond" w:hAnsi="Garamond"/>
          <w:color w:val="000000" w:themeColor="text1"/>
          <w:szCs w:val="24"/>
        </w:rPr>
        <w:t>,</w:t>
      </w:r>
      <w:r w:rsidRPr="00543DB9">
        <w:rPr>
          <w:rFonts w:ascii="Garamond" w:hAnsi="Garamond"/>
          <w:color w:val="000000" w:themeColor="text1"/>
          <w:szCs w:val="24"/>
        </w:rPr>
        <w:t xml:space="preserve"> ou a exploração de estabelecimento ou instalação que lhe esteja afeto, </w:t>
      </w:r>
      <w:r w:rsidR="00B55D74" w:rsidRPr="00543DB9">
        <w:rPr>
          <w:rFonts w:ascii="Garamond" w:hAnsi="Garamond"/>
          <w:color w:val="000000" w:themeColor="text1"/>
          <w:szCs w:val="24"/>
        </w:rPr>
        <w:t xml:space="preserve">quando aplicável, </w:t>
      </w:r>
      <w:r w:rsidRPr="00543DB9">
        <w:rPr>
          <w:rFonts w:ascii="Garamond" w:hAnsi="Garamond"/>
          <w:color w:val="000000" w:themeColor="text1"/>
          <w:szCs w:val="24"/>
        </w:rPr>
        <w:t>pressupõe:</w:t>
      </w:r>
    </w:p>
    <w:p w14:paraId="76FC38CA" w14:textId="2B3349AB" w:rsidR="00A94E6B" w:rsidRPr="00FC7A70" w:rsidRDefault="00A94E6B" w:rsidP="006F1D22">
      <w:pPr>
        <w:pStyle w:val="PargrafodaLista"/>
        <w:widowControl w:val="0"/>
        <w:numPr>
          <w:ilvl w:val="0"/>
          <w:numId w:val="214"/>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compatibilidade e </w:t>
      </w:r>
      <w:r w:rsidR="0075774A" w:rsidRPr="00FC7A70">
        <w:rPr>
          <w:rFonts w:ascii="Garamond" w:hAnsi="Garamond"/>
          <w:color w:val="000000" w:themeColor="text1"/>
          <w:szCs w:val="24"/>
        </w:rPr>
        <w:t xml:space="preserve">o </w:t>
      </w:r>
      <w:r w:rsidRPr="00FC7A70">
        <w:rPr>
          <w:rFonts w:ascii="Garamond" w:hAnsi="Garamond"/>
          <w:color w:val="000000" w:themeColor="text1"/>
          <w:szCs w:val="24"/>
        </w:rPr>
        <w:t>cumprimento com os instrumentos de gestão territorial</w:t>
      </w:r>
      <w:r w:rsidR="00316519" w:rsidRPr="00FC7A70">
        <w:rPr>
          <w:rFonts w:ascii="Garamond" w:hAnsi="Garamond"/>
          <w:color w:val="000000" w:themeColor="text1"/>
          <w:szCs w:val="24"/>
        </w:rPr>
        <w:t>, bem como com</w:t>
      </w:r>
      <w:r w:rsidR="00D84A12" w:rsidRPr="00FC7A70">
        <w:rPr>
          <w:rFonts w:ascii="Garamond" w:hAnsi="Garamond"/>
          <w:color w:val="000000" w:themeColor="text1"/>
          <w:szCs w:val="24"/>
        </w:rPr>
        <w:t xml:space="preserve"> </w:t>
      </w:r>
      <w:r w:rsidR="00316519" w:rsidRPr="00FC7A70">
        <w:rPr>
          <w:rFonts w:ascii="Garamond" w:hAnsi="Garamond"/>
          <w:color w:val="000000" w:themeColor="text1"/>
          <w:szCs w:val="24"/>
        </w:rPr>
        <w:t xml:space="preserve">as </w:t>
      </w:r>
      <w:r w:rsidR="00D84A12" w:rsidRPr="00FC7A70">
        <w:rPr>
          <w:rFonts w:ascii="Garamond" w:hAnsi="Garamond"/>
          <w:color w:val="000000" w:themeColor="text1"/>
          <w:szCs w:val="24"/>
        </w:rPr>
        <w:t>servidões administrativas e restrições de utilidade pública</w:t>
      </w:r>
      <w:r w:rsidR="00316519" w:rsidRPr="00FC7A70">
        <w:rPr>
          <w:rFonts w:ascii="Garamond" w:hAnsi="Garamond"/>
          <w:color w:val="000000" w:themeColor="text1"/>
          <w:szCs w:val="24"/>
        </w:rPr>
        <w:t>, quando aplicável</w:t>
      </w:r>
      <w:r w:rsidRPr="00FC7A70">
        <w:rPr>
          <w:rFonts w:ascii="Garamond" w:hAnsi="Garamond"/>
          <w:color w:val="000000" w:themeColor="text1"/>
          <w:szCs w:val="24"/>
        </w:rPr>
        <w:t>;</w:t>
      </w:r>
    </w:p>
    <w:p w14:paraId="51249CC4" w14:textId="201FD253" w:rsidR="006125F6" w:rsidRPr="00FC7A70" w:rsidRDefault="00A94E6B" w:rsidP="006F1D22">
      <w:pPr>
        <w:pStyle w:val="PargrafodaLista"/>
        <w:widowControl w:val="0"/>
        <w:numPr>
          <w:ilvl w:val="0"/>
          <w:numId w:val="214"/>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existência de título urbanístico que autorize a utilização do estabelecimento ou instalação afeta à atividade económica, quando aplicável</w:t>
      </w:r>
      <w:r w:rsidR="006125F6" w:rsidRPr="00FC7A70">
        <w:rPr>
          <w:rFonts w:ascii="Garamond" w:hAnsi="Garamond"/>
          <w:color w:val="000000" w:themeColor="text1"/>
          <w:szCs w:val="24"/>
        </w:rPr>
        <w:t>;</w:t>
      </w:r>
    </w:p>
    <w:p w14:paraId="15A39276" w14:textId="02BA292E" w:rsidR="006125F6" w:rsidRPr="00FC7A70" w:rsidRDefault="006125F6" w:rsidP="006F1D22">
      <w:pPr>
        <w:pStyle w:val="PargrafodaLista"/>
        <w:widowControl w:val="0"/>
        <w:numPr>
          <w:ilvl w:val="0"/>
          <w:numId w:val="214"/>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obtenção de </w:t>
      </w:r>
      <w:r w:rsidR="001F46B6" w:rsidRPr="00FC7A70">
        <w:rPr>
          <w:rFonts w:ascii="Garamond" w:hAnsi="Garamond"/>
          <w:color w:val="000000" w:themeColor="text1"/>
          <w:szCs w:val="24"/>
        </w:rPr>
        <w:t>título único ambiental</w:t>
      </w:r>
      <w:r w:rsidRPr="00FC7A70">
        <w:rPr>
          <w:rFonts w:ascii="Garamond" w:hAnsi="Garamond"/>
          <w:color w:val="000000" w:themeColor="text1"/>
          <w:szCs w:val="24"/>
        </w:rPr>
        <w:t xml:space="preserve">, </w:t>
      </w:r>
      <w:r w:rsidR="00E56B0D" w:rsidRPr="00FC7A70">
        <w:rPr>
          <w:rFonts w:ascii="Garamond" w:hAnsi="Garamond"/>
          <w:color w:val="000000" w:themeColor="text1"/>
          <w:szCs w:val="24"/>
        </w:rPr>
        <w:t xml:space="preserve">com os correspondentes licenciamentos ou autorizações ambientais neles inscritos ou averbados, </w:t>
      </w:r>
      <w:r w:rsidRPr="00FC7A70">
        <w:rPr>
          <w:rFonts w:ascii="Garamond" w:hAnsi="Garamond"/>
          <w:color w:val="000000" w:themeColor="text1"/>
          <w:szCs w:val="24"/>
        </w:rPr>
        <w:t>quando aplicável; e</w:t>
      </w:r>
    </w:p>
    <w:p w14:paraId="1B8E03AF" w14:textId="1B1F4259" w:rsidR="0018084E" w:rsidRPr="00FC7A70" w:rsidRDefault="00A94E6B" w:rsidP="006F1D22">
      <w:pPr>
        <w:pStyle w:val="PargrafodaLista"/>
        <w:widowControl w:val="0"/>
        <w:numPr>
          <w:ilvl w:val="0"/>
          <w:numId w:val="214"/>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obtenção de um título digital de atividade económica, apenas no caso das atividades e circunstâncias previstas no </w:t>
      </w:r>
      <w:r w:rsidR="0018084E" w:rsidRPr="00FC7A70">
        <w:rPr>
          <w:rFonts w:ascii="Garamond" w:hAnsi="Garamond"/>
          <w:color w:val="000000" w:themeColor="text1"/>
          <w:szCs w:val="24"/>
        </w:rPr>
        <w:fldChar w:fldCharType="begin"/>
      </w:r>
      <w:r w:rsidR="0018084E"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0018084E" w:rsidRPr="00FC7A70">
        <w:rPr>
          <w:rFonts w:ascii="Garamond" w:hAnsi="Garamond"/>
          <w:color w:val="000000" w:themeColor="text1"/>
          <w:szCs w:val="24"/>
        </w:rPr>
      </w:r>
      <w:r w:rsidR="0018084E"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0018084E" w:rsidRPr="00FC7A70">
        <w:rPr>
          <w:rFonts w:ascii="Garamond" w:hAnsi="Garamond"/>
          <w:color w:val="000000" w:themeColor="text1"/>
          <w:szCs w:val="24"/>
        </w:rPr>
        <w:fldChar w:fldCharType="end"/>
      </w:r>
      <w:r w:rsidR="0018084E" w:rsidRPr="00FC7A70">
        <w:rPr>
          <w:rFonts w:ascii="Garamond" w:hAnsi="Garamond"/>
          <w:color w:val="000000" w:themeColor="text1"/>
          <w:szCs w:val="24"/>
        </w:rPr>
        <w:t>.</w:t>
      </w:r>
    </w:p>
    <w:p w14:paraId="0E8BA89D" w14:textId="2AC0C14A" w:rsidR="00A94E6B" w:rsidRPr="00FC7A70" w:rsidRDefault="3D2ADF35" w:rsidP="482EA073">
      <w:pPr>
        <w:pStyle w:val="PargrafodaLista"/>
        <w:widowControl w:val="0"/>
        <w:numPr>
          <w:ilvl w:val="0"/>
          <w:numId w:val="292"/>
        </w:numPr>
        <w:spacing w:after="120"/>
        <w:ind w:left="426" w:hanging="426"/>
        <w:contextualSpacing w:val="0"/>
        <w:rPr>
          <w:rFonts w:ascii="Garamond" w:eastAsia="Times New Roman" w:hAnsi="Garamond" w:cs="Times New Roman"/>
          <w:color w:val="000000" w:themeColor="text1"/>
          <w:lang w:eastAsia="pt-PT"/>
        </w:rPr>
      </w:pPr>
      <w:r w:rsidRPr="482EA073">
        <w:rPr>
          <w:rFonts w:ascii="Garamond" w:hAnsi="Garamond"/>
          <w:color w:val="000000" w:themeColor="text1"/>
        </w:rPr>
        <w:t xml:space="preserve">O cumprimento do disposto no </w:t>
      </w:r>
      <w:del w:id="210" w:author="Maria João Torres" w:date="2026-09-11T14:01:00Z" w16du:dateUtc="2026-09-11T13:01:00Z">
        <w:r w:rsidR="00A94E6B" w:rsidRPr="482EA073" w:rsidDel="3D2ADF35">
          <w:rPr>
            <w:rFonts w:ascii="Garamond" w:hAnsi="Garamond"/>
            <w:color w:val="000000" w:themeColor="text1"/>
          </w:rPr>
          <w:delText>presente diploma</w:delText>
        </w:r>
      </w:del>
      <w:ins w:id="211" w:author="Maria João Torres" w:date="2026-09-11T14:01:00Z" w16du:dateUtc="2026-09-11T13:01:00Z">
        <w:r w:rsidR="2056D149" w:rsidRPr="482EA073">
          <w:rPr>
            <w:rFonts w:ascii="Garamond" w:hAnsi="Garamond"/>
            <w:color w:val="000000" w:themeColor="text1"/>
          </w:rPr>
          <w:t>presente decreto-lei</w:t>
        </w:r>
      </w:ins>
      <w:r w:rsidRPr="482EA073">
        <w:rPr>
          <w:rFonts w:ascii="Garamond" w:hAnsi="Garamond"/>
          <w:color w:val="000000" w:themeColor="text1"/>
        </w:rPr>
        <w:t xml:space="preserve"> não prejudica a necessidade de cumprimento de outros controlos administrativos previstos na lei, designadamente em matéria de urbanismo, ambiente, biodiversidade e</w:t>
      </w:r>
      <w:r w:rsidR="072BC4E6" w:rsidRPr="482EA073">
        <w:rPr>
          <w:rFonts w:ascii="Garamond" w:hAnsi="Garamond"/>
          <w:color w:val="000000" w:themeColor="text1"/>
        </w:rPr>
        <w:t xml:space="preserve"> </w:t>
      </w:r>
      <w:ins w:id="212" w:author="Nádia Silvestre" w:date="2026-09-20T10:26:00Z" w16du:dateUtc="2026-09-20T10:26:11Z">
        <w:r w:rsidR="072BC4E6" w:rsidRPr="482EA073">
          <w:rPr>
            <w:rFonts w:ascii="Garamond" w:hAnsi="Garamond"/>
            <w:color w:val="000000" w:themeColor="text1"/>
          </w:rPr>
          <w:t xml:space="preserve">bem </w:t>
        </w:r>
        <w:commentRangeStart w:id="213"/>
        <w:r w:rsidR="072BC4E6" w:rsidRPr="482EA073">
          <w:rPr>
            <w:rFonts w:ascii="Garamond" w:hAnsi="Garamond"/>
            <w:color w:val="000000" w:themeColor="text1"/>
          </w:rPr>
          <w:t>estar</w:t>
        </w:r>
      </w:ins>
      <w:commentRangeEnd w:id="213"/>
      <w:r w:rsidR="00A94E6B" w:rsidRPr="482EA073">
        <w:rPr>
          <w:rStyle w:val="Refdecomentrio"/>
          <w:rFonts w:ascii="Garamond" w:hAnsi="Garamond"/>
          <w:color w:val="000000" w:themeColor="text1"/>
          <w:sz w:val="24"/>
          <w:szCs w:val="22"/>
        </w:rPr>
        <w:commentReference w:id="213"/>
      </w:r>
      <w:ins w:id="214" w:author="Nádia Silvestre" w:date="2026-09-20T10:26:00Z" w16du:dateUtc="2026-09-20T10:26:11Z">
        <w:r w:rsidR="072BC4E6" w:rsidRPr="482EA073">
          <w:rPr>
            <w:rFonts w:ascii="Garamond" w:hAnsi="Garamond"/>
            <w:color w:val="000000" w:themeColor="text1"/>
          </w:rPr>
          <w:t xml:space="preserve"> animal</w:t>
        </w:r>
      </w:ins>
      <w:r w:rsidRPr="482EA073">
        <w:rPr>
          <w:rFonts w:ascii="Garamond" w:hAnsi="Garamond"/>
          <w:color w:val="000000" w:themeColor="text1"/>
        </w:rPr>
        <w:t xml:space="preserve"> segurança alimentar,</w:t>
      </w:r>
      <w:r w:rsidR="65565DF1" w:rsidRPr="482EA073">
        <w:rPr>
          <w:rFonts w:ascii="Garamond" w:hAnsi="Garamond"/>
          <w:color w:val="000000" w:themeColor="text1"/>
        </w:rPr>
        <w:t xml:space="preserve"> ocupação do domínio público</w:t>
      </w:r>
      <w:r w:rsidRPr="482EA073">
        <w:rPr>
          <w:rFonts w:ascii="Garamond" w:hAnsi="Garamond"/>
          <w:color w:val="000000" w:themeColor="text1"/>
        </w:rPr>
        <w:t xml:space="preserve"> bem como o cumprimento da demais legislação aplicável, incluindo as normas técnicas de construção aplicáve</w:t>
      </w:r>
      <w:r w:rsidR="21F6DC2F" w:rsidRPr="482EA073">
        <w:rPr>
          <w:rFonts w:ascii="Garamond" w:hAnsi="Garamond"/>
          <w:color w:val="000000" w:themeColor="text1"/>
        </w:rPr>
        <w:t>is</w:t>
      </w:r>
      <w:r w:rsidRPr="482EA073">
        <w:rPr>
          <w:rFonts w:ascii="Garamond" w:hAnsi="Garamond"/>
          <w:color w:val="000000" w:themeColor="text1"/>
        </w:rPr>
        <w:t xml:space="preserve"> às edificações em geral</w:t>
      </w:r>
      <w:r w:rsidR="18FED52B" w:rsidRPr="482EA073">
        <w:rPr>
          <w:rFonts w:ascii="Garamond" w:hAnsi="Garamond"/>
          <w:color w:val="000000" w:themeColor="text1"/>
        </w:rPr>
        <w:t xml:space="preserve"> e </w:t>
      </w:r>
      <w:r w:rsidRPr="482EA073">
        <w:rPr>
          <w:rFonts w:ascii="Garamond" w:hAnsi="Garamond"/>
          <w:color w:val="000000" w:themeColor="text1"/>
        </w:rPr>
        <w:t>as normas técnicas</w:t>
      </w:r>
      <w:r w:rsidR="550703AA" w:rsidRPr="482EA073">
        <w:rPr>
          <w:rFonts w:ascii="Garamond" w:hAnsi="Garamond"/>
          <w:color w:val="000000" w:themeColor="text1"/>
        </w:rPr>
        <w:t xml:space="preserve"> e legislação</w:t>
      </w:r>
      <w:r w:rsidRPr="482EA073">
        <w:rPr>
          <w:rFonts w:ascii="Garamond" w:hAnsi="Garamond"/>
          <w:color w:val="000000" w:themeColor="text1"/>
        </w:rPr>
        <w:t xml:space="preserve"> e</w:t>
      </w:r>
      <w:r w:rsidRPr="482EA073">
        <w:rPr>
          <w:rFonts w:ascii="Garamond" w:eastAsia="Times New Roman" w:hAnsi="Garamond" w:cs="Times New Roman"/>
          <w:color w:val="000000" w:themeColor="text1"/>
          <w:lang w:eastAsia="pt-PT"/>
        </w:rPr>
        <w:t>m matéria de segurança contra incêndio e de gestão do risco de incêndio rural, saúde, higiene, ruído, acessibilidades e eficiência energética.</w:t>
      </w:r>
    </w:p>
    <w:p w14:paraId="1ED042E3" w14:textId="55274777" w:rsidR="00A94E6B" w:rsidRPr="00FC7A70" w:rsidRDefault="00A94E6B" w:rsidP="00DF7BBF">
      <w:pPr>
        <w:pStyle w:val="PargrafodaLista"/>
        <w:widowControl w:val="0"/>
        <w:numPr>
          <w:ilvl w:val="0"/>
          <w:numId w:val="29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w:t>
      </w:r>
      <w:r w:rsidR="001C17E4" w:rsidRPr="00FC7A70">
        <w:rPr>
          <w:rFonts w:ascii="Garamond" w:hAnsi="Garamond"/>
          <w:color w:val="000000" w:themeColor="text1"/>
          <w:szCs w:val="24"/>
        </w:rPr>
        <w:t xml:space="preserve"> </w:t>
      </w:r>
      <w:r w:rsidRPr="00FC7A70">
        <w:rPr>
          <w:rFonts w:ascii="Garamond" w:hAnsi="Garamond"/>
          <w:color w:val="000000" w:themeColor="text1"/>
          <w:szCs w:val="24"/>
        </w:rPr>
        <w:t xml:space="preserve">termos da alínea </w:t>
      </w:r>
      <w:r w:rsidRPr="00543DB9">
        <w:rPr>
          <w:rFonts w:ascii="Garamond" w:hAnsi="Garamond"/>
          <w:i/>
          <w:iCs/>
          <w:color w:val="000000" w:themeColor="text1"/>
          <w:szCs w:val="24"/>
        </w:rPr>
        <w:t>a)</w:t>
      </w:r>
      <w:r w:rsidRPr="00FC7A70">
        <w:rPr>
          <w:rFonts w:ascii="Garamond" w:hAnsi="Garamond"/>
          <w:color w:val="000000" w:themeColor="text1"/>
          <w:szCs w:val="24"/>
        </w:rPr>
        <w:t xml:space="preserve"> do n.º 1 do artigo 11.º do Decreto-Lei n.º 92/2010, de 26 de julho</w:t>
      </w:r>
      <w:del w:id="215" w:author="Maria João Torres" w:date="2026-08-24T15:16:00Z" w16du:dateUtc="2026-08-24T14:16:00Z">
        <w:r w:rsidRPr="00FC7A70" w:rsidDel="002038C6">
          <w:rPr>
            <w:rFonts w:ascii="Garamond" w:hAnsi="Garamond"/>
            <w:color w:val="000000" w:themeColor="text1"/>
            <w:szCs w:val="24"/>
          </w:rPr>
          <w:delText>, na sua redação atual</w:delText>
        </w:r>
      </w:del>
      <w:r w:rsidRPr="00FC7A70">
        <w:rPr>
          <w:rFonts w:ascii="Garamond" w:hAnsi="Garamond"/>
          <w:color w:val="000000" w:themeColor="text1"/>
          <w:szCs w:val="24"/>
        </w:rPr>
        <w:t xml:space="preserve">, não pode haver duplicação entre as condições exigíveis para o cumprimento dos procedimentos previstos no </w:t>
      </w:r>
      <w:del w:id="216" w:author="Maria João Torres" w:date="2026-09-11T14:01:00Z" w16du:dateUtc="2026-09-11T13:01:00Z">
        <w:r w:rsidRPr="00FC7A70">
          <w:rPr>
            <w:rFonts w:ascii="Garamond" w:hAnsi="Garamond"/>
            <w:color w:val="000000" w:themeColor="text1"/>
            <w:szCs w:val="24"/>
          </w:rPr>
          <w:delText>presente diploma</w:delText>
        </w:r>
      </w:del>
      <w:ins w:id="217"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e os requisitos e os controlos equivalentes, ou comparáveis quanto à finalidade, a que o operador económico já tenha sido submetido em território nacional ou noutro Estado-Membro da União Europeia ou do espaço económico europeu.</w:t>
      </w:r>
    </w:p>
    <w:p w14:paraId="3AD6EE37" w14:textId="77777777" w:rsidR="00AD33EA" w:rsidRDefault="00AD33EA" w:rsidP="00DF7BBF">
      <w:pPr>
        <w:widowControl w:val="0"/>
        <w:spacing w:after="120"/>
        <w:rPr>
          <w:rFonts w:ascii="Garamond" w:hAnsi="Garamond"/>
          <w:color w:val="000000" w:themeColor="text1"/>
          <w:szCs w:val="24"/>
        </w:rPr>
      </w:pPr>
    </w:p>
    <w:p w14:paraId="0AB1C9A1" w14:textId="77777777" w:rsidR="006F1D22" w:rsidRDefault="006F1D22" w:rsidP="00DF7BBF">
      <w:pPr>
        <w:widowControl w:val="0"/>
        <w:spacing w:after="120"/>
        <w:rPr>
          <w:rFonts w:ascii="Garamond" w:hAnsi="Garamond"/>
          <w:color w:val="000000" w:themeColor="text1"/>
          <w:szCs w:val="24"/>
        </w:rPr>
      </w:pPr>
    </w:p>
    <w:p w14:paraId="0C6D5294" w14:textId="77777777" w:rsidR="006F1D22" w:rsidRPr="00FC7A70" w:rsidRDefault="006F1D22" w:rsidP="00DF7BBF">
      <w:pPr>
        <w:widowControl w:val="0"/>
        <w:spacing w:after="120"/>
        <w:rPr>
          <w:rFonts w:ascii="Garamond" w:hAnsi="Garamond"/>
          <w:color w:val="000000" w:themeColor="text1"/>
          <w:szCs w:val="24"/>
        </w:rPr>
      </w:pPr>
    </w:p>
    <w:p w14:paraId="24A14606" w14:textId="77777777" w:rsidR="00AD33EA" w:rsidRPr="00FC7A70" w:rsidRDefault="00AD33EA"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II</w:t>
      </w:r>
    </w:p>
    <w:p w14:paraId="5A080CF9" w14:textId="6B0E059A" w:rsidR="00AD33EA" w:rsidRPr="00FC7A70" w:rsidRDefault="00C57AAC"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w:t>
      </w:r>
      <w:r w:rsidR="00AD33EA" w:rsidRPr="00FC7A70">
        <w:rPr>
          <w:rFonts w:ascii="Garamond" w:hAnsi="Garamond"/>
          <w:smallCaps/>
          <w:color w:val="000000" w:themeColor="text1"/>
          <w:szCs w:val="24"/>
        </w:rPr>
        <w:t xml:space="preserve">cesso </w:t>
      </w:r>
      <w:r w:rsidR="00247FD8" w:rsidRPr="00FC7A70">
        <w:rPr>
          <w:rFonts w:ascii="Garamond" w:hAnsi="Garamond"/>
          <w:smallCaps/>
          <w:color w:val="000000" w:themeColor="text1"/>
          <w:szCs w:val="24"/>
        </w:rPr>
        <w:t>às</w:t>
      </w:r>
      <w:r w:rsidR="00AD33EA" w:rsidRPr="00FC7A70">
        <w:rPr>
          <w:rFonts w:ascii="Garamond" w:hAnsi="Garamond"/>
          <w:smallCaps/>
          <w:color w:val="000000" w:themeColor="text1"/>
          <w:szCs w:val="24"/>
        </w:rPr>
        <w:t xml:space="preserve"> atividades económicas</w:t>
      </w:r>
    </w:p>
    <w:p w14:paraId="6B617267" w14:textId="78FC0076" w:rsidR="00AD33EA" w:rsidRPr="00FC7A70" w:rsidRDefault="00AD33EA" w:rsidP="00DF7BBF">
      <w:pPr>
        <w:widowControl w:val="0"/>
        <w:spacing w:after="120"/>
        <w:rPr>
          <w:rFonts w:ascii="Garamond" w:hAnsi="Garamond"/>
          <w:szCs w:val="24"/>
        </w:rPr>
      </w:pPr>
    </w:p>
    <w:p w14:paraId="0DF640F0" w14:textId="771ADD23" w:rsidR="00AD33EA" w:rsidRPr="00FC7A70" w:rsidRDefault="003F6B64"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w:t>
      </w:r>
      <w:r w:rsidR="00AD33EA" w:rsidRPr="00FC7A70">
        <w:rPr>
          <w:rFonts w:ascii="Garamond" w:hAnsi="Garamond"/>
          <w:smallCaps/>
          <w:color w:val="000000" w:themeColor="text1"/>
          <w:szCs w:val="24"/>
        </w:rPr>
        <w:t>ecção I</w:t>
      </w:r>
    </w:p>
    <w:p w14:paraId="3B25E50B" w14:textId="1E5D77DA" w:rsidR="00AD33EA" w:rsidRPr="00FC7A70" w:rsidRDefault="004456E9"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Entidades intervenientes</w:t>
      </w:r>
    </w:p>
    <w:p w14:paraId="37236262" w14:textId="77777777" w:rsidR="004456E9" w:rsidRPr="00FC7A70" w:rsidRDefault="004456E9" w:rsidP="00DF7BBF">
      <w:pPr>
        <w:widowControl w:val="0"/>
        <w:spacing w:after="120"/>
        <w:rPr>
          <w:rFonts w:ascii="Garamond" w:hAnsi="Garamond"/>
          <w:szCs w:val="24"/>
        </w:rPr>
      </w:pPr>
    </w:p>
    <w:p w14:paraId="44D35E24" w14:textId="77777777" w:rsidR="004456E9" w:rsidRPr="00FC7A70" w:rsidRDefault="004456E9"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218" w:name="_Ref230074739"/>
    </w:p>
    <w:bookmarkEnd w:id="218"/>
    <w:p w14:paraId="7BCF55A1" w14:textId="6D47A7A1" w:rsidR="004456E9" w:rsidRPr="00FC7A70" w:rsidRDefault="004456E9"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Entidades intervenientes</w:t>
      </w:r>
    </w:p>
    <w:p w14:paraId="2706D072" w14:textId="5EED87B4" w:rsidR="00C22ACB" w:rsidRPr="00543DB9" w:rsidRDefault="00C22ACB" w:rsidP="00DF7BBF">
      <w:pPr>
        <w:pStyle w:val="PargrafodaLista"/>
        <w:widowControl w:val="0"/>
        <w:numPr>
          <w:ilvl w:val="0"/>
          <w:numId w:val="293"/>
        </w:numPr>
        <w:spacing w:after="120"/>
        <w:ind w:left="426" w:hanging="426"/>
        <w:contextualSpacing w:val="0"/>
        <w:rPr>
          <w:rFonts w:ascii="Garamond" w:hAnsi="Garamond"/>
          <w:color w:val="000000" w:themeColor="text1"/>
          <w:szCs w:val="24"/>
        </w:rPr>
      </w:pPr>
      <w:r w:rsidRPr="00543DB9">
        <w:rPr>
          <w:rFonts w:ascii="Garamond" w:hAnsi="Garamond"/>
          <w:color w:val="000000" w:themeColor="text1"/>
          <w:szCs w:val="24"/>
        </w:rPr>
        <w:t xml:space="preserve">No âmbito da aplicação do </w:t>
      </w:r>
      <w:del w:id="219" w:author="Maria João Torres" w:date="2026-09-11T14:01:00Z" w16du:dateUtc="2026-09-11T13:01:00Z">
        <w:r w:rsidRPr="00543DB9">
          <w:rPr>
            <w:rFonts w:ascii="Garamond" w:hAnsi="Garamond"/>
            <w:color w:val="000000" w:themeColor="text1"/>
            <w:szCs w:val="24"/>
          </w:rPr>
          <w:delText>presente diploma</w:delText>
        </w:r>
      </w:del>
      <w:ins w:id="220" w:author="Maria João Torres" w:date="2026-09-11T14:01:00Z" w16du:dateUtc="2026-09-11T13:01:00Z">
        <w:r w:rsidR="00AA1A5A">
          <w:rPr>
            <w:rFonts w:ascii="Garamond" w:hAnsi="Garamond"/>
            <w:color w:val="000000" w:themeColor="text1"/>
            <w:szCs w:val="24"/>
          </w:rPr>
          <w:t>presente decreto-lei</w:t>
        </w:r>
      </w:ins>
      <w:r w:rsidRPr="00543DB9">
        <w:rPr>
          <w:rFonts w:ascii="Garamond" w:hAnsi="Garamond"/>
          <w:color w:val="000000" w:themeColor="text1"/>
          <w:szCs w:val="24"/>
        </w:rPr>
        <w:t>, além do requerente do título digital de atividade económica, intervêm as seguintes entidades:</w:t>
      </w:r>
    </w:p>
    <w:p w14:paraId="61D1E6D1" w14:textId="429202AB" w:rsidR="00C22ACB" w:rsidRPr="00FC7A70" w:rsidRDefault="00884DF3" w:rsidP="006F1D22">
      <w:pPr>
        <w:pStyle w:val="PargrafodaLista"/>
        <w:widowControl w:val="0"/>
        <w:numPr>
          <w:ilvl w:val="0"/>
          <w:numId w:val="2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w:t>
      </w:r>
      <w:r w:rsidR="000D5863" w:rsidRPr="00FC7A70">
        <w:rPr>
          <w:rFonts w:ascii="Garamond" w:hAnsi="Garamond"/>
          <w:color w:val="000000" w:themeColor="text1"/>
          <w:szCs w:val="24"/>
        </w:rPr>
        <w:t>ntidade coordenadora</w:t>
      </w:r>
      <w:r w:rsidR="00945644" w:rsidRPr="00FC7A70">
        <w:rPr>
          <w:rFonts w:ascii="Garamond" w:hAnsi="Garamond"/>
          <w:color w:val="000000" w:themeColor="text1"/>
          <w:szCs w:val="24"/>
        </w:rPr>
        <w:t>;</w:t>
      </w:r>
    </w:p>
    <w:p w14:paraId="3ACE4FB0" w14:textId="68CB2004" w:rsidR="00945644" w:rsidRPr="00FC7A70" w:rsidRDefault="00884DF3" w:rsidP="006F1D22">
      <w:pPr>
        <w:pStyle w:val="PargrafodaLista"/>
        <w:widowControl w:val="0"/>
        <w:numPr>
          <w:ilvl w:val="0"/>
          <w:numId w:val="2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w:t>
      </w:r>
      <w:r w:rsidR="00AB5AA7" w:rsidRPr="00FC7A70">
        <w:rPr>
          <w:rFonts w:ascii="Garamond" w:hAnsi="Garamond"/>
          <w:color w:val="000000" w:themeColor="text1"/>
          <w:szCs w:val="24"/>
        </w:rPr>
        <w:t>ntidades</w:t>
      </w:r>
      <w:r w:rsidR="00AA6BCF" w:rsidRPr="00FC7A70">
        <w:rPr>
          <w:rFonts w:ascii="Garamond" w:hAnsi="Garamond"/>
          <w:color w:val="000000" w:themeColor="text1"/>
          <w:szCs w:val="24"/>
        </w:rPr>
        <w:t xml:space="preserve"> </w:t>
      </w:r>
      <w:r w:rsidR="00707E48" w:rsidRPr="00FC7A70">
        <w:rPr>
          <w:rFonts w:ascii="Garamond" w:hAnsi="Garamond"/>
          <w:color w:val="000000" w:themeColor="text1"/>
          <w:szCs w:val="24"/>
        </w:rPr>
        <w:t xml:space="preserve">públicas </w:t>
      </w:r>
      <w:r w:rsidR="00075D0C" w:rsidRPr="00FC7A70">
        <w:rPr>
          <w:rFonts w:ascii="Garamond" w:hAnsi="Garamond"/>
          <w:color w:val="000000" w:themeColor="text1"/>
          <w:szCs w:val="24"/>
        </w:rPr>
        <w:t>consultadas</w:t>
      </w:r>
      <w:r w:rsidR="00920013" w:rsidRPr="00FC7A70">
        <w:rPr>
          <w:rFonts w:ascii="Garamond" w:hAnsi="Garamond"/>
          <w:color w:val="000000" w:themeColor="text1"/>
          <w:szCs w:val="24"/>
        </w:rPr>
        <w:t>;</w:t>
      </w:r>
    </w:p>
    <w:p w14:paraId="6C37654F" w14:textId="1B13F2DE" w:rsidR="0050013C" w:rsidRPr="00FC7A70" w:rsidRDefault="0050013C" w:rsidP="006F1D22">
      <w:pPr>
        <w:pStyle w:val="PargrafodaLista"/>
        <w:widowControl w:val="0"/>
        <w:numPr>
          <w:ilvl w:val="0"/>
          <w:numId w:val="2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Entidades notificadas;</w:t>
      </w:r>
    </w:p>
    <w:p w14:paraId="3033CDC0" w14:textId="141E80DB" w:rsidR="00C22ACB" w:rsidRPr="00FC7A70" w:rsidRDefault="00C22ACB" w:rsidP="006F1D22">
      <w:pPr>
        <w:pStyle w:val="PargrafodaLista"/>
        <w:widowControl w:val="0"/>
        <w:numPr>
          <w:ilvl w:val="0"/>
          <w:numId w:val="2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Entidades acreditadas; </w:t>
      </w:r>
    </w:p>
    <w:p w14:paraId="338FD57E" w14:textId="783705B3" w:rsidR="004456E9" w:rsidRPr="00FC7A70" w:rsidRDefault="00C22ACB" w:rsidP="006F1D22">
      <w:pPr>
        <w:pStyle w:val="PargrafodaLista"/>
        <w:widowControl w:val="0"/>
        <w:numPr>
          <w:ilvl w:val="0"/>
          <w:numId w:val="2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Entidades com competências de fiscalização ou de inspeção</w:t>
      </w:r>
      <w:r w:rsidR="006B2408" w:rsidRPr="00FC7A70">
        <w:rPr>
          <w:rFonts w:ascii="Garamond" w:hAnsi="Garamond"/>
          <w:color w:val="000000" w:themeColor="text1"/>
          <w:szCs w:val="24"/>
        </w:rPr>
        <w:t>.</w:t>
      </w:r>
    </w:p>
    <w:p w14:paraId="5C14F76D" w14:textId="514D56B9" w:rsidR="004456E9" w:rsidRPr="00FC7A70" w:rsidRDefault="007F79F2" w:rsidP="00DF7BBF">
      <w:pPr>
        <w:pStyle w:val="PargrafodaLista"/>
        <w:widowControl w:val="0"/>
        <w:numPr>
          <w:ilvl w:val="0"/>
          <w:numId w:val="29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identificação da</w:t>
      </w:r>
      <w:r w:rsidR="002714D4" w:rsidRPr="00FC7A70">
        <w:rPr>
          <w:rFonts w:ascii="Garamond" w:hAnsi="Garamond"/>
          <w:color w:val="000000" w:themeColor="text1"/>
          <w:szCs w:val="24"/>
        </w:rPr>
        <w:t xml:space="preserve">s entidades referidas nas alíneas </w:t>
      </w:r>
      <w:r w:rsidR="002714D4" w:rsidRPr="00D20E92">
        <w:rPr>
          <w:rFonts w:ascii="Garamond" w:hAnsi="Garamond"/>
          <w:i/>
          <w:iCs/>
          <w:color w:val="000000" w:themeColor="text1"/>
          <w:szCs w:val="24"/>
        </w:rPr>
        <w:t>a)</w:t>
      </w:r>
      <w:r w:rsidR="002714D4" w:rsidRPr="00FC7A70">
        <w:rPr>
          <w:rFonts w:ascii="Garamond" w:hAnsi="Garamond"/>
          <w:color w:val="000000" w:themeColor="text1"/>
          <w:szCs w:val="24"/>
        </w:rPr>
        <w:t xml:space="preserve"> </w:t>
      </w:r>
      <w:r w:rsidR="0050013C" w:rsidRPr="00FC7A70">
        <w:rPr>
          <w:rFonts w:ascii="Garamond" w:hAnsi="Garamond"/>
          <w:color w:val="000000" w:themeColor="text1"/>
          <w:szCs w:val="24"/>
        </w:rPr>
        <w:t xml:space="preserve">a </w:t>
      </w:r>
      <w:r w:rsidR="0050013C" w:rsidRPr="00D20E92">
        <w:rPr>
          <w:rFonts w:ascii="Garamond" w:hAnsi="Garamond"/>
          <w:i/>
          <w:iCs/>
          <w:color w:val="000000" w:themeColor="text1"/>
          <w:szCs w:val="24"/>
        </w:rPr>
        <w:t>c</w:t>
      </w:r>
      <w:r w:rsidR="00CB7A9B" w:rsidRPr="00D20E92">
        <w:rPr>
          <w:rFonts w:ascii="Garamond" w:hAnsi="Garamond"/>
          <w:i/>
          <w:iCs/>
          <w:color w:val="000000" w:themeColor="text1"/>
          <w:szCs w:val="24"/>
        </w:rPr>
        <w:t>)</w:t>
      </w:r>
      <w:r w:rsidR="002714D4" w:rsidRPr="00FC7A70">
        <w:rPr>
          <w:rFonts w:ascii="Garamond" w:hAnsi="Garamond"/>
          <w:color w:val="000000" w:themeColor="text1"/>
          <w:szCs w:val="24"/>
        </w:rPr>
        <w:t xml:space="preserve"> </w:t>
      </w:r>
      <w:r w:rsidR="004456E9" w:rsidRPr="00FC7A70">
        <w:rPr>
          <w:rFonts w:ascii="Garamond" w:hAnsi="Garamond"/>
          <w:color w:val="000000" w:themeColor="text1"/>
          <w:szCs w:val="24"/>
        </w:rPr>
        <w:t>é feita de acordo com o disposto no anexo II.</w:t>
      </w:r>
    </w:p>
    <w:p w14:paraId="5C062A8D" w14:textId="12D88F7E" w:rsidR="002D3D59" w:rsidRPr="00FC7A70" w:rsidRDefault="34E39EF6" w:rsidP="482EA073">
      <w:pPr>
        <w:pStyle w:val="PargrafodaLista"/>
        <w:widowControl w:val="0"/>
        <w:numPr>
          <w:ilvl w:val="0"/>
          <w:numId w:val="293"/>
        </w:numPr>
        <w:spacing w:after="120"/>
        <w:ind w:left="426" w:hanging="426"/>
        <w:contextualSpacing w:val="0"/>
        <w:rPr>
          <w:rFonts w:ascii="Garamond" w:hAnsi="Garamond"/>
          <w:color w:val="000000" w:themeColor="text1"/>
        </w:rPr>
      </w:pPr>
      <w:r w:rsidRPr="482EA073">
        <w:rPr>
          <w:rFonts w:ascii="Garamond" w:hAnsi="Garamond"/>
          <w:color w:val="000000" w:themeColor="text1"/>
        </w:rPr>
        <w:t xml:space="preserve">As entidades públicas </w:t>
      </w:r>
      <w:r w:rsidR="55890C53" w:rsidRPr="482EA073">
        <w:rPr>
          <w:rFonts w:ascii="Garamond" w:hAnsi="Garamond"/>
          <w:color w:val="000000" w:themeColor="text1"/>
        </w:rPr>
        <w:t>consultadas</w:t>
      </w:r>
      <w:r w:rsidRPr="482EA073">
        <w:rPr>
          <w:rFonts w:ascii="Garamond" w:hAnsi="Garamond"/>
          <w:color w:val="000000" w:themeColor="text1"/>
        </w:rPr>
        <w:t xml:space="preserve"> </w:t>
      </w:r>
      <w:r w:rsidR="2A270E2D" w:rsidRPr="482EA073">
        <w:rPr>
          <w:rFonts w:ascii="Garamond" w:hAnsi="Garamond"/>
          <w:color w:val="000000" w:themeColor="text1"/>
        </w:rPr>
        <w:t>pronunciam</w:t>
      </w:r>
      <w:r w:rsidRPr="482EA073">
        <w:rPr>
          <w:rFonts w:ascii="Garamond" w:hAnsi="Garamond"/>
          <w:color w:val="000000" w:themeColor="text1"/>
        </w:rPr>
        <w:t>-se</w:t>
      </w:r>
      <w:r w:rsidR="49066553" w:rsidRPr="482EA073">
        <w:rPr>
          <w:rFonts w:ascii="Garamond" w:hAnsi="Garamond"/>
          <w:color w:val="000000" w:themeColor="text1"/>
        </w:rPr>
        <w:t xml:space="preserve"> nos</w:t>
      </w:r>
      <w:r w:rsidRPr="482EA073">
        <w:rPr>
          <w:rFonts w:ascii="Garamond" w:hAnsi="Garamond"/>
          <w:color w:val="000000" w:themeColor="text1"/>
        </w:rPr>
        <w:t xml:space="preserve"> prazos máximos previstos no anexo </w:t>
      </w:r>
      <w:r w:rsidR="1C6266A4" w:rsidRPr="482EA073">
        <w:rPr>
          <w:rFonts w:ascii="Garamond" w:hAnsi="Garamond"/>
          <w:color w:val="000000" w:themeColor="text1"/>
        </w:rPr>
        <w:t>III</w:t>
      </w:r>
      <w:r w:rsidRPr="482EA073">
        <w:rPr>
          <w:rFonts w:ascii="Garamond" w:hAnsi="Garamond"/>
          <w:color w:val="000000" w:themeColor="text1"/>
        </w:rPr>
        <w:t xml:space="preserve">, a contar da data do </w:t>
      </w:r>
      <w:r w:rsidR="1C6266A4" w:rsidRPr="482EA073">
        <w:rPr>
          <w:rFonts w:ascii="Garamond" w:hAnsi="Garamond"/>
          <w:color w:val="000000" w:themeColor="text1"/>
        </w:rPr>
        <w:t>pedido</w:t>
      </w:r>
      <w:ins w:id="221" w:author="Nádia Silvestre" w:date="2026-09-20T10:28:00Z" w16du:dateUtc="2026-09-20T10:28:24Z">
        <w:r w:rsidR="3AAB92EE" w:rsidRPr="482EA073">
          <w:rPr>
            <w:rFonts w:ascii="Garamond" w:hAnsi="Garamond"/>
            <w:color w:val="000000" w:themeColor="text1"/>
          </w:rPr>
          <w:t xml:space="preserve"> de </w:t>
        </w:r>
        <w:commentRangeStart w:id="222"/>
        <w:r w:rsidR="3AAB92EE" w:rsidRPr="482EA073">
          <w:rPr>
            <w:rFonts w:ascii="Garamond" w:hAnsi="Garamond"/>
            <w:color w:val="000000" w:themeColor="text1"/>
          </w:rPr>
          <w:t>pronúncia</w:t>
        </w:r>
      </w:ins>
      <w:commentRangeEnd w:id="222"/>
      <w:r w:rsidR="002D3D59" w:rsidRPr="482EA073">
        <w:rPr>
          <w:rStyle w:val="Refdecomentrio"/>
          <w:rFonts w:ascii="Garamond" w:hAnsi="Garamond"/>
          <w:color w:val="000000" w:themeColor="text1"/>
          <w:sz w:val="24"/>
          <w:szCs w:val="22"/>
        </w:rPr>
        <w:commentReference w:id="222"/>
      </w:r>
      <w:del w:id="223" w:author="Nádia Silvestre" w:date="2026-09-20T10:28:00Z" w16du:dateUtc="2026-09-20T10:28:19Z">
        <w:r w:rsidR="002D3D59" w:rsidRPr="482EA073" w:rsidDel="1C6266A4">
          <w:rPr>
            <w:rFonts w:ascii="Garamond" w:hAnsi="Garamond"/>
            <w:color w:val="000000" w:themeColor="text1"/>
          </w:rPr>
          <w:delText>.</w:delText>
        </w:r>
      </w:del>
    </w:p>
    <w:p w14:paraId="74204361" w14:textId="1672B3DE" w:rsidR="00F6215C" w:rsidRDefault="00F6215C" w:rsidP="00DF7BBF">
      <w:pPr>
        <w:pStyle w:val="PargrafodaLista"/>
        <w:widowControl w:val="0"/>
        <w:numPr>
          <w:ilvl w:val="0"/>
          <w:numId w:val="29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disposto na alínea </w:t>
      </w:r>
      <w:r w:rsidRPr="00D20E92">
        <w:rPr>
          <w:rFonts w:ascii="Garamond" w:hAnsi="Garamond"/>
          <w:i/>
          <w:iCs/>
          <w:color w:val="000000" w:themeColor="text1"/>
          <w:szCs w:val="24"/>
        </w:rPr>
        <w:t>a)</w:t>
      </w:r>
      <w:r w:rsidRPr="00FC7A70">
        <w:rPr>
          <w:rFonts w:ascii="Garamond" w:hAnsi="Garamond"/>
          <w:color w:val="000000" w:themeColor="text1"/>
          <w:szCs w:val="24"/>
        </w:rPr>
        <w:t xml:space="preserve"> do n.º 1 não prejudica a intervenção da entidade coordenadora e outras entidades públicas consultadas no âmbito do licenciamento único ambiental.</w:t>
      </w:r>
    </w:p>
    <w:p w14:paraId="2C6C58F3" w14:textId="77777777" w:rsidR="00BB3624" w:rsidRPr="00BB3624" w:rsidRDefault="00BB3624" w:rsidP="00BB3624">
      <w:pPr>
        <w:widowControl w:val="0"/>
        <w:spacing w:after="120"/>
        <w:rPr>
          <w:rFonts w:ascii="Garamond" w:hAnsi="Garamond"/>
          <w:color w:val="000000" w:themeColor="text1"/>
          <w:szCs w:val="24"/>
        </w:rPr>
      </w:pPr>
    </w:p>
    <w:p w14:paraId="2B64E6D7" w14:textId="597BFEAC" w:rsidR="004456E9" w:rsidRPr="00FC7A70" w:rsidRDefault="008A0EE8" w:rsidP="00DF7BBF">
      <w:pPr>
        <w:pStyle w:val="PargrafodaLista"/>
        <w:widowControl w:val="0"/>
        <w:numPr>
          <w:ilvl w:val="0"/>
          <w:numId w:val="29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entidades reconhecidas como autoridades competentes ao abrigo do Regulamento (UE) 2017/625 do Parlamento Europeu e do Conselho, de 15 de março de 2017, podem delegar determinadas tarefas relacionadas com os controlos oficiais e outras atividades oficiais previstas no </w:t>
      </w:r>
      <w:del w:id="224" w:author="Maria João Torres" w:date="2026-09-11T14:01:00Z" w16du:dateUtc="2026-09-11T13:01:00Z">
        <w:r w:rsidRPr="00FC7A70">
          <w:rPr>
            <w:rFonts w:ascii="Garamond" w:hAnsi="Garamond"/>
            <w:color w:val="000000" w:themeColor="text1"/>
            <w:szCs w:val="24"/>
          </w:rPr>
          <w:delText xml:space="preserve">presente </w:delText>
        </w:r>
        <w:r w:rsidR="008939E5" w:rsidRPr="00FC7A70">
          <w:rPr>
            <w:rFonts w:ascii="Garamond" w:hAnsi="Garamond"/>
            <w:color w:val="000000" w:themeColor="text1"/>
            <w:szCs w:val="24"/>
          </w:rPr>
          <w:delText>diploma</w:delText>
        </w:r>
      </w:del>
      <w:ins w:id="225"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nos termos e condições estabelecidas naquele Regulamento.</w:t>
      </w:r>
    </w:p>
    <w:p w14:paraId="58F8A291" w14:textId="77777777" w:rsidR="004456E9" w:rsidRPr="00FC7A70" w:rsidRDefault="004456E9" w:rsidP="00DF7BBF">
      <w:pPr>
        <w:pStyle w:val="PargrafodaLista"/>
        <w:widowControl w:val="0"/>
        <w:numPr>
          <w:ilvl w:val="0"/>
          <w:numId w:val="199"/>
        </w:numPr>
        <w:spacing w:after="120"/>
        <w:contextualSpacing w:val="0"/>
        <w:jc w:val="center"/>
        <w:outlineLvl w:val="1"/>
        <w:rPr>
          <w:rFonts w:ascii="Garamond" w:hAnsi="Garamond"/>
          <w:smallCaps/>
          <w:color w:val="000000" w:themeColor="text1"/>
          <w:szCs w:val="24"/>
        </w:rPr>
      </w:pPr>
    </w:p>
    <w:p w14:paraId="5581740F" w14:textId="77777777" w:rsidR="004456E9" w:rsidRPr="00FC7A70" w:rsidRDefault="004456E9"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Entidade coordenadora</w:t>
      </w:r>
    </w:p>
    <w:p w14:paraId="624E460E" w14:textId="04E5F71C" w:rsidR="004456E9" w:rsidRPr="00D20E92" w:rsidRDefault="004456E9" w:rsidP="00DF7BBF">
      <w:pPr>
        <w:pStyle w:val="PargrafodaLista"/>
        <w:widowControl w:val="0"/>
        <w:numPr>
          <w:ilvl w:val="0"/>
          <w:numId w:val="294"/>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 xml:space="preserve">A entidade coordenadora é a interlocutora do operador económico </w:t>
      </w:r>
      <w:r w:rsidR="00A51547" w:rsidRPr="00D20E92">
        <w:rPr>
          <w:rFonts w:ascii="Garamond" w:hAnsi="Garamond"/>
          <w:color w:val="000000" w:themeColor="text1"/>
          <w:szCs w:val="24"/>
        </w:rPr>
        <w:t>no domínio do título digital de atividade económica</w:t>
      </w:r>
      <w:r w:rsidRPr="00D20E92">
        <w:rPr>
          <w:rFonts w:ascii="Garamond" w:hAnsi="Garamond"/>
          <w:color w:val="000000" w:themeColor="text1"/>
          <w:szCs w:val="24"/>
        </w:rPr>
        <w:t>, competindo-lhe a condução, monitorização</w:t>
      </w:r>
      <w:r w:rsidR="00BF676E" w:rsidRPr="00D20E92">
        <w:rPr>
          <w:rFonts w:ascii="Garamond" w:hAnsi="Garamond"/>
          <w:color w:val="000000" w:themeColor="text1"/>
          <w:szCs w:val="24"/>
        </w:rPr>
        <w:t>, instrução</w:t>
      </w:r>
      <w:r w:rsidRPr="00D20E92">
        <w:rPr>
          <w:rFonts w:ascii="Garamond" w:hAnsi="Garamond"/>
          <w:color w:val="000000" w:themeColor="text1"/>
          <w:szCs w:val="24"/>
        </w:rPr>
        <w:t xml:space="preserve"> e dinamização dos </w:t>
      </w:r>
      <w:r w:rsidR="00495D9F" w:rsidRPr="00D20E92">
        <w:rPr>
          <w:rFonts w:ascii="Garamond" w:hAnsi="Garamond"/>
          <w:color w:val="000000" w:themeColor="text1"/>
          <w:szCs w:val="24"/>
        </w:rPr>
        <w:t xml:space="preserve">procedimentos previstos no </w:t>
      </w:r>
      <w:del w:id="226" w:author="Maria João Torres" w:date="2026-09-11T14:01:00Z" w16du:dateUtc="2026-09-11T13:01:00Z">
        <w:r w:rsidR="00495D9F" w:rsidRPr="00D20E92">
          <w:rPr>
            <w:rFonts w:ascii="Garamond" w:hAnsi="Garamond"/>
            <w:color w:val="000000" w:themeColor="text1"/>
            <w:szCs w:val="24"/>
          </w:rPr>
          <w:delText>presente diploma</w:delText>
        </w:r>
      </w:del>
      <w:ins w:id="227" w:author="Maria João Torres" w:date="2026-09-11T14:01:00Z" w16du:dateUtc="2026-09-11T13:01:00Z">
        <w:r w:rsidR="00AA1A5A">
          <w:rPr>
            <w:rFonts w:ascii="Garamond" w:hAnsi="Garamond"/>
            <w:color w:val="000000" w:themeColor="text1"/>
            <w:szCs w:val="24"/>
          </w:rPr>
          <w:t>presente decreto-lei</w:t>
        </w:r>
      </w:ins>
      <w:r w:rsidRPr="00D20E92">
        <w:rPr>
          <w:rFonts w:ascii="Garamond" w:hAnsi="Garamond"/>
          <w:color w:val="000000" w:themeColor="text1"/>
          <w:szCs w:val="24"/>
        </w:rPr>
        <w:t>.</w:t>
      </w:r>
    </w:p>
    <w:p w14:paraId="218AFAE3" w14:textId="280B1320" w:rsidR="00C500BB" w:rsidRPr="00D20E92" w:rsidRDefault="00C500BB" w:rsidP="00DF7BBF">
      <w:pPr>
        <w:pStyle w:val="PargrafodaLista"/>
        <w:widowControl w:val="0"/>
        <w:numPr>
          <w:ilvl w:val="0"/>
          <w:numId w:val="294"/>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 xml:space="preserve">O disposto no número anterior não prejudica </w:t>
      </w:r>
      <w:r w:rsidR="009C1E9D" w:rsidRPr="00D20E92">
        <w:rPr>
          <w:rFonts w:ascii="Garamond" w:hAnsi="Garamond"/>
          <w:color w:val="000000" w:themeColor="text1"/>
          <w:szCs w:val="24"/>
        </w:rPr>
        <w:t>a competência decisória</w:t>
      </w:r>
      <w:r w:rsidR="003D5B39" w:rsidRPr="00D20E92">
        <w:rPr>
          <w:rFonts w:ascii="Garamond" w:hAnsi="Garamond"/>
          <w:color w:val="000000" w:themeColor="text1"/>
          <w:szCs w:val="24"/>
        </w:rPr>
        <w:t xml:space="preserve"> </w:t>
      </w:r>
      <w:r w:rsidR="009B20F9" w:rsidRPr="00D20E92">
        <w:rPr>
          <w:rFonts w:ascii="Garamond" w:hAnsi="Garamond"/>
          <w:color w:val="000000" w:themeColor="text1"/>
          <w:szCs w:val="24"/>
        </w:rPr>
        <w:t>de que a entidade coordenadora disponha nos termos das respetivas atribuições e competências</w:t>
      </w:r>
      <w:r w:rsidR="00DF261F" w:rsidRPr="00D20E92">
        <w:rPr>
          <w:rFonts w:ascii="Garamond" w:hAnsi="Garamond"/>
          <w:color w:val="000000" w:themeColor="text1"/>
          <w:szCs w:val="24"/>
        </w:rPr>
        <w:t xml:space="preserve">, designadamente, a </w:t>
      </w:r>
      <w:r w:rsidR="00C95EEB" w:rsidRPr="00D20E92">
        <w:rPr>
          <w:rFonts w:ascii="Garamond" w:hAnsi="Garamond"/>
          <w:color w:val="000000" w:themeColor="text1"/>
          <w:szCs w:val="24"/>
        </w:rPr>
        <w:t>sua pronúncia no âmbito do pedido de título digital de atividade económica.</w:t>
      </w:r>
    </w:p>
    <w:p w14:paraId="6FE2626C" w14:textId="1C61FA00" w:rsidR="004456E9" w:rsidRPr="00D20E92" w:rsidRDefault="004456E9" w:rsidP="00DF7BBF">
      <w:pPr>
        <w:pStyle w:val="PargrafodaLista"/>
        <w:widowControl w:val="0"/>
        <w:numPr>
          <w:ilvl w:val="0"/>
          <w:numId w:val="294"/>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Compete, nomeadamente, à entidade coordenadora:</w:t>
      </w:r>
    </w:p>
    <w:p w14:paraId="5AE6B32F" w14:textId="60999E08"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Designar o gestor do procedimento;</w:t>
      </w:r>
    </w:p>
    <w:p w14:paraId="5F74E5EB" w14:textId="139A4103"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Prestar informaç</w:t>
      </w:r>
      <w:r w:rsidR="00C41B72" w:rsidRPr="00FC7A70">
        <w:rPr>
          <w:rFonts w:ascii="Garamond" w:hAnsi="Garamond"/>
          <w:color w:val="000000" w:themeColor="text1"/>
          <w:szCs w:val="24"/>
        </w:rPr>
        <w:t>ões, esclarecimentos</w:t>
      </w:r>
      <w:r w:rsidRPr="00FC7A70">
        <w:rPr>
          <w:rFonts w:ascii="Garamond" w:hAnsi="Garamond"/>
          <w:color w:val="000000" w:themeColor="text1"/>
          <w:szCs w:val="24"/>
        </w:rPr>
        <w:t xml:space="preserve"> e apoio técnico ao operador económico, </w:t>
      </w:r>
      <w:r w:rsidR="0049217D" w:rsidRPr="00FC7A70">
        <w:rPr>
          <w:rFonts w:ascii="Garamond" w:hAnsi="Garamond"/>
          <w:color w:val="000000" w:themeColor="text1"/>
          <w:szCs w:val="24"/>
        </w:rPr>
        <w:t xml:space="preserve">no âmbito das suas competências, assim como </w:t>
      </w:r>
      <w:r w:rsidRPr="00FC7A70">
        <w:rPr>
          <w:rFonts w:ascii="Garamond" w:hAnsi="Garamond"/>
          <w:color w:val="000000" w:themeColor="text1"/>
          <w:szCs w:val="24"/>
        </w:rPr>
        <w:t>disponibilizar documentação de referência;</w:t>
      </w:r>
    </w:p>
    <w:p w14:paraId="22A54C07" w14:textId="0545B2DC"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Monitorizar a tramitação do</w:t>
      </w:r>
      <w:r w:rsidR="0049217D" w:rsidRPr="00FC7A70">
        <w:rPr>
          <w:rFonts w:ascii="Garamond" w:hAnsi="Garamond"/>
          <w:color w:val="000000" w:themeColor="text1"/>
          <w:szCs w:val="24"/>
        </w:rPr>
        <w:t>s</w:t>
      </w:r>
      <w:r w:rsidRPr="00FC7A70">
        <w:rPr>
          <w:rFonts w:ascii="Garamond" w:hAnsi="Garamond"/>
          <w:color w:val="000000" w:themeColor="text1"/>
          <w:szCs w:val="24"/>
        </w:rPr>
        <w:t xml:space="preserve"> procedimento</w:t>
      </w:r>
      <w:r w:rsidR="0049217D" w:rsidRPr="00FC7A70">
        <w:rPr>
          <w:rFonts w:ascii="Garamond" w:hAnsi="Garamond"/>
          <w:color w:val="000000" w:themeColor="text1"/>
          <w:szCs w:val="24"/>
        </w:rPr>
        <w:t xml:space="preserve">s previstos no </w:t>
      </w:r>
      <w:del w:id="228" w:author="Maria João Torres" w:date="2026-09-11T14:01:00Z" w16du:dateUtc="2026-09-11T13:01:00Z">
        <w:r w:rsidR="0049217D" w:rsidRPr="00FC7A70">
          <w:rPr>
            <w:rFonts w:ascii="Garamond" w:hAnsi="Garamond"/>
            <w:color w:val="000000" w:themeColor="text1"/>
            <w:szCs w:val="24"/>
          </w:rPr>
          <w:delText>presente diploma</w:delText>
        </w:r>
      </w:del>
      <w:ins w:id="229" w:author="Maria João Torres" w:date="2026-09-11T14:01:00Z" w16du:dateUtc="2026-09-11T13:01:00Z">
        <w:r w:rsidR="00AA1A5A">
          <w:rPr>
            <w:rFonts w:ascii="Garamond" w:hAnsi="Garamond"/>
            <w:color w:val="000000" w:themeColor="text1"/>
            <w:szCs w:val="24"/>
          </w:rPr>
          <w:t>presente decreto-lei</w:t>
        </w:r>
      </w:ins>
      <w:r w:rsidR="0049217D" w:rsidRPr="00FC7A70">
        <w:rPr>
          <w:rFonts w:ascii="Garamond" w:hAnsi="Garamond"/>
          <w:color w:val="000000" w:themeColor="text1"/>
          <w:szCs w:val="24"/>
        </w:rPr>
        <w:t>, no âmbito do título digital de atividade económica</w:t>
      </w:r>
      <w:r w:rsidRPr="00FC7A70">
        <w:rPr>
          <w:rFonts w:ascii="Garamond" w:hAnsi="Garamond"/>
          <w:color w:val="000000" w:themeColor="text1"/>
          <w:szCs w:val="24"/>
        </w:rPr>
        <w:t>;</w:t>
      </w:r>
    </w:p>
    <w:p w14:paraId="69B0C137" w14:textId="77777777"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a existência de um ponto único de entrada, submissão, acompanhamento e decisão dos processos administrativos, promovendo a simplificação e eficiência dos procedimentos;</w:t>
      </w:r>
    </w:p>
    <w:p w14:paraId="3CF14C33" w14:textId="40437633"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Promover o cumprimento do princípio "só uma vez" por todas as entidades intervenientes, incluindo da administração local, designadamente na solicitação de alterações e elementos adicionais e reformulação de documentos, assegurando que não é solicitada ao operador económico informação já disponível no processo ou na posse de serviços ou organismos da Administração Pública;</w:t>
      </w:r>
    </w:p>
    <w:p w14:paraId="34C76745" w14:textId="77777777"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Reunir com o operador económico sempre que se revele necessário;</w:t>
      </w:r>
    </w:p>
    <w:p w14:paraId="4F2110A4" w14:textId="19A1E887"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Disponibilizar ao operador económico e às entidades intervenientes informação sobre o estado dos procedimentos relativos ao título digital de atividade económica;</w:t>
      </w:r>
    </w:p>
    <w:p w14:paraId="7FA9038A" w14:textId="59E1AE05"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Zelar pela inserção n</w:t>
      </w:r>
      <w:r w:rsidR="005406FB"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w:t>
      </w:r>
      <w:r w:rsidR="00972CE7" w:rsidRPr="00FC7A70">
        <w:rPr>
          <w:rFonts w:ascii="Garamond" w:hAnsi="Garamond"/>
          <w:color w:val="000000" w:themeColor="text1"/>
          <w:szCs w:val="24"/>
        </w:rPr>
        <w:t xml:space="preserve">ou nas plataformas respetivas </w:t>
      </w:r>
      <w:r w:rsidRPr="00FC7A70">
        <w:rPr>
          <w:rFonts w:ascii="Garamond" w:hAnsi="Garamond"/>
          <w:color w:val="000000" w:themeColor="text1"/>
          <w:szCs w:val="24"/>
        </w:rPr>
        <w:t xml:space="preserve">de todas as licenças, autorizações, aprovações, registos, autos, pareceres, relatórios e outros atos </w:t>
      </w:r>
      <w:r w:rsidR="00F67407" w:rsidRPr="00FC7A70">
        <w:rPr>
          <w:rFonts w:ascii="Garamond" w:hAnsi="Garamond"/>
          <w:color w:val="000000" w:themeColor="text1"/>
          <w:szCs w:val="24"/>
        </w:rPr>
        <w:t>relativos ao título digital de atividade económica</w:t>
      </w:r>
      <w:r w:rsidR="0035083F" w:rsidRPr="00FC7A70">
        <w:rPr>
          <w:rFonts w:ascii="Garamond" w:hAnsi="Garamond"/>
          <w:color w:val="000000" w:themeColor="text1"/>
          <w:szCs w:val="24"/>
        </w:rPr>
        <w:t>;</w:t>
      </w:r>
    </w:p>
    <w:p w14:paraId="360306C4" w14:textId="6E9AC99A" w:rsidR="004456E9" w:rsidRPr="00FC7A70" w:rsidRDefault="004456E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Dispensar a consulta de entidades públicas nos casos previstos no n.º 4 do </w:t>
      </w:r>
      <w:r w:rsidR="00DB5DF4" w:rsidRPr="00FC7A70">
        <w:rPr>
          <w:rFonts w:ascii="Garamond" w:hAnsi="Garamond"/>
          <w:color w:val="000000" w:themeColor="text1"/>
          <w:szCs w:val="24"/>
        </w:rPr>
        <w:fldChar w:fldCharType="begin"/>
      </w:r>
      <w:r w:rsidR="00DB5DF4" w:rsidRPr="00FC7A70">
        <w:rPr>
          <w:rFonts w:ascii="Garamond" w:hAnsi="Garamond"/>
          <w:color w:val="000000" w:themeColor="text1"/>
          <w:szCs w:val="24"/>
        </w:rPr>
        <w:instrText xml:space="preserve"> REF _Ref228442068 \r \h </w:instrText>
      </w:r>
      <w:r w:rsidR="00FC7A70" w:rsidRPr="00FC7A70">
        <w:rPr>
          <w:rFonts w:ascii="Garamond" w:hAnsi="Garamond"/>
          <w:color w:val="000000" w:themeColor="text1"/>
          <w:szCs w:val="24"/>
        </w:rPr>
        <w:instrText xml:space="preserve"> \* MERGEFORMAT </w:instrText>
      </w:r>
      <w:r w:rsidR="00DB5DF4" w:rsidRPr="00FC7A70">
        <w:rPr>
          <w:rFonts w:ascii="Garamond" w:hAnsi="Garamond"/>
          <w:color w:val="000000" w:themeColor="text1"/>
          <w:szCs w:val="24"/>
        </w:rPr>
      </w:r>
      <w:r w:rsidR="00DB5DF4" w:rsidRPr="00FC7A70">
        <w:rPr>
          <w:rFonts w:ascii="Garamond" w:hAnsi="Garamond"/>
          <w:color w:val="000000" w:themeColor="text1"/>
          <w:szCs w:val="24"/>
        </w:rPr>
        <w:fldChar w:fldCharType="separate"/>
      </w:r>
      <w:r w:rsidR="009D4F47">
        <w:rPr>
          <w:rFonts w:ascii="Garamond" w:hAnsi="Garamond"/>
          <w:color w:val="000000" w:themeColor="text1"/>
          <w:szCs w:val="24"/>
        </w:rPr>
        <w:t>Artigo 8.º</w:t>
      </w:r>
      <w:r w:rsidR="00DB5DF4" w:rsidRPr="00FC7A70">
        <w:rPr>
          <w:rFonts w:ascii="Garamond" w:hAnsi="Garamond"/>
          <w:color w:val="000000" w:themeColor="text1"/>
          <w:szCs w:val="24"/>
        </w:rPr>
        <w:fldChar w:fldCharType="end"/>
      </w:r>
      <w:r w:rsidR="00D825AC" w:rsidRPr="00FC7A70">
        <w:rPr>
          <w:rFonts w:ascii="Garamond" w:hAnsi="Garamond"/>
          <w:color w:val="000000" w:themeColor="text1"/>
          <w:szCs w:val="24"/>
        </w:rPr>
        <w:t>;</w:t>
      </w:r>
    </w:p>
    <w:p w14:paraId="141E4061" w14:textId="7586FE50" w:rsidR="00303717" w:rsidRPr="00FC7A70" w:rsidRDefault="006972D9"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a realização da vistoria e elaboração do respetivo auto de vistoria, quando aplicável;</w:t>
      </w:r>
    </w:p>
    <w:p w14:paraId="56AE10C1" w14:textId="77777777" w:rsidR="00894146" w:rsidRPr="00FC7A70" w:rsidRDefault="00E30481" w:rsidP="00BB3624">
      <w:pPr>
        <w:widowControl w:val="0"/>
        <w:numPr>
          <w:ilvl w:val="0"/>
          <w:numId w:val="4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Emitir </w:t>
      </w:r>
      <w:r w:rsidR="00894146" w:rsidRPr="00FC7A70">
        <w:rPr>
          <w:rFonts w:ascii="Garamond" w:hAnsi="Garamond"/>
          <w:color w:val="000000" w:themeColor="text1"/>
          <w:szCs w:val="24"/>
        </w:rPr>
        <w:t xml:space="preserve">e atualizar </w:t>
      </w:r>
      <w:r w:rsidRPr="00FC7A70">
        <w:rPr>
          <w:rFonts w:ascii="Garamond" w:hAnsi="Garamond"/>
          <w:color w:val="000000" w:themeColor="text1"/>
          <w:szCs w:val="24"/>
        </w:rPr>
        <w:t>o título digital de atividade económica</w:t>
      </w:r>
      <w:r w:rsidR="00894146" w:rsidRPr="00FC7A70">
        <w:rPr>
          <w:rFonts w:ascii="Garamond" w:hAnsi="Garamond"/>
          <w:color w:val="000000" w:themeColor="text1"/>
          <w:szCs w:val="24"/>
        </w:rPr>
        <w:t>.</w:t>
      </w:r>
    </w:p>
    <w:p w14:paraId="55845432" w14:textId="747A6B29" w:rsidR="00967D7B" w:rsidRPr="00FC7A70" w:rsidRDefault="00967D7B" w:rsidP="00DF7BBF">
      <w:pPr>
        <w:pStyle w:val="PargrafodaLista"/>
        <w:widowControl w:val="0"/>
        <w:numPr>
          <w:ilvl w:val="0"/>
          <w:numId w:val="29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entidade coordenadora é considerada interessada para os efeitos </w:t>
      </w:r>
      <w:r w:rsidR="007E06CD" w:rsidRPr="00FC7A70">
        <w:rPr>
          <w:rFonts w:ascii="Garamond" w:hAnsi="Garamond"/>
          <w:color w:val="000000" w:themeColor="text1"/>
          <w:szCs w:val="24"/>
        </w:rPr>
        <w:t>do disposto no</w:t>
      </w:r>
      <w:r w:rsidR="00A1307F" w:rsidRPr="00FC7A70">
        <w:rPr>
          <w:rFonts w:ascii="Garamond" w:hAnsi="Garamond"/>
          <w:color w:val="000000" w:themeColor="text1"/>
          <w:szCs w:val="24"/>
        </w:rPr>
        <w:t xml:space="preserve"> n.º 1 do</w:t>
      </w:r>
      <w:r w:rsidRPr="00FC7A70">
        <w:rPr>
          <w:rFonts w:ascii="Garamond" w:hAnsi="Garamond"/>
          <w:color w:val="000000" w:themeColor="text1"/>
          <w:szCs w:val="24"/>
        </w:rPr>
        <w:t xml:space="preserve"> artigo 28.º-B do Decreto-Lei n.º 135/99, de 22 de abril</w:t>
      </w:r>
      <w:del w:id="230" w:author="Maria João Torres" w:date="2026-08-24T16:17:00Z" w16du:dateUtc="2026-08-24T15:17:00Z">
        <w:r w:rsidRPr="00FC7A70" w:rsidDel="00D76CE9">
          <w:rPr>
            <w:rFonts w:ascii="Garamond" w:hAnsi="Garamond"/>
            <w:color w:val="000000" w:themeColor="text1"/>
            <w:szCs w:val="24"/>
          </w:rPr>
          <w:delText>,</w:delText>
        </w:r>
      </w:del>
      <w:del w:id="231" w:author="Maria João Torres" w:date="2026-08-24T16:16:00Z" w16du:dateUtc="2026-08-24T15:16:00Z">
        <w:r w:rsidRPr="00FC7A70" w:rsidDel="00D76CE9">
          <w:rPr>
            <w:rFonts w:ascii="Garamond" w:hAnsi="Garamond"/>
            <w:color w:val="000000" w:themeColor="text1"/>
            <w:szCs w:val="24"/>
          </w:rPr>
          <w:delText xml:space="preserve"> na sua redação atual</w:delText>
        </w:r>
      </w:del>
      <w:r w:rsidRPr="00FC7A70">
        <w:rPr>
          <w:rFonts w:ascii="Garamond" w:hAnsi="Garamond"/>
          <w:color w:val="000000" w:themeColor="text1"/>
          <w:szCs w:val="24"/>
        </w:rPr>
        <w:t>.</w:t>
      </w:r>
    </w:p>
    <w:p w14:paraId="69EFAE78" w14:textId="1E025BF4" w:rsidR="000E1C53" w:rsidRDefault="00665711" w:rsidP="00DF7BBF">
      <w:pPr>
        <w:pStyle w:val="PargrafodaLista"/>
        <w:widowControl w:val="0"/>
        <w:numPr>
          <w:ilvl w:val="0"/>
          <w:numId w:val="29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Quando </w:t>
      </w:r>
      <w:r w:rsidR="00C544E2" w:rsidRPr="00FC7A70">
        <w:rPr>
          <w:rFonts w:ascii="Garamond" w:hAnsi="Garamond"/>
          <w:color w:val="000000" w:themeColor="text1"/>
          <w:szCs w:val="24"/>
        </w:rPr>
        <w:t xml:space="preserve">as entidades coordenadoras variem em função da localização do exercício das atividades económicas, </w:t>
      </w:r>
      <w:r w:rsidR="00481FD5" w:rsidRPr="00FC7A70">
        <w:rPr>
          <w:rFonts w:ascii="Garamond" w:hAnsi="Garamond"/>
          <w:color w:val="000000" w:themeColor="text1"/>
          <w:szCs w:val="24"/>
        </w:rPr>
        <w:t>estas podem, por despacho conjunto, definir orientações técnicas ou normas interpretativas</w:t>
      </w:r>
      <w:r w:rsidR="00A25A98" w:rsidRPr="00FC7A70">
        <w:rPr>
          <w:rFonts w:ascii="Garamond" w:hAnsi="Garamond"/>
          <w:color w:val="000000" w:themeColor="text1"/>
          <w:szCs w:val="24"/>
        </w:rPr>
        <w:t xml:space="preserve"> sobre o disposto no CLAE, </w:t>
      </w:r>
      <w:r w:rsidR="00481FD5" w:rsidRPr="00FC7A70">
        <w:rPr>
          <w:rFonts w:ascii="Garamond" w:hAnsi="Garamond"/>
          <w:color w:val="000000" w:themeColor="text1"/>
          <w:szCs w:val="24"/>
        </w:rPr>
        <w:t>que são publicadas n</w:t>
      </w:r>
      <w:r w:rsidR="00921DB9" w:rsidRPr="00FC7A70">
        <w:rPr>
          <w:rFonts w:ascii="Garamond" w:hAnsi="Garamond"/>
          <w:color w:val="000000" w:themeColor="text1"/>
          <w:szCs w:val="24"/>
        </w:rPr>
        <w:t>a “Plataforma dos Licenciamentos”.</w:t>
      </w:r>
    </w:p>
    <w:p w14:paraId="352601F1" w14:textId="77777777" w:rsidR="00BB3624" w:rsidRDefault="00BB3624" w:rsidP="00BB3624">
      <w:pPr>
        <w:widowControl w:val="0"/>
        <w:spacing w:after="120"/>
        <w:rPr>
          <w:rFonts w:ascii="Garamond" w:hAnsi="Garamond"/>
          <w:color w:val="000000" w:themeColor="text1"/>
          <w:szCs w:val="24"/>
        </w:rPr>
      </w:pPr>
    </w:p>
    <w:p w14:paraId="610EB93F" w14:textId="77777777" w:rsidR="00BB3624" w:rsidRPr="00BB3624" w:rsidRDefault="00BB3624" w:rsidP="00BB3624">
      <w:pPr>
        <w:widowControl w:val="0"/>
        <w:spacing w:after="120"/>
        <w:rPr>
          <w:rFonts w:ascii="Garamond" w:hAnsi="Garamond"/>
          <w:color w:val="000000" w:themeColor="text1"/>
          <w:szCs w:val="24"/>
        </w:rPr>
      </w:pPr>
    </w:p>
    <w:p w14:paraId="5A97CEF4" w14:textId="27CAC0A5" w:rsidR="004456E9" w:rsidRPr="00FC7A70" w:rsidRDefault="004456E9" w:rsidP="00DF7BBF">
      <w:pPr>
        <w:pStyle w:val="PargrafodaLista"/>
        <w:widowControl w:val="0"/>
        <w:numPr>
          <w:ilvl w:val="0"/>
          <w:numId w:val="294"/>
        </w:numPr>
        <w:spacing w:after="120"/>
        <w:ind w:left="426" w:hanging="426"/>
        <w:contextualSpacing w:val="0"/>
        <w:rPr>
          <w:rFonts w:ascii="Garamond" w:hAnsi="Garamond"/>
          <w:szCs w:val="24"/>
        </w:rPr>
      </w:pPr>
      <w:r w:rsidRPr="00FC7A70">
        <w:rPr>
          <w:rFonts w:ascii="Garamond" w:hAnsi="Garamond"/>
          <w:szCs w:val="24"/>
        </w:rPr>
        <w:t xml:space="preserve">Qualquer interessado pode, mediante o pagamento de uma taxa nos termos previstos no </w:t>
      </w:r>
      <w:r w:rsidRPr="00FC7A70">
        <w:rPr>
          <w:rFonts w:ascii="Garamond" w:hAnsi="Garamond"/>
          <w:szCs w:val="24"/>
        </w:rPr>
        <w:fldChar w:fldCharType="begin"/>
      </w:r>
      <w:r w:rsidRPr="00FC7A70">
        <w:rPr>
          <w:rFonts w:ascii="Garamond" w:hAnsi="Garamond"/>
          <w:szCs w:val="24"/>
        </w:rPr>
        <w:instrText xml:space="preserve"> REF _Ref225507957 \r \h </w:instrText>
      </w:r>
      <w:r w:rsidR="00FC7A70" w:rsidRPr="00FC7A70">
        <w:rPr>
          <w:rFonts w:ascii="Garamond" w:hAnsi="Garamond"/>
          <w:szCs w:val="24"/>
        </w:rPr>
        <w:instrText xml:space="preserve"> \* MERGEFORMAT </w:instrText>
      </w:r>
      <w:r w:rsidRPr="00FC7A70">
        <w:rPr>
          <w:rFonts w:ascii="Garamond" w:hAnsi="Garamond"/>
          <w:szCs w:val="24"/>
        </w:rPr>
      </w:r>
      <w:r w:rsidRPr="00FC7A70">
        <w:rPr>
          <w:rFonts w:ascii="Garamond" w:hAnsi="Garamond"/>
          <w:szCs w:val="24"/>
        </w:rPr>
        <w:fldChar w:fldCharType="separate"/>
      </w:r>
      <w:ins w:id="232" w:author="Maria João Torres" w:date="2026-08-24T16:31:00Z" w16du:dateUtc="2026-08-24T15:31:00Z">
        <w:r w:rsidR="00966B9B">
          <w:rPr>
            <w:rFonts w:ascii="Garamond" w:hAnsi="Garamond"/>
            <w:szCs w:val="24"/>
          </w:rPr>
          <w:t>a</w:t>
        </w:r>
      </w:ins>
      <w:del w:id="233" w:author="Maria João Torres" w:date="2026-08-24T16:31:00Z" w16du:dateUtc="2026-08-24T15:31:00Z">
        <w:r w:rsidR="009D4F47" w:rsidDel="00966B9B">
          <w:rPr>
            <w:rFonts w:ascii="Garamond" w:hAnsi="Garamond"/>
            <w:szCs w:val="24"/>
          </w:rPr>
          <w:delText>A</w:delText>
        </w:r>
      </w:del>
      <w:r w:rsidR="009D4F47">
        <w:rPr>
          <w:rFonts w:ascii="Garamond" w:hAnsi="Garamond"/>
          <w:szCs w:val="24"/>
        </w:rPr>
        <w:t>rtigo 191.º</w:t>
      </w:r>
      <w:r w:rsidRPr="00FC7A70">
        <w:rPr>
          <w:rFonts w:ascii="Garamond" w:hAnsi="Garamond"/>
          <w:szCs w:val="24"/>
        </w:rPr>
        <w:fldChar w:fldCharType="end"/>
      </w:r>
      <w:r w:rsidRPr="00FC7A70">
        <w:rPr>
          <w:rFonts w:ascii="Garamond" w:hAnsi="Garamond"/>
          <w:szCs w:val="24"/>
        </w:rPr>
        <w:t xml:space="preserve"> do </w:t>
      </w:r>
      <w:del w:id="234" w:author="Maria João Torres" w:date="2026-09-11T14:01:00Z" w16du:dateUtc="2026-09-11T13:01:00Z">
        <w:r w:rsidRPr="00FC7A70">
          <w:rPr>
            <w:rFonts w:ascii="Garamond" w:hAnsi="Garamond"/>
            <w:szCs w:val="24"/>
          </w:rPr>
          <w:delText>presente diploma</w:delText>
        </w:r>
      </w:del>
      <w:ins w:id="235" w:author="Maria João Torres" w:date="2026-09-11T14:01:00Z" w16du:dateUtc="2026-09-11T13:01:00Z">
        <w:r w:rsidR="00AA1A5A">
          <w:rPr>
            <w:rFonts w:ascii="Garamond" w:hAnsi="Garamond"/>
            <w:szCs w:val="24"/>
          </w:rPr>
          <w:t>presente decreto-lei</w:t>
        </w:r>
      </w:ins>
      <w:r w:rsidRPr="00FC7A70">
        <w:rPr>
          <w:rFonts w:ascii="Garamond" w:hAnsi="Garamond"/>
          <w:szCs w:val="24"/>
        </w:rPr>
        <w:t xml:space="preserve">, requerer à entidade coordenadora a realização de uma reunião técnica, formalizada em ata, relativamente à atividade económica que pretenda </w:t>
      </w:r>
      <w:r w:rsidR="003A1620" w:rsidRPr="00FC7A70">
        <w:rPr>
          <w:rFonts w:ascii="Garamond" w:hAnsi="Garamond"/>
          <w:szCs w:val="24"/>
        </w:rPr>
        <w:t>desenvolver</w:t>
      </w:r>
      <w:r w:rsidRPr="00FC7A70">
        <w:rPr>
          <w:rFonts w:ascii="Garamond" w:hAnsi="Garamond"/>
          <w:szCs w:val="24"/>
        </w:rPr>
        <w:t xml:space="preserve">, destinada a apoiar tecnicamente o enquadramento da respetiva pretensão nas normas estabelecidas no </w:t>
      </w:r>
      <w:del w:id="236" w:author="Maria João Torres" w:date="2026-09-11T14:01:00Z" w16du:dateUtc="2026-09-11T13:01:00Z">
        <w:r w:rsidRPr="00FC7A70">
          <w:rPr>
            <w:rFonts w:ascii="Garamond" w:hAnsi="Garamond"/>
            <w:color w:val="000000" w:themeColor="text1"/>
            <w:szCs w:val="24"/>
          </w:rPr>
          <w:delText>presente diploma</w:delText>
        </w:r>
      </w:del>
      <w:ins w:id="237"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w:t>
      </w:r>
      <w:r w:rsidRPr="00FC7A70">
        <w:rPr>
          <w:rFonts w:ascii="Garamond" w:hAnsi="Garamond"/>
          <w:szCs w:val="24"/>
        </w:rPr>
        <w:t>e respetiva na regulamentação, designadamente:</w:t>
      </w:r>
    </w:p>
    <w:p w14:paraId="0CEB47E7" w14:textId="77777777" w:rsidR="004456E9" w:rsidRPr="00FC7A70" w:rsidRDefault="004456E9" w:rsidP="00BB3624">
      <w:pPr>
        <w:widowControl w:val="0"/>
        <w:numPr>
          <w:ilvl w:val="0"/>
          <w:numId w:val="198"/>
        </w:numPr>
        <w:spacing w:after="120"/>
        <w:ind w:left="851" w:hanging="284"/>
        <w:rPr>
          <w:rFonts w:ascii="Garamond" w:hAnsi="Garamond"/>
          <w:szCs w:val="24"/>
        </w:rPr>
      </w:pPr>
      <w:r w:rsidRPr="00FC7A70">
        <w:rPr>
          <w:rFonts w:ascii="Garamond" w:hAnsi="Garamond"/>
          <w:szCs w:val="24"/>
        </w:rPr>
        <w:t>A adequação do estabelecimento que se pretenda afetar a uma atividade económica, caso em que o interessado deve apresentar o projeto de arquitetura;</w:t>
      </w:r>
    </w:p>
    <w:p w14:paraId="3932138E" w14:textId="77777777" w:rsidR="004456E9" w:rsidRPr="00FC7A70" w:rsidRDefault="004456E9" w:rsidP="00BB3624">
      <w:pPr>
        <w:widowControl w:val="0"/>
        <w:numPr>
          <w:ilvl w:val="0"/>
          <w:numId w:val="198"/>
        </w:numPr>
        <w:spacing w:after="120"/>
        <w:ind w:left="851" w:hanging="284"/>
        <w:rPr>
          <w:rFonts w:ascii="Garamond" w:hAnsi="Garamond"/>
          <w:szCs w:val="24"/>
        </w:rPr>
      </w:pPr>
      <w:r w:rsidRPr="00FC7A70">
        <w:rPr>
          <w:rFonts w:ascii="Garamond" w:hAnsi="Garamond"/>
          <w:szCs w:val="24"/>
        </w:rPr>
        <w:t>O enquadramento da atividade económica que pretende desenvolver, caso em que o interessado deve apresentar um documento explicativo da mesma.</w:t>
      </w:r>
    </w:p>
    <w:p w14:paraId="5124EF9F" w14:textId="6C79E0E2" w:rsidR="004456E9" w:rsidRPr="00FC7A70" w:rsidRDefault="004456E9" w:rsidP="00DF7BBF">
      <w:pPr>
        <w:pStyle w:val="PargrafodaLista"/>
        <w:widowControl w:val="0"/>
        <w:numPr>
          <w:ilvl w:val="0"/>
          <w:numId w:val="294"/>
        </w:numPr>
        <w:spacing w:after="120"/>
        <w:ind w:left="426" w:hanging="426"/>
        <w:contextualSpacing w:val="0"/>
        <w:rPr>
          <w:rFonts w:ascii="Garamond" w:hAnsi="Garamond"/>
          <w:szCs w:val="24"/>
        </w:rPr>
      </w:pPr>
      <w:r w:rsidRPr="00FC7A70">
        <w:rPr>
          <w:rFonts w:ascii="Garamond" w:hAnsi="Garamond"/>
          <w:szCs w:val="24"/>
        </w:rPr>
        <w:t xml:space="preserve">A reunião técnica </w:t>
      </w:r>
      <w:r w:rsidR="003D5BCA" w:rsidRPr="00FC7A70">
        <w:rPr>
          <w:rFonts w:ascii="Garamond" w:hAnsi="Garamond"/>
          <w:szCs w:val="24"/>
        </w:rPr>
        <w:t xml:space="preserve">prevista no número anterior </w:t>
      </w:r>
      <w:r w:rsidRPr="00FC7A70">
        <w:rPr>
          <w:rFonts w:ascii="Garamond" w:hAnsi="Garamond"/>
          <w:szCs w:val="24"/>
        </w:rPr>
        <w:t xml:space="preserve">não </w:t>
      </w:r>
      <w:r w:rsidR="00FC142E" w:rsidRPr="00FC7A70">
        <w:rPr>
          <w:rFonts w:ascii="Garamond" w:hAnsi="Garamond"/>
          <w:szCs w:val="24"/>
        </w:rPr>
        <w:t xml:space="preserve">é constitutiva de direitos, nem </w:t>
      </w:r>
      <w:r w:rsidRPr="00FC7A70">
        <w:rPr>
          <w:rFonts w:ascii="Garamond" w:hAnsi="Garamond"/>
          <w:szCs w:val="24"/>
        </w:rPr>
        <w:t>vincula a entidade coordenadora</w:t>
      </w:r>
      <w:r w:rsidR="00FC142E" w:rsidRPr="00FC7A70">
        <w:rPr>
          <w:rFonts w:ascii="Garamond" w:hAnsi="Garamond"/>
          <w:szCs w:val="24"/>
        </w:rPr>
        <w:t xml:space="preserve"> ou </w:t>
      </w:r>
      <w:r w:rsidRPr="00FC7A70">
        <w:rPr>
          <w:rFonts w:ascii="Garamond" w:hAnsi="Garamond"/>
          <w:szCs w:val="24"/>
        </w:rPr>
        <w:t xml:space="preserve">as entidades públicas </w:t>
      </w:r>
      <w:r w:rsidR="00FD0266" w:rsidRPr="00FC7A70">
        <w:rPr>
          <w:rFonts w:ascii="Garamond" w:hAnsi="Garamond"/>
          <w:szCs w:val="24"/>
        </w:rPr>
        <w:t>competentes</w:t>
      </w:r>
      <w:r w:rsidRPr="00FC7A70">
        <w:rPr>
          <w:rFonts w:ascii="Garamond" w:hAnsi="Garamond"/>
          <w:szCs w:val="24"/>
        </w:rPr>
        <w:t xml:space="preserve"> no exercício das suas respetivas competências. </w:t>
      </w:r>
    </w:p>
    <w:p w14:paraId="11099A14" w14:textId="77777777" w:rsidR="004456E9" w:rsidRPr="00FC7A70" w:rsidRDefault="004456E9" w:rsidP="00DF7BBF">
      <w:pPr>
        <w:widowControl w:val="0"/>
        <w:spacing w:after="120"/>
        <w:rPr>
          <w:rFonts w:ascii="Garamond" w:hAnsi="Garamond"/>
          <w:szCs w:val="24"/>
        </w:rPr>
      </w:pPr>
    </w:p>
    <w:p w14:paraId="0DB4BF12" w14:textId="77777777" w:rsidR="00A17624" w:rsidRPr="00FC7A70" w:rsidRDefault="00A17624" w:rsidP="00DF7BBF">
      <w:pPr>
        <w:pStyle w:val="PargrafodaLista"/>
        <w:widowControl w:val="0"/>
        <w:numPr>
          <w:ilvl w:val="0"/>
          <w:numId w:val="199"/>
        </w:numPr>
        <w:spacing w:after="120"/>
        <w:contextualSpacing w:val="0"/>
        <w:jc w:val="center"/>
        <w:outlineLvl w:val="1"/>
        <w:rPr>
          <w:rFonts w:ascii="Garamond" w:hAnsi="Garamond"/>
          <w:szCs w:val="24"/>
        </w:rPr>
      </w:pPr>
    </w:p>
    <w:p w14:paraId="2D6DB20E" w14:textId="0C777B7A" w:rsidR="006F3601" w:rsidRPr="00FC7A70" w:rsidRDefault="006F3601"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Gestor do procedimento</w:t>
      </w:r>
    </w:p>
    <w:p w14:paraId="3D731C04" w14:textId="284D301E" w:rsidR="00B6581D" w:rsidRPr="00D20E92" w:rsidRDefault="00024459" w:rsidP="00DF7BBF">
      <w:pPr>
        <w:pStyle w:val="PargrafodaLista"/>
        <w:widowControl w:val="0"/>
        <w:numPr>
          <w:ilvl w:val="0"/>
          <w:numId w:val="295"/>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O gestor do procedimento é o técnico designado pela entidade coordenadora, responsável pelo acompanhamento do</w:t>
      </w:r>
      <w:r w:rsidR="00C5010C" w:rsidRPr="00D20E92">
        <w:rPr>
          <w:rFonts w:ascii="Garamond" w:hAnsi="Garamond"/>
          <w:color w:val="000000" w:themeColor="text1"/>
          <w:szCs w:val="24"/>
        </w:rPr>
        <w:t xml:space="preserve">s procedimentos previstos no </w:t>
      </w:r>
      <w:del w:id="238" w:author="Maria João Torres" w:date="2026-09-11T14:01:00Z" w16du:dateUtc="2026-09-11T13:01:00Z">
        <w:r w:rsidR="00C5010C" w:rsidRPr="00D20E92">
          <w:rPr>
            <w:rFonts w:ascii="Garamond" w:hAnsi="Garamond"/>
            <w:color w:val="000000" w:themeColor="text1"/>
            <w:szCs w:val="24"/>
          </w:rPr>
          <w:delText>presente diploma</w:delText>
        </w:r>
      </w:del>
      <w:ins w:id="239" w:author="Maria João Torres" w:date="2026-09-11T14:01:00Z" w16du:dateUtc="2026-09-11T13:01:00Z">
        <w:r w:rsidR="00AA1A5A">
          <w:rPr>
            <w:rFonts w:ascii="Garamond" w:hAnsi="Garamond"/>
            <w:color w:val="000000" w:themeColor="text1"/>
            <w:szCs w:val="24"/>
          </w:rPr>
          <w:t>presente decreto-lei</w:t>
        </w:r>
      </w:ins>
      <w:r w:rsidR="00B6581D" w:rsidRPr="00D20E92">
        <w:rPr>
          <w:rFonts w:ascii="Garamond" w:hAnsi="Garamond"/>
          <w:color w:val="000000" w:themeColor="text1"/>
          <w:szCs w:val="24"/>
        </w:rPr>
        <w:t>, competindo-lhe nesse âmbito:</w:t>
      </w:r>
    </w:p>
    <w:p w14:paraId="6C953C21" w14:textId="7F95713A" w:rsidR="00BF635F" w:rsidRPr="00FC7A70" w:rsidRDefault="30F11B83" w:rsidP="482EA073">
      <w:pPr>
        <w:widowControl w:val="0"/>
        <w:numPr>
          <w:ilvl w:val="0"/>
          <w:numId w:val="216"/>
        </w:numPr>
        <w:spacing w:after="120"/>
        <w:ind w:left="851" w:hanging="284"/>
        <w:rPr>
          <w:rFonts w:ascii="Garamond" w:hAnsi="Garamond"/>
          <w:color w:val="000000" w:themeColor="text1"/>
        </w:rPr>
      </w:pPr>
      <w:r w:rsidRPr="482EA073">
        <w:rPr>
          <w:rFonts w:ascii="Garamond" w:hAnsi="Garamond"/>
          <w:color w:val="000000" w:themeColor="text1"/>
        </w:rPr>
        <w:t>Assegurar o cumprimento das competências estabelecidas n</w:t>
      </w:r>
      <w:r w:rsidR="3EE8415D" w:rsidRPr="482EA073">
        <w:rPr>
          <w:rFonts w:ascii="Garamond" w:hAnsi="Garamond"/>
          <w:color w:val="000000" w:themeColor="text1"/>
        </w:rPr>
        <w:t xml:space="preserve">as alíneas </w:t>
      </w:r>
      <w:r w:rsidR="3EE8415D" w:rsidRPr="482EA073">
        <w:rPr>
          <w:rFonts w:ascii="Garamond" w:hAnsi="Garamond"/>
          <w:i/>
          <w:iCs/>
          <w:color w:val="000000" w:themeColor="text1"/>
        </w:rPr>
        <w:t>b)</w:t>
      </w:r>
      <w:r w:rsidR="3EE8415D" w:rsidRPr="482EA073">
        <w:rPr>
          <w:rFonts w:ascii="Garamond" w:hAnsi="Garamond"/>
          <w:color w:val="000000" w:themeColor="text1"/>
        </w:rPr>
        <w:t xml:space="preserve"> a </w:t>
      </w:r>
      <w:r w:rsidR="3EE8415D" w:rsidRPr="482EA073">
        <w:rPr>
          <w:rFonts w:ascii="Garamond" w:hAnsi="Garamond"/>
          <w:i/>
          <w:iCs/>
          <w:color w:val="000000" w:themeColor="text1"/>
        </w:rPr>
        <w:t>l</w:t>
      </w:r>
      <w:commentRangeStart w:id="240"/>
      <w:r w:rsidR="38F25575" w:rsidRPr="482EA073">
        <w:rPr>
          <w:rFonts w:ascii="Garamond" w:hAnsi="Garamond"/>
          <w:i/>
          <w:iCs/>
          <w:color w:val="000000" w:themeColor="text1"/>
        </w:rPr>
        <w:t>)</w:t>
      </w:r>
      <w:commentRangeEnd w:id="240"/>
      <w:r w:rsidR="00FC4E9E" w:rsidRPr="482EA073">
        <w:rPr>
          <w:rStyle w:val="Refdecomentrio"/>
          <w:rFonts w:ascii="Garamond" w:hAnsi="Garamond"/>
          <w:color w:val="000000" w:themeColor="text1"/>
          <w:sz w:val="24"/>
          <w:szCs w:val="22"/>
        </w:rPr>
        <w:commentReference w:id="240"/>
      </w:r>
      <w:r w:rsidR="38F25575" w:rsidRPr="482EA073">
        <w:rPr>
          <w:rFonts w:ascii="Garamond" w:hAnsi="Garamond"/>
          <w:color w:val="000000" w:themeColor="text1"/>
        </w:rPr>
        <w:t xml:space="preserve"> do</w:t>
      </w:r>
      <w:r w:rsidRPr="482EA073">
        <w:rPr>
          <w:rFonts w:ascii="Garamond" w:hAnsi="Garamond"/>
          <w:color w:val="000000" w:themeColor="text1"/>
        </w:rPr>
        <w:t xml:space="preserve"> n.º </w:t>
      </w:r>
      <w:r w:rsidR="0403D1CC" w:rsidRPr="482EA073">
        <w:rPr>
          <w:rFonts w:ascii="Garamond" w:hAnsi="Garamond"/>
          <w:color w:val="000000" w:themeColor="text1"/>
        </w:rPr>
        <w:t>3</w:t>
      </w:r>
      <w:r w:rsidRPr="482EA073">
        <w:rPr>
          <w:rFonts w:ascii="Garamond" w:hAnsi="Garamond"/>
          <w:color w:val="000000" w:themeColor="text1"/>
        </w:rPr>
        <w:t xml:space="preserve"> do artigo anterior, nomeadamente acompanhar os pedidos apresentados e zelar pela adequada tramitação procedimental e cumprir os prazos legalmente previstos;</w:t>
      </w:r>
    </w:p>
    <w:p w14:paraId="34309CD9" w14:textId="25E00BB1" w:rsidR="00BF635F" w:rsidRPr="00FC7A70" w:rsidRDefault="00BF635F"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Solicitar às outras </w:t>
      </w:r>
      <w:r w:rsidR="00B40F2E" w:rsidRPr="00FC7A70">
        <w:rPr>
          <w:rFonts w:ascii="Garamond" w:hAnsi="Garamond"/>
          <w:color w:val="000000" w:themeColor="text1"/>
          <w:szCs w:val="24"/>
        </w:rPr>
        <w:t>entidades públicas</w:t>
      </w:r>
      <w:r w:rsidR="00BF0882" w:rsidRPr="00FC7A70">
        <w:rPr>
          <w:rFonts w:ascii="Garamond" w:hAnsi="Garamond"/>
          <w:color w:val="000000" w:themeColor="text1"/>
          <w:szCs w:val="24"/>
        </w:rPr>
        <w:t xml:space="preserve"> </w:t>
      </w:r>
      <w:r w:rsidR="003F2D8B" w:rsidRPr="00FC7A70">
        <w:rPr>
          <w:rFonts w:ascii="Garamond" w:hAnsi="Garamond"/>
          <w:color w:val="000000" w:themeColor="text1"/>
          <w:szCs w:val="24"/>
        </w:rPr>
        <w:t>consultadas</w:t>
      </w:r>
      <w:r w:rsidR="00BF0882" w:rsidRPr="00FC7A70">
        <w:rPr>
          <w:rFonts w:ascii="Garamond" w:hAnsi="Garamond"/>
          <w:color w:val="000000" w:themeColor="text1"/>
          <w:szCs w:val="24"/>
        </w:rPr>
        <w:t xml:space="preserve">, </w:t>
      </w:r>
      <w:r w:rsidRPr="00FC7A70">
        <w:rPr>
          <w:rFonts w:ascii="Garamond" w:hAnsi="Garamond"/>
          <w:color w:val="000000" w:themeColor="text1"/>
          <w:szCs w:val="24"/>
        </w:rPr>
        <w:t>a designação de interlocutor</w:t>
      </w:r>
      <w:r w:rsidR="00E4425B" w:rsidRPr="00FC7A70">
        <w:rPr>
          <w:rFonts w:ascii="Garamond" w:hAnsi="Garamond"/>
          <w:color w:val="000000" w:themeColor="text1"/>
          <w:szCs w:val="24"/>
        </w:rPr>
        <w:t>;</w:t>
      </w:r>
    </w:p>
    <w:p w14:paraId="33757FD1" w14:textId="09720CAE" w:rsidR="00173EE5" w:rsidRPr="00FC7A70" w:rsidRDefault="00173EE5"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Assegurar </w:t>
      </w:r>
      <w:r w:rsidR="00E4425B" w:rsidRPr="00FC7A70">
        <w:rPr>
          <w:rFonts w:ascii="Garamond" w:hAnsi="Garamond"/>
          <w:color w:val="000000" w:themeColor="text1"/>
          <w:szCs w:val="24"/>
        </w:rPr>
        <w:t>a articulação das entidades intervenientes no procedimento;</w:t>
      </w:r>
    </w:p>
    <w:p w14:paraId="1C303C17" w14:textId="6EA748AC" w:rsidR="00431B72" w:rsidRPr="00FC7A70" w:rsidRDefault="00431B72"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Decidir, quando necessário, sobre o </w:t>
      </w:r>
      <w:r w:rsidR="0050444F" w:rsidRPr="00FC7A70">
        <w:rPr>
          <w:rFonts w:ascii="Garamond" w:hAnsi="Garamond"/>
          <w:color w:val="000000" w:themeColor="text1"/>
          <w:szCs w:val="24"/>
        </w:rPr>
        <w:t xml:space="preserve">procedimento aplicável ao </w:t>
      </w:r>
      <w:r w:rsidRPr="00FC7A70">
        <w:rPr>
          <w:rFonts w:ascii="Garamond" w:hAnsi="Garamond"/>
          <w:color w:val="000000" w:themeColor="text1"/>
          <w:szCs w:val="24"/>
        </w:rPr>
        <w:t>pedido;</w:t>
      </w:r>
    </w:p>
    <w:p w14:paraId="47FE092C" w14:textId="7055DD2E" w:rsidR="00BF635F" w:rsidRPr="00FC7A70" w:rsidRDefault="00BF635F"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Prestar informação sobre o estado do procedimento e prazos;</w:t>
      </w:r>
    </w:p>
    <w:p w14:paraId="77B2BCBD" w14:textId="6B29BE91" w:rsidR="00BF635F" w:rsidRPr="00FC7A70" w:rsidRDefault="00BF635F"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a reunião da informação necessária para a boa instrução do</w:t>
      </w:r>
      <w:r w:rsidR="002C6A12" w:rsidRPr="00FC7A70">
        <w:rPr>
          <w:rFonts w:ascii="Garamond" w:hAnsi="Garamond"/>
          <w:color w:val="000000" w:themeColor="text1"/>
          <w:szCs w:val="24"/>
        </w:rPr>
        <w:t>s</w:t>
      </w:r>
      <w:r w:rsidRPr="00FC7A70">
        <w:rPr>
          <w:rFonts w:ascii="Garamond" w:hAnsi="Garamond"/>
          <w:color w:val="000000" w:themeColor="text1"/>
          <w:szCs w:val="24"/>
        </w:rPr>
        <w:t xml:space="preserve"> procedimento</w:t>
      </w:r>
      <w:r w:rsidR="002C6A12" w:rsidRPr="00FC7A70">
        <w:rPr>
          <w:rFonts w:ascii="Garamond" w:hAnsi="Garamond"/>
          <w:color w:val="000000" w:themeColor="text1"/>
          <w:szCs w:val="24"/>
        </w:rPr>
        <w:t>s</w:t>
      </w:r>
      <w:r w:rsidRPr="00FC7A70">
        <w:rPr>
          <w:rFonts w:ascii="Garamond" w:hAnsi="Garamond"/>
          <w:color w:val="000000" w:themeColor="text1"/>
          <w:szCs w:val="24"/>
        </w:rPr>
        <w:t xml:space="preserve"> e assegurar o seu devido encaminhamento;</w:t>
      </w:r>
    </w:p>
    <w:p w14:paraId="18592968" w14:textId="4045FCBC" w:rsidR="00B677BC" w:rsidRPr="00FC7A70" w:rsidRDefault="00B677BC"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Disponibilizar às entidades intervenientes a informação ou documentação que já tenha sido apresentada pelo operador económico ou disponibilizada por outros serviços e organismos da administração pública, e que esteja na sua posse;</w:t>
      </w:r>
    </w:p>
    <w:p w14:paraId="376AB128" w14:textId="5E80E452" w:rsidR="00D80FE7" w:rsidRPr="00FC7A70" w:rsidRDefault="00D80FE7"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Diligenciar no sentido de conciliar os vários interesses em presença e eliminar eventuais bloqueios evidenciados no procedimento e garantir o seu desenvolvimento em condições normalizadas, sem prejuízo da autonomia técnica e decisória d</w:t>
      </w:r>
      <w:r w:rsidR="0041128B" w:rsidRPr="00FC7A70">
        <w:rPr>
          <w:rFonts w:ascii="Garamond" w:hAnsi="Garamond"/>
          <w:color w:val="000000" w:themeColor="text1"/>
          <w:szCs w:val="24"/>
        </w:rPr>
        <w:t>a entidade coordenadora e demais entidades públicas competentes;</w:t>
      </w:r>
    </w:p>
    <w:p w14:paraId="1EFFA41C" w14:textId="7110CF06" w:rsidR="00BF635F" w:rsidRPr="00FC7A70" w:rsidRDefault="00BF635F"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Promover a realização dos pedidos de informação adicional </w:t>
      </w:r>
      <w:r w:rsidR="00EE2833" w:rsidRPr="00FC7A70">
        <w:rPr>
          <w:rFonts w:ascii="Garamond" w:hAnsi="Garamond"/>
          <w:color w:val="000000" w:themeColor="text1"/>
          <w:szCs w:val="24"/>
        </w:rPr>
        <w:t>ao requerente ou às entidades intervenientes;</w:t>
      </w:r>
    </w:p>
    <w:p w14:paraId="0091B49C" w14:textId="4B00B5FD" w:rsidR="00234FCC" w:rsidRPr="00FC7A70" w:rsidRDefault="00234FCC"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Convocar as entidades intervenientes </w:t>
      </w:r>
      <w:r w:rsidR="00FD0266" w:rsidRPr="00FC7A70">
        <w:rPr>
          <w:rFonts w:ascii="Garamond" w:hAnsi="Garamond"/>
          <w:color w:val="000000" w:themeColor="text1"/>
          <w:szCs w:val="24"/>
        </w:rPr>
        <w:t>para a</w:t>
      </w:r>
      <w:r w:rsidRPr="00FC7A70">
        <w:rPr>
          <w:rFonts w:ascii="Garamond" w:hAnsi="Garamond"/>
          <w:color w:val="000000" w:themeColor="text1"/>
          <w:szCs w:val="24"/>
        </w:rPr>
        <w:t xml:space="preserve"> realização e acompanhamento de vistorias, quando aplicável;</w:t>
      </w:r>
    </w:p>
    <w:p w14:paraId="74151CC6" w14:textId="15E34CDB" w:rsidR="00B6581D" w:rsidRPr="00FC7A70" w:rsidRDefault="00BF635F" w:rsidP="00BB3624">
      <w:pPr>
        <w:widowControl w:val="0"/>
        <w:numPr>
          <w:ilvl w:val="0"/>
          <w:numId w:val="216"/>
        </w:numPr>
        <w:spacing w:after="120"/>
        <w:ind w:left="851" w:hanging="284"/>
        <w:rPr>
          <w:rFonts w:ascii="Garamond" w:hAnsi="Garamond"/>
          <w:color w:val="000000" w:themeColor="text1"/>
          <w:szCs w:val="24"/>
        </w:rPr>
      </w:pPr>
      <w:r w:rsidRPr="00FC7A70">
        <w:rPr>
          <w:rFonts w:ascii="Garamond" w:hAnsi="Garamond"/>
          <w:color w:val="000000" w:themeColor="text1"/>
          <w:szCs w:val="24"/>
        </w:rPr>
        <w:t>Reunir com o requerente</w:t>
      </w:r>
      <w:r w:rsidR="00EE2833" w:rsidRPr="00FC7A70">
        <w:rPr>
          <w:rFonts w:ascii="Garamond" w:hAnsi="Garamond"/>
          <w:color w:val="000000" w:themeColor="text1"/>
          <w:szCs w:val="24"/>
        </w:rPr>
        <w:t xml:space="preserve"> e entidades intervenientes no procedimento</w:t>
      </w:r>
      <w:r w:rsidRPr="00FC7A70">
        <w:rPr>
          <w:rFonts w:ascii="Garamond" w:hAnsi="Garamond"/>
          <w:color w:val="000000" w:themeColor="text1"/>
          <w:szCs w:val="24"/>
        </w:rPr>
        <w:t>, sempre que tal se revele necessário.</w:t>
      </w:r>
    </w:p>
    <w:p w14:paraId="1BC54BC6" w14:textId="7E266966" w:rsidR="0035083F" w:rsidRPr="00FC7A70" w:rsidRDefault="005D0331" w:rsidP="00DF7BBF">
      <w:pPr>
        <w:pStyle w:val="PargrafodaLista"/>
        <w:widowControl w:val="0"/>
        <w:numPr>
          <w:ilvl w:val="0"/>
          <w:numId w:val="29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designação do</w:t>
      </w:r>
      <w:r w:rsidR="0035083F" w:rsidRPr="00FC7A70">
        <w:rPr>
          <w:rFonts w:ascii="Garamond" w:hAnsi="Garamond"/>
          <w:color w:val="000000" w:themeColor="text1"/>
          <w:szCs w:val="24"/>
        </w:rPr>
        <w:t xml:space="preserve"> gestor do procedimento </w:t>
      </w:r>
      <w:r w:rsidRPr="00FC7A70">
        <w:rPr>
          <w:rFonts w:ascii="Garamond" w:hAnsi="Garamond"/>
          <w:color w:val="000000" w:themeColor="text1"/>
          <w:szCs w:val="24"/>
        </w:rPr>
        <w:t>é</w:t>
      </w:r>
      <w:r w:rsidR="0035083F" w:rsidRPr="00FC7A70">
        <w:rPr>
          <w:rFonts w:ascii="Garamond" w:hAnsi="Garamond"/>
          <w:color w:val="000000" w:themeColor="text1"/>
          <w:szCs w:val="24"/>
        </w:rPr>
        <w:t xml:space="preserve"> notificad</w:t>
      </w:r>
      <w:r w:rsidRPr="00FC7A70">
        <w:rPr>
          <w:rFonts w:ascii="Garamond" w:hAnsi="Garamond"/>
          <w:color w:val="000000" w:themeColor="text1"/>
          <w:szCs w:val="24"/>
        </w:rPr>
        <w:t>a</w:t>
      </w:r>
      <w:r w:rsidR="0035083F" w:rsidRPr="00FC7A70">
        <w:rPr>
          <w:rFonts w:ascii="Garamond" w:hAnsi="Garamond"/>
          <w:color w:val="000000" w:themeColor="text1"/>
          <w:szCs w:val="24"/>
        </w:rPr>
        <w:t xml:space="preserve"> ao operador económico no prazo de dois dias a contar da apresentação do pedido de título digital de atividade económica n</w:t>
      </w:r>
      <w:r w:rsidR="00972CE7" w:rsidRPr="00FC7A70">
        <w:rPr>
          <w:rFonts w:ascii="Garamond" w:hAnsi="Garamond"/>
          <w:color w:val="000000" w:themeColor="text1"/>
          <w:szCs w:val="24"/>
        </w:rPr>
        <w:t>a</w:t>
      </w:r>
      <w:r w:rsidR="0035083F"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0035083F" w:rsidRPr="00FC7A70">
        <w:rPr>
          <w:rFonts w:ascii="Garamond" w:hAnsi="Garamond"/>
          <w:color w:val="000000" w:themeColor="text1"/>
          <w:szCs w:val="24"/>
        </w:rPr>
        <w:t>.</w:t>
      </w:r>
    </w:p>
    <w:p w14:paraId="6ECD4394" w14:textId="7AF8B0FC" w:rsidR="00A17624" w:rsidRDefault="00A17624" w:rsidP="00DF7BBF">
      <w:pPr>
        <w:widowControl w:val="0"/>
        <w:spacing w:after="120"/>
        <w:rPr>
          <w:rFonts w:ascii="Garamond" w:hAnsi="Garamond"/>
          <w:szCs w:val="24"/>
        </w:rPr>
      </w:pPr>
    </w:p>
    <w:p w14:paraId="5F91616F" w14:textId="77777777" w:rsidR="00BB3624" w:rsidRDefault="00BB3624" w:rsidP="00DF7BBF">
      <w:pPr>
        <w:widowControl w:val="0"/>
        <w:spacing w:after="120"/>
        <w:rPr>
          <w:rFonts w:ascii="Garamond" w:hAnsi="Garamond"/>
          <w:szCs w:val="24"/>
        </w:rPr>
      </w:pPr>
    </w:p>
    <w:p w14:paraId="12214FDD" w14:textId="77777777" w:rsidR="00BB3624" w:rsidRPr="00FC7A70" w:rsidRDefault="00BB3624" w:rsidP="00DF7BBF">
      <w:pPr>
        <w:widowControl w:val="0"/>
        <w:spacing w:after="120"/>
        <w:rPr>
          <w:rFonts w:ascii="Garamond" w:hAnsi="Garamond"/>
          <w:szCs w:val="24"/>
        </w:rPr>
      </w:pPr>
    </w:p>
    <w:p w14:paraId="3868B9A6" w14:textId="77777777" w:rsidR="004456E9" w:rsidRPr="00FC7A70" w:rsidRDefault="004456E9"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bookmarkStart w:id="241" w:name="_Ref228442068"/>
    </w:p>
    <w:bookmarkEnd w:id="241"/>
    <w:p w14:paraId="24A6DA9E" w14:textId="78434E71" w:rsidR="004456E9" w:rsidRPr="00FC7A70" w:rsidRDefault="004456E9"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Entidades </w:t>
      </w:r>
      <w:r w:rsidR="00075D0C" w:rsidRPr="00FC7A70">
        <w:rPr>
          <w:rFonts w:ascii="Garamond" w:eastAsiaTheme="majorEastAsia" w:hAnsi="Garamond" w:cstheme="majorBidi"/>
          <w:color w:val="000000" w:themeColor="text1"/>
          <w:szCs w:val="24"/>
        </w:rPr>
        <w:t>públicas consultadas</w:t>
      </w:r>
    </w:p>
    <w:p w14:paraId="152A953D" w14:textId="3AD83DC3" w:rsidR="00C41144" w:rsidRPr="00D20E92" w:rsidRDefault="00C41144" w:rsidP="00DF7BBF">
      <w:pPr>
        <w:pStyle w:val="PargrafodaLista"/>
        <w:widowControl w:val="0"/>
        <w:numPr>
          <w:ilvl w:val="0"/>
          <w:numId w:val="296"/>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 xml:space="preserve">Nos procedimentos previstos no presente </w:t>
      </w:r>
      <w:r w:rsidR="00FE5957" w:rsidRPr="00D20E92">
        <w:rPr>
          <w:rFonts w:ascii="Garamond" w:hAnsi="Garamond"/>
          <w:color w:val="000000" w:themeColor="text1"/>
          <w:szCs w:val="24"/>
        </w:rPr>
        <w:t>capítulo</w:t>
      </w:r>
      <w:r w:rsidRPr="00D20E92">
        <w:rPr>
          <w:rFonts w:ascii="Garamond" w:hAnsi="Garamond"/>
          <w:color w:val="000000" w:themeColor="text1"/>
          <w:szCs w:val="24"/>
        </w:rPr>
        <w:t xml:space="preserve">, </w:t>
      </w:r>
      <w:r w:rsidR="00C95EEB" w:rsidRPr="00D20E92">
        <w:rPr>
          <w:rFonts w:ascii="Garamond" w:hAnsi="Garamond"/>
          <w:color w:val="000000" w:themeColor="text1"/>
          <w:szCs w:val="24"/>
        </w:rPr>
        <w:t xml:space="preserve">para além da entidade </w:t>
      </w:r>
      <w:r w:rsidR="00CE1E35" w:rsidRPr="00D20E92">
        <w:rPr>
          <w:rFonts w:ascii="Garamond" w:hAnsi="Garamond"/>
          <w:color w:val="000000" w:themeColor="text1"/>
          <w:szCs w:val="24"/>
        </w:rPr>
        <w:t>coordenadora, pronuncia</w:t>
      </w:r>
      <w:r w:rsidR="00836E19" w:rsidRPr="00D20E92">
        <w:rPr>
          <w:rFonts w:ascii="Garamond" w:hAnsi="Garamond"/>
          <w:color w:val="000000" w:themeColor="text1"/>
          <w:szCs w:val="24"/>
        </w:rPr>
        <w:t>m</w:t>
      </w:r>
      <w:r w:rsidR="00CE1E35" w:rsidRPr="00D20E92">
        <w:rPr>
          <w:rFonts w:ascii="Garamond" w:hAnsi="Garamond"/>
          <w:color w:val="000000" w:themeColor="text1"/>
          <w:szCs w:val="24"/>
        </w:rPr>
        <w:t xml:space="preserve">-se sobre as questões da pretensão do </w:t>
      </w:r>
      <w:r w:rsidR="00EE3C5F" w:rsidRPr="00D20E92">
        <w:rPr>
          <w:rFonts w:ascii="Garamond" w:hAnsi="Garamond"/>
          <w:color w:val="000000" w:themeColor="text1"/>
          <w:szCs w:val="24"/>
        </w:rPr>
        <w:t xml:space="preserve">requerente </w:t>
      </w:r>
      <w:r w:rsidR="00CE1E35" w:rsidRPr="00D20E92">
        <w:rPr>
          <w:rFonts w:ascii="Garamond" w:hAnsi="Garamond"/>
          <w:color w:val="000000" w:themeColor="text1"/>
          <w:szCs w:val="24"/>
        </w:rPr>
        <w:t xml:space="preserve">incluídas nas respetivas atribuições e competências, as </w:t>
      </w:r>
      <w:r w:rsidRPr="00D20E92">
        <w:rPr>
          <w:rFonts w:ascii="Garamond" w:hAnsi="Garamond"/>
          <w:color w:val="000000" w:themeColor="text1"/>
          <w:szCs w:val="24"/>
        </w:rPr>
        <w:t xml:space="preserve">entidades públicas responsáveis pela emissão de licenças, autorizações, aprovações, registos, pareceres e outros atos permissivos ou não permissivos de que dependa </w:t>
      </w:r>
      <w:r w:rsidR="00FE5957" w:rsidRPr="00D20E92">
        <w:rPr>
          <w:rFonts w:ascii="Garamond" w:hAnsi="Garamond"/>
          <w:color w:val="000000" w:themeColor="text1"/>
          <w:szCs w:val="24"/>
        </w:rPr>
        <w:t>o acesso e exercício da atividade económica ou a exploração do estabelecimento ou instalação que lhe esteja afet</w:t>
      </w:r>
      <w:r w:rsidR="001B5B30" w:rsidRPr="00D20E92">
        <w:rPr>
          <w:rFonts w:ascii="Garamond" w:hAnsi="Garamond"/>
          <w:color w:val="000000" w:themeColor="text1"/>
          <w:szCs w:val="24"/>
        </w:rPr>
        <w:t>o</w:t>
      </w:r>
      <w:r w:rsidR="00CE1E35" w:rsidRPr="00D20E92">
        <w:rPr>
          <w:rFonts w:ascii="Garamond" w:hAnsi="Garamond"/>
          <w:color w:val="000000" w:themeColor="text1"/>
          <w:szCs w:val="24"/>
        </w:rPr>
        <w:t>.</w:t>
      </w:r>
    </w:p>
    <w:p w14:paraId="5D932EA7" w14:textId="2933D2A2" w:rsidR="00174AB5" w:rsidRPr="00FC7A70" w:rsidRDefault="00174AB5" w:rsidP="00DF7BBF">
      <w:pPr>
        <w:pStyle w:val="PargrafodaLista"/>
        <w:widowControl w:val="0"/>
        <w:numPr>
          <w:ilvl w:val="0"/>
          <w:numId w:val="2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entidades públicas </w:t>
      </w:r>
      <w:r w:rsidR="00E46FF6" w:rsidRPr="00FC7A70">
        <w:rPr>
          <w:rFonts w:ascii="Garamond" w:hAnsi="Garamond"/>
          <w:color w:val="000000" w:themeColor="text1"/>
          <w:szCs w:val="24"/>
        </w:rPr>
        <w:t xml:space="preserve">consultadas </w:t>
      </w:r>
      <w:r w:rsidR="00E931A7" w:rsidRPr="00FC7A70">
        <w:rPr>
          <w:rFonts w:ascii="Garamond" w:hAnsi="Garamond"/>
          <w:color w:val="000000" w:themeColor="text1"/>
          <w:szCs w:val="24"/>
        </w:rPr>
        <w:t>são automaticamente notificadas para se pronunciarem</w:t>
      </w:r>
      <w:r w:rsidR="00FF2EF4" w:rsidRPr="00FC7A70">
        <w:rPr>
          <w:rFonts w:ascii="Garamond" w:hAnsi="Garamond"/>
          <w:color w:val="000000" w:themeColor="text1"/>
          <w:szCs w:val="24"/>
        </w:rPr>
        <w:t xml:space="preserve"> pel</w:t>
      </w:r>
      <w:r w:rsidR="00972CE7" w:rsidRPr="00FC7A70">
        <w:rPr>
          <w:rFonts w:ascii="Garamond" w:hAnsi="Garamond"/>
          <w:color w:val="000000" w:themeColor="text1"/>
          <w:szCs w:val="24"/>
        </w:rPr>
        <w:t>a</w:t>
      </w:r>
      <w:r w:rsidR="00FF2EF4"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009879E2" w:rsidRPr="00FC7A70">
        <w:rPr>
          <w:rFonts w:ascii="Garamond" w:hAnsi="Garamond"/>
          <w:color w:val="000000" w:themeColor="text1"/>
          <w:szCs w:val="24"/>
        </w:rPr>
        <w:t>.</w:t>
      </w:r>
    </w:p>
    <w:p w14:paraId="111C1F56" w14:textId="343BAEE3" w:rsidR="00704B54" w:rsidRPr="00FC7A70" w:rsidRDefault="00704B54" w:rsidP="00DF7BBF">
      <w:pPr>
        <w:pStyle w:val="PargrafodaLista"/>
        <w:widowControl w:val="0"/>
        <w:numPr>
          <w:ilvl w:val="0"/>
          <w:numId w:val="2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 prejuízo das atribuições de concertação de posições e de pronúncia integrada que a legislação cometa à </w:t>
      </w:r>
      <w:r w:rsidR="00EE3C5F" w:rsidRPr="00FC7A70">
        <w:rPr>
          <w:rFonts w:ascii="Garamond" w:hAnsi="Garamond"/>
          <w:color w:val="000000" w:themeColor="text1"/>
          <w:szCs w:val="24"/>
        </w:rPr>
        <w:t>Agência Portuguesa do Ambiente, I.</w:t>
      </w:r>
      <w:ins w:id="242" w:author="Maria João Torres" w:date="2026-08-24T16:44:00Z" w16du:dateUtc="2026-08-24T15:44:00Z">
        <w:r w:rsidR="002F15E6">
          <w:rPr>
            <w:rFonts w:ascii="Garamond" w:hAnsi="Garamond"/>
            <w:color w:val="000000" w:themeColor="text1"/>
            <w:szCs w:val="24"/>
          </w:rPr>
          <w:t xml:space="preserve"> </w:t>
        </w:r>
      </w:ins>
      <w:r w:rsidR="00EE3C5F" w:rsidRPr="00FC7A70">
        <w:rPr>
          <w:rFonts w:ascii="Garamond" w:hAnsi="Garamond"/>
          <w:color w:val="000000" w:themeColor="text1"/>
          <w:szCs w:val="24"/>
        </w:rPr>
        <w:t>P. (</w:t>
      </w:r>
      <w:r w:rsidRPr="00FC7A70">
        <w:rPr>
          <w:rFonts w:ascii="Garamond" w:hAnsi="Garamond"/>
          <w:color w:val="000000" w:themeColor="text1"/>
          <w:szCs w:val="24"/>
        </w:rPr>
        <w:t>APA, I. P.</w:t>
      </w:r>
      <w:r w:rsidR="00EE3C5F" w:rsidRPr="00FC7A70">
        <w:rPr>
          <w:rFonts w:ascii="Garamond" w:hAnsi="Garamond"/>
          <w:color w:val="000000" w:themeColor="text1"/>
          <w:szCs w:val="24"/>
        </w:rPr>
        <w:t>)</w:t>
      </w:r>
      <w:r w:rsidRPr="00FC7A70">
        <w:rPr>
          <w:rFonts w:ascii="Garamond" w:hAnsi="Garamond"/>
          <w:color w:val="000000" w:themeColor="text1"/>
          <w:szCs w:val="24"/>
        </w:rPr>
        <w:t>, e às</w:t>
      </w:r>
      <w:r w:rsidR="00A12BB9" w:rsidRPr="00FC7A70">
        <w:rPr>
          <w:rFonts w:ascii="Garamond" w:hAnsi="Garamond"/>
          <w:color w:val="000000" w:themeColor="text1"/>
          <w:szCs w:val="24"/>
        </w:rPr>
        <w:t xml:space="preserve"> entidades coordenadoras do título digital de atividade económica, as entidades públicas consultadas que se pronunciem </w:t>
      </w:r>
      <w:r w:rsidRPr="00FC7A70">
        <w:rPr>
          <w:rFonts w:ascii="Garamond" w:hAnsi="Garamond"/>
          <w:color w:val="000000" w:themeColor="text1"/>
          <w:szCs w:val="24"/>
        </w:rPr>
        <w:t xml:space="preserve">nos procedimentos previstos no </w:t>
      </w:r>
      <w:del w:id="243" w:author="Maria João Torres" w:date="2026-09-11T14:01:00Z" w16du:dateUtc="2026-09-11T13:01:00Z">
        <w:r w:rsidRPr="00FC7A70">
          <w:rPr>
            <w:rFonts w:ascii="Garamond" w:hAnsi="Garamond"/>
            <w:color w:val="000000" w:themeColor="text1"/>
            <w:szCs w:val="24"/>
          </w:rPr>
          <w:delText>presente diploma</w:delText>
        </w:r>
      </w:del>
      <w:ins w:id="244"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deve</w:t>
      </w:r>
      <w:r w:rsidR="00A12BB9" w:rsidRPr="00FC7A70">
        <w:rPr>
          <w:rFonts w:ascii="Garamond" w:hAnsi="Garamond"/>
          <w:color w:val="000000" w:themeColor="text1"/>
          <w:szCs w:val="24"/>
        </w:rPr>
        <w:t>m</w:t>
      </w:r>
      <w:r w:rsidRPr="00FC7A70">
        <w:rPr>
          <w:rFonts w:ascii="Garamond" w:hAnsi="Garamond"/>
          <w:color w:val="000000" w:themeColor="text1"/>
          <w:szCs w:val="24"/>
        </w:rPr>
        <w:t xml:space="preserve"> fazê-lo exclusivamente sobre áreas que se incluam no âmbito das respetivas atribuições e competências legalmente previstas, apreciando apenas as questões que lhe estejam expressamente cometidas por lei, considerando-se não vinculativas as pronúncias que versem sobre matérias alheias às respetivas competências.</w:t>
      </w:r>
    </w:p>
    <w:p w14:paraId="4815F7C4" w14:textId="409D2627" w:rsidR="004456E9" w:rsidRPr="00FC7A70" w:rsidRDefault="004456E9" w:rsidP="00DF7BBF">
      <w:pPr>
        <w:pStyle w:val="PargrafodaLista"/>
        <w:widowControl w:val="0"/>
        <w:numPr>
          <w:ilvl w:val="0"/>
          <w:numId w:val="2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licenças, autorizações, aprovações, registos, comunicações com prazo, comunicações prévias, pareceres e outros atos de que dependa o acesso e exercício da atividade económica podem ser entregues pelo operador económico ao gestor do procedimento, com o pedido de título digital de atividade económica, não havendo lugar a pronúncia pela entidade pública respetiva, desde que se mantenham inalterados os pressupostos de facto ou de direito, conforme avaliação </w:t>
      </w:r>
      <w:r w:rsidR="00E95438" w:rsidRPr="00FC7A70">
        <w:rPr>
          <w:rFonts w:ascii="Garamond" w:hAnsi="Garamond"/>
          <w:color w:val="000000" w:themeColor="text1"/>
          <w:szCs w:val="24"/>
        </w:rPr>
        <w:t>a efetuar pela</w:t>
      </w:r>
      <w:r w:rsidRPr="00FC7A70">
        <w:rPr>
          <w:rFonts w:ascii="Garamond" w:hAnsi="Garamond"/>
          <w:color w:val="000000" w:themeColor="text1"/>
          <w:szCs w:val="24"/>
        </w:rPr>
        <w:t xml:space="preserve"> entidade pública</w:t>
      </w:r>
      <w:r w:rsidR="008F4EAA" w:rsidRPr="00FC7A70">
        <w:rPr>
          <w:rFonts w:ascii="Garamond" w:hAnsi="Garamond"/>
          <w:color w:val="000000" w:themeColor="text1"/>
          <w:szCs w:val="24"/>
        </w:rPr>
        <w:t xml:space="preserve"> competente para a emissão dos atos em causa</w:t>
      </w:r>
      <w:r w:rsidRPr="00FC7A70">
        <w:rPr>
          <w:rFonts w:ascii="Garamond" w:hAnsi="Garamond"/>
          <w:color w:val="000000" w:themeColor="text1"/>
          <w:szCs w:val="24"/>
        </w:rPr>
        <w:t xml:space="preserve"> no período de verificação dos elementos instrutórios.</w:t>
      </w:r>
    </w:p>
    <w:p w14:paraId="0DCEEBF4" w14:textId="6B610ADE" w:rsidR="004456E9" w:rsidRPr="00FC7A70" w:rsidRDefault="004456E9" w:rsidP="00DF7BBF">
      <w:pPr>
        <w:pStyle w:val="PargrafodaLista"/>
        <w:widowControl w:val="0"/>
        <w:numPr>
          <w:ilvl w:val="0"/>
          <w:numId w:val="2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Não há lugar a pronúncia da entidade pública </w:t>
      </w:r>
      <w:r w:rsidR="00F24DFA" w:rsidRPr="00FC7A70">
        <w:rPr>
          <w:rFonts w:ascii="Garamond" w:hAnsi="Garamond"/>
          <w:color w:val="000000" w:themeColor="text1"/>
          <w:szCs w:val="24"/>
        </w:rPr>
        <w:t>consultada</w:t>
      </w:r>
      <w:r w:rsidRPr="00FC7A70">
        <w:rPr>
          <w:rFonts w:ascii="Garamond" w:hAnsi="Garamond"/>
          <w:color w:val="000000" w:themeColor="text1"/>
          <w:szCs w:val="24"/>
        </w:rPr>
        <w:t>, quando:</w:t>
      </w:r>
    </w:p>
    <w:p w14:paraId="3CFE9C52" w14:textId="04449E96" w:rsidR="004456E9" w:rsidRPr="00FC7A70" w:rsidRDefault="004456E9" w:rsidP="00BB3624">
      <w:pPr>
        <w:widowControl w:val="0"/>
        <w:numPr>
          <w:ilvl w:val="0"/>
          <w:numId w:val="4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For junto ao procedimento licença, autorização, aprovação, auto de vistoria, registo, parecer ou outro ato que mantenha a sua validade, desde que se mantenham inalterados os respetivos pressupostos de facto ou de direito que seriam objeto de pronúncia da entidade pública em causa, caso em que se aplica o disposto na parte final do n.º </w:t>
      </w:r>
      <w:r w:rsidR="000E4057" w:rsidRPr="00FC7A70">
        <w:rPr>
          <w:rFonts w:ascii="Garamond" w:hAnsi="Garamond"/>
          <w:color w:val="000000" w:themeColor="text1"/>
          <w:szCs w:val="24"/>
        </w:rPr>
        <w:t>4</w:t>
      </w:r>
      <w:r w:rsidRPr="00FC7A70">
        <w:rPr>
          <w:rFonts w:ascii="Garamond" w:hAnsi="Garamond"/>
          <w:color w:val="000000" w:themeColor="text1"/>
          <w:szCs w:val="24"/>
        </w:rPr>
        <w:t xml:space="preserve"> do presente artigo; ou</w:t>
      </w:r>
    </w:p>
    <w:p w14:paraId="60447218" w14:textId="11C44602" w:rsidR="000F1911" w:rsidRPr="00FC7A70" w:rsidRDefault="004456E9" w:rsidP="00BB3624">
      <w:pPr>
        <w:widowControl w:val="0"/>
        <w:numPr>
          <w:ilvl w:val="0"/>
          <w:numId w:val="47"/>
        </w:numPr>
        <w:spacing w:after="120"/>
        <w:ind w:left="851" w:hanging="284"/>
        <w:rPr>
          <w:rFonts w:ascii="Garamond" w:hAnsi="Garamond"/>
          <w:color w:val="000000" w:themeColor="text1"/>
          <w:szCs w:val="24"/>
        </w:rPr>
      </w:pPr>
      <w:r w:rsidRPr="00FC7A70">
        <w:rPr>
          <w:rFonts w:ascii="Garamond" w:hAnsi="Garamond"/>
          <w:color w:val="000000" w:themeColor="text1"/>
          <w:szCs w:val="24"/>
        </w:rPr>
        <w:t>For junto ao procedimento relatório de avaliação da conformidade com a legislação aplicável, incluindo na área técnica da saúde e segurança no trabalho elaborado por entidade acreditada, exceto em matéria ambiental</w:t>
      </w:r>
      <w:r w:rsidR="00F50C9F" w:rsidRPr="00FC7A70">
        <w:rPr>
          <w:rFonts w:ascii="Garamond" w:hAnsi="Garamond"/>
          <w:color w:val="000000" w:themeColor="text1"/>
          <w:szCs w:val="24"/>
        </w:rPr>
        <w:t xml:space="preserve"> e </w:t>
      </w:r>
      <w:r w:rsidR="00AE4552" w:rsidRPr="00FC7A70">
        <w:rPr>
          <w:rFonts w:ascii="Garamond" w:hAnsi="Garamond"/>
          <w:color w:val="000000" w:themeColor="text1"/>
          <w:szCs w:val="24"/>
        </w:rPr>
        <w:t>segurança da cadeia alimentar</w:t>
      </w:r>
      <w:r w:rsidR="000F1911" w:rsidRPr="00FC7A70">
        <w:rPr>
          <w:rFonts w:ascii="Garamond" w:hAnsi="Garamond"/>
          <w:color w:val="000000" w:themeColor="text1"/>
          <w:szCs w:val="24"/>
        </w:rPr>
        <w:t>;</w:t>
      </w:r>
    </w:p>
    <w:p w14:paraId="0EBFC1EB" w14:textId="11F330A6" w:rsidR="004456E9" w:rsidRPr="00FC7A70" w:rsidRDefault="00F24DFA" w:rsidP="00BB3624">
      <w:pPr>
        <w:widowControl w:val="0"/>
        <w:numPr>
          <w:ilvl w:val="0"/>
          <w:numId w:val="47"/>
        </w:numPr>
        <w:spacing w:after="120"/>
        <w:ind w:left="851" w:hanging="284"/>
        <w:rPr>
          <w:rFonts w:ascii="Garamond" w:hAnsi="Garamond"/>
          <w:color w:val="000000" w:themeColor="text1"/>
          <w:szCs w:val="24"/>
        </w:rPr>
      </w:pPr>
      <w:r w:rsidRPr="00FC7A70">
        <w:rPr>
          <w:rFonts w:ascii="Garamond" w:hAnsi="Garamond"/>
          <w:color w:val="000000" w:themeColor="text1"/>
          <w:szCs w:val="24"/>
        </w:rPr>
        <w:t>A entidade coordenadora decida pela sua dispensa</w:t>
      </w:r>
      <w:r w:rsidR="005A7984" w:rsidRPr="00FC7A70">
        <w:rPr>
          <w:rFonts w:ascii="Garamond" w:hAnsi="Garamond"/>
          <w:color w:val="000000" w:themeColor="text1"/>
          <w:szCs w:val="24"/>
        </w:rPr>
        <w:t xml:space="preserve"> no despacho de regular instrução do pedido, </w:t>
      </w:r>
      <w:r w:rsidR="00224A02" w:rsidRPr="00FC7A70">
        <w:rPr>
          <w:rFonts w:ascii="Garamond" w:hAnsi="Garamond"/>
          <w:color w:val="000000" w:themeColor="text1"/>
          <w:szCs w:val="24"/>
        </w:rPr>
        <w:t xml:space="preserve">mediante requerimento fundamentado do operador económico ou </w:t>
      </w:r>
      <w:r w:rsidR="00F21208" w:rsidRPr="00FC7A70">
        <w:rPr>
          <w:rFonts w:ascii="Garamond" w:hAnsi="Garamond"/>
          <w:color w:val="000000" w:themeColor="text1"/>
          <w:szCs w:val="24"/>
        </w:rPr>
        <w:t>em função das caraterísticas do projeto</w:t>
      </w:r>
      <w:r w:rsidR="00224A02" w:rsidRPr="00FC7A70">
        <w:rPr>
          <w:rFonts w:ascii="Garamond" w:hAnsi="Garamond"/>
          <w:color w:val="000000" w:themeColor="text1"/>
          <w:szCs w:val="24"/>
        </w:rPr>
        <w:t>.</w:t>
      </w:r>
    </w:p>
    <w:p w14:paraId="11B47D01" w14:textId="77777777" w:rsidR="00AD3A65" w:rsidRPr="00FC7A70" w:rsidRDefault="00AD3A65" w:rsidP="00DF7BBF">
      <w:pPr>
        <w:widowControl w:val="0"/>
        <w:spacing w:after="120"/>
        <w:rPr>
          <w:rFonts w:ascii="Garamond" w:hAnsi="Garamond"/>
          <w:szCs w:val="24"/>
        </w:rPr>
      </w:pPr>
    </w:p>
    <w:p w14:paraId="5D5F7137" w14:textId="77777777" w:rsidR="00A12BB9" w:rsidRPr="00FC7A70" w:rsidRDefault="00A12BB9" w:rsidP="00DF7BBF">
      <w:pPr>
        <w:pStyle w:val="PargrafodaLista"/>
        <w:widowControl w:val="0"/>
        <w:numPr>
          <w:ilvl w:val="0"/>
          <w:numId w:val="199"/>
        </w:numPr>
        <w:spacing w:after="120"/>
        <w:contextualSpacing w:val="0"/>
        <w:jc w:val="center"/>
        <w:outlineLvl w:val="1"/>
        <w:rPr>
          <w:rFonts w:ascii="Garamond" w:hAnsi="Garamond"/>
          <w:szCs w:val="24"/>
        </w:rPr>
      </w:pPr>
    </w:p>
    <w:p w14:paraId="3D61353B" w14:textId="5C0CE004" w:rsidR="00A12BB9" w:rsidRPr="00FC7A70" w:rsidRDefault="00A12BB9"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Entidades notificadas</w:t>
      </w:r>
    </w:p>
    <w:p w14:paraId="2D53A7A5" w14:textId="0C18D12B" w:rsidR="00A12BB9" w:rsidRPr="00FC7A70" w:rsidRDefault="0035424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emissão</w:t>
      </w:r>
      <w:r w:rsidR="003174F8" w:rsidRPr="00FC7A70">
        <w:rPr>
          <w:rFonts w:ascii="Garamond" w:hAnsi="Garamond"/>
          <w:color w:val="000000" w:themeColor="text1"/>
          <w:szCs w:val="24"/>
        </w:rPr>
        <w:t>, alteração ou caducidade</w:t>
      </w:r>
      <w:r w:rsidRPr="00FC7A70">
        <w:rPr>
          <w:rFonts w:ascii="Garamond" w:hAnsi="Garamond"/>
          <w:color w:val="000000" w:themeColor="text1"/>
          <w:szCs w:val="24"/>
        </w:rPr>
        <w:t xml:space="preserve"> do título digital de atividade económica </w:t>
      </w:r>
      <w:r w:rsidR="003174F8" w:rsidRPr="00FC7A70">
        <w:rPr>
          <w:rFonts w:ascii="Garamond" w:hAnsi="Garamond"/>
          <w:color w:val="000000" w:themeColor="text1"/>
          <w:szCs w:val="24"/>
        </w:rPr>
        <w:t>é</w:t>
      </w:r>
      <w:r w:rsidRPr="00FC7A70">
        <w:rPr>
          <w:rFonts w:ascii="Garamond" w:hAnsi="Garamond"/>
          <w:color w:val="000000" w:themeColor="text1"/>
          <w:szCs w:val="24"/>
        </w:rPr>
        <w:t xml:space="preserve"> automaticament</w:t>
      </w:r>
      <w:r w:rsidR="003174F8" w:rsidRPr="00FC7A70">
        <w:rPr>
          <w:rFonts w:ascii="Garamond" w:hAnsi="Garamond"/>
          <w:color w:val="000000" w:themeColor="text1"/>
          <w:szCs w:val="24"/>
        </w:rPr>
        <w:t>e</w:t>
      </w:r>
      <w:r w:rsidRPr="00FC7A70">
        <w:rPr>
          <w:rFonts w:ascii="Garamond" w:hAnsi="Garamond"/>
          <w:color w:val="000000" w:themeColor="text1"/>
          <w:szCs w:val="24"/>
        </w:rPr>
        <w:t xml:space="preserve"> comunicada às entidades notificadas </w:t>
      </w:r>
      <w:r w:rsidR="003174F8" w:rsidRPr="00FC7A70">
        <w:rPr>
          <w:rFonts w:ascii="Garamond" w:hAnsi="Garamond"/>
          <w:color w:val="000000" w:themeColor="text1"/>
          <w:szCs w:val="24"/>
        </w:rPr>
        <w:t>pel</w:t>
      </w:r>
      <w:r w:rsidR="00972CE7" w:rsidRPr="00FC7A70">
        <w:rPr>
          <w:rFonts w:ascii="Garamond" w:hAnsi="Garamond"/>
          <w:color w:val="000000" w:themeColor="text1"/>
          <w:szCs w:val="24"/>
        </w:rPr>
        <w:t>a</w:t>
      </w:r>
      <w:r w:rsidR="003174F8"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003174F8" w:rsidRPr="00FC7A70">
        <w:rPr>
          <w:rFonts w:ascii="Garamond" w:hAnsi="Garamond"/>
          <w:color w:val="000000" w:themeColor="text1"/>
          <w:szCs w:val="24"/>
        </w:rPr>
        <w:t>.</w:t>
      </w:r>
    </w:p>
    <w:p w14:paraId="16648A74" w14:textId="77777777" w:rsidR="0073022F" w:rsidRPr="00FC7A70" w:rsidRDefault="0073022F" w:rsidP="00DF7BBF">
      <w:pPr>
        <w:widowControl w:val="0"/>
        <w:spacing w:after="120"/>
        <w:rPr>
          <w:rFonts w:ascii="Garamond" w:hAnsi="Garamond"/>
          <w:color w:val="000000" w:themeColor="text1"/>
          <w:szCs w:val="24"/>
        </w:rPr>
      </w:pPr>
    </w:p>
    <w:p w14:paraId="171221B8" w14:textId="026CCFEB" w:rsidR="004914C0" w:rsidRPr="00FC7A70" w:rsidRDefault="004914C0"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II</w:t>
      </w:r>
    </w:p>
    <w:p w14:paraId="2DA43DED" w14:textId="7BD3C8AE" w:rsidR="004914C0" w:rsidRPr="00FC7A70" w:rsidRDefault="00D55D6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Articulação com regimes conexos</w:t>
      </w:r>
    </w:p>
    <w:p w14:paraId="36112A5A" w14:textId="77777777" w:rsidR="004914C0" w:rsidRDefault="004914C0" w:rsidP="00DF7BBF">
      <w:pPr>
        <w:widowControl w:val="0"/>
        <w:spacing w:after="120"/>
        <w:rPr>
          <w:rFonts w:ascii="Garamond" w:hAnsi="Garamond"/>
          <w:color w:val="000000" w:themeColor="text1"/>
          <w:szCs w:val="24"/>
        </w:rPr>
      </w:pPr>
    </w:p>
    <w:p w14:paraId="33CDE01D" w14:textId="77777777" w:rsidR="00BB3624" w:rsidRPr="00FC7A70" w:rsidRDefault="00BB3624" w:rsidP="00DF7BBF">
      <w:pPr>
        <w:widowControl w:val="0"/>
        <w:spacing w:after="120"/>
        <w:rPr>
          <w:rFonts w:ascii="Garamond" w:hAnsi="Garamond"/>
          <w:color w:val="000000" w:themeColor="text1"/>
          <w:szCs w:val="24"/>
        </w:rPr>
      </w:pPr>
    </w:p>
    <w:p w14:paraId="2A204B53" w14:textId="77777777" w:rsidR="0073022F" w:rsidRPr="00FC7A70" w:rsidRDefault="0073022F"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245" w:name="_Ref227750896"/>
    </w:p>
    <w:bookmarkEnd w:id="245"/>
    <w:p w14:paraId="33F6780F" w14:textId="77777777" w:rsidR="0073022F" w:rsidRPr="00FC7A70" w:rsidRDefault="0073022F"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Articulação com o regime de acreditação</w:t>
      </w:r>
    </w:p>
    <w:p w14:paraId="1168A72D" w14:textId="43084900" w:rsidR="0073022F" w:rsidRPr="00D20E92" w:rsidRDefault="0073022F" w:rsidP="00DF7BBF">
      <w:pPr>
        <w:pStyle w:val="PargrafodaLista"/>
        <w:widowControl w:val="0"/>
        <w:numPr>
          <w:ilvl w:val="0"/>
          <w:numId w:val="297"/>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Compete ao IPAC - Instituto Português de Acreditação, I.</w:t>
      </w:r>
      <w:ins w:id="246" w:author="Maria João Torres" w:date="2026-08-24T17:26:00Z" w16du:dateUtc="2026-08-24T16:26:00Z">
        <w:r w:rsidR="00F5083E">
          <w:rPr>
            <w:rFonts w:ascii="Garamond" w:hAnsi="Garamond"/>
            <w:color w:val="000000" w:themeColor="text1"/>
            <w:szCs w:val="24"/>
          </w:rPr>
          <w:t xml:space="preserve"> </w:t>
        </w:r>
      </w:ins>
      <w:r w:rsidRPr="00D20E92">
        <w:rPr>
          <w:rFonts w:ascii="Garamond" w:hAnsi="Garamond"/>
          <w:color w:val="000000" w:themeColor="text1"/>
          <w:szCs w:val="24"/>
        </w:rPr>
        <w:t>P. (IPAC, I.</w:t>
      </w:r>
      <w:ins w:id="247" w:author="Maria João Torres" w:date="2026-08-24T17:26:00Z" w16du:dateUtc="2026-08-24T16:26:00Z">
        <w:r w:rsidR="00F5083E">
          <w:rPr>
            <w:rFonts w:ascii="Garamond" w:hAnsi="Garamond"/>
            <w:color w:val="000000" w:themeColor="text1"/>
            <w:szCs w:val="24"/>
          </w:rPr>
          <w:t xml:space="preserve"> </w:t>
        </w:r>
      </w:ins>
      <w:r w:rsidRPr="00D20E92">
        <w:rPr>
          <w:rFonts w:ascii="Garamond" w:hAnsi="Garamond"/>
          <w:color w:val="000000" w:themeColor="text1"/>
          <w:szCs w:val="24"/>
        </w:rPr>
        <w:t>P.) avaliar e reconhecer a competência técnica das entidades para efetuarem atividades especificas de avaliação da conformidade, nos termos da legislação aplicável.</w:t>
      </w:r>
    </w:p>
    <w:p w14:paraId="76E22703" w14:textId="69EE856A" w:rsidR="0073022F" w:rsidRPr="00D20E92" w:rsidRDefault="0073022F" w:rsidP="00DF7BBF">
      <w:pPr>
        <w:pStyle w:val="PargrafodaLista"/>
        <w:widowControl w:val="0"/>
        <w:numPr>
          <w:ilvl w:val="0"/>
          <w:numId w:val="297"/>
        </w:numPr>
        <w:spacing w:after="120"/>
        <w:ind w:left="426" w:hanging="426"/>
        <w:contextualSpacing w:val="0"/>
        <w:rPr>
          <w:rFonts w:ascii="Garamond" w:hAnsi="Garamond"/>
          <w:color w:val="000000" w:themeColor="text1"/>
          <w:szCs w:val="24"/>
        </w:rPr>
      </w:pPr>
      <w:r w:rsidRPr="00D20E92">
        <w:rPr>
          <w:rFonts w:ascii="Garamond" w:hAnsi="Garamond"/>
          <w:color w:val="000000" w:themeColor="text1"/>
          <w:szCs w:val="24"/>
        </w:rPr>
        <w:t>As entidades acreditadas pelo IPAC, I.</w:t>
      </w:r>
      <w:ins w:id="248" w:author="Maria João Torres" w:date="2026-08-24T18:08:00Z" w16du:dateUtc="2026-08-24T17:08:00Z">
        <w:r w:rsidR="007C40B6">
          <w:rPr>
            <w:rFonts w:ascii="Garamond" w:hAnsi="Garamond"/>
            <w:color w:val="000000" w:themeColor="text1"/>
            <w:szCs w:val="24"/>
          </w:rPr>
          <w:t xml:space="preserve"> </w:t>
        </w:r>
      </w:ins>
      <w:r w:rsidRPr="00D20E92">
        <w:rPr>
          <w:rFonts w:ascii="Garamond" w:hAnsi="Garamond"/>
          <w:color w:val="000000" w:themeColor="text1"/>
          <w:szCs w:val="24"/>
        </w:rPr>
        <w:t xml:space="preserve">P., podem, no âmbito do </w:t>
      </w:r>
      <w:del w:id="249" w:author="Maria João Torres" w:date="2026-09-11T14:01:00Z" w16du:dateUtc="2026-09-11T13:01:00Z">
        <w:r w:rsidRPr="00D20E92">
          <w:rPr>
            <w:rFonts w:ascii="Garamond" w:hAnsi="Garamond"/>
            <w:color w:val="000000" w:themeColor="text1"/>
            <w:szCs w:val="24"/>
          </w:rPr>
          <w:delText>presente diploma</w:delText>
        </w:r>
      </w:del>
      <w:ins w:id="250" w:author="Maria João Torres" w:date="2026-09-11T14:01:00Z" w16du:dateUtc="2026-09-11T13:01:00Z">
        <w:r w:rsidR="00AA1A5A">
          <w:rPr>
            <w:rFonts w:ascii="Garamond" w:hAnsi="Garamond"/>
            <w:color w:val="000000" w:themeColor="text1"/>
            <w:szCs w:val="24"/>
          </w:rPr>
          <w:t>presente decreto-lei</w:t>
        </w:r>
      </w:ins>
      <w:r w:rsidR="00F43FD2" w:rsidRPr="00D20E92">
        <w:rPr>
          <w:rFonts w:ascii="Garamond" w:hAnsi="Garamond"/>
          <w:color w:val="000000" w:themeColor="text1"/>
          <w:szCs w:val="24"/>
        </w:rPr>
        <w:t>, e de acordo com a respetiva acreditação</w:t>
      </w:r>
      <w:r w:rsidRPr="00D20E92">
        <w:rPr>
          <w:rFonts w:ascii="Garamond" w:hAnsi="Garamond"/>
          <w:color w:val="000000" w:themeColor="text1"/>
          <w:szCs w:val="24"/>
        </w:rPr>
        <w:t>:</w:t>
      </w:r>
    </w:p>
    <w:p w14:paraId="5CFF8ABC" w14:textId="552E7BC7" w:rsidR="0073022F" w:rsidRPr="00FC7A70" w:rsidRDefault="005E7C17" w:rsidP="00BB3624">
      <w:pPr>
        <w:widowControl w:val="0"/>
        <w:numPr>
          <w:ilvl w:val="0"/>
          <w:numId w:val="176"/>
        </w:numPr>
        <w:spacing w:after="120"/>
        <w:ind w:left="851" w:hanging="284"/>
        <w:rPr>
          <w:rFonts w:ascii="Garamond" w:hAnsi="Garamond"/>
          <w:color w:val="000000" w:themeColor="text1"/>
          <w:szCs w:val="24"/>
        </w:rPr>
      </w:pPr>
      <w:r w:rsidRPr="00FC7A70">
        <w:rPr>
          <w:rFonts w:ascii="Garamond" w:hAnsi="Garamond"/>
          <w:color w:val="000000" w:themeColor="text1"/>
          <w:szCs w:val="24"/>
        </w:rPr>
        <w:t>Atestar a conformidade da instrução do pedido de título digital de atividade económica com a legislação em vigor</w:t>
      </w:r>
      <w:r w:rsidR="00AD371E" w:rsidRPr="00FC7A70">
        <w:rPr>
          <w:rFonts w:ascii="Garamond" w:hAnsi="Garamond"/>
          <w:color w:val="000000" w:themeColor="text1"/>
          <w:szCs w:val="24"/>
        </w:rPr>
        <w:t xml:space="preserve"> e normas técnicas previstas na legislação aplicável</w:t>
      </w:r>
      <w:r w:rsidRPr="00FC7A70">
        <w:rPr>
          <w:rFonts w:ascii="Garamond" w:hAnsi="Garamond"/>
          <w:color w:val="000000" w:themeColor="text1"/>
          <w:szCs w:val="24"/>
        </w:rPr>
        <w:t xml:space="preserve">, através de relatório de conformidade a entregar com </w:t>
      </w:r>
      <w:r w:rsidR="00AD371E" w:rsidRPr="00FC7A70">
        <w:rPr>
          <w:rFonts w:ascii="Garamond" w:hAnsi="Garamond"/>
          <w:color w:val="000000" w:themeColor="text1"/>
          <w:szCs w:val="24"/>
        </w:rPr>
        <w:t>o</w:t>
      </w:r>
      <w:r w:rsidRPr="00FC7A70">
        <w:rPr>
          <w:rFonts w:ascii="Garamond" w:hAnsi="Garamond"/>
          <w:color w:val="000000" w:themeColor="text1"/>
          <w:szCs w:val="24"/>
        </w:rPr>
        <w:t xml:space="preserve"> pedido</w:t>
      </w:r>
      <w:r w:rsidR="003C40FE" w:rsidRPr="00FC7A70">
        <w:rPr>
          <w:rFonts w:ascii="Garamond" w:hAnsi="Garamond"/>
          <w:color w:val="000000" w:themeColor="text1"/>
          <w:szCs w:val="24"/>
        </w:rPr>
        <w:t>;</w:t>
      </w:r>
      <w:r w:rsidRPr="00FC7A70">
        <w:rPr>
          <w:rFonts w:ascii="Garamond" w:hAnsi="Garamond"/>
          <w:color w:val="000000" w:themeColor="text1"/>
          <w:szCs w:val="24"/>
        </w:rPr>
        <w:t xml:space="preserve"> </w:t>
      </w:r>
    </w:p>
    <w:p w14:paraId="3C156ADC" w14:textId="0BCC52A7" w:rsidR="006467D5" w:rsidRPr="00FC7A70" w:rsidRDefault="006467D5" w:rsidP="00BB3624">
      <w:pPr>
        <w:widowControl w:val="0"/>
        <w:numPr>
          <w:ilvl w:val="0"/>
          <w:numId w:val="17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Atestar a conformidade </w:t>
      </w:r>
      <w:r w:rsidR="003F03F4" w:rsidRPr="00FC7A70">
        <w:rPr>
          <w:rFonts w:ascii="Garamond" w:hAnsi="Garamond"/>
          <w:color w:val="000000" w:themeColor="text1"/>
          <w:szCs w:val="24"/>
        </w:rPr>
        <w:t>d</w:t>
      </w:r>
      <w:r w:rsidRPr="00FC7A70">
        <w:rPr>
          <w:rFonts w:ascii="Garamond" w:hAnsi="Garamond"/>
          <w:color w:val="000000" w:themeColor="text1"/>
          <w:szCs w:val="24"/>
        </w:rPr>
        <w:t xml:space="preserve">as instalações e condições de exploração de estabelecimento </w:t>
      </w:r>
      <w:r w:rsidR="003F03F4" w:rsidRPr="00FC7A70">
        <w:rPr>
          <w:rFonts w:ascii="Garamond" w:hAnsi="Garamond"/>
          <w:color w:val="000000" w:themeColor="text1"/>
          <w:szCs w:val="24"/>
        </w:rPr>
        <w:t xml:space="preserve">afeto à atividade económica </w:t>
      </w:r>
      <w:r w:rsidRPr="00FC7A70">
        <w:rPr>
          <w:rFonts w:ascii="Garamond" w:hAnsi="Garamond"/>
          <w:color w:val="000000" w:themeColor="text1"/>
          <w:szCs w:val="24"/>
        </w:rPr>
        <w:t>descrito em pedido de vistoria com o projeto aprovado e com as normas técnicas previstas na legislação aplicável</w:t>
      </w:r>
      <w:r w:rsidR="003F03F4" w:rsidRPr="00FC7A70">
        <w:rPr>
          <w:rFonts w:ascii="Garamond" w:hAnsi="Garamond"/>
          <w:color w:val="000000" w:themeColor="text1"/>
          <w:szCs w:val="24"/>
        </w:rPr>
        <w:t>;</w:t>
      </w:r>
    </w:p>
    <w:p w14:paraId="527A36D2" w14:textId="399E1756" w:rsidR="0073022F" w:rsidRPr="00FC7A70" w:rsidRDefault="0073022F" w:rsidP="00BB3624">
      <w:pPr>
        <w:widowControl w:val="0"/>
        <w:numPr>
          <w:ilvl w:val="0"/>
          <w:numId w:val="17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Exercer funções de entidade coordenadora dos procedimentos de instalação, exploração e alteração de estabelecimentos afetos a atividades económicas em </w:t>
      </w:r>
      <w:r w:rsidR="00A74D25" w:rsidRPr="00FC7A70">
        <w:rPr>
          <w:rFonts w:ascii="Garamond" w:hAnsi="Garamond"/>
          <w:color w:val="000000" w:themeColor="text1"/>
          <w:szCs w:val="24"/>
        </w:rPr>
        <w:t>ZAI</w:t>
      </w:r>
      <w:r w:rsidR="00B04A9A" w:rsidRPr="00FC7A70">
        <w:rPr>
          <w:rFonts w:ascii="Garamond" w:hAnsi="Garamond"/>
          <w:color w:val="000000" w:themeColor="text1"/>
          <w:szCs w:val="24"/>
        </w:rPr>
        <w:t>;</w:t>
      </w:r>
    </w:p>
    <w:p w14:paraId="799FF175" w14:textId="54C5F356" w:rsidR="00591C26" w:rsidRPr="00FC7A70" w:rsidRDefault="00591C26" w:rsidP="00BB3624">
      <w:pPr>
        <w:widowControl w:val="0"/>
        <w:numPr>
          <w:ilvl w:val="0"/>
          <w:numId w:val="17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Realizar vistorias, nos termos do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_Ref227750834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28.º</w:t>
      </w:r>
      <w:r w:rsidRPr="00FC7A70">
        <w:rPr>
          <w:rFonts w:ascii="Garamond" w:hAnsi="Garamond"/>
          <w:color w:val="000000" w:themeColor="text1"/>
          <w:szCs w:val="24"/>
        </w:rPr>
        <w:fldChar w:fldCharType="end"/>
      </w:r>
      <w:r w:rsidR="00FC17AE" w:rsidRPr="00FC7A70">
        <w:rPr>
          <w:rFonts w:ascii="Garamond" w:hAnsi="Garamond"/>
          <w:color w:val="000000" w:themeColor="text1"/>
          <w:szCs w:val="24"/>
        </w:rPr>
        <w:t>.</w:t>
      </w:r>
    </w:p>
    <w:p w14:paraId="3595FF0A" w14:textId="42626B23" w:rsidR="0073022F" w:rsidRPr="00FC7A70" w:rsidRDefault="0073022F" w:rsidP="00DF7BBF">
      <w:pPr>
        <w:pStyle w:val="PargrafodaLista"/>
        <w:widowControl w:val="0"/>
        <w:numPr>
          <w:ilvl w:val="0"/>
          <w:numId w:val="2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intervenção das entidades acreditadas nos termos da alínea </w:t>
      </w:r>
      <w:r w:rsidRPr="00D20E92">
        <w:rPr>
          <w:rFonts w:ascii="Garamond" w:hAnsi="Garamond"/>
          <w:i/>
          <w:iCs/>
          <w:color w:val="000000" w:themeColor="text1"/>
          <w:szCs w:val="24"/>
        </w:rPr>
        <w:t>a)</w:t>
      </w:r>
      <w:r w:rsidRPr="00FC7A70">
        <w:rPr>
          <w:rFonts w:ascii="Garamond" w:hAnsi="Garamond"/>
          <w:color w:val="000000" w:themeColor="text1"/>
          <w:szCs w:val="24"/>
        </w:rPr>
        <w:t xml:space="preserve"> do número anterior:</w:t>
      </w:r>
    </w:p>
    <w:p w14:paraId="4AE08F8F" w14:textId="6A79185C" w:rsidR="003C40FE" w:rsidRPr="00FC7A70" w:rsidRDefault="0019771A" w:rsidP="00BB3624">
      <w:pPr>
        <w:widowControl w:val="0"/>
        <w:numPr>
          <w:ilvl w:val="0"/>
          <w:numId w:val="168"/>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Pode </w:t>
      </w:r>
      <w:r w:rsidR="006B4C25" w:rsidRPr="00FC7A70">
        <w:rPr>
          <w:rFonts w:ascii="Garamond" w:hAnsi="Garamond"/>
          <w:color w:val="000000" w:themeColor="text1"/>
          <w:szCs w:val="24"/>
        </w:rPr>
        <w:t>referir</w:t>
      </w:r>
      <w:r w:rsidRPr="00FC7A70">
        <w:rPr>
          <w:rFonts w:ascii="Garamond" w:hAnsi="Garamond"/>
          <w:color w:val="000000" w:themeColor="text1"/>
          <w:szCs w:val="24"/>
        </w:rPr>
        <w:t>-se à</w:t>
      </w:r>
      <w:r w:rsidR="003C40FE" w:rsidRPr="00FC7A70">
        <w:rPr>
          <w:rFonts w:ascii="Garamond" w:hAnsi="Garamond"/>
          <w:color w:val="000000" w:themeColor="text1"/>
          <w:szCs w:val="24"/>
        </w:rPr>
        <w:t xml:space="preserve"> avaliação da conformidade do pedido com a legislação aplicável</w:t>
      </w:r>
      <w:r w:rsidRPr="00FC7A70">
        <w:rPr>
          <w:rFonts w:ascii="Garamond" w:hAnsi="Garamond"/>
          <w:color w:val="000000" w:themeColor="text1"/>
          <w:szCs w:val="24"/>
        </w:rPr>
        <w:t xml:space="preserve"> </w:t>
      </w:r>
      <w:r w:rsidR="003C40FE" w:rsidRPr="00FC7A70">
        <w:rPr>
          <w:rFonts w:ascii="Garamond" w:hAnsi="Garamond"/>
          <w:color w:val="000000" w:themeColor="text1"/>
          <w:szCs w:val="24"/>
        </w:rPr>
        <w:t>nas áreas técnicas do ambiente, ruído, da segurança e saúde no trabalho, se aplicável, e segurança alimentar</w:t>
      </w:r>
      <w:r w:rsidR="00670477" w:rsidRPr="00FC7A70">
        <w:rPr>
          <w:rFonts w:ascii="Garamond" w:hAnsi="Garamond"/>
          <w:color w:val="000000" w:themeColor="text1"/>
          <w:szCs w:val="24"/>
        </w:rPr>
        <w:t>;</w:t>
      </w:r>
    </w:p>
    <w:p w14:paraId="5665F9EC" w14:textId="42A870D7" w:rsidR="0073022F" w:rsidRPr="00FC7A70" w:rsidRDefault="0073022F" w:rsidP="00BB3624">
      <w:pPr>
        <w:widowControl w:val="0"/>
        <w:numPr>
          <w:ilvl w:val="0"/>
          <w:numId w:val="168"/>
        </w:numPr>
        <w:spacing w:after="120"/>
        <w:ind w:left="851" w:hanging="284"/>
        <w:rPr>
          <w:rFonts w:ascii="Garamond" w:hAnsi="Garamond"/>
          <w:color w:val="000000" w:themeColor="text1"/>
          <w:szCs w:val="24"/>
        </w:rPr>
      </w:pPr>
      <w:r w:rsidRPr="00FC7A70">
        <w:rPr>
          <w:rFonts w:ascii="Garamond" w:hAnsi="Garamond"/>
          <w:color w:val="000000" w:themeColor="text1"/>
          <w:szCs w:val="24"/>
        </w:rPr>
        <w:t>Dispensa a análise da boa instrução do processo</w:t>
      </w:r>
      <w:r w:rsidR="005A0156" w:rsidRPr="00FC7A70">
        <w:rPr>
          <w:rFonts w:ascii="Garamond" w:hAnsi="Garamond"/>
          <w:color w:val="000000" w:themeColor="text1"/>
          <w:szCs w:val="24"/>
        </w:rPr>
        <w:t>;</w:t>
      </w:r>
    </w:p>
    <w:p w14:paraId="2131C407" w14:textId="3A6D759A" w:rsidR="0073022F" w:rsidRPr="00FC7A70" w:rsidRDefault="0073022F" w:rsidP="00BB3624">
      <w:pPr>
        <w:widowControl w:val="0"/>
        <w:numPr>
          <w:ilvl w:val="0"/>
          <w:numId w:val="168"/>
        </w:numPr>
        <w:spacing w:after="120"/>
        <w:ind w:left="851" w:hanging="284"/>
        <w:rPr>
          <w:rFonts w:ascii="Garamond" w:hAnsi="Garamond"/>
          <w:color w:val="000000" w:themeColor="text1"/>
          <w:szCs w:val="24"/>
        </w:rPr>
      </w:pPr>
      <w:r w:rsidRPr="00FC7A70">
        <w:rPr>
          <w:rFonts w:ascii="Garamond" w:hAnsi="Garamond"/>
          <w:color w:val="000000" w:themeColor="text1"/>
          <w:szCs w:val="24"/>
        </w:rPr>
        <w:t>Dispensa a pronúncia das entidades intervenientes, exceto em matéria ambiental e de segurança da cadeia alimentar</w:t>
      </w:r>
      <w:r w:rsidR="00DA19CE" w:rsidRPr="00FC7A70">
        <w:rPr>
          <w:rFonts w:ascii="Garamond" w:hAnsi="Garamond"/>
          <w:color w:val="000000" w:themeColor="text1"/>
          <w:szCs w:val="24"/>
        </w:rPr>
        <w:t>.</w:t>
      </w:r>
    </w:p>
    <w:p w14:paraId="73613654" w14:textId="7CF8EEA6" w:rsidR="0019771A" w:rsidRPr="00FC7A70" w:rsidRDefault="00C66178" w:rsidP="00DF7BBF">
      <w:pPr>
        <w:pStyle w:val="PargrafodaLista"/>
        <w:widowControl w:val="0"/>
        <w:numPr>
          <w:ilvl w:val="0"/>
          <w:numId w:val="2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À</w:t>
      </w:r>
      <w:r w:rsidR="00FB6BCF" w:rsidRPr="00FC7A70">
        <w:rPr>
          <w:rFonts w:ascii="Garamond" w:hAnsi="Garamond"/>
          <w:color w:val="000000" w:themeColor="text1"/>
          <w:szCs w:val="24"/>
        </w:rPr>
        <w:t xml:space="preserve"> intervenção das entidades acreditadas</w:t>
      </w:r>
      <w:r w:rsidR="002B085F" w:rsidRPr="00FC7A70">
        <w:rPr>
          <w:rFonts w:ascii="Garamond" w:hAnsi="Garamond"/>
          <w:color w:val="000000" w:themeColor="text1"/>
          <w:szCs w:val="24"/>
        </w:rPr>
        <w:t xml:space="preserve"> no âmbito </w:t>
      </w:r>
      <w:r w:rsidR="007A12FC" w:rsidRPr="00FC7A70">
        <w:rPr>
          <w:rFonts w:ascii="Garamond" w:hAnsi="Garamond"/>
          <w:color w:val="000000" w:themeColor="text1"/>
          <w:szCs w:val="24"/>
        </w:rPr>
        <w:t>d</w:t>
      </w:r>
      <w:r w:rsidRPr="00FC7A70">
        <w:rPr>
          <w:rFonts w:ascii="Garamond" w:hAnsi="Garamond"/>
          <w:color w:val="000000" w:themeColor="text1"/>
          <w:szCs w:val="24"/>
        </w:rPr>
        <w:t>a legislação ambiental aplica-se o disposto no</w:t>
      </w:r>
      <w:r w:rsidR="00FC318C" w:rsidRPr="00FC7A70">
        <w:rPr>
          <w:rFonts w:ascii="Garamond" w:hAnsi="Garamond"/>
          <w:color w:val="000000" w:themeColor="text1"/>
          <w:szCs w:val="24"/>
        </w:rPr>
        <w:t xml:space="preserve"> regime de licenciamento único do ambiente.</w:t>
      </w:r>
    </w:p>
    <w:p w14:paraId="712308CF" w14:textId="3438E62E" w:rsidR="00D71782" w:rsidRPr="00FC7A70" w:rsidRDefault="00947262" w:rsidP="00DF7BBF">
      <w:pPr>
        <w:pStyle w:val="PargrafodaLista"/>
        <w:widowControl w:val="0"/>
        <w:numPr>
          <w:ilvl w:val="0"/>
          <w:numId w:val="2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w:t>
      </w:r>
      <w:r w:rsidR="00754556" w:rsidRPr="00FC7A70">
        <w:rPr>
          <w:rFonts w:ascii="Garamond" w:hAnsi="Garamond"/>
          <w:color w:val="000000" w:themeColor="text1"/>
          <w:szCs w:val="24"/>
        </w:rPr>
        <w:t xml:space="preserve"> intervenção das entidades acreditadas em matéria de segurança da cadeia alimentar depende de delegação de acordo com as regras previstas nos artigos 28.º a 32.º do Regulamento (UE) 2017/625, de 15 de março de 2017, no âmbito dos controlos oficiais e determinadas tarefas relacionadas com outras atividades oficiais.</w:t>
      </w:r>
    </w:p>
    <w:p w14:paraId="07020B13" w14:textId="79201AFF" w:rsidR="0073022F" w:rsidRPr="00FC7A70" w:rsidRDefault="0073022F" w:rsidP="00DF7BBF">
      <w:pPr>
        <w:pStyle w:val="PargrafodaLista"/>
        <w:widowControl w:val="0"/>
        <w:numPr>
          <w:ilvl w:val="0"/>
          <w:numId w:val="2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conteúdo das </w:t>
      </w:r>
      <w:r w:rsidR="006C425D" w:rsidRPr="00FC7A70">
        <w:rPr>
          <w:rFonts w:ascii="Garamond" w:hAnsi="Garamond"/>
          <w:color w:val="000000" w:themeColor="text1"/>
          <w:szCs w:val="24"/>
        </w:rPr>
        <w:t>decisões das entidades públicas competentes pode consistir na mera concordância ou ser integrado, no todo ou em parte, nomeadamente em caso de deferimento tácito tácita, pelo conteúdo dos documentos emitidos por entidades acreditadas</w:t>
      </w:r>
      <w:r w:rsidRPr="00FC7A70">
        <w:rPr>
          <w:rFonts w:ascii="Garamond" w:hAnsi="Garamond"/>
          <w:color w:val="000000" w:themeColor="text1"/>
          <w:szCs w:val="24"/>
        </w:rPr>
        <w:t>.</w:t>
      </w:r>
    </w:p>
    <w:p w14:paraId="7F498E72" w14:textId="77777777" w:rsidR="00EC6E1A" w:rsidRPr="00FC7A70" w:rsidRDefault="00EC6E1A" w:rsidP="00DF7BBF">
      <w:pPr>
        <w:widowControl w:val="0"/>
        <w:spacing w:after="120"/>
        <w:rPr>
          <w:rFonts w:ascii="Garamond" w:hAnsi="Garamond"/>
          <w:szCs w:val="24"/>
        </w:rPr>
      </w:pPr>
    </w:p>
    <w:p w14:paraId="4A735097" w14:textId="77777777" w:rsidR="00972B1E" w:rsidRPr="00FC7A70" w:rsidRDefault="00972B1E"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251" w:name="_Ref227917848"/>
    </w:p>
    <w:bookmarkEnd w:id="251"/>
    <w:p w14:paraId="44E77F4E" w14:textId="77777777" w:rsidR="00972B1E" w:rsidRPr="00FC7A70" w:rsidRDefault="00972B1E"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Articulação com o RJUE</w:t>
      </w:r>
    </w:p>
    <w:p w14:paraId="000BB3FF" w14:textId="78D9D1EC" w:rsidR="00972B1E" w:rsidRPr="00764885" w:rsidRDefault="00EA0B47" w:rsidP="00DF7BBF">
      <w:pPr>
        <w:pStyle w:val="PargrafodaLista"/>
        <w:widowControl w:val="0"/>
        <w:numPr>
          <w:ilvl w:val="0"/>
          <w:numId w:val="298"/>
        </w:numPr>
        <w:spacing w:after="120"/>
        <w:ind w:left="426" w:hanging="426"/>
        <w:contextualSpacing w:val="0"/>
        <w:rPr>
          <w:rFonts w:ascii="Garamond" w:hAnsi="Garamond"/>
          <w:color w:val="000000" w:themeColor="text1"/>
          <w:szCs w:val="24"/>
        </w:rPr>
      </w:pPr>
      <w:r w:rsidRPr="00764885">
        <w:rPr>
          <w:rFonts w:ascii="Garamond" w:hAnsi="Garamond"/>
          <w:color w:val="000000" w:themeColor="text1"/>
          <w:szCs w:val="24"/>
        </w:rPr>
        <w:t>O</w:t>
      </w:r>
      <w:r w:rsidR="00972B1E" w:rsidRPr="00764885">
        <w:rPr>
          <w:rFonts w:ascii="Garamond" w:hAnsi="Garamond"/>
          <w:color w:val="000000" w:themeColor="text1"/>
          <w:szCs w:val="24"/>
        </w:rPr>
        <w:t xml:space="preserve"> título digital de atividade económica associado à exploração de um estabelecimento ou instalação, quando aplicável, não pode ser emitido sem a prévia emissão pela câmara municipal territorialmente competente de título urbanístico </w:t>
      </w:r>
      <w:r w:rsidR="00AA655B" w:rsidRPr="00764885">
        <w:rPr>
          <w:rFonts w:ascii="Garamond" w:hAnsi="Garamond"/>
          <w:color w:val="000000" w:themeColor="text1"/>
          <w:szCs w:val="24"/>
        </w:rPr>
        <w:t xml:space="preserve">para efeitos da </w:t>
      </w:r>
      <w:r w:rsidR="00972B1E" w:rsidRPr="00764885">
        <w:rPr>
          <w:rFonts w:ascii="Garamond" w:hAnsi="Garamond"/>
          <w:color w:val="000000" w:themeColor="text1"/>
          <w:szCs w:val="24"/>
        </w:rPr>
        <w:t>utilização, de declaração de compatibilidade prevista no</w:t>
      </w:r>
      <w:r w:rsidR="00FE2CA1" w:rsidRPr="00764885">
        <w:rPr>
          <w:rFonts w:ascii="Garamond" w:hAnsi="Garamond"/>
          <w:color w:val="000000" w:themeColor="text1"/>
          <w:szCs w:val="24"/>
        </w:rPr>
        <w:t xml:space="preserve"> artigo seguinte </w:t>
      </w:r>
      <w:r w:rsidR="00972B1E" w:rsidRPr="00764885">
        <w:rPr>
          <w:rFonts w:ascii="Garamond" w:hAnsi="Garamond"/>
          <w:color w:val="000000" w:themeColor="text1"/>
          <w:szCs w:val="24"/>
        </w:rPr>
        <w:t>ou de certidão comprovativa do deferimento tácito do respetivo procedimento urbanístico.</w:t>
      </w:r>
    </w:p>
    <w:p w14:paraId="5C04FD40" w14:textId="5B7FD8F4" w:rsidR="00972B1E" w:rsidRPr="00764885" w:rsidRDefault="00A02988" w:rsidP="00DF7BBF">
      <w:pPr>
        <w:pStyle w:val="PargrafodaLista"/>
        <w:widowControl w:val="0"/>
        <w:numPr>
          <w:ilvl w:val="0"/>
          <w:numId w:val="298"/>
        </w:numPr>
        <w:spacing w:after="120"/>
        <w:ind w:left="426" w:hanging="426"/>
        <w:contextualSpacing w:val="0"/>
        <w:rPr>
          <w:rFonts w:ascii="Garamond" w:hAnsi="Garamond"/>
          <w:color w:val="000000" w:themeColor="text1"/>
          <w:szCs w:val="24"/>
        </w:rPr>
      </w:pPr>
      <w:ins w:id="252" w:author="G-MECT" w:date="2026-09-11T22:39:00Z" w16du:dateUtc="2026-09-11T21:39:00Z">
        <w:r>
          <w:rPr>
            <w:rFonts w:ascii="Garamond" w:hAnsi="Garamond"/>
            <w:color w:val="000000" w:themeColor="text1"/>
            <w:szCs w:val="24"/>
          </w:rPr>
          <w:t xml:space="preserve">Sem prejuízo do disposto no número anterior, </w:t>
        </w:r>
      </w:ins>
      <w:del w:id="253" w:author="G-MECT" w:date="2026-09-11T22:39:00Z" w16du:dateUtc="2026-09-11T21:39:00Z">
        <w:r w:rsidR="00972B1E" w:rsidRPr="00764885" w:rsidDel="00A02988">
          <w:rPr>
            <w:rFonts w:ascii="Garamond" w:hAnsi="Garamond"/>
            <w:color w:val="000000" w:themeColor="text1"/>
            <w:szCs w:val="24"/>
          </w:rPr>
          <w:delText>O</w:delText>
        </w:r>
      </w:del>
      <w:ins w:id="254" w:author="G-MECT" w:date="2026-09-11T22:39:00Z" w16du:dateUtc="2026-09-11T21:39:00Z">
        <w:r>
          <w:rPr>
            <w:rFonts w:ascii="Garamond" w:hAnsi="Garamond"/>
            <w:color w:val="000000" w:themeColor="text1"/>
            <w:szCs w:val="24"/>
          </w:rPr>
          <w:t>o</w:t>
        </w:r>
      </w:ins>
      <w:r w:rsidR="00972B1E" w:rsidRPr="00764885">
        <w:rPr>
          <w:rFonts w:ascii="Garamond" w:hAnsi="Garamond"/>
          <w:color w:val="000000" w:themeColor="text1"/>
          <w:szCs w:val="24"/>
        </w:rPr>
        <w:t xml:space="preserve"> título digital de atividade económica pode ser pedido após</w:t>
      </w:r>
      <w:del w:id="255" w:author="G-MECT" w:date="2026-09-11T22:39:00Z" w16du:dateUtc="2026-09-11T21:39:00Z">
        <w:r w:rsidR="00972B1E" w:rsidRPr="00764885" w:rsidDel="00A02988">
          <w:rPr>
            <w:rFonts w:ascii="Garamond" w:hAnsi="Garamond"/>
            <w:color w:val="000000" w:themeColor="text1"/>
            <w:szCs w:val="24"/>
          </w:rPr>
          <w:delText xml:space="preserve"> a obtenção de</w:delText>
        </w:r>
      </w:del>
      <w:r w:rsidR="00972B1E" w:rsidRPr="00764885">
        <w:rPr>
          <w:rFonts w:ascii="Garamond" w:hAnsi="Garamond"/>
          <w:color w:val="000000" w:themeColor="text1"/>
          <w:szCs w:val="24"/>
        </w:rPr>
        <w:t>:</w:t>
      </w:r>
    </w:p>
    <w:p w14:paraId="46746242" w14:textId="17D2D5E7" w:rsidR="00972B1E" w:rsidRPr="00FC7A70" w:rsidRDefault="00A02988" w:rsidP="00BB3624">
      <w:pPr>
        <w:widowControl w:val="0"/>
        <w:numPr>
          <w:ilvl w:val="0"/>
          <w:numId w:val="55"/>
        </w:numPr>
        <w:spacing w:after="120"/>
        <w:ind w:left="851" w:hanging="284"/>
        <w:rPr>
          <w:rFonts w:ascii="Garamond" w:hAnsi="Garamond"/>
          <w:color w:val="000000" w:themeColor="text1"/>
          <w:szCs w:val="24"/>
        </w:rPr>
      </w:pPr>
      <w:ins w:id="256" w:author="G-MECT" w:date="2026-09-11T22:39:00Z" w16du:dateUtc="2026-09-11T21:39:00Z">
        <w:r>
          <w:rPr>
            <w:rFonts w:ascii="Garamond" w:hAnsi="Garamond"/>
            <w:color w:val="000000" w:themeColor="text1"/>
            <w:szCs w:val="24"/>
          </w:rPr>
          <w:t xml:space="preserve">Emissão de </w:t>
        </w:r>
      </w:ins>
      <w:del w:id="257" w:author="G-MECT" w:date="2026-09-11T22:39:00Z" w16du:dateUtc="2026-09-11T21:39:00Z">
        <w:r w:rsidR="00972B1E" w:rsidRPr="00FC7A70" w:rsidDel="00A02988">
          <w:rPr>
            <w:rFonts w:ascii="Garamond" w:hAnsi="Garamond"/>
            <w:color w:val="000000" w:themeColor="text1"/>
            <w:szCs w:val="24"/>
          </w:rPr>
          <w:delText>I</w:delText>
        </w:r>
      </w:del>
      <w:ins w:id="258" w:author="G-MECT" w:date="2026-09-11T22:39:00Z" w16du:dateUtc="2026-09-11T21:39:00Z">
        <w:r>
          <w:rPr>
            <w:rFonts w:ascii="Garamond" w:hAnsi="Garamond"/>
            <w:color w:val="000000" w:themeColor="text1"/>
            <w:szCs w:val="24"/>
          </w:rPr>
          <w:t>i</w:t>
        </w:r>
      </w:ins>
      <w:r w:rsidR="00972B1E" w:rsidRPr="00FC7A70">
        <w:rPr>
          <w:rFonts w:ascii="Garamond" w:hAnsi="Garamond"/>
          <w:color w:val="000000" w:themeColor="text1"/>
          <w:szCs w:val="24"/>
        </w:rPr>
        <w:t>nformação prévia favorável, requerida nos termos do n.º 2 do artigo 14.º do RJUE</w:t>
      </w:r>
      <w:r w:rsidR="00041A6F" w:rsidRPr="00FC7A70">
        <w:rPr>
          <w:rFonts w:ascii="Garamond" w:hAnsi="Garamond"/>
          <w:color w:val="000000" w:themeColor="text1"/>
          <w:szCs w:val="24"/>
        </w:rPr>
        <w:t xml:space="preserve">, </w:t>
      </w:r>
      <w:r w:rsidR="000F6A8C" w:rsidRPr="00FC7A70">
        <w:rPr>
          <w:rFonts w:ascii="Garamond" w:hAnsi="Garamond"/>
          <w:color w:val="000000" w:themeColor="text1"/>
          <w:szCs w:val="24"/>
        </w:rPr>
        <w:t>com os efeitos previstos no n.</w:t>
      </w:r>
      <w:r w:rsidR="000028A3" w:rsidRPr="00FC7A70">
        <w:rPr>
          <w:rFonts w:ascii="Garamond" w:hAnsi="Garamond"/>
          <w:color w:val="000000" w:themeColor="text1"/>
          <w:szCs w:val="24"/>
        </w:rPr>
        <w:t>º 2</w:t>
      </w:r>
      <w:r w:rsidR="000F6A8C" w:rsidRPr="00FC7A70">
        <w:rPr>
          <w:rFonts w:ascii="Garamond" w:hAnsi="Garamond"/>
          <w:color w:val="000000" w:themeColor="text1"/>
          <w:szCs w:val="24"/>
        </w:rPr>
        <w:t xml:space="preserve"> do artigo 17.º do RJUE</w:t>
      </w:r>
      <w:r w:rsidR="00972B1E" w:rsidRPr="00FC7A70">
        <w:rPr>
          <w:rFonts w:ascii="Garamond" w:hAnsi="Garamond"/>
          <w:color w:val="000000" w:themeColor="text1"/>
          <w:szCs w:val="24"/>
        </w:rPr>
        <w:t>;</w:t>
      </w:r>
    </w:p>
    <w:p w14:paraId="79EA5591" w14:textId="77777777" w:rsidR="00972B1E" w:rsidRPr="00FC7A70" w:rsidRDefault="00972B1E" w:rsidP="00BB3624">
      <w:pPr>
        <w:widowControl w:val="0"/>
        <w:numPr>
          <w:ilvl w:val="0"/>
          <w:numId w:val="55"/>
        </w:numPr>
        <w:spacing w:after="120"/>
        <w:ind w:left="851" w:hanging="284"/>
        <w:rPr>
          <w:rFonts w:ascii="Garamond" w:hAnsi="Garamond"/>
          <w:color w:val="000000" w:themeColor="text1"/>
          <w:szCs w:val="24"/>
        </w:rPr>
      </w:pPr>
      <w:r w:rsidRPr="00FC7A70">
        <w:rPr>
          <w:rFonts w:ascii="Garamond" w:hAnsi="Garamond"/>
          <w:color w:val="000000" w:themeColor="text1"/>
          <w:szCs w:val="24"/>
        </w:rPr>
        <w:t>Aprovação do pedido de licenciamento, nos termos do artigo 23.º do RJUE;</w:t>
      </w:r>
    </w:p>
    <w:p w14:paraId="2DE1827B" w14:textId="3EA06CE4" w:rsidR="00972B1E" w:rsidRPr="00FC7A70" w:rsidRDefault="00972B1E" w:rsidP="482EA073">
      <w:pPr>
        <w:widowControl w:val="0"/>
        <w:numPr>
          <w:ilvl w:val="0"/>
          <w:numId w:val="55"/>
        </w:numPr>
        <w:spacing w:after="120"/>
        <w:ind w:left="851" w:hanging="284"/>
        <w:rPr>
          <w:rFonts w:ascii="Garamond" w:hAnsi="Garamond"/>
          <w:color w:val="000000" w:themeColor="text1"/>
        </w:rPr>
      </w:pPr>
      <w:del w:id="259" w:author="G-MECT" w:date="2026-09-11T22:39:00Z" w16du:dateUtc="2026-09-11T21:39:00Z">
        <w:r w:rsidRPr="482EA073" w:rsidDel="5D975E73">
          <w:rPr>
            <w:rFonts w:ascii="Garamond" w:hAnsi="Garamond"/>
            <w:color w:val="000000" w:themeColor="text1"/>
          </w:rPr>
          <w:delText xml:space="preserve">Não </w:delText>
        </w:r>
      </w:del>
      <w:ins w:id="260" w:author="G-MECT" w:date="2026-09-11T22:39:00Z" w16du:dateUtc="2026-09-11T21:39:00Z">
        <w:r w:rsidR="37774DCF" w:rsidRPr="482EA073">
          <w:rPr>
            <w:rFonts w:ascii="Garamond" w:hAnsi="Garamond"/>
            <w:color w:val="000000" w:themeColor="text1"/>
          </w:rPr>
          <w:t>Submissão de</w:t>
        </w:r>
      </w:ins>
      <w:del w:id="261" w:author="G-MECT" w:date="2026-09-11T22:39:00Z" w16du:dateUtc="2026-09-11T21:39:00Z">
        <w:r w:rsidRPr="482EA073" w:rsidDel="5D975E73">
          <w:rPr>
            <w:rFonts w:ascii="Garamond" w:hAnsi="Garamond"/>
            <w:color w:val="000000" w:themeColor="text1"/>
          </w:rPr>
          <w:delText>rejeição da</w:delText>
        </w:r>
      </w:del>
      <w:r w:rsidR="5D975E73" w:rsidRPr="482EA073">
        <w:rPr>
          <w:rFonts w:ascii="Garamond" w:hAnsi="Garamond"/>
          <w:color w:val="000000" w:themeColor="text1"/>
        </w:rPr>
        <w:t xml:space="preserve"> comunicação prévia, nos termos dos artigos 34.º e 35.º do RJUE; ou</w:t>
      </w:r>
      <w:commentRangeStart w:id="262"/>
      <w:commentRangeEnd w:id="262"/>
      <w:r w:rsidRPr="00FC7A70">
        <w:rPr>
          <w:rStyle w:val="Refdecomentrio"/>
          <w:rFonts w:ascii="Garamond" w:hAnsi="Garamond"/>
          <w:color w:val="000000" w:themeColor="text1"/>
          <w:sz w:val="24"/>
          <w:szCs w:val="22"/>
        </w:rPr>
        <w:commentReference w:id="262"/>
      </w:r>
    </w:p>
    <w:p w14:paraId="3F576441" w14:textId="549B5B1D" w:rsidR="00972B1E" w:rsidRPr="008436C6" w:rsidRDefault="008436C6" w:rsidP="008436C6">
      <w:pPr>
        <w:widowControl w:val="0"/>
        <w:numPr>
          <w:ilvl w:val="0"/>
          <w:numId w:val="55"/>
        </w:numPr>
        <w:spacing w:after="120"/>
        <w:ind w:left="851" w:hanging="284"/>
        <w:rPr>
          <w:rFonts w:ascii="Garamond" w:hAnsi="Garamond"/>
          <w:color w:val="000000" w:themeColor="text1"/>
          <w:szCs w:val="24"/>
        </w:rPr>
      </w:pPr>
      <w:ins w:id="263" w:author="G-MECT" w:date="2026-09-11T22:39:00Z" w16du:dateUtc="2026-09-11T21:39:00Z">
        <w:r w:rsidRPr="003A6375">
          <w:rPr>
            <w:rFonts w:ascii="Garamond" w:hAnsi="Garamond"/>
            <w:color w:val="000000" w:themeColor="text1"/>
            <w:szCs w:val="24"/>
          </w:rPr>
          <w:t>Submissão de comunicação prévia para efeitos de utilização, nos termos dos artigos 62.º-A ou 62.º-B do RJUE.</w:t>
        </w:r>
      </w:ins>
      <w:del w:id="264" w:author="G-MECT" w:date="2026-09-11T22:39:00Z" w16du:dateUtc="2026-09-11T21:39:00Z">
        <w:r w:rsidR="00273B4A" w:rsidRPr="008436C6" w:rsidDel="008436C6">
          <w:rPr>
            <w:rFonts w:ascii="Garamond" w:hAnsi="Garamond"/>
            <w:color w:val="000000" w:themeColor="text1"/>
            <w:szCs w:val="24"/>
          </w:rPr>
          <w:delText>T</w:delText>
        </w:r>
        <w:r w:rsidR="00972B1E" w:rsidRPr="008436C6" w:rsidDel="008436C6">
          <w:rPr>
            <w:rFonts w:ascii="Garamond" w:hAnsi="Garamond"/>
            <w:color w:val="000000" w:themeColor="text1"/>
            <w:szCs w:val="24"/>
          </w:rPr>
          <w:delText xml:space="preserve">ítulo urbanístico </w:delText>
        </w:r>
        <w:r w:rsidR="00BB680F" w:rsidRPr="008436C6" w:rsidDel="008436C6">
          <w:rPr>
            <w:rFonts w:ascii="Garamond" w:hAnsi="Garamond"/>
            <w:color w:val="000000" w:themeColor="text1"/>
            <w:szCs w:val="24"/>
          </w:rPr>
          <w:delText>para efeitos da</w:delText>
        </w:r>
        <w:r w:rsidR="00972B1E" w:rsidRPr="008436C6" w:rsidDel="008436C6">
          <w:rPr>
            <w:rFonts w:ascii="Garamond" w:hAnsi="Garamond"/>
            <w:color w:val="000000" w:themeColor="text1"/>
            <w:szCs w:val="24"/>
          </w:rPr>
          <w:delText xml:space="preserve"> utilização</w:delText>
        </w:r>
      </w:del>
      <w:r w:rsidR="00972B1E" w:rsidRPr="008436C6">
        <w:rPr>
          <w:rFonts w:ascii="Garamond" w:hAnsi="Garamond"/>
          <w:color w:val="000000" w:themeColor="text1"/>
          <w:szCs w:val="24"/>
        </w:rPr>
        <w:t>.</w:t>
      </w:r>
    </w:p>
    <w:p w14:paraId="16ADD49A" w14:textId="46A69BBD" w:rsidR="00972B1E" w:rsidRPr="00FC7A70" w:rsidRDefault="00972B1E" w:rsidP="00DF7BBF">
      <w:pPr>
        <w:pStyle w:val="PargrafodaLista"/>
        <w:widowControl w:val="0"/>
        <w:numPr>
          <w:ilvl w:val="0"/>
          <w:numId w:val="2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 após a apresentação do pedido de título digital de atividade económica for também determinada a realização de vistoria no âmbito do RJUE, o operador económico pode solicitar à entidade coordenadora que seja agendada uma única vistoria, para a qual é convocada a câmara municipal competente.</w:t>
      </w:r>
    </w:p>
    <w:p w14:paraId="081D8D3F" w14:textId="586B9E7D" w:rsidR="00FF7143" w:rsidRPr="00FC7A70" w:rsidRDefault="00972B1E" w:rsidP="00DF7BBF">
      <w:pPr>
        <w:pStyle w:val="PargrafodaLista"/>
        <w:widowControl w:val="0"/>
        <w:numPr>
          <w:ilvl w:val="0"/>
          <w:numId w:val="2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realização de uma vistoria única nos termos do número anterior não prejudica o disposto no n.º 6 do artigo 65.º do RJUE.</w:t>
      </w:r>
    </w:p>
    <w:p w14:paraId="4E50D952" w14:textId="77777777" w:rsidR="00FE2CA1" w:rsidRPr="00FC7A70" w:rsidRDefault="00FE2CA1" w:rsidP="00DF7BBF">
      <w:pPr>
        <w:widowControl w:val="0"/>
        <w:spacing w:after="120"/>
        <w:rPr>
          <w:rFonts w:ascii="Garamond" w:hAnsi="Garamond"/>
          <w:color w:val="000000" w:themeColor="text1"/>
          <w:szCs w:val="24"/>
        </w:rPr>
      </w:pPr>
    </w:p>
    <w:p w14:paraId="2B4B6939" w14:textId="77777777" w:rsidR="00FE2CA1" w:rsidRPr="00FC7A70" w:rsidRDefault="00FE2CA1"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DF2CEA2" w14:textId="6D062773" w:rsidR="00FE2CA1" w:rsidRPr="00FC7A70" w:rsidRDefault="00FE2CA1"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Declaração de compatibilidade</w:t>
      </w:r>
    </w:p>
    <w:p w14:paraId="3A35E706" w14:textId="4BB2DE42" w:rsidR="00972B1E" w:rsidRPr="00764885" w:rsidRDefault="00972B1E" w:rsidP="00DF7BBF">
      <w:pPr>
        <w:pStyle w:val="PargrafodaLista"/>
        <w:widowControl w:val="0"/>
        <w:numPr>
          <w:ilvl w:val="0"/>
          <w:numId w:val="299"/>
        </w:numPr>
        <w:spacing w:after="120"/>
        <w:ind w:left="426" w:hanging="426"/>
        <w:contextualSpacing w:val="0"/>
        <w:rPr>
          <w:rFonts w:ascii="Garamond" w:hAnsi="Garamond"/>
          <w:color w:val="000000" w:themeColor="text1"/>
          <w:szCs w:val="24"/>
        </w:rPr>
      </w:pPr>
      <w:r w:rsidRPr="00764885">
        <w:rPr>
          <w:rFonts w:ascii="Garamond" w:hAnsi="Garamond"/>
          <w:color w:val="000000" w:themeColor="text1"/>
          <w:szCs w:val="24"/>
        </w:rPr>
        <w:t xml:space="preserve">Para efeitos da exploração de estabelecimentos afetos a atividades industriais, quando </w:t>
      </w:r>
      <w:r w:rsidR="00CA27F4" w:rsidRPr="00764885">
        <w:rPr>
          <w:rFonts w:ascii="Garamond" w:hAnsi="Garamond"/>
          <w:color w:val="000000" w:themeColor="text1"/>
          <w:szCs w:val="24"/>
        </w:rPr>
        <w:t xml:space="preserve">se </w:t>
      </w:r>
      <w:r w:rsidRPr="00764885">
        <w:rPr>
          <w:rFonts w:ascii="Garamond" w:hAnsi="Garamond"/>
          <w:color w:val="000000" w:themeColor="text1"/>
          <w:szCs w:val="24"/>
        </w:rPr>
        <w:t>verifique a inexistência de impacte relevante no equilíbrio urbano e ambiental, pode a câmara municipal territorialmente competente</w:t>
      </w:r>
      <w:r w:rsidR="00FC2A64" w:rsidRPr="00764885">
        <w:rPr>
          <w:rFonts w:ascii="Garamond" w:hAnsi="Garamond"/>
          <w:color w:val="000000" w:themeColor="text1"/>
          <w:szCs w:val="24"/>
        </w:rPr>
        <w:t xml:space="preserve">, </w:t>
      </w:r>
      <w:r w:rsidRPr="00764885">
        <w:rPr>
          <w:rFonts w:ascii="Garamond" w:hAnsi="Garamond"/>
          <w:color w:val="000000" w:themeColor="text1"/>
          <w:szCs w:val="24"/>
        </w:rPr>
        <w:t>declarar compatível com uso industrial a utilização de edifício ou sua fração autónoma destinada:</w:t>
      </w:r>
    </w:p>
    <w:p w14:paraId="40EC9CDC" w14:textId="77777777" w:rsidR="00972B1E" w:rsidRPr="00FC7A70" w:rsidRDefault="00972B1E" w:rsidP="00BB3624">
      <w:pPr>
        <w:widowControl w:val="0"/>
        <w:numPr>
          <w:ilvl w:val="0"/>
          <w:numId w:val="152"/>
        </w:numPr>
        <w:spacing w:after="120"/>
        <w:ind w:left="851" w:hanging="284"/>
        <w:rPr>
          <w:rFonts w:ascii="Garamond" w:hAnsi="Garamond"/>
          <w:color w:val="000000" w:themeColor="text1"/>
          <w:szCs w:val="24"/>
        </w:rPr>
      </w:pPr>
      <w:r w:rsidRPr="00FC7A70">
        <w:rPr>
          <w:rFonts w:ascii="Garamond" w:hAnsi="Garamond"/>
          <w:color w:val="000000" w:themeColor="text1"/>
          <w:szCs w:val="24"/>
        </w:rPr>
        <w:t>Ao uso de comércio, serviços, armazenagem ou similares, no caso de se tratar de estabelecimento abrangido pela parte 2-B da lista I do anexo I;</w:t>
      </w:r>
    </w:p>
    <w:p w14:paraId="504A68EE" w14:textId="0476D543" w:rsidR="00972B1E" w:rsidRPr="00FC7A70" w:rsidRDefault="5D975E73" w:rsidP="482EA073">
      <w:pPr>
        <w:widowControl w:val="0"/>
        <w:numPr>
          <w:ilvl w:val="0"/>
          <w:numId w:val="152"/>
        </w:numPr>
        <w:spacing w:after="120"/>
        <w:ind w:left="851" w:hanging="284"/>
        <w:rPr>
          <w:rFonts w:ascii="Garamond" w:hAnsi="Garamond"/>
          <w:color w:val="000000" w:themeColor="text1"/>
        </w:rPr>
      </w:pPr>
      <w:r w:rsidRPr="482EA073">
        <w:rPr>
          <w:rFonts w:ascii="Garamond" w:hAnsi="Garamond"/>
          <w:color w:val="000000" w:themeColor="text1"/>
        </w:rPr>
        <w:t>Ao uso de habitação, no caso de se tratar de estabelecimento abrangido pela parte 2-A da lista I do anexo I</w:t>
      </w:r>
      <w:r w:rsidR="1E58A57E" w:rsidRPr="482EA073">
        <w:rPr>
          <w:rFonts w:ascii="Garamond" w:hAnsi="Garamond"/>
          <w:color w:val="000000" w:themeColor="text1"/>
        </w:rPr>
        <w:t>.</w:t>
      </w:r>
      <w:commentRangeStart w:id="265"/>
      <w:commentRangeEnd w:id="265"/>
      <w:r w:rsidR="00972B1E" w:rsidRPr="00FC7A70">
        <w:rPr>
          <w:rStyle w:val="Refdecomentrio"/>
          <w:rFonts w:ascii="Garamond" w:hAnsi="Garamond"/>
          <w:color w:val="000000" w:themeColor="text1"/>
          <w:sz w:val="24"/>
          <w:szCs w:val="22"/>
        </w:rPr>
        <w:commentReference w:id="265"/>
      </w:r>
    </w:p>
    <w:p w14:paraId="52CF8021" w14:textId="52505CE7" w:rsidR="00A015BB" w:rsidRPr="00FC7A70" w:rsidRDefault="00A015BB" w:rsidP="00DF7BBF">
      <w:pPr>
        <w:pStyle w:val="PargrafodaLista"/>
        <w:widowControl w:val="0"/>
        <w:numPr>
          <w:ilvl w:val="0"/>
          <w:numId w:val="299"/>
        </w:numPr>
        <w:spacing w:after="120"/>
        <w:ind w:left="426" w:hanging="426"/>
        <w:contextualSpacing w:val="0"/>
        <w:rPr>
          <w:rFonts w:ascii="Garamond" w:hAnsi="Garamond"/>
          <w:color w:val="000000" w:themeColor="text1"/>
          <w:szCs w:val="24"/>
        </w:rPr>
      </w:pPr>
      <w:del w:id="266" w:author="Paulo Meireles de Oliveira" w:date="2026-09-09T11:28:00Z" w16du:dateUtc="2026-09-09T10:28:00Z">
        <w:r w:rsidRPr="00FC7A70" w:rsidDel="0017082B">
          <w:rPr>
            <w:rFonts w:ascii="Garamond" w:hAnsi="Garamond"/>
            <w:color w:val="000000" w:themeColor="text1"/>
            <w:szCs w:val="24"/>
          </w:rPr>
          <w:delText xml:space="preserve">2 – </w:delText>
        </w:r>
      </w:del>
      <w:r w:rsidRPr="00FC7A70">
        <w:rPr>
          <w:rFonts w:ascii="Garamond" w:hAnsi="Garamond"/>
          <w:color w:val="000000" w:themeColor="text1"/>
          <w:szCs w:val="24"/>
        </w:rPr>
        <w:t>A câmara municipal territorialmente competente pode declarar compatível com o perímetro urbano, a instalação da atividade pecuária:</w:t>
      </w:r>
    </w:p>
    <w:p w14:paraId="7D734322" w14:textId="77777777" w:rsidR="00A015BB" w:rsidRPr="00FC7A70" w:rsidRDefault="00A015BB" w:rsidP="00BB3624">
      <w:pPr>
        <w:widowControl w:val="0"/>
        <w:numPr>
          <w:ilvl w:val="0"/>
          <w:numId w:val="208"/>
        </w:numPr>
        <w:spacing w:after="120"/>
        <w:ind w:left="851" w:hanging="284"/>
        <w:rPr>
          <w:rFonts w:ascii="Garamond" w:hAnsi="Garamond"/>
          <w:color w:val="000000" w:themeColor="text1"/>
          <w:szCs w:val="24"/>
        </w:rPr>
      </w:pPr>
      <w:r w:rsidRPr="00FC7A70">
        <w:rPr>
          <w:rFonts w:ascii="Garamond" w:hAnsi="Garamond"/>
          <w:color w:val="000000" w:themeColor="text1"/>
          <w:szCs w:val="24"/>
        </w:rPr>
        <w:t>Considerada como centros de agrupamento, destinada à realização de feiras, mercados, exposições, concursos pecuários ou outras atividades não produtivas, nomeadamente de lazer, ainda que complementadas com prestação de serviços, desde que em conformidade com o previsto nos instrumentos de gestão territorial aplicáveis e não exista diferença significativa entre as emissões da atividade pretendida e as que resultariam do uso admitido para o local em causa; ou</w:t>
      </w:r>
    </w:p>
    <w:p w14:paraId="49E364B0" w14:textId="7008F3DD" w:rsidR="00A015BB" w:rsidRPr="00FC7A70" w:rsidRDefault="00A015BB" w:rsidP="00BB3624">
      <w:pPr>
        <w:widowControl w:val="0"/>
        <w:numPr>
          <w:ilvl w:val="0"/>
          <w:numId w:val="208"/>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Quando ligadas ao solo rústico </w:t>
      </w:r>
      <w:r w:rsidR="00650291" w:rsidRPr="00FC7A70">
        <w:rPr>
          <w:rFonts w:ascii="Garamond" w:hAnsi="Garamond"/>
          <w:color w:val="000000" w:themeColor="text1"/>
          <w:szCs w:val="24"/>
        </w:rPr>
        <w:t xml:space="preserve">de uso agrícola </w:t>
      </w:r>
      <w:r w:rsidRPr="00FC7A70">
        <w:rPr>
          <w:rFonts w:ascii="Garamond" w:hAnsi="Garamond"/>
          <w:color w:val="000000" w:themeColor="text1"/>
          <w:szCs w:val="24"/>
        </w:rPr>
        <w:t xml:space="preserve">complementar </w:t>
      </w:r>
      <w:r w:rsidR="00650291" w:rsidRPr="00FC7A70">
        <w:rPr>
          <w:rFonts w:ascii="Garamond" w:hAnsi="Garamond"/>
          <w:color w:val="000000" w:themeColor="text1"/>
          <w:szCs w:val="24"/>
        </w:rPr>
        <w:t>do seu</w:t>
      </w:r>
      <w:r w:rsidRPr="00FC7A70">
        <w:rPr>
          <w:rFonts w:ascii="Garamond" w:hAnsi="Garamond"/>
          <w:color w:val="000000" w:themeColor="text1"/>
          <w:szCs w:val="24"/>
        </w:rPr>
        <w:t xml:space="preserve"> perímetro.</w:t>
      </w:r>
    </w:p>
    <w:p w14:paraId="0355D932" w14:textId="5435AC61" w:rsidR="00B6277F" w:rsidRPr="00FC7A70" w:rsidRDefault="00CD4723" w:rsidP="00DF7BBF">
      <w:pPr>
        <w:pStyle w:val="PargrafodaLista"/>
        <w:widowControl w:val="0"/>
        <w:numPr>
          <w:ilvl w:val="0"/>
          <w:numId w:val="29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dos </w:t>
      </w:r>
      <w:r w:rsidR="00D70CDC" w:rsidRPr="00FC7A70">
        <w:rPr>
          <w:rFonts w:ascii="Garamond" w:hAnsi="Garamond"/>
          <w:color w:val="000000" w:themeColor="text1"/>
          <w:szCs w:val="24"/>
        </w:rPr>
        <w:t>estabelecimentos de alojamento local</w:t>
      </w:r>
      <w:r w:rsidRPr="00FC7A70">
        <w:rPr>
          <w:rFonts w:ascii="Garamond" w:hAnsi="Garamond"/>
          <w:color w:val="000000" w:themeColor="text1"/>
          <w:szCs w:val="24"/>
        </w:rPr>
        <w:t xml:space="preserve">, a câmara municipal territorialmente competente </w:t>
      </w:r>
      <w:r w:rsidR="00E976DB" w:rsidRPr="00FC7A70">
        <w:rPr>
          <w:rFonts w:ascii="Garamond" w:hAnsi="Garamond"/>
          <w:color w:val="000000" w:themeColor="text1"/>
          <w:szCs w:val="24"/>
        </w:rPr>
        <w:t xml:space="preserve">pode declarar </w:t>
      </w:r>
      <w:r w:rsidR="00B6277F" w:rsidRPr="00FC7A70">
        <w:rPr>
          <w:rFonts w:ascii="Garamond" w:hAnsi="Garamond"/>
          <w:color w:val="000000" w:themeColor="text1"/>
          <w:szCs w:val="24"/>
        </w:rPr>
        <w:t xml:space="preserve">compatível com </w:t>
      </w:r>
      <w:r w:rsidR="00D70CDC" w:rsidRPr="00FC7A70">
        <w:rPr>
          <w:rFonts w:ascii="Garamond" w:hAnsi="Garamond"/>
          <w:color w:val="000000" w:themeColor="text1"/>
          <w:szCs w:val="24"/>
        </w:rPr>
        <w:t>a exploração de estabelecimentos de</w:t>
      </w:r>
      <w:r w:rsidR="00B6277F" w:rsidRPr="00FC7A70">
        <w:rPr>
          <w:rFonts w:ascii="Garamond" w:hAnsi="Garamond"/>
          <w:color w:val="000000" w:themeColor="text1"/>
          <w:szCs w:val="24"/>
        </w:rPr>
        <w:t xml:space="preserve"> alojamento local</w:t>
      </w:r>
      <w:r w:rsidR="00D77E0D" w:rsidRPr="00FC7A70">
        <w:rPr>
          <w:rFonts w:ascii="Garamond" w:hAnsi="Garamond"/>
          <w:color w:val="000000" w:themeColor="text1"/>
          <w:szCs w:val="24"/>
        </w:rPr>
        <w:t xml:space="preserve"> </w:t>
      </w:r>
      <w:r w:rsidR="00AE72FE" w:rsidRPr="00FC7A70">
        <w:rPr>
          <w:rFonts w:ascii="Garamond" w:hAnsi="Garamond"/>
          <w:color w:val="000000" w:themeColor="text1"/>
          <w:szCs w:val="24"/>
        </w:rPr>
        <w:t>os usos</w:t>
      </w:r>
      <w:r w:rsidR="00C505E3" w:rsidRPr="00FC7A70">
        <w:rPr>
          <w:rFonts w:ascii="Garamond" w:hAnsi="Garamond"/>
          <w:color w:val="000000" w:themeColor="text1"/>
          <w:szCs w:val="24"/>
        </w:rPr>
        <w:t xml:space="preserve"> que venham a ser assim definid</w:t>
      </w:r>
      <w:r w:rsidR="00AE72FE" w:rsidRPr="00FC7A70">
        <w:rPr>
          <w:rFonts w:ascii="Garamond" w:hAnsi="Garamond"/>
          <w:color w:val="000000" w:themeColor="text1"/>
          <w:szCs w:val="24"/>
        </w:rPr>
        <w:t>o</w:t>
      </w:r>
      <w:r w:rsidR="00C505E3" w:rsidRPr="00FC7A70">
        <w:rPr>
          <w:rFonts w:ascii="Garamond" w:hAnsi="Garamond"/>
          <w:color w:val="000000" w:themeColor="text1"/>
          <w:szCs w:val="24"/>
        </w:rPr>
        <w:t>s em regulamento municipal</w:t>
      </w:r>
      <w:r w:rsidR="00383D27" w:rsidRPr="00FC7A70">
        <w:rPr>
          <w:rFonts w:ascii="Garamond" w:hAnsi="Garamond"/>
          <w:color w:val="000000" w:themeColor="text1"/>
          <w:szCs w:val="24"/>
        </w:rPr>
        <w:t>, bem como o</w:t>
      </w:r>
      <w:r w:rsidR="00E976DB" w:rsidRPr="00FC7A70">
        <w:rPr>
          <w:rFonts w:ascii="Garamond" w:hAnsi="Garamond"/>
          <w:color w:val="000000" w:themeColor="text1"/>
          <w:szCs w:val="24"/>
        </w:rPr>
        <w:t xml:space="preserve">utros usos </w:t>
      </w:r>
      <w:r w:rsidR="00C505E3" w:rsidRPr="00FC7A70">
        <w:rPr>
          <w:rFonts w:ascii="Garamond" w:hAnsi="Garamond"/>
          <w:color w:val="000000" w:themeColor="text1"/>
          <w:szCs w:val="24"/>
        </w:rPr>
        <w:t>que o município venha a considerar como conciliáveis com o exercício dessa atividade</w:t>
      </w:r>
      <w:r w:rsidR="00383D27" w:rsidRPr="00FC7A70">
        <w:rPr>
          <w:rFonts w:ascii="Garamond" w:hAnsi="Garamond"/>
          <w:color w:val="000000" w:themeColor="text1"/>
          <w:szCs w:val="24"/>
        </w:rPr>
        <w:t>.</w:t>
      </w:r>
    </w:p>
    <w:p w14:paraId="007B2AEC" w14:textId="41242FEE" w:rsidR="00071F8A" w:rsidRPr="00FC7A70" w:rsidRDefault="00071F8A" w:rsidP="00DF7BBF">
      <w:pPr>
        <w:pStyle w:val="PargrafodaLista"/>
        <w:widowControl w:val="0"/>
        <w:numPr>
          <w:ilvl w:val="0"/>
          <w:numId w:val="29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disposições regulamentares e autorizações previstas no número anterior devem considerar que:</w:t>
      </w:r>
    </w:p>
    <w:p w14:paraId="35C90EE6" w14:textId="665BB04D" w:rsidR="00071F8A" w:rsidRPr="00FC7A70" w:rsidRDefault="00071F8A" w:rsidP="00BB3624">
      <w:pPr>
        <w:widowControl w:val="0"/>
        <w:numPr>
          <w:ilvl w:val="0"/>
          <w:numId w:val="238"/>
        </w:numPr>
        <w:spacing w:after="120"/>
        <w:ind w:left="851" w:hanging="284"/>
        <w:rPr>
          <w:rFonts w:ascii="Garamond" w:hAnsi="Garamond"/>
          <w:color w:val="000000" w:themeColor="text1"/>
          <w:szCs w:val="24"/>
        </w:rPr>
      </w:pPr>
      <w:r w:rsidRPr="00FC7A70">
        <w:rPr>
          <w:rFonts w:ascii="Garamond" w:hAnsi="Garamond"/>
          <w:color w:val="000000" w:themeColor="text1"/>
          <w:szCs w:val="24"/>
        </w:rPr>
        <w:t>Na modalidade quartos, apenas se admite o uso habitacional;</w:t>
      </w:r>
    </w:p>
    <w:p w14:paraId="15C6E4F7" w14:textId="322F69D7" w:rsidR="00071F8A" w:rsidRPr="00FC7A70" w:rsidRDefault="00071F8A" w:rsidP="00BB3624">
      <w:pPr>
        <w:widowControl w:val="0"/>
        <w:numPr>
          <w:ilvl w:val="0"/>
          <w:numId w:val="238"/>
        </w:numPr>
        <w:spacing w:after="120"/>
        <w:ind w:left="851" w:hanging="284"/>
        <w:rPr>
          <w:rFonts w:ascii="Garamond" w:hAnsi="Garamond"/>
          <w:color w:val="000000" w:themeColor="text1"/>
          <w:szCs w:val="24"/>
        </w:rPr>
      </w:pPr>
      <w:r w:rsidRPr="00FC7A70">
        <w:rPr>
          <w:rFonts w:ascii="Garamond" w:hAnsi="Garamond"/>
          <w:color w:val="000000" w:themeColor="text1"/>
          <w:szCs w:val="24"/>
        </w:rPr>
        <w:t>Nas modalidades de moradia e de apartamento, a admissibilidade de uso não habitacional depende do cumprimento dos requisitos estabelecidos na secção IV do capítulo I do título II;</w:t>
      </w:r>
    </w:p>
    <w:p w14:paraId="05DEA1F4" w14:textId="4FF6A7F0" w:rsidR="00071F8A" w:rsidRPr="00FC7A70" w:rsidRDefault="00071F8A" w:rsidP="00BB3624">
      <w:pPr>
        <w:widowControl w:val="0"/>
        <w:numPr>
          <w:ilvl w:val="0"/>
          <w:numId w:val="238"/>
        </w:numPr>
        <w:spacing w:after="120"/>
        <w:ind w:left="851" w:hanging="284"/>
        <w:rPr>
          <w:rFonts w:ascii="Garamond" w:hAnsi="Garamond"/>
          <w:color w:val="000000" w:themeColor="text1"/>
          <w:szCs w:val="24"/>
        </w:rPr>
      </w:pPr>
      <w:r w:rsidRPr="00FC7A70">
        <w:rPr>
          <w:rFonts w:ascii="Garamond" w:hAnsi="Garamond"/>
          <w:color w:val="000000" w:themeColor="text1"/>
          <w:szCs w:val="24"/>
        </w:rPr>
        <w:t>Na modalidade estabelecimentos de hospedagem, incluindo aqueles que utilizarem a denominação hostels, a câmara municipal pode prever usos diferentes do habitacional em função da modalidade de alojamento e da capacidade do estabelecimento</w:t>
      </w:r>
      <w:r w:rsidR="00811E9D" w:rsidRPr="00FC7A70">
        <w:rPr>
          <w:rFonts w:ascii="Garamond" w:hAnsi="Garamond"/>
          <w:color w:val="000000" w:themeColor="text1"/>
          <w:szCs w:val="24"/>
        </w:rPr>
        <w:t>.</w:t>
      </w:r>
    </w:p>
    <w:p w14:paraId="51A85777" w14:textId="2CF9B864" w:rsidR="00972B1E" w:rsidRPr="00FC7A70" w:rsidRDefault="00972B1E" w:rsidP="00DF7BBF">
      <w:pPr>
        <w:pStyle w:val="PargrafodaLista"/>
        <w:widowControl w:val="0"/>
        <w:numPr>
          <w:ilvl w:val="0"/>
          <w:numId w:val="29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procedimento para a obtenção da declaração de compatibilidade referida no</w:t>
      </w:r>
      <w:r w:rsidR="00E05480" w:rsidRPr="00FC7A70">
        <w:rPr>
          <w:rFonts w:ascii="Garamond" w:hAnsi="Garamond"/>
          <w:color w:val="000000" w:themeColor="text1"/>
          <w:szCs w:val="24"/>
        </w:rPr>
        <w:t>s</w:t>
      </w:r>
      <w:r w:rsidRPr="00FC7A70">
        <w:rPr>
          <w:rFonts w:ascii="Garamond" w:hAnsi="Garamond"/>
          <w:color w:val="000000" w:themeColor="text1"/>
          <w:szCs w:val="24"/>
        </w:rPr>
        <w:t xml:space="preserve"> número</w:t>
      </w:r>
      <w:r w:rsidR="00E05480" w:rsidRPr="00FC7A70">
        <w:rPr>
          <w:rFonts w:ascii="Garamond" w:hAnsi="Garamond"/>
          <w:color w:val="000000" w:themeColor="text1"/>
          <w:szCs w:val="24"/>
        </w:rPr>
        <w:t>s</w:t>
      </w:r>
      <w:r w:rsidRPr="00FC7A70">
        <w:rPr>
          <w:rFonts w:ascii="Garamond" w:hAnsi="Garamond"/>
          <w:color w:val="000000" w:themeColor="text1"/>
          <w:szCs w:val="24"/>
        </w:rPr>
        <w:t xml:space="preserve"> anterior</w:t>
      </w:r>
      <w:r w:rsidR="00E05480" w:rsidRPr="00FC7A70">
        <w:rPr>
          <w:rFonts w:ascii="Garamond" w:hAnsi="Garamond"/>
          <w:color w:val="000000" w:themeColor="text1"/>
          <w:szCs w:val="24"/>
        </w:rPr>
        <w:t>es</w:t>
      </w:r>
      <w:r w:rsidRPr="00FC7A70">
        <w:rPr>
          <w:rFonts w:ascii="Garamond" w:hAnsi="Garamond"/>
          <w:color w:val="000000" w:themeColor="text1"/>
          <w:szCs w:val="24"/>
        </w:rPr>
        <w:t xml:space="preserve"> rege-se, com as necessárias adaptações, pelo regime procedimental previsto no artigo 62.º-B do RJUE, sendo tal declaração, quando favorável, inscrita, por simples averbamento, no título </w:t>
      </w:r>
      <w:r w:rsidR="006C7549" w:rsidRPr="00FC7A70">
        <w:rPr>
          <w:rFonts w:ascii="Garamond" w:hAnsi="Garamond"/>
          <w:color w:val="000000" w:themeColor="text1"/>
          <w:szCs w:val="24"/>
        </w:rPr>
        <w:t xml:space="preserve">urbanístico </w:t>
      </w:r>
      <w:r w:rsidRPr="00FC7A70">
        <w:rPr>
          <w:rFonts w:ascii="Garamond" w:hAnsi="Garamond"/>
          <w:color w:val="000000" w:themeColor="text1"/>
          <w:szCs w:val="24"/>
        </w:rPr>
        <w:t>de utilização</w:t>
      </w:r>
      <w:r w:rsidR="00650291" w:rsidRPr="00FC7A70">
        <w:rPr>
          <w:rFonts w:ascii="Garamond" w:hAnsi="Garamond"/>
          <w:color w:val="000000" w:themeColor="text1"/>
          <w:szCs w:val="24"/>
        </w:rPr>
        <w:t xml:space="preserve"> urbanístico</w:t>
      </w:r>
      <w:r w:rsidRPr="00FC7A70">
        <w:rPr>
          <w:rFonts w:ascii="Garamond" w:hAnsi="Garamond"/>
          <w:color w:val="000000" w:themeColor="text1"/>
          <w:szCs w:val="24"/>
        </w:rPr>
        <w:t xml:space="preserve"> já existente.</w:t>
      </w:r>
    </w:p>
    <w:p w14:paraId="72205B12" w14:textId="77777777" w:rsidR="00AE7A1E" w:rsidRDefault="00AE7A1E" w:rsidP="00DF7BBF">
      <w:pPr>
        <w:widowControl w:val="0"/>
        <w:spacing w:after="120"/>
        <w:rPr>
          <w:rFonts w:ascii="Garamond" w:hAnsi="Garamond"/>
          <w:color w:val="000000" w:themeColor="text1"/>
          <w:szCs w:val="24"/>
        </w:rPr>
      </w:pPr>
    </w:p>
    <w:p w14:paraId="0BED2506" w14:textId="77777777" w:rsidR="00BB3624" w:rsidRPr="00FC7A70" w:rsidRDefault="00BB3624" w:rsidP="00DF7BBF">
      <w:pPr>
        <w:widowControl w:val="0"/>
        <w:spacing w:after="120"/>
        <w:rPr>
          <w:rFonts w:ascii="Garamond" w:hAnsi="Garamond"/>
          <w:color w:val="000000" w:themeColor="text1"/>
          <w:szCs w:val="24"/>
        </w:rPr>
      </w:pPr>
    </w:p>
    <w:p w14:paraId="623CA3CE" w14:textId="77777777" w:rsidR="00AA13C7" w:rsidRPr="00FC7A70" w:rsidRDefault="00AA13C7"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B1B7451" w14:textId="6AEF7227" w:rsidR="00944AA6" w:rsidRPr="00FC7A70" w:rsidRDefault="00944AA6"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Articulação com </w:t>
      </w:r>
      <w:r w:rsidR="00561363" w:rsidRPr="00FC7A70">
        <w:rPr>
          <w:rFonts w:ascii="Garamond" w:eastAsiaTheme="majorEastAsia" w:hAnsi="Garamond" w:cstheme="majorBidi"/>
          <w:color w:val="000000" w:themeColor="text1"/>
          <w:szCs w:val="24"/>
        </w:rPr>
        <w:t xml:space="preserve">os </w:t>
      </w:r>
      <w:r w:rsidRPr="00FC7A70">
        <w:rPr>
          <w:rFonts w:ascii="Garamond" w:eastAsiaTheme="majorEastAsia" w:hAnsi="Garamond" w:cstheme="majorBidi"/>
          <w:color w:val="000000" w:themeColor="text1"/>
          <w:szCs w:val="24"/>
        </w:rPr>
        <w:t>regimes ambientais e da biodiversidade</w:t>
      </w:r>
    </w:p>
    <w:p w14:paraId="50CAF94E" w14:textId="5ACFEBEB" w:rsidR="00175B5B" w:rsidRPr="008C5F9A" w:rsidRDefault="00175B5B"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Caso o estabelecimento afeto à atividade económica não esteja sujeito a procedimento de avaliação de impacte ambiental, e se localize, total ou parcialmente, em áreas incluídas na Reserva Ecológica Nacional, estabelecida no Decreto-Lei n.º 166/2008, de 22 de agosto, ou em áreas incluídas na Reserva Agrícola Nacional, estabelecida no Decreto-Lei n.º 73/2009, de 31 de março</w:t>
      </w:r>
      <w:del w:id="267" w:author="Maria João Torres" w:date="2026-08-24T18:13:00Z" w16du:dateUtc="2026-08-24T17:13:00Z">
        <w:r w:rsidRPr="008C5F9A" w:rsidDel="007C40B6">
          <w:rPr>
            <w:rFonts w:ascii="Garamond" w:hAnsi="Garamond"/>
            <w:color w:val="000000" w:themeColor="text1"/>
            <w:szCs w:val="24"/>
          </w:rPr>
          <w:delText>, ambas na sua redação atual</w:delText>
        </w:r>
      </w:del>
      <w:r w:rsidRPr="008C5F9A">
        <w:rPr>
          <w:rFonts w:ascii="Garamond" w:hAnsi="Garamond"/>
          <w:color w:val="000000" w:themeColor="text1"/>
          <w:szCs w:val="24"/>
        </w:rPr>
        <w:t xml:space="preserve">, o operador económico pode solicitar que a pronúncia da </w:t>
      </w:r>
      <w:r w:rsidR="00D33CA9" w:rsidRPr="008C5F9A">
        <w:rPr>
          <w:rFonts w:ascii="Garamond" w:hAnsi="Garamond"/>
          <w:color w:val="000000" w:themeColor="text1"/>
          <w:szCs w:val="24"/>
        </w:rPr>
        <w:t xml:space="preserve">Comissão de Coordenação e Desenvolvimento Regional, I.P. </w:t>
      </w:r>
      <w:r w:rsidRPr="008C5F9A">
        <w:rPr>
          <w:rFonts w:ascii="Garamond" w:hAnsi="Garamond"/>
          <w:color w:val="000000" w:themeColor="text1"/>
          <w:szCs w:val="24"/>
        </w:rPr>
        <w:t xml:space="preserve">ou da entidade regional da Reserva Agrícola Nacional, respetivamente, territorialmente competentes e nos termos previstos na legislação aplicável, seja emitida no âmbito do pedido do título digital de atividade económica, </w:t>
      </w:r>
      <w:r w:rsidR="00961EB7" w:rsidRPr="008C5F9A">
        <w:rPr>
          <w:rFonts w:ascii="Garamond" w:hAnsi="Garamond"/>
          <w:color w:val="000000" w:themeColor="text1"/>
          <w:szCs w:val="24"/>
        </w:rPr>
        <w:t xml:space="preserve">com os elementos instrutórios previstos nos respetivos regimes, </w:t>
      </w:r>
      <w:r w:rsidRPr="008C5F9A">
        <w:rPr>
          <w:rFonts w:ascii="Garamond" w:hAnsi="Garamond"/>
          <w:color w:val="000000" w:themeColor="text1"/>
          <w:szCs w:val="24"/>
        </w:rPr>
        <w:t>caso em que se aplica o procedimento de comunicação com prazo.</w:t>
      </w:r>
    </w:p>
    <w:p w14:paraId="5CBBE7BF" w14:textId="3DCAF5B8" w:rsidR="00314958" w:rsidRPr="008C5F9A" w:rsidRDefault="00314958"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A pronúncia das entidades referidas no n.º 1 não prejudica a necessidade de parecer obrigatório ou autorização prévios </w:t>
      </w:r>
      <w:r w:rsidR="00912357" w:rsidRPr="008C5F9A">
        <w:rPr>
          <w:rFonts w:ascii="Garamond" w:hAnsi="Garamond"/>
          <w:color w:val="000000" w:themeColor="text1"/>
          <w:szCs w:val="24"/>
        </w:rPr>
        <w:t>do Instituto, da Conservação, da Natureza e das Florestas, I.P. (</w:t>
      </w:r>
      <w:r w:rsidRPr="008C5F9A">
        <w:rPr>
          <w:rFonts w:ascii="Garamond" w:hAnsi="Garamond"/>
          <w:color w:val="000000" w:themeColor="text1"/>
          <w:szCs w:val="24"/>
        </w:rPr>
        <w:t>ICNF, I.P.</w:t>
      </w:r>
      <w:r w:rsidR="00912357" w:rsidRPr="008C5F9A">
        <w:rPr>
          <w:rFonts w:ascii="Garamond" w:hAnsi="Garamond"/>
          <w:color w:val="000000" w:themeColor="text1"/>
          <w:szCs w:val="24"/>
        </w:rPr>
        <w:t>)</w:t>
      </w:r>
      <w:r w:rsidRPr="008C5F9A">
        <w:rPr>
          <w:rFonts w:ascii="Garamond" w:hAnsi="Garamond"/>
          <w:color w:val="000000" w:themeColor="text1"/>
          <w:szCs w:val="24"/>
        </w:rPr>
        <w:t>, nos termos das disposições previstas na legislação aplicável, sempre que estejam em causa áreas classificadas integradas no Sistema Nacional de Áreas Classificadas ou regimes jurídicos de proteção de espécies e habitats, podendo estes ser integrados nos respetivos procedimentos quando haja lugar a avaliação de impacte ambiental ou avaliação de incidências ambientais, consoante o caso.</w:t>
      </w:r>
    </w:p>
    <w:p w14:paraId="10DDE32D" w14:textId="44E964FA" w:rsidR="00944AA6" w:rsidRDefault="00667EA7"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Sem prejuízo do disposto no </w:t>
      </w:r>
      <w:r w:rsidR="00402C7C" w:rsidRPr="008C5F9A">
        <w:rPr>
          <w:rFonts w:ascii="Garamond" w:hAnsi="Garamond"/>
          <w:color w:val="000000" w:themeColor="text1"/>
          <w:szCs w:val="24"/>
        </w:rPr>
        <w:t>n.º 7 do artigo 45.º</w:t>
      </w:r>
      <w:r w:rsidR="00875773" w:rsidRPr="008C5F9A">
        <w:rPr>
          <w:rFonts w:ascii="Garamond" w:hAnsi="Garamond"/>
          <w:color w:val="000000" w:themeColor="text1"/>
          <w:szCs w:val="24"/>
        </w:rPr>
        <w:t xml:space="preserve"> do regime jurídico de avaliação de impacte ambiental (RJAIA),</w:t>
      </w:r>
      <w:r w:rsidR="00402C7C" w:rsidRPr="008C5F9A">
        <w:rPr>
          <w:rFonts w:ascii="Garamond" w:hAnsi="Garamond"/>
          <w:color w:val="000000" w:themeColor="text1"/>
          <w:szCs w:val="24"/>
        </w:rPr>
        <w:t xml:space="preserve"> c</w:t>
      </w:r>
      <w:r w:rsidR="00944AA6" w:rsidRPr="008C5F9A">
        <w:rPr>
          <w:rFonts w:ascii="Garamond" w:hAnsi="Garamond"/>
          <w:color w:val="000000" w:themeColor="text1"/>
          <w:szCs w:val="24"/>
        </w:rPr>
        <w:t>aso os estabelecimentos afetos a uma atividade económica estejam inseridos num loteamento não carecem de avaliação de impacte ambiental se o loteamento tiver sido objeto de decisão de impacte ambiental favorável e o estudo de impacte ambiental tenha incluído todos os requisitos do estabelecimento.</w:t>
      </w:r>
    </w:p>
    <w:p w14:paraId="7EB77310" w14:textId="77777777" w:rsidR="00BB3624" w:rsidRDefault="00BB3624" w:rsidP="00BB3624">
      <w:pPr>
        <w:widowControl w:val="0"/>
        <w:spacing w:after="120"/>
        <w:rPr>
          <w:rFonts w:ascii="Garamond" w:hAnsi="Garamond"/>
          <w:color w:val="000000" w:themeColor="text1"/>
          <w:szCs w:val="24"/>
        </w:rPr>
      </w:pPr>
    </w:p>
    <w:p w14:paraId="70A0014B" w14:textId="77777777" w:rsidR="00FF5645" w:rsidRPr="00BB3624" w:rsidRDefault="00FF5645" w:rsidP="00BB3624">
      <w:pPr>
        <w:widowControl w:val="0"/>
        <w:spacing w:after="120"/>
        <w:rPr>
          <w:rFonts w:ascii="Garamond" w:hAnsi="Garamond"/>
          <w:color w:val="000000" w:themeColor="text1"/>
          <w:szCs w:val="24"/>
        </w:rPr>
      </w:pPr>
    </w:p>
    <w:p w14:paraId="4085D02D" w14:textId="45395796" w:rsidR="00944AA6" w:rsidRPr="008C5F9A" w:rsidRDefault="00944AA6"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Sempre que esteja em causa a instalação ou alteração de instalação </w:t>
      </w:r>
      <w:r w:rsidR="00A235A3" w:rsidRPr="008C5F9A">
        <w:rPr>
          <w:rFonts w:ascii="Garamond" w:hAnsi="Garamond"/>
          <w:color w:val="000000" w:themeColor="text1"/>
          <w:szCs w:val="24"/>
        </w:rPr>
        <w:t xml:space="preserve">afeta à atividade </w:t>
      </w:r>
      <w:r w:rsidRPr="008C5F9A">
        <w:rPr>
          <w:rFonts w:ascii="Garamond" w:hAnsi="Garamond"/>
          <w:color w:val="000000" w:themeColor="text1"/>
          <w:szCs w:val="24"/>
        </w:rPr>
        <w:t>industrial inserida em estabelecimento com CAE 38 ou 39, é emitido título no âmbito do regime geral de gestão de resíduos (RGGR), após emissão de parecer vinculativo pela entidade competente para o licenciamento da atividade industrial, que constitui condição suficiente para o exercício da atividade industrial</w:t>
      </w:r>
      <w:r w:rsidR="00EF0FA7" w:rsidRPr="008C5F9A">
        <w:rPr>
          <w:rFonts w:ascii="Garamond" w:hAnsi="Garamond"/>
          <w:color w:val="000000" w:themeColor="text1"/>
          <w:szCs w:val="24"/>
        </w:rPr>
        <w:t xml:space="preserve">, sem prejuízo da necessidade de submeter a comunicação </w:t>
      </w:r>
      <w:r w:rsidR="00E71A4C" w:rsidRPr="008C5F9A">
        <w:rPr>
          <w:rFonts w:ascii="Garamond" w:hAnsi="Garamond"/>
          <w:color w:val="000000" w:themeColor="text1"/>
          <w:szCs w:val="24"/>
        </w:rPr>
        <w:t>prévia</w:t>
      </w:r>
      <w:r w:rsidR="0045477B" w:rsidRPr="008C5F9A">
        <w:rPr>
          <w:rFonts w:ascii="Garamond" w:hAnsi="Garamond"/>
          <w:color w:val="000000" w:themeColor="text1"/>
          <w:szCs w:val="24"/>
        </w:rPr>
        <w:t xml:space="preserve"> </w:t>
      </w:r>
      <w:r w:rsidR="00EF0FA7" w:rsidRPr="008C5F9A">
        <w:rPr>
          <w:rFonts w:ascii="Garamond" w:hAnsi="Garamond"/>
          <w:color w:val="000000" w:themeColor="text1"/>
          <w:szCs w:val="24"/>
        </w:rPr>
        <w:t xml:space="preserve">prevista na alínea </w:t>
      </w:r>
      <w:r w:rsidR="00EF0FA7" w:rsidRPr="008C5F9A">
        <w:rPr>
          <w:rFonts w:ascii="Garamond" w:hAnsi="Garamond"/>
          <w:i/>
          <w:iCs/>
          <w:color w:val="000000" w:themeColor="text1"/>
          <w:szCs w:val="24"/>
        </w:rPr>
        <w:t>a)</w:t>
      </w:r>
      <w:r w:rsidR="00EF0FA7" w:rsidRPr="008C5F9A">
        <w:rPr>
          <w:rFonts w:ascii="Garamond" w:hAnsi="Garamond"/>
          <w:color w:val="000000" w:themeColor="text1"/>
          <w:szCs w:val="24"/>
        </w:rPr>
        <w:t xml:space="preserve"> do n.º </w:t>
      </w:r>
      <w:r w:rsidR="00E71A4C" w:rsidRPr="008C5F9A">
        <w:rPr>
          <w:rFonts w:ascii="Garamond" w:hAnsi="Garamond"/>
          <w:color w:val="000000" w:themeColor="text1"/>
          <w:szCs w:val="24"/>
        </w:rPr>
        <w:t>4</w:t>
      </w:r>
      <w:r w:rsidR="00EF0FA7" w:rsidRPr="008C5F9A">
        <w:rPr>
          <w:rFonts w:ascii="Garamond" w:hAnsi="Garamond"/>
          <w:color w:val="000000" w:themeColor="text1"/>
          <w:szCs w:val="24"/>
        </w:rPr>
        <w:t xml:space="preserve"> do </w:t>
      </w:r>
      <w:r w:rsidR="00EF0FA7" w:rsidRPr="008C5F9A">
        <w:rPr>
          <w:rFonts w:ascii="Garamond" w:hAnsi="Garamond"/>
          <w:color w:val="000000" w:themeColor="text1"/>
          <w:szCs w:val="24"/>
        </w:rPr>
        <w:fldChar w:fldCharType="begin"/>
      </w:r>
      <w:r w:rsidR="00EF0FA7" w:rsidRPr="008C5F9A">
        <w:rPr>
          <w:rFonts w:ascii="Garamond" w:hAnsi="Garamond"/>
          <w:color w:val="000000" w:themeColor="text1"/>
          <w:szCs w:val="24"/>
        </w:rPr>
        <w:instrText xml:space="preserve"> REF _Ref227751603 \r \h </w:instrText>
      </w:r>
      <w:r w:rsidR="00FC7A70" w:rsidRPr="008C5F9A">
        <w:rPr>
          <w:rFonts w:ascii="Garamond" w:hAnsi="Garamond"/>
          <w:color w:val="000000" w:themeColor="text1"/>
          <w:szCs w:val="24"/>
        </w:rPr>
        <w:instrText xml:space="preserve"> \* MERGEFORMAT </w:instrText>
      </w:r>
      <w:r w:rsidR="00EF0FA7" w:rsidRPr="008C5F9A">
        <w:rPr>
          <w:rFonts w:ascii="Garamond" w:hAnsi="Garamond"/>
          <w:color w:val="000000" w:themeColor="text1"/>
          <w:szCs w:val="24"/>
        </w:rPr>
      </w:r>
      <w:r w:rsidR="00EF0FA7" w:rsidRPr="008C5F9A">
        <w:rPr>
          <w:rFonts w:ascii="Garamond" w:hAnsi="Garamond"/>
          <w:color w:val="000000" w:themeColor="text1"/>
          <w:szCs w:val="24"/>
        </w:rPr>
        <w:fldChar w:fldCharType="separate"/>
      </w:r>
      <w:r w:rsidR="009D4F47">
        <w:rPr>
          <w:rFonts w:ascii="Garamond" w:hAnsi="Garamond"/>
          <w:color w:val="000000" w:themeColor="text1"/>
          <w:szCs w:val="24"/>
        </w:rPr>
        <w:t>Artigo 16.º</w:t>
      </w:r>
      <w:r w:rsidR="00EF0FA7" w:rsidRPr="008C5F9A">
        <w:rPr>
          <w:rFonts w:ascii="Garamond" w:hAnsi="Garamond"/>
          <w:color w:val="000000" w:themeColor="text1"/>
          <w:szCs w:val="24"/>
        </w:rPr>
        <w:fldChar w:fldCharType="end"/>
      </w:r>
      <w:r w:rsidRPr="008C5F9A">
        <w:rPr>
          <w:rFonts w:ascii="Garamond" w:hAnsi="Garamond"/>
          <w:color w:val="000000" w:themeColor="text1"/>
          <w:szCs w:val="24"/>
        </w:rPr>
        <w:t>.</w:t>
      </w:r>
    </w:p>
    <w:p w14:paraId="689030A7" w14:textId="0D2CE5A0" w:rsidR="00944AA6" w:rsidRPr="008C5F9A" w:rsidRDefault="00944AA6"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O parecer referido no número anterior é emitido no prazo máximo de 30 dias, sendo que a falta da sua emissão e/ou respetiva notificação à entidade licenciadora no prazo referido equivale à emissão de parecer favorável.</w:t>
      </w:r>
    </w:p>
    <w:p w14:paraId="7EA75C7E" w14:textId="558F3CF5" w:rsidR="00944AA6" w:rsidRPr="008C5F9A" w:rsidRDefault="00944AA6"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A substituição de matérias-primas por resíduos, sempre que o processo permita a valorização dos mesmos, não altera o procedimento administrativo a que a atividade industrial estava inicialmente sujeita.</w:t>
      </w:r>
    </w:p>
    <w:p w14:paraId="48F83BEE" w14:textId="7D2B419A" w:rsidR="003C6C00" w:rsidRDefault="003C6C00" w:rsidP="00DF7BBF">
      <w:pPr>
        <w:pStyle w:val="PargrafodaLista"/>
        <w:widowControl w:val="0"/>
        <w:numPr>
          <w:ilvl w:val="0"/>
          <w:numId w:val="300"/>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Sem prejuízo do disposto nos números anteriores, </w:t>
      </w:r>
      <w:r w:rsidR="004F733D" w:rsidRPr="008C5F9A">
        <w:rPr>
          <w:rFonts w:ascii="Garamond" w:hAnsi="Garamond"/>
          <w:color w:val="000000" w:themeColor="text1"/>
          <w:szCs w:val="24"/>
        </w:rPr>
        <w:t xml:space="preserve">sempre que esteja em causa </w:t>
      </w:r>
      <w:r w:rsidR="00A235A3" w:rsidRPr="008C5F9A">
        <w:rPr>
          <w:rFonts w:ascii="Garamond" w:hAnsi="Garamond"/>
          <w:color w:val="000000" w:themeColor="text1"/>
          <w:szCs w:val="24"/>
        </w:rPr>
        <w:t xml:space="preserve">a instalação ou alteração de instalação afeta à atividade industrial </w:t>
      </w:r>
      <w:r w:rsidR="004F733D" w:rsidRPr="008C5F9A">
        <w:rPr>
          <w:rFonts w:ascii="Garamond" w:hAnsi="Garamond"/>
          <w:color w:val="000000" w:themeColor="text1"/>
          <w:szCs w:val="24"/>
        </w:rPr>
        <w:t xml:space="preserve">que substitui matéria-prima virgem por resíduos, </w:t>
      </w:r>
      <w:r w:rsidR="00A235A3" w:rsidRPr="008C5F9A">
        <w:rPr>
          <w:rFonts w:ascii="Garamond" w:hAnsi="Garamond"/>
          <w:color w:val="000000" w:themeColor="text1"/>
          <w:szCs w:val="24"/>
        </w:rPr>
        <w:t>o título digital de atividade económica relativo à</w:t>
      </w:r>
      <w:r w:rsidR="004F733D" w:rsidRPr="008C5F9A">
        <w:rPr>
          <w:rFonts w:ascii="Garamond" w:hAnsi="Garamond"/>
          <w:color w:val="000000" w:themeColor="text1"/>
          <w:szCs w:val="24"/>
        </w:rPr>
        <w:t xml:space="preserve"> atividade industrial só pode emitir título após a emissão d</w:t>
      </w:r>
      <w:r w:rsidR="00A235A3" w:rsidRPr="008C5F9A">
        <w:rPr>
          <w:rFonts w:ascii="Garamond" w:hAnsi="Garamond"/>
          <w:color w:val="000000" w:themeColor="text1"/>
          <w:szCs w:val="24"/>
        </w:rPr>
        <w:t>o</w:t>
      </w:r>
      <w:r w:rsidR="004F733D" w:rsidRPr="008C5F9A">
        <w:rPr>
          <w:rFonts w:ascii="Garamond" w:hAnsi="Garamond"/>
          <w:color w:val="000000" w:themeColor="text1"/>
          <w:szCs w:val="24"/>
        </w:rPr>
        <w:t xml:space="preserve"> parecer vinculativo</w:t>
      </w:r>
      <w:r w:rsidR="00A235A3" w:rsidRPr="008C5F9A">
        <w:rPr>
          <w:rFonts w:ascii="Garamond" w:hAnsi="Garamond"/>
          <w:color w:val="000000" w:themeColor="text1"/>
          <w:szCs w:val="24"/>
        </w:rPr>
        <w:t xml:space="preserve"> referido na parte final do n.º 4</w:t>
      </w:r>
      <w:r w:rsidR="009369C1" w:rsidRPr="008C5F9A">
        <w:rPr>
          <w:rFonts w:ascii="Garamond" w:hAnsi="Garamond"/>
          <w:color w:val="000000" w:themeColor="text1"/>
          <w:szCs w:val="24"/>
        </w:rPr>
        <w:t>.</w:t>
      </w:r>
    </w:p>
    <w:p w14:paraId="254851C2" w14:textId="77777777" w:rsidR="00FF5645" w:rsidRDefault="00FF5645" w:rsidP="00FF5645">
      <w:pPr>
        <w:widowControl w:val="0"/>
        <w:spacing w:after="120"/>
        <w:rPr>
          <w:rFonts w:ascii="Garamond" w:hAnsi="Garamond"/>
          <w:color w:val="000000" w:themeColor="text1"/>
          <w:szCs w:val="24"/>
        </w:rPr>
      </w:pPr>
    </w:p>
    <w:p w14:paraId="435875FE" w14:textId="77777777" w:rsidR="00FF5645" w:rsidRDefault="00FF5645" w:rsidP="00FF5645">
      <w:pPr>
        <w:widowControl w:val="0"/>
        <w:spacing w:after="120"/>
        <w:rPr>
          <w:rFonts w:ascii="Garamond" w:hAnsi="Garamond"/>
          <w:color w:val="000000" w:themeColor="text1"/>
          <w:szCs w:val="24"/>
        </w:rPr>
      </w:pPr>
    </w:p>
    <w:p w14:paraId="15BDB604" w14:textId="77777777" w:rsidR="00FF5645" w:rsidRDefault="00FF5645" w:rsidP="00FF5645">
      <w:pPr>
        <w:widowControl w:val="0"/>
        <w:spacing w:after="120"/>
        <w:rPr>
          <w:rFonts w:ascii="Garamond" w:hAnsi="Garamond"/>
          <w:color w:val="000000" w:themeColor="text1"/>
          <w:szCs w:val="24"/>
        </w:rPr>
      </w:pPr>
    </w:p>
    <w:p w14:paraId="5AA553C9" w14:textId="77777777" w:rsidR="00FF5645" w:rsidRDefault="00FF5645" w:rsidP="00FF5645">
      <w:pPr>
        <w:widowControl w:val="0"/>
        <w:spacing w:after="120"/>
        <w:rPr>
          <w:rFonts w:ascii="Garamond" w:hAnsi="Garamond"/>
          <w:color w:val="000000" w:themeColor="text1"/>
          <w:szCs w:val="24"/>
        </w:rPr>
      </w:pPr>
    </w:p>
    <w:p w14:paraId="14F09559" w14:textId="77777777" w:rsidR="00FF5645" w:rsidRDefault="00FF5645" w:rsidP="00FF5645">
      <w:pPr>
        <w:widowControl w:val="0"/>
        <w:spacing w:after="120"/>
        <w:rPr>
          <w:rFonts w:ascii="Garamond" w:hAnsi="Garamond"/>
          <w:color w:val="000000" w:themeColor="text1"/>
          <w:szCs w:val="24"/>
        </w:rPr>
      </w:pPr>
    </w:p>
    <w:p w14:paraId="7F6A99E6" w14:textId="77777777" w:rsidR="00FF5645" w:rsidRPr="00FF5645" w:rsidRDefault="00FF5645" w:rsidP="00FF5645">
      <w:pPr>
        <w:widowControl w:val="0"/>
        <w:spacing w:after="120"/>
        <w:rPr>
          <w:rFonts w:ascii="Garamond" w:hAnsi="Garamond"/>
          <w:color w:val="000000" w:themeColor="text1"/>
          <w:szCs w:val="24"/>
        </w:rPr>
      </w:pPr>
    </w:p>
    <w:p w14:paraId="2DBA2802" w14:textId="77777777" w:rsidR="00EC6E1A" w:rsidRPr="00FC7A70" w:rsidRDefault="00EC6E1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268" w:name="_Ref230020769"/>
    </w:p>
    <w:bookmarkEnd w:id="268"/>
    <w:p w14:paraId="599DB083" w14:textId="77777777" w:rsidR="00EC6E1A" w:rsidRPr="00FC7A70" w:rsidRDefault="00EC6E1A"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Articulação com os regimes em matéria da segurança da cadeia alimentar</w:t>
      </w:r>
    </w:p>
    <w:p w14:paraId="01E89EBE" w14:textId="23D991E1" w:rsidR="00F45BB3" w:rsidRPr="008C5F9A" w:rsidRDefault="0023483D" w:rsidP="00DF7BBF">
      <w:pPr>
        <w:pStyle w:val="PargrafodaLista"/>
        <w:widowControl w:val="0"/>
        <w:numPr>
          <w:ilvl w:val="0"/>
          <w:numId w:val="301"/>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Os </w:t>
      </w:r>
      <w:r w:rsidR="004B315F" w:rsidRPr="008C5F9A">
        <w:rPr>
          <w:rFonts w:ascii="Garamond" w:hAnsi="Garamond"/>
          <w:color w:val="000000" w:themeColor="text1"/>
          <w:szCs w:val="24"/>
        </w:rPr>
        <w:t xml:space="preserve">estabelecimentos abrangidos pelo n.º 2 do artigo 4.º do Regulamento (CE) n.º 853/2004, do Parlamento Europeu e do Conselho, de 29 de abril de 2004, artigo 10.º do Regulamento (CE) n.º 183/2005, do Parlamento Europeu e do Conselho, de 2 de janeiro de 2005, e artigo 44.º do Regulamento (CE) n.º 1069/2009, do Parlamento Europeu e do Conselho, de 21 de outubro de 2009, só podem iniciar a atividade após </w:t>
      </w:r>
      <w:r w:rsidR="00546F7F" w:rsidRPr="008C5F9A">
        <w:rPr>
          <w:rFonts w:ascii="Garamond" w:hAnsi="Garamond"/>
          <w:color w:val="000000" w:themeColor="text1"/>
          <w:szCs w:val="24"/>
        </w:rPr>
        <w:t xml:space="preserve">realização de </w:t>
      </w:r>
      <w:r w:rsidR="004B315F" w:rsidRPr="008C5F9A">
        <w:rPr>
          <w:rFonts w:ascii="Garamond" w:hAnsi="Garamond"/>
          <w:color w:val="000000" w:themeColor="text1"/>
          <w:szCs w:val="24"/>
        </w:rPr>
        <w:t xml:space="preserve">vistoria e aprovação pela </w:t>
      </w:r>
      <w:r w:rsidR="00912357" w:rsidRPr="008C5F9A">
        <w:rPr>
          <w:rFonts w:ascii="Garamond" w:hAnsi="Garamond"/>
          <w:szCs w:val="24"/>
        </w:rPr>
        <w:t>Direção-Geral de Alimentação e Veterinária (</w:t>
      </w:r>
      <w:r w:rsidR="004B315F" w:rsidRPr="008C5F9A">
        <w:rPr>
          <w:rFonts w:ascii="Garamond" w:hAnsi="Garamond"/>
          <w:color w:val="000000" w:themeColor="text1"/>
          <w:szCs w:val="24"/>
        </w:rPr>
        <w:t>DGAV</w:t>
      </w:r>
      <w:r w:rsidR="00912357" w:rsidRPr="008C5F9A">
        <w:rPr>
          <w:rFonts w:ascii="Garamond" w:hAnsi="Garamond"/>
          <w:color w:val="000000" w:themeColor="text1"/>
          <w:szCs w:val="24"/>
        </w:rPr>
        <w:t>)</w:t>
      </w:r>
      <w:r w:rsidR="004B315F" w:rsidRPr="008C5F9A">
        <w:rPr>
          <w:rFonts w:ascii="Garamond" w:hAnsi="Garamond"/>
          <w:color w:val="000000" w:themeColor="text1"/>
          <w:szCs w:val="24"/>
        </w:rPr>
        <w:t>, sendo-lhes atribuído um Número de Controlo Veterinário (NCV) ou NII (</w:t>
      </w:r>
      <w:r w:rsidR="00A3716C" w:rsidRPr="008C5F9A">
        <w:rPr>
          <w:rFonts w:ascii="Garamond" w:hAnsi="Garamond"/>
          <w:color w:val="000000" w:themeColor="text1"/>
          <w:szCs w:val="24"/>
        </w:rPr>
        <w:t>Número de Identificação Individual)</w:t>
      </w:r>
      <w:r w:rsidR="004B315F" w:rsidRPr="008C5F9A">
        <w:rPr>
          <w:rFonts w:ascii="Garamond" w:hAnsi="Garamond"/>
          <w:color w:val="000000" w:themeColor="text1"/>
          <w:szCs w:val="24"/>
        </w:rPr>
        <w:t>, consoante a legislação aplicável.</w:t>
      </w:r>
    </w:p>
    <w:p w14:paraId="55FC856C" w14:textId="2C3E0E7B" w:rsidR="004B315F" w:rsidRPr="008C5F9A" w:rsidRDefault="00643C4E" w:rsidP="00DF7BBF">
      <w:pPr>
        <w:pStyle w:val="PargrafodaLista"/>
        <w:widowControl w:val="0"/>
        <w:numPr>
          <w:ilvl w:val="0"/>
          <w:numId w:val="301"/>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Os estabelecimentos do setor alimentar, do setor dos subprodutos animais e do setor dos alimentos para animais que não estejam sujeitos a aprovação nos termos do número um, devem obter um registo junto da DGAV nos termos previstos na respetiva legislação setorial aplicável.</w:t>
      </w:r>
    </w:p>
    <w:p w14:paraId="6A2D94D8" w14:textId="03B2AD96" w:rsidR="001911AA" w:rsidRPr="00FC7A70" w:rsidRDefault="003F6B64"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w:t>
      </w:r>
      <w:r w:rsidR="001911AA" w:rsidRPr="00FC7A70">
        <w:rPr>
          <w:rFonts w:ascii="Garamond" w:hAnsi="Garamond"/>
          <w:smallCaps/>
          <w:color w:val="000000" w:themeColor="text1"/>
          <w:szCs w:val="24"/>
        </w:rPr>
        <w:t>ecção II</w:t>
      </w:r>
      <w:r w:rsidR="004914C0" w:rsidRPr="00FC7A70">
        <w:rPr>
          <w:rFonts w:ascii="Garamond" w:hAnsi="Garamond"/>
          <w:smallCaps/>
          <w:color w:val="000000" w:themeColor="text1"/>
          <w:szCs w:val="24"/>
        </w:rPr>
        <w:t>I</w:t>
      </w:r>
    </w:p>
    <w:p w14:paraId="7254FCE6" w14:textId="57B87966" w:rsidR="001911AA" w:rsidRPr="00FC7A70" w:rsidRDefault="001911AA"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Título digital de atividade económica</w:t>
      </w:r>
    </w:p>
    <w:p w14:paraId="7E65226F" w14:textId="77777777" w:rsidR="00BE269B" w:rsidRPr="00FC7A70" w:rsidRDefault="00BE269B" w:rsidP="00DF7BBF">
      <w:pPr>
        <w:pStyle w:val="PargrafodaLista"/>
        <w:widowControl w:val="0"/>
        <w:numPr>
          <w:ilvl w:val="0"/>
          <w:numId w:val="199"/>
        </w:numPr>
        <w:spacing w:after="120"/>
        <w:contextualSpacing w:val="0"/>
        <w:jc w:val="center"/>
        <w:outlineLvl w:val="1"/>
        <w:rPr>
          <w:rFonts w:ascii="Garamond" w:hAnsi="Garamond"/>
          <w:szCs w:val="24"/>
        </w:rPr>
      </w:pPr>
    </w:p>
    <w:p w14:paraId="61C39DC3" w14:textId="77777777" w:rsidR="00B329B1" w:rsidRPr="00FC7A70" w:rsidRDefault="00B329B1"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Título digital de atividade económica</w:t>
      </w:r>
    </w:p>
    <w:p w14:paraId="28EE0F05" w14:textId="77777777" w:rsidR="005F15BE" w:rsidRPr="008C5F9A" w:rsidRDefault="005F15BE" w:rsidP="005F15BE">
      <w:pPr>
        <w:pStyle w:val="PargrafodaLista"/>
        <w:widowControl w:val="0"/>
        <w:numPr>
          <w:ilvl w:val="0"/>
          <w:numId w:val="302"/>
        </w:numPr>
        <w:spacing w:after="120"/>
        <w:ind w:left="426" w:hanging="426"/>
        <w:contextualSpacing w:val="0"/>
        <w:rPr>
          <w:ins w:id="269" w:author="G-MECT" w:date="2026-09-11T21:59:00Z" w16du:dateUtc="2026-09-11T20:59:00Z"/>
          <w:rFonts w:ascii="Garamond" w:hAnsi="Garamond"/>
          <w:color w:val="000000" w:themeColor="text1"/>
          <w:szCs w:val="24"/>
        </w:rPr>
      </w:pPr>
      <w:commentRangeStart w:id="270"/>
      <w:commentRangeStart w:id="271"/>
      <w:ins w:id="272" w:author="G-MECT" w:date="2026-09-11T21:59:00Z" w16du:dateUtc="2026-09-11T20:59:00Z">
        <w:r w:rsidRPr="008C5F9A">
          <w:rPr>
            <w:rFonts w:ascii="Garamond" w:hAnsi="Garamond"/>
            <w:color w:val="000000" w:themeColor="text1"/>
            <w:szCs w:val="24"/>
          </w:rPr>
          <w:t xml:space="preserve">O título digital de atividade económica é o título eletrónico que </w:t>
        </w:r>
        <w:r>
          <w:rPr>
            <w:rFonts w:ascii="Garamond" w:hAnsi="Garamond"/>
            <w:color w:val="000000" w:themeColor="text1"/>
            <w:szCs w:val="24"/>
          </w:rPr>
          <w:t>reúne toda a informação relativa aos requisitos legalmente aplicáveis ao acesso e exercício da atividade em causa</w:t>
        </w:r>
        <w:r w:rsidRPr="008C5F9A">
          <w:rPr>
            <w:rFonts w:ascii="Garamond" w:hAnsi="Garamond"/>
            <w:color w:val="000000" w:themeColor="text1"/>
            <w:szCs w:val="24"/>
          </w:rPr>
          <w:t>.</w:t>
        </w:r>
        <w:commentRangeEnd w:id="270"/>
        <w:r w:rsidRPr="008C5F9A">
          <w:rPr>
            <w:rStyle w:val="Refdecomentrio"/>
            <w:rFonts w:ascii="Garamond" w:hAnsi="Garamond"/>
            <w:color w:val="000000" w:themeColor="text1"/>
            <w:sz w:val="24"/>
            <w:szCs w:val="24"/>
          </w:rPr>
          <w:commentReference w:id="270"/>
        </w:r>
        <w:commentRangeEnd w:id="271"/>
        <w:r w:rsidRPr="008C5F9A">
          <w:rPr>
            <w:rStyle w:val="Refdecomentrio"/>
            <w:rFonts w:ascii="Garamond" w:hAnsi="Garamond"/>
            <w:color w:val="000000" w:themeColor="text1"/>
            <w:sz w:val="24"/>
            <w:szCs w:val="24"/>
          </w:rPr>
          <w:commentReference w:id="271"/>
        </w:r>
      </w:ins>
    </w:p>
    <w:p w14:paraId="4FC2F4AE" w14:textId="77777777" w:rsidR="005F15BE" w:rsidRDefault="005F15BE" w:rsidP="005F15BE">
      <w:pPr>
        <w:pStyle w:val="PargrafodaLista"/>
        <w:widowControl w:val="0"/>
        <w:numPr>
          <w:ilvl w:val="0"/>
          <w:numId w:val="302"/>
        </w:numPr>
        <w:spacing w:after="120"/>
        <w:ind w:left="426" w:hanging="426"/>
        <w:contextualSpacing w:val="0"/>
        <w:rPr>
          <w:ins w:id="273" w:author="G-MECT" w:date="2026-09-11T21:59:00Z" w16du:dateUtc="2026-09-11T20:59:00Z"/>
          <w:rFonts w:ascii="Garamond" w:hAnsi="Garamond"/>
          <w:color w:val="000000" w:themeColor="text1"/>
          <w:szCs w:val="24"/>
        </w:rPr>
      </w:pPr>
      <w:ins w:id="274" w:author="G-MECT" w:date="2026-09-11T21:59:00Z" w16du:dateUtc="2026-09-11T20:59:00Z">
        <w:r w:rsidRPr="008C5F9A">
          <w:rPr>
            <w:rFonts w:ascii="Garamond" w:hAnsi="Garamond"/>
            <w:color w:val="000000" w:themeColor="text1"/>
            <w:szCs w:val="24"/>
          </w:rPr>
          <w:t xml:space="preserve">Estão sujeitos à obtenção de título digital de atividade económica as atividades económicas </w:t>
        </w:r>
        <w:r>
          <w:rPr>
            <w:rFonts w:ascii="Garamond" w:hAnsi="Garamond"/>
            <w:color w:val="000000" w:themeColor="text1"/>
            <w:szCs w:val="24"/>
          </w:rPr>
          <w:t>previstas</w:t>
        </w:r>
        <w:r w:rsidRPr="008C5F9A">
          <w:rPr>
            <w:rFonts w:ascii="Garamond" w:hAnsi="Garamond"/>
            <w:color w:val="000000" w:themeColor="text1"/>
            <w:szCs w:val="24"/>
          </w:rPr>
          <w:t xml:space="preserve"> no artigo seguinte</w:t>
        </w:r>
        <w:r>
          <w:rPr>
            <w:rFonts w:ascii="Garamond" w:hAnsi="Garamond"/>
            <w:color w:val="000000" w:themeColor="text1"/>
            <w:szCs w:val="24"/>
          </w:rPr>
          <w:t>, caso em que o título digital de atividade económica titula também o ato de licenciamento ou autorização para o acesso e exercício da atividade.</w:t>
        </w:r>
      </w:ins>
    </w:p>
    <w:p w14:paraId="05318417" w14:textId="77777777" w:rsidR="005F15BE" w:rsidRDefault="005F15BE" w:rsidP="005F15BE">
      <w:pPr>
        <w:pStyle w:val="PargrafodaLista"/>
        <w:widowControl w:val="0"/>
        <w:numPr>
          <w:ilvl w:val="0"/>
          <w:numId w:val="302"/>
        </w:numPr>
        <w:spacing w:after="120"/>
        <w:ind w:left="426" w:hanging="426"/>
        <w:contextualSpacing w:val="0"/>
        <w:rPr>
          <w:ins w:id="275" w:author="G-MECT" w:date="2026-09-11T21:59:00Z" w16du:dateUtc="2026-09-11T20:59:00Z"/>
          <w:rFonts w:ascii="Garamond" w:hAnsi="Garamond"/>
          <w:color w:val="000000" w:themeColor="text1"/>
          <w:szCs w:val="24"/>
        </w:rPr>
      </w:pPr>
      <w:ins w:id="276" w:author="G-MECT" w:date="2026-09-11T21:59:00Z" w16du:dateUtc="2026-09-11T20:59:00Z">
        <w:r>
          <w:rPr>
            <w:rFonts w:ascii="Garamond" w:hAnsi="Garamond"/>
            <w:color w:val="000000" w:themeColor="text1"/>
            <w:szCs w:val="24"/>
          </w:rPr>
          <w:t>O título digital de atividade económica inclui a seguinte informação:</w:t>
        </w:r>
      </w:ins>
    </w:p>
    <w:p w14:paraId="57A527C4" w14:textId="77777777" w:rsidR="005F15BE" w:rsidRDefault="005F15BE" w:rsidP="005F15BE">
      <w:pPr>
        <w:pStyle w:val="PargrafodaLista"/>
        <w:widowControl w:val="0"/>
        <w:numPr>
          <w:ilvl w:val="0"/>
          <w:numId w:val="182"/>
        </w:numPr>
        <w:spacing w:after="120"/>
        <w:ind w:left="851" w:hanging="284"/>
        <w:contextualSpacing w:val="0"/>
        <w:rPr>
          <w:ins w:id="277" w:author="G-MECT" w:date="2026-09-11T21:59:00Z" w16du:dateUtc="2026-09-11T20:59:00Z"/>
          <w:rFonts w:ascii="Garamond" w:hAnsi="Garamond"/>
          <w:color w:val="000000" w:themeColor="text1"/>
          <w:szCs w:val="24"/>
        </w:rPr>
      </w:pPr>
      <w:ins w:id="278" w:author="G-MECT" w:date="2026-09-11T21:59:00Z" w16du:dateUtc="2026-09-11T20:59:00Z">
        <w:r>
          <w:rPr>
            <w:rFonts w:ascii="Garamond" w:hAnsi="Garamond"/>
            <w:color w:val="000000" w:themeColor="text1"/>
            <w:szCs w:val="24"/>
          </w:rPr>
          <w:t>Identificação do titular;</w:t>
        </w:r>
      </w:ins>
    </w:p>
    <w:p w14:paraId="75F379FE" w14:textId="77777777" w:rsidR="005F15BE" w:rsidRDefault="005F15BE" w:rsidP="005F15BE">
      <w:pPr>
        <w:pStyle w:val="PargrafodaLista"/>
        <w:widowControl w:val="0"/>
        <w:numPr>
          <w:ilvl w:val="0"/>
          <w:numId w:val="182"/>
        </w:numPr>
        <w:spacing w:after="120"/>
        <w:ind w:left="851" w:hanging="284"/>
        <w:contextualSpacing w:val="0"/>
        <w:rPr>
          <w:ins w:id="279" w:author="G-MECT" w:date="2026-09-11T21:59:00Z" w16du:dateUtc="2026-09-11T20:59:00Z"/>
          <w:rFonts w:ascii="Garamond" w:hAnsi="Garamond"/>
          <w:color w:val="000000" w:themeColor="text1"/>
          <w:szCs w:val="24"/>
        </w:rPr>
      </w:pPr>
      <w:ins w:id="280" w:author="G-MECT" w:date="2026-09-11T21:59:00Z" w16du:dateUtc="2026-09-11T20:59:00Z">
        <w:r>
          <w:rPr>
            <w:rFonts w:ascii="Garamond" w:hAnsi="Garamond"/>
            <w:color w:val="000000" w:themeColor="text1"/>
            <w:szCs w:val="24"/>
          </w:rPr>
          <w:t>Identificação e caracterização da atividade económica;</w:t>
        </w:r>
      </w:ins>
    </w:p>
    <w:p w14:paraId="189C05C7" w14:textId="77777777" w:rsidR="005F15BE" w:rsidRDefault="005F15BE" w:rsidP="005F15BE">
      <w:pPr>
        <w:pStyle w:val="PargrafodaLista"/>
        <w:widowControl w:val="0"/>
        <w:numPr>
          <w:ilvl w:val="0"/>
          <w:numId w:val="182"/>
        </w:numPr>
        <w:spacing w:after="120"/>
        <w:ind w:left="851" w:hanging="284"/>
        <w:contextualSpacing w:val="0"/>
        <w:rPr>
          <w:ins w:id="281" w:author="G-MECT" w:date="2026-09-11T21:59:00Z" w16du:dateUtc="2026-09-11T20:59:00Z"/>
          <w:rFonts w:ascii="Garamond" w:hAnsi="Garamond"/>
          <w:color w:val="000000" w:themeColor="text1"/>
          <w:szCs w:val="24"/>
        </w:rPr>
      </w:pPr>
      <w:ins w:id="282" w:author="G-MECT" w:date="2026-09-11T21:59:00Z" w16du:dateUtc="2026-09-11T20:59:00Z">
        <w:r w:rsidRPr="00C2245E">
          <w:rPr>
            <w:rFonts w:ascii="Garamond" w:hAnsi="Garamond"/>
            <w:color w:val="000000" w:themeColor="text1"/>
            <w:szCs w:val="24"/>
          </w:rPr>
          <w:t>Identificação, localização e caracterização</w:t>
        </w:r>
        <w:r>
          <w:rPr>
            <w:rFonts w:ascii="Garamond" w:hAnsi="Garamond"/>
            <w:color w:val="000000" w:themeColor="text1"/>
            <w:szCs w:val="24"/>
          </w:rPr>
          <w:t xml:space="preserve"> do estabelecimento afeto à atividade económica, quando aplicável;</w:t>
        </w:r>
      </w:ins>
    </w:p>
    <w:p w14:paraId="34966A8D" w14:textId="77777777" w:rsidR="005F15BE" w:rsidRDefault="005F15BE" w:rsidP="005F15BE">
      <w:pPr>
        <w:pStyle w:val="PargrafodaLista"/>
        <w:widowControl w:val="0"/>
        <w:numPr>
          <w:ilvl w:val="0"/>
          <w:numId w:val="182"/>
        </w:numPr>
        <w:spacing w:after="120"/>
        <w:ind w:left="851" w:hanging="284"/>
        <w:contextualSpacing w:val="0"/>
        <w:rPr>
          <w:ins w:id="283" w:author="G-MECT" w:date="2026-09-11T21:59:00Z" w16du:dateUtc="2026-09-11T20:59:00Z"/>
          <w:rFonts w:ascii="Garamond" w:hAnsi="Garamond"/>
          <w:color w:val="000000" w:themeColor="text1"/>
          <w:szCs w:val="24"/>
        </w:rPr>
      </w:pPr>
      <w:ins w:id="284" w:author="G-MECT" w:date="2026-09-11T21:59:00Z" w16du:dateUtc="2026-09-11T20:59:00Z">
        <w:r w:rsidRPr="00C2245E">
          <w:rPr>
            <w:rFonts w:ascii="Garamond" w:hAnsi="Garamond"/>
            <w:color w:val="000000" w:themeColor="text1"/>
            <w:szCs w:val="24"/>
          </w:rPr>
          <w:t>As licenças</w:t>
        </w:r>
        <w:r>
          <w:rPr>
            <w:rFonts w:ascii="Garamond" w:hAnsi="Garamond"/>
            <w:color w:val="000000" w:themeColor="text1"/>
            <w:szCs w:val="24"/>
          </w:rPr>
          <w:t>, autorizações, registos</w:t>
        </w:r>
        <w:r w:rsidRPr="00C2245E">
          <w:rPr>
            <w:rFonts w:ascii="Garamond" w:hAnsi="Garamond"/>
            <w:color w:val="000000" w:themeColor="text1"/>
            <w:szCs w:val="24"/>
          </w:rPr>
          <w:t xml:space="preserve"> e</w:t>
        </w:r>
        <w:r>
          <w:rPr>
            <w:rFonts w:ascii="Garamond" w:hAnsi="Garamond"/>
            <w:color w:val="000000" w:themeColor="text1"/>
            <w:szCs w:val="24"/>
          </w:rPr>
          <w:t xml:space="preserve"> outros</w:t>
        </w:r>
        <w:r w:rsidRPr="00C2245E">
          <w:rPr>
            <w:rFonts w:ascii="Garamond" w:hAnsi="Garamond"/>
            <w:color w:val="000000" w:themeColor="text1"/>
            <w:szCs w:val="24"/>
          </w:rPr>
          <w:t xml:space="preserve"> atos de controlo prévio emitidos, expressa ou tacitamente, incluindo as condições relativas</w:t>
        </w:r>
        <w:r>
          <w:rPr>
            <w:rFonts w:ascii="Garamond" w:hAnsi="Garamond"/>
            <w:color w:val="000000" w:themeColor="text1"/>
            <w:szCs w:val="24"/>
          </w:rPr>
          <w:t xml:space="preserve"> ao exercício da atividade ou exploração do estabelecimento;</w:t>
        </w:r>
      </w:ins>
    </w:p>
    <w:p w14:paraId="0982731A" w14:textId="77777777" w:rsidR="005F15BE" w:rsidRDefault="005F15BE" w:rsidP="005F15BE">
      <w:pPr>
        <w:pStyle w:val="PargrafodaLista"/>
        <w:widowControl w:val="0"/>
        <w:numPr>
          <w:ilvl w:val="0"/>
          <w:numId w:val="182"/>
        </w:numPr>
        <w:spacing w:after="120"/>
        <w:ind w:left="851" w:hanging="284"/>
        <w:contextualSpacing w:val="0"/>
        <w:rPr>
          <w:ins w:id="285" w:author="G-MECT" w:date="2026-09-11T21:59:00Z" w16du:dateUtc="2026-09-11T20:59:00Z"/>
          <w:rFonts w:ascii="Garamond" w:hAnsi="Garamond"/>
          <w:color w:val="000000" w:themeColor="text1"/>
          <w:szCs w:val="24"/>
        </w:rPr>
      </w:pPr>
      <w:ins w:id="286" w:author="G-MECT" w:date="2026-09-11T21:59:00Z" w16du:dateUtc="2026-09-11T20:59:00Z">
        <w:r w:rsidRPr="00C2245E">
          <w:rPr>
            <w:rFonts w:ascii="Garamond" w:hAnsi="Garamond"/>
            <w:color w:val="000000" w:themeColor="text1"/>
            <w:szCs w:val="24"/>
          </w:rPr>
          <w:t xml:space="preserve">Data de emissão e prazo de validade das licenças e </w:t>
        </w:r>
        <w:r>
          <w:rPr>
            <w:rFonts w:ascii="Garamond" w:hAnsi="Garamond"/>
            <w:color w:val="000000" w:themeColor="text1"/>
            <w:szCs w:val="24"/>
          </w:rPr>
          <w:t>de outros</w:t>
        </w:r>
        <w:r w:rsidRPr="00C2245E">
          <w:rPr>
            <w:rFonts w:ascii="Garamond" w:hAnsi="Garamond"/>
            <w:color w:val="000000" w:themeColor="text1"/>
            <w:szCs w:val="24"/>
          </w:rPr>
          <w:t xml:space="preserve"> atos de controlo prévio emitidos</w:t>
        </w:r>
        <w:r>
          <w:rPr>
            <w:rFonts w:ascii="Garamond" w:hAnsi="Garamond"/>
            <w:color w:val="000000" w:themeColor="text1"/>
            <w:szCs w:val="24"/>
          </w:rPr>
          <w:t>, quando aplicável;</w:t>
        </w:r>
      </w:ins>
    </w:p>
    <w:p w14:paraId="6C8651AF" w14:textId="77777777" w:rsidR="005F15BE" w:rsidRDefault="005F15BE" w:rsidP="005F15BE">
      <w:pPr>
        <w:pStyle w:val="PargrafodaLista"/>
        <w:widowControl w:val="0"/>
        <w:numPr>
          <w:ilvl w:val="0"/>
          <w:numId w:val="182"/>
        </w:numPr>
        <w:spacing w:after="120"/>
        <w:ind w:left="851" w:hanging="284"/>
        <w:contextualSpacing w:val="0"/>
        <w:rPr>
          <w:ins w:id="287" w:author="G-MECT" w:date="2026-09-11T21:59:00Z" w16du:dateUtc="2026-09-11T20:59:00Z"/>
          <w:rFonts w:ascii="Garamond" w:hAnsi="Garamond"/>
          <w:color w:val="000000" w:themeColor="text1"/>
          <w:szCs w:val="24"/>
        </w:rPr>
      </w:pPr>
      <w:ins w:id="288" w:author="G-MECT" w:date="2026-09-11T21:59:00Z" w16du:dateUtc="2026-09-11T20:59:00Z">
        <w:r w:rsidRPr="00C2245E">
          <w:rPr>
            <w:rFonts w:ascii="Garamond" w:hAnsi="Garamond"/>
            <w:color w:val="000000" w:themeColor="text1"/>
            <w:szCs w:val="24"/>
          </w:rPr>
          <w:t xml:space="preserve">Indicação de que se encontram emitidos e eficazes todas as licenças e todos os atos de controlo prévio aplicáveis </w:t>
        </w:r>
        <w:r>
          <w:rPr>
            <w:rFonts w:ascii="Garamond" w:hAnsi="Garamond"/>
            <w:color w:val="000000" w:themeColor="text1"/>
            <w:szCs w:val="24"/>
          </w:rPr>
          <w:t>ao acesso e exercício da atividade ou exploração do estabelecimento que lhe esteja afeto;</w:t>
        </w:r>
        <w:r w:rsidRPr="00C2245E">
          <w:rPr>
            <w:rFonts w:ascii="Garamond" w:hAnsi="Garamond"/>
            <w:color w:val="000000" w:themeColor="text1"/>
            <w:szCs w:val="24"/>
          </w:rPr>
          <w:t xml:space="preserve"> </w:t>
        </w:r>
      </w:ins>
    </w:p>
    <w:p w14:paraId="77F88AFA" w14:textId="77777777" w:rsidR="005F15BE" w:rsidRDefault="005F15BE" w:rsidP="005F15BE">
      <w:pPr>
        <w:pStyle w:val="PargrafodaLista"/>
        <w:widowControl w:val="0"/>
        <w:numPr>
          <w:ilvl w:val="0"/>
          <w:numId w:val="182"/>
        </w:numPr>
        <w:spacing w:after="120"/>
        <w:ind w:left="851" w:hanging="284"/>
        <w:contextualSpacing w:val="0"/>
        <w:rPr>
          <w:ins w:id="289" w:author="G-MECT" w:date="2026-09-11T21:59:00Z" w16du:dateUtc="2026-09-11T20:59:00Z"/>
          <w:rFonts w:ascii="Garamond" w:hAnsi="Garamond"/>
          <w:color w:val="000000" w:themeColor="text1"/>
          <w:szCs w:val="24"/>
        </w:rPr>
      </w:pPr>
      <w:ins w:id="290" w:author="G-MECT" w:date="2026-09-11T21:59:00Z" w16du:dateUtc="2026-09-11T20:59:00Z">
        <w:r w:rsidRPr="00C2245E">
          <w:rPr>
            <w:rFonts w:ascii="Garamond" w:hAnsi="Garamond"/>
            <w:color w:val="000000" w:themeColor="text1"/>
            <w:szCs w:val="24"/>
          </w:rPr>
          <w:t>Atos de indeferimento das licenças</w:t>
        </w:r>
        <w:r>
          <w:rPr>
            <w:rFonts w:ascii="Garamond" w:hAnsi="Garamond"/>
            <w:color w:val="000000" w:themeColor="text1"/>
            <w:szCs w:val="24"/>
          </w:rPr>
          <w:t>, autorizações, registos e de outros</w:t>
        </w:r>
        <w:r w:rsidRPr="00C2245E">
          <w:rPr>
            <w:rFonts w:ascii="Garamond" w:hAnsi="Garamond"/>
            <w:color w:val="000000" w:themeColor="text1"/>
            <w:szCs w:val="24"/>
          </w:rPr>
          <w:t xml:space="preserve"> atos de controlo prévio requeridos</w:t>
        </w:r>
        <w:r>
          <w:rPr>
            <w:rFonts w:ascii="Garamond" w:hAnsi="Garamond"/>
            <w:color w:val="000000" w:themeColor="text1"/>
            <w:szCs w:val="24"/>
          </w:rPr>
          <w:t>;</w:t>
        </w:r>
      </w:ins>
    </w:p>
    <w:p w14:paraId="14F881F3" w14:textId="77777777" w:rsidR="005F15BE" w:rsidRPr="00FE7B30" w:rsidRDefault="005F15BE" w:rsidP="005F15BE">
      <w:pPr>
        <w:pStyle w:val="PargrafodaLista"/>
        <w:widowControl w:val="0"/>
        <w:numPr>
          <w:ilvl w:val="0"/>
          <w:numId w:val="182"/>
        </w:numPr>
        <w:spacing w:after="120"/>
        <w:ind w:left="851" w:hanging="284"/>
        <w:contextualSpacing w:val="0"/>
        <w:rPr>
          <w:ins w:id="291" w:author="G-MECT" w:date="2026-09-11T21:59:00Z" w16du:dateUtc="2026-09-11T20:59:00Z"/>
          <w:rFonts w:ascii="Garamond" w:hAnsi="Garamond"/>
          <w:color w:val="000000" w:themeColor="text1"/>
          <w:szCs w:val="24"/>
        </w:rPr>
      </w:pPr>
      <w:ins w:id="292" w:author="G-MECT" w:date="2026-09-11T21:59:00Z" w16du:dateUtc="2026-09-11T20:59:00Z">
        <w:r>
          <w:rPr>
            <w:rFonts w:ascii="Garamond" w:hAnsi="Garamond"/>
            <w:color w:val="000000" w:themeColor="text1"/>
            <w:szCs w:val="24"/>
          </w:rPr>
          <w:t xml:space="preserve">O </w:t>
        </w:r>
        <w:r w:rsidRPr="00E90904">
          <w:rPr>
            <w:rFonts w:ascii="Garamond" w:hAnsi="Garamond"/>
            <w:color w:val="000000" w:themeColor="text1"/>
            <w:szCs w:val="24"/>
          </w:rPr>
          <w:t>Título Único Ambiental (TUA)</w:t>
        </w:r>
        <w:r>
          <w:rPr>
            <w:rFonts w:ascii="Garamond" w:hAnsi="Garamond"/>
            <w:color w:val="000000" w:themeColor="text1"/>
            <w:szCs w:val="24"/>
          </w:rPr>
          <w:t>, quando aplicável;</w:t>
        </w:r>
      </w:ins>
    </w:p>
    <w:p w14:paraId="1C9DF4C3" w14:textId="77777777" w:rsidR="005F15BE" w:rsidRDefault="005F15BE" w:rsidP="005F15BE">
      <w:pPr>
        <w:pStyle w:val="PargrafodaLista"/>
        <w:widowControl w:val="0"/>
        <w:numPr>
          <w:ilvl w:val="0"/>
          <w:numId w:val="302"/>
        </w:numPr>
        <w:spacing w:after="120"/>
        <w:ind w:left="426" w:hanging="426"/>
        <w:contextualSpacing w:val="0"/>
        <w:rPr>
          <w:ins w:id="293" w:author="G-MECT" w:date="2026-09-11T21:59:00Z" w16du:dateUtc="2026-09-11T20:59:00Z"/>
          <w:rFonts w:ascii="Garamond" w:hAnsi="Garamond"/>
          <w:color w:val="000000" w:themeColor="text1"/>
          <w:szCs w:val="24"/>
        </w:rPr>
      </w:pPr>
      <w:ins w:id="294" w:author="G-MECT" w:date="2026-09-11T21:59:00Z" w16du:dateUtc="2026-09-11T20:59:00Z">
        <w:r w:rsidRPr="00FC57AD">
          <w:rPr>
            <w:rFonts w:ascii="Garamond" w:hAnsi="Garamond"/>
            <w:color w:val="000000" w:themeColor="text1"/>
            <w:szCs w:val="24"/>
          </w:rPr>
          <w:t xml:space="preserve">É averbada no </w:t>
        </w:r>
        <w:r>
          <w:rPr>
            <w:rFonts w:ascii="Garamond" w:hAnsi="Garamond"/>
            <w:color w:val="000000" w:themeColor="text1"/>
            <w:szCs w:val="24"/>
          </w:rPr>
          <w:t xml:space="preserve">título digital de atividade económica </w:t>
        </w:r>
        <w:r w:rsidRPr="00FE7B30">
          <w:rPr>
            <w:rFonts w:ascii="Garamond" w:hAnsi="Garamond"/>
            <w:color w:val="000000" w:themeColor="text1"/>
            <w:szCs w:val="24"/>
          </w:rPr>
          <w:t>a seguinte informa</w:t>
        </w:r>
        <w:r w:rsidRPr="00FE7B30">
          <w:rPr>
            <w:rFonts w:ascii="Garamond" w:hAnsi="Garamond" w:hint="cs"/>
            <w:color w:val="000000" w:themeColor="text1"/>
            <w:szCs w:val="24"/>
          </w:rPr>
          <w:t>çã</w:t>
        </w:r>
        <w:r w:rsidRPr="00FE7B30">
          <w:rPr>
            <w:rFonts w:ascii="Garamond" w:hAnsi="Garamond"/>
            <w:color w:val="000000" w:themeColor="text1"/>
            <w:szCs w:val="24"/>
          </w:rPr>
          <w:t xml:space="preserve">o: </w:t>
        </w:r>
      </w:ins>
    </w:p>
    <w:p w14:paraId="72C39A21" w14:textId="77777777" w:rsidR="005F15BE" w:rsidRDefault="005F15BE" w:rsidP="005F15BE">
      <w:pPr>
        <w:pStyle w:val="PargrafodaLista"/>
        <w:widowControl w:val="0"/>
        <w:numPr>
          <w:ilvl w:val="0"/>
          <w:numId w:val="473"/>
        </w:numPr>
        <w:spacing w:after="120"/>
        <w:contextualSpacing w:val="0"/>
        <w:rPr>
          <w:ins w:id="295" w:author="G-MECT" w:date="2026-09-11T21:59:00Z" w16du:dateUtc="2026-09-11T20:59:00Z"/>
          <w:rFonts w:ascii="Garamond" w:hAnsi="Garamond"/>
          <w:color w:val="000000" w:themeColor="text1"/>
          <w:szCs w:val="24"/>
        </w:rPr>
      </w:pPr>
      <w:ins w:id="296" w:author="G-MECT" w:date="2026-09-11T21:59:00Z" w16du:dateUtc="2026-09-11T20:59:00Z">
        <w:r w:rsidRPr="00FE7B30">
          <w:rPr>
            <w:rFonts w:ascii="Garamond" w:hAnsi="Garamond"/>
            <w:color w:val="000000" w:themeColor="text1"/>
            <w:szCs w:val="24"/>
          </w:rPr>
          <w:t>Os atos administrativos de modifica</w:t>
        </w:r>
        <w:r w:rsidRPr="00FE7B30">
          <w:rPr>
            <w:rFonts w:ascii="Garamond" w:hAnsi="Garamond" w:hint="cs"/>
            <w:color w:val="000000" w:themeColor="text1"/>
            <w:szCs w:val="24"/>
          </w:rPr>
          <w:t>çã</w:t>
        </w:r>
        <w:r w:rsidRPr="00FE7B30">
          <w:rPr>
            <w:rFonts w:ascii="Garamond" w:hAnsi="Garamond"/>
            <w:color w:val="000000" w:themeColor="text1"/>
            <w:szCs w:val="24"/>
          </w:rPr>
          <w:t>o, suspens</w:t>
        </w:r>
        <w:r w:rsidRPr="00FE7B30">
          <w:rPr>
            <w:rFonts w:ascii="Garamond" w:hAnsi="Garamond" w:hint="cs"/>
            <w:color w:val="000000" w:themeColor="text1"/>
            <w:szCs w:val="24"/>
          </w:rPr>
          <w:t>ã</w:t>
        </w:r>
        <w:r w:rsidRPr="00FE7B30">
          <w:rPr>
            <w:rFonts w:ascii="Garamond" w:hAnsi="Garamond"/>
            <w:color w:val="000000" w:themeColor="text1"/>
            <w:szCs w:val="24"/>
          </w:rPr>
          <w:t>o ou revoga</w:t>
        </w:r>
        <w:r w:rsidRPr="00FE7B30">
          <w:rPr>
            <w:rFonts w:ascii="Garamond" w:hAnsi="Garamond" w:hint="cs"/>
            <w:color w:val="000000" w:themeColor="text1"/>
            <w:szCs w:val="24"/>
          </w:rPr>
          <w:t>çã</w:t>
        </w:r>
        <w:r w:rsidRPr="00FE7B30">
          <w:rPr>
            <w:rFonts w:ascii="Garamond" w:hAnsi="Garamond"/>
            <w:color w:val="000000" w:themeColor="text1"/>
            <w:szCs w:val="24"/>
          </w:rPr>
          <w:t>o das licen</w:t>
        </w:r>
        <w:r w:rsidRPr="00FE7B30">
          <w:rPr>
            <w:rFonts w:ascii="Garamond" w:hAnsi="Garamond" w:hint="cs"/>
            <w:color w:val="000000" w:themeColor="text1"/>
            <w:szCs w:val="24"/>
          </w:rPr>
          <w:t>ç</w:t>
        </w:r>
        <w:r w:rsidRPr="00FE7B30">
          <w:rPr>
            <w:rFonts w:ascii="Garamond" w:hAnsi="Garamond"/>
            <w:color w:val="000000" w:themeColor="text1"/>
            <w:szCs w:val="24"/>
          </w:rPr>
          <w:t>as</w:t>
        </w:r>
        <w:r>
          <w:rPr>
            <w:rFonts w:ascii="Garamond" w:hAnsi="Garamond"/>
            <w:color w:val="000000" w:themeColor="text1"/>
            <w:szCs w:val="24"/>
          </w:rPr>
          <w:t xml:space="preserve">, autorizações </w:t>
        </w:r>
        <w:r w:rsidRPr="00FE7B30">
          <w:rPr>
            <w:rFonts w:ascii="Garamond" w:hAnsi="Garamond"/>
            <w:color w:val="000000" w:themeColor="text1"/>
            <w:szCs w:val="24"/>
          </w:rPr>
          <w:t>e d</w:t>
        </w:r>
        <w:r>
          <w:rPr>
            <w:rFonts w:ascii="Garamond" w:hAnsi="Garamond"/>
            <w:color w:val="000000" w:themeColor="text1"/>
            <w:szCs w:val="24"/>
          </w:rPr>
          <w:t>e outr</w:t>
        </w:r>
        <w:r w:rsidRPr="00FE7B30">
          <w:rPr>
            <w:rFonts w:ascii="Garamond" w:hAnsi="Garamond"/>
            <w:color w:val="000000" w:themeColor="text1"/>
            <w:szCs w:val="24"/>
          </w:rPr>
          <w:t>os atos de controlo pr</w:t>
        </w:r>
        <w:r w:rsidRPr="00FE7B30">
          <w:rPr>
            <w:rFonts w:ascii="Garamond" w:hAnsi="Garamond" w:hint="cs"/>
            <w:color w:val="000000" w:themeColor="text1"/>
            <w:szCs w:val="24"/>
          </w:rPr>
          <w:t>é</w:t>
        </w:r>
        <w:r w:rsidRPr="00FE7B30">
          <w:rPr>
            <w:rFonts w:ascii="Garamond" w:hAnsi="Garamond"/>
            <w:color w:val="000000" w:themeColor="text1"/>
            <w:szCs w:val="24"/>
          </w:rPr>
          <w:t>vio emitidos;</w:t>
        </w:r>
      </w:ins>
    </w:p>
    <w:p w14:paraId="54FCD428" w14:textId="77777777" w:rsidR="005F15BE" w:rsidRDefault="005F15BE" w:rsidP="005F15BE">
      <w:pPr>
        <w:pStyle w:val="PargrafodaLista"/>
        <w:widowControl w:val="0"/>
        <w:numPr>
          <w:ilvl w:val="0"/>
          <w:numId w:val="473"/>
        </w:numPr>
        <w:spacing w:after="120"/>
        <w:contextualSpacing w:val="0"/>
        <w:rPr>
          <w:ins w:id="297" w:author="G-MECT" w:date="2026-09-11T21:59:00Z" w16du:dateUtc="2026-09-11T20:59:00Z"/>
          <w:rFonts w:ascii="Garamond" w:hAnsi="Garamond"/>
          <w:color w:val="000000" w:themeColor="text1"/>
          <w:szCs w:val="24"/>
        </w:rPr>
      </w:pPr>
      <w:ins w:id="298" w:author="G-MECT" w:date="2026-09-11T21:59:00Z" w16du:dateUtc="2026-09-11T20:59:00Z">
        <w:r>
          <w:rPr>
            <w:rFonts w:ascii="Garamond" w:hAnsi="Garamond"/>
            <w:color w:val="000000" w:themeColor="text1"/>
            <w:szCs w:val="24"/>
          </w:rPr>
          <w:t xml:space="preserve">As alterações comunicadas pelo operador económico nos termos do </w:t>
        </w:r>
        <w:r>
          <w:rPr>
            <w:rFonts w:ascii="Garamond" w:hAnsi="Garamond"/>
            <w:color w:val="000000" w:themeColor="text1"/>
            <w:szCs w:val="24"/>
          </w:rPr>
          <w:fldChar w:fldCharType="begin"/>
        </w:r>
        <w:r>
          <w:rPr>
            <w:rFonts w:ascii="Garamond" w:hAnsi="Garamond"/>
            <w:color w:val="000000" w:themeColor="text1"/>
            <w:szCs w:val="24"/>
          </w:rPr>
          <w:instrText xml:space="preserve"> REF _Ref225506245 \r \h </w:instrText>
        </w:r>
      </w:ins>
      <w:r>
        <w:rPr>
          <w:rFonts w:ascii="Garamond" w:hAnsi="Garamond"/>
          <w:color w:val="000000" w:themeColor="text1"/>
          <w:szCs w:val="24"/>
        </w:rPr>
      </w:r>
      <w:ins w:id="299" w:author="G-MECT" w:date="2026-09-11T21:59:00Z" w16du:dateUtc="2026-09-11T20:59:00Z">
        <w:r>
          <w:rPr>
            <w:rFonts w:ascii="Garamond" w:hAnsi="Garamond"/>
            <w:color w:val="000000" w:themeColor="text1"/>
            <w:szCs w:val="24"/>
          </w:rPr>
          <w:fldChar w:fldCharType="separate"/>
        </w:r>
        <w:r>
          <w:rPr>
            <w:rFonts w:ascii="Garamond" w:hAnsi="Garamond"/>
            <w:color w:val="000000" w:themeColor="text1"/>
            <w:szCs w:val="24"/>
          </w:rPr>
          <w:t>Artigo 34.º</w:t>
        </w:r>
        <w:r>
          <w:rPr>
            <w:rFonts w:ascii="Garamond" w:hAnsi="Garamond"/>
            <w:color w:val="000000" w:themeColor="text1"/>
            <w:szCs w:val="24"/>
          </w:rPr>
          <w:fldChar w:fldCharType="end"/>
        </w:r>
        <w:r>
          <w:rPr>
            <w:rFonts w:ascii="Garamond" w:hAnsi="Garamond"/>
            <w:color w:val="000000" w:themeColor="text1"/>
            <w:szCs w:val="24"/>
          </w:rPr>
          <w:t>;</w:t>
        </w:r>
      </w:ins>
    </w:p>
    <w:p w14:paraId="0263D93A" w14:textId="77777777" w:rsidR="005F15BE" w:rsidRDefault="005F15BE" w:rsidP="005F15BE">
      <w:pPr>
        <w:pStyle w:val="PargrafodaLista"/>
        <w:widowControl w:val="0"/>
        <w:numPr>
          <w:ilvl w:val="0"/>
          <w:numId w:val="473"/>
        </w:numPr>
        <w:spacing w:after="120"/>
        <w:contextualSpacing w:val="0"/>
        <w:rPr>
          <w:ins w:id="300" w:author="G-MECT" w:date="2026-09-11T21:59:00Z" w16du:dateUtc="2026-09-11T20:59:00Z"/>
          <w:rFonts w:ascii="Garamond" w:hAnsi="Garamond"/>
          <w:color w:val="000000" w:themeColor="text1"/>
          <w:szCs w:val="24"/>
        </w:rPr>
      </w:pPr>
      <w:ins w:id="301" w:author="G-MECT" w:date="2026-09-11T21:59:00Z" w16du:dateUtc="2026-09-11T20:59:00Z">
        <w:r w:rsidRPr="00FE7B30">
          <w:rPr>
            <w:rFonts w:ascii="Garamond" w:hAnsi="Garamond"/>
            <w:color w:val="000000" w:themeColor="text1"/>
            <w:szCs w:val="24"/>
          </w:rPr>
          <w:t>As senten</w:t>
        </w:r>
        <w:r w:rsidRPr="00FE7B30">
          <w:rPr>
            <w:rFonts w:ascii="Garamond" w:hAnsi="Garamond" w:hint="cs"/>
            <w:color w:val="000000" w:themeColor="text1"/>
            <w:szCs w:val="24"/>
          </w:rPr>
          <w:t>ç</w:t>
        </w:r>
        <w:r w:rsidRPr="00FE7B30">
          <w:rPr>
            <w:rFonts w:ascii="Garamond" w:hAnsi="Garamond"/>
            <w:color w:val="000000" w:themeColor="text1"/>
            <w:szCs w:val="24"/>
          </w:rPr>
          <w:t>as judiciais que declarem a nulidade, anulem, ou determinem a suspens</w:t>
        </w:r>
        <w:r w:rsidRPr="00FE7B30">
          <w:rPr>
            <w:rFonts w:ascii="Garamond" w:hAnsi="Garamond" w:hint="cs"/>
            <w:color w:val="000000" w:themeColor="text1"/>
            <w:szCs w:val="24"/>
          </w:rPr>
          <w:t>ã</w:t>
        </w:r>
        <w:r w:rsidRPr="00FE7B30">
          <w:rPr>
            <w:rFonts w:ascii="Garamond" w:hAnsi="Garamond"/>
            <w:color w:val="000000" w:themeColor="text1"/>
            <w:szCs w:val="24"/>
          </w:rPr>
          <w:t>o da efic</w:t>
        </w:r>
        <w:r w:rsidRPr="00FE7B30">
          <w:rPr>
            <w:rFonts w:ascii="Garamond" w:hAnsi="Garamond" w:hint="cs"/>
            <w:color w:val="000000" w:themeColor="text1"/>
            <w:szCs w:val="24"/>
          </w:rPr>
          <w:t>á</w:t>
        </w:r>
        <w:r w:rsidRPr="00FE7B30">
          <w:rPr>
            <w:rFonts w:ascii="Garamond" w:hAnsi="Garamond"/>
            <w:color w:val="000000" w:themeColor="text1"/>
            <w:szCs w:val="24"/>
          </w:rPr>
          <w:t>cia, das licen</w:t>
        </w:r>
        <w:r w:rsidRPr="00FE7B30">
          <w:rPr>
            <w:rFonts w:ascii="Garamond" w:hAnsi="Garamond" w:hint="cs"/>
            <w:color w:val="000000" w:themeColor="text1"/>
            <w:szCs w:val="24"/>
          </w:rPr>
          <w:t>ç</w:t>
        </w:r>
        <w:r w:rsidRPr="00FE7B30">
          <w:rPr>
            <w:rFonts w:ascii="Garamond" w:hAnsi="Garamond"/>
            <w:color w:val="000000" w:themeColor="text1"/>
            <w:szCs w:val="24"/>
          </w:rPr>
          <w:t>as</w:t>
        </w:r>
        <w:r>
          <w:rPr>
            <w:rFonts w:ascii="Garamond" w:hAnsi="Garamond"/>
            <w:color w:val="000000" w:themeColor="text1"/>
            <w:szCs w:val="24"/>
          </w:rPr>
          <w:t>, autorizações, registos</w:t>
        </w:r>
        <w:r w:rsidRPr="00FE7B30">
          <w:rPr>
            <w:rFonts w:ascii="Garamond" w:hAnsi="Garamond"/>
            <w:color w:val="000000" w:themeColor="text1"/>
            <w:szCs w:val="24"/>
          </w:rPr>
          <w:t xml:space="preserve"> e d</w:t>
        </w:r>
        <w:r>
          <w:rPr>
            <w:rFonts w:ascii="Garamond" w:hAnsi="Garamond"/>
            <w:color w:val="000000" w:themeColor="text1"/>
            <w:szCs w:val="24"/>
          </w:rPr>
          <w:t>e outr</w:t>
        </w:r>
        <w:r w:rsidRPr="00FE7B30">
          <w:rPr>
            <w:rFonts w:ascii="Garamond" w:hAnsi="Garamond"/>
            <w:color w:val="000000" w:themeColor="text1"/>
            <w:szCs w:val="24"/>
          </w:rPr>
          <w:t>os atos de controlo pr</w:t>
        </w:r>
        <w:r w:rsidRPr="00FE7B30">
          <w:rPr>
            <w:rFonts w:ascii="Garamond" w:hAnsi="Garamond" w:hint="cs"/>
            <w:color w:val="000000" w:themeColor="text1"/>
            <w:szCs w:val="24"/>
          </w:rPr>
          <w:t>é</w:t>
        </w:r>
        <w:r w:rsidRPr="00FE7B30">
          <w:rPr>
            <w:rFonts w:ascii="Garamond" w:hAnsi="Garamond"/>
            <w:color w:val="000000" w:themeColor="text1"/>
            <w:szCs w:val="24"/>
          </w:rPr>
          <w:t>vio emitidos;</w:t>
        </w:r>
      </w:ins>
    </w:p>
    <w:p w14:paraId="4B913F9D" w14:textId="77777777" w:rsidR="005F15BE" w:rsidRPr="008C5F9A" w:rsidRDefault="005F15BE" w:rsidP="005F15BE">
      <w:pPr>
        <w:pStyle w:val="PargrafodaLista"/>
        <w:widowControl w:val="0"/>
        <w:numPr>
          <w:ilvl w:val="0"/>
          <w:numId w:val="302"/>
        </w:numPr>
        <w:spacing w:after="120"/>
        <w:ind w:left="426" w:hanging="426"/>
        <w:contextualSpacing w:val="0"/>
        <w:rPr>
          <w:ins w:id="302" w:author="G-MECT" w:date="2026-09-11T21:59:00Z" w16du:dateUtc="2026-09-11T20:59:00Z"/>
          <w:rFonts w:ascii="Garamond" w:hAnsi="Garamond"/>
          <w:color w:val="000000" w:themeColor="text1"/>
          <w:szCs w:val="24"/>
        </w:rPr>
      </w:pPr>
      <w:ins w:id="303" w:author="G-MECT" w:date="2026-09-11T21:59:00Z" w16du:dateUtc="2026-09-11T20:59:00Z">
        <w:r w:rsidRPr="00ED0148">
          <w:rPr>
            <w:rFonts w:ascii="Garamond" w:hAnsi="Garamond"/>
            <w:color w:val="000000" w:themeColor="text1"/>
            <w:szCs w:val="24"/>
          </w:rPr>
          <w:t xml:space="preserve">O </w:t>
        </w:r>
        <w:r>
          <w:rPr>
            <w:rFonts w:ascii="Garamond" w:hAnsi="Garamond"/>
            <w:color w:val="000000" w:themeColor="text1"/>
            <w:szCs w:val="24"/>
          </w:rPr>
          <w:t>título digital de atividade económica</w:t>
        </w:r>
        <w:r w:rsidRPr="00ED0148">
          <w:rPr>
            <w:rFonts w:ascii="Garamond" w:hAnsi="Garamond"/>
            <w:color w:val="000000" w:themeColor="text1"/>
            <w:szCs w:val="24"/>
          </w:rPr>
          <w:t xml:space="preserve"> vale para todos os efeitos legais enquanto prova dos atos administrativos nele inscritos ou averbados.</w:t>
        </w:r>
      </w:ins>
    </w:p>
    <w:p w14:paraId="1E42570F" w14:textId="77777777" w:rsidR="005F15BE" w:rsidRDefault="005F15BE" w:rsidP="005F15BE">
      <w:pPr>
        <w:pStyle w:val="PargrafodaLista"/>
        <w:widowControl w:val="0"/>
        <w:numPr>
          <w:ilvl w:val="0"/>
          <w:numId w:val="302"/>
        </w:numPr>
        <w:spacing w:after="120"/>
        <w:ind w:left="426" w:hanging="426"/>
        <w:contextualSpacing w:val="0"/>
        <w:rPr>
          <w:ins w:id="304" w:author="G-MECT" w:date="2026-09-11T21:59:00Z" w16du:dateUtc="2026-09-11T20:59:00Z"/>
          <w:rFonts w:ascii="Garamond" w:hAnsi="Garamond"/>
          <w:color w:val="000000" w:themeColor="text1"/>
          <w:szCs w:val="24"/>
        </w:rPr>
      </w:pPr>
      <w:ins w:id="305" w:author="G-MECT" w:date="2026-09-11T21:59:00Z" w16du:dateUtc="2026-09-11T20:59:00Z">
        <w:r w:rsidRPr="008C5F9A">
          <w:rPr>
            <w:rFonts w:ascii="Garamond" w:hAnsi="Garamond"/>
            <w:color w:val="000000" w:themeColor="text1"/>
            <w:szCs w:val="24"/>
          </w:rPr>
          <w:t>Quando a mesma atividade económica seja exercida através da exploração de mais do que um estabelecimento, deve ser obtido um título digital de atividade económica por cada estabelecimento.</w:t>
        </w:r>
      </w:ins>
    </w:p>
    <w:p w14:paraId="7212AFF1" w14:textId="77777777" w:rsidR="005F15BE" w:rsidRPr="008C5F9A" w:rsidRDefault="005F15BE" w:rsidP="005F15BE">
      <w:pPr>
        <w:pStyle w:val="PargrafodaLista"/>
        <w:widowControl w:val="0"/>
        <w:numPr>
          <w:ilvl w:val="0"/>
          <w:numId w:val="302"/>
        </w:numPr>
        <w:spacing w:after="120"/>
        <w:ind w:left="426" w:hanging="426"/>
        <w:contextualSpacing w:val="0"/>
        <w:rPr>
          <w:ins w:id="306" w:author="G-MECT" w:date="2026-09-11T21:59:00Z" w16du:dateUtc="2026-09-11T20:59:00Z"/>
          <w:rFonts w:ascii="Garamond" w:hAnsi="Garamond"/>
          <w:color w:val="000000" w:themeColor="text1"/>
          <w:szCs w:val="24"/>
        </w:rPr>
      </w:pPr>
      <w:ins w:id="307" w:author="G-MECT" w:date="2026-09-11T21:59:00Z" w16du:dateUtc="2026-09-11T20:59:00Z">
        <w:r>
          <w:rPr>
            <w:rFonts w:ascii="Garamond" w:hAnsi="Garamond"/>
            <w:color w:val="000000" w:themeColor="text1"/>
            <w:szCs w:val="24"/>
          </w:rPr>
          <w:t xml:space="preserve">Os </w:t>
        </w:r>
        <w:r w:rsidRPr="003B0EFF">
          <w:rPr>
            <w:rFonts w:ascii="Garamond" w:hAnsi="Garamond"/>
            <w:color w:val="000000" w:themeColor="text1"/>
            <w:szCs w:val="24"/>
          </w:rPr>
          <w:t>atos administrativos suscetíveis de inscrição ou averbamento no TUA produzem efeitos autonomamente e são objeto de impugnação própria, nos termos gerais.</w:t>
        </w:r>
      </w:ins>
    </w:p>
    <w:p w14:paraId="51F4940E" w14:textId="77777777" w:rsidR="005F15BE" w:rsidRPr="008C5F9A" w:rsidRDefault="005F15BE" w:rsidP="005F15BE">
      <w:pPr>
        <w:pStyle w:val="PargrafodaLista"/>
        <w:widowControl w:val="0"/>
        <w:numPr>
          <w:ilvl w:val="0"/>
          <w:numId w:val="302"/>
        </w:numPr>
        <w:spacing w:after="120"/>
        <w:ind w:left="426" w:hanging="426"/>
        <w:contextualSpacing w:val="0"/>
        <w:rPr>
          <w:ins w:id="308" w:author="G-MECT" w:date="2026-09-11T21:59:00Z" w16du:dateUtc="2026-09-11T20:59:00Z"/>
          <w:rFonts w:ascii="Garamond" w:hAnsi="Garamond"/>
          <w:color w:val="000000" w:themeColor="text1"/>
          <w:szCs w:val="24"/>
        </w:rPr>
      </w:pPr>
      <w:commentRangeStart w:id="309"/>
      <w:commentRangeStart w:id="310"/>
      <w:ins w:id="311" w:author="G-MECT" w:date="2026-09-11T21:59:00Z" w16du:dateUtc="2026-09-11T20:59:00Z">
        <w:r w:rsidRPr="008C5F9A">
          <w:rPr>
            <w:rFonts w:ascii="Garamond" w:hAnsi="Garamond"/>
            <w:color w:val="000000" w:themeColor="text1"/>
            <w:szCs w:val="24"/>
          </w:rPr>
          <w:t>Sem prejuízo do disposto no n.º 3, o conteúdo e modelo do título digital de atividade económica é aprovado por portaria dos membros do Governo responsáveis pelas áreas da reforma do Estado, da economia, do ambiente, das autarquias locais e da agricultura.</w:t>
        </w:r>
        <w:commentRangeEnd w:id="309"/>
        <w:r w:rsidRPr="008C5F9A">
          <w:rPr>
            <w:rStyle w:val="Refdecomentrio"/>
            <w:rFonts w:ascii="Garamond" w:hAnsi="Garamond"/>
            <w:color w:val="000000" w:themeColor="text1"/>
            <w:sz w:val="24"/>
            <w:szCs w:val="24"/>
          </w:rPr>
          <w:commentReference w:id="309"/>
        </w:r>
        <w:commentRangeEnd w:id="310"/>
        <w:r w:rsidRPr="008C5F9A">
          <w:rPr>
            <w:rStyle w:val="Refdecomentrio"/>
            <w:rFonts w:ascii="Garamond" w:hAnsi="Garamond"/>
            <w:color w:val="000000" w:themeColor="text1"/>
            <w:sz w:val="24"/>
            <w:szCs w:val="24"/>
          </w:rPr>
          <w:commentReference w:id="310"/>
        </w:r>
      </w:ins>
    </w:p>
    <w:p w14:paraId="6AF1ECDB" w14:textId="3EC45B01" w:rsidR="00DB432B" w:rsidRPr="008C5F9A" w:rsidDel="005F15BE" w:rsidRDefault="00B329B1" w:rsidP="00DF7BBF">
      <w:pPr>
        <w:pStyle w:val="PargrafodaLista"/>
        <w:widowControl w:val="0"/>
        <w:numPr>
          <w:ilvl w:val="0"/>
          <w:numId w:val="302"/>
        </w:numPr>
        <w:spacing w:after="120"/>
        <w:ind w:left="426" w:hanging="426"/>
        <w:contextualSpacing w:val="0"/>
        <w:rPr>
          <w:del w:id="312" w:author="G-MECT" w:date="2026-09-11T21:59:00Z" w16du:dateUtc="2026-09-11T20:59:00Z"/>
          <w:rFonts w:ascii="Garamond" w:hAnsi="Garamond"/>
          <w:color w:val="000000" w:themeColor="text1"/>
          <w:szCs w:val="24"/>
        </w:rPr>
      </w:pPr>
      <w:commentRangeStart w:id="313"/>
      <w:commentRangeStart w:id="314"/>
      <w:del w:id="315" w:author="G-MECT" w:date="2026-09-11T21:59:00Z" w16du:dateUtc="2026-09-11T20:59:00Z">
        <w:r w:rsidRPr="008C5F9A" w:rsidDel="005F15BE">
          <w:rPr>
            <w:rFonts w:ascii="Garamond" w:hAnsi="Garamond"/>
            <w:color w:val="000000" w:themeColor="text1"/>
            <w:szCs w:val="24"/>
          </w:rPr>
          <w:delText xml:space="preserve">O título digital de atividade económica é o título </w:delText>
        </w:r>
        <w:r w:rsidR="0090567C" w:rsidRPr="008C5F9A" w:rsidDel="005F15BE">
          <w:rPr>
            <w:rFonts w:ascii="Garamond" w:hAnsi="Garamond"/>
            <w:color w:val="000000" w:themeColor="text1"/>
            <w:szCs w:val="24"/>
          </w:rPr>
          <w:delText xml:space="preserve">eletrónico </w:delText>
        </w:r>
        <w:r w:rsidRPr="008C5F9A" w:rsidDel="005F15BE">
          <w:rPr>
            <w:rFonts w:ascii="Garamond" w:hAnsi="Garamond"/>
            <w:color w:val="000000" w:themeColor="text1"/>
            <w:szCs w:val="24"/>
          </w:rPr>
          <w:delText xml:space="preserve">que </w:delText>
        </w:r>
        <w:r w:rsidR="00693FDD" w:rsidRPr="008C5F9A" w:rsidDel="005F15BE">
          <w:rPr>
            <w:rFonts w:ascii="Garamond" w:hAnsi="Garamond"/>
            <w:color w:val="000000" w:themeColor="text1"/>
            <w:szCs w:val="24"/>
          </w:rPr>
          <w:delText xml:space="preserve">habilita </w:delText>
        </w:r>
        <w:r w:rsidR="00DB432B" w:rsidRPr="008C5F9A" w:rsidDel="005F15BE">
          <w:rPr>
            <w:rFonts w:ascii="Garamond" w:hAnsi="Garamond"/>
            <w:color w:val="000000" w:themeColor="text1"/>
            <w:szCs w:val="24"/>
          </w:rPr>
          <w:delText>o seu titular a aceder e exercer uma atividade económica</w:delText>
        </w:r>
        <w:r w:rsidR="00873ECD" w:rsidRPr="008C5F9A" w:rsidDel="005F15BE">
          <w:rPr>
            <w:rFonts w:ascii="Garamond" w:hAnsi="Garamond"/>
            <w:color w:val="000000" w:themeColor="text1"/>
            <w:szCs w:val="24"/>
          </w:rPr>
          <w:delText xml:space="preserve"> </w:delText>
        </w:r>
        <w:r w:rsidR="003A2B2E" w:rsidRPr="008C5F9A" w:rsidDel="005F15BE">
          <w:rPr>
            <w:rFonts w:ascii="Garamond" w:hAnsi="Garamond"/>
            <w:color w:val="000000" w:themeColor="text1"/>
            <w:szCs w:val="24"/>
          </w:rPr>
          <w:delText>ou</w:delText>
        </w:r>
        <w:r w:rsidR="00873ECD" w:rsidRPr="008C5F9A" w:rsidDel="005F15BE">
          <w:rPr>
            <w:rFonts w:ascii="Garamond" w:hAnsi="Garamond"/>
            <w:color w:val="000000" w:themeColor="text1"/>
            <w:szCs w:val="24"/>
          </w:rPr>
          <w:delText xml:space="preserve"> a explorar o estabelecimento ou instalação que lhe esteja afeto.</w:delText>
        </w:r>
        <w:commentRangeEnd w:id="313"/>
        <w:r w:rsidR="002F7639" w:rsidRPr="008C5F9A" w:rsidDel="005F15BE">
          <w:rPr>
            <w:rStyle w:val="Refdecomentrio"/>
            <w:rFonts w:ascii="Garamond" w:hAnsi="Garamond"/>
            <w:color w:val="000000" w:themeColor="text1"/>
            <w:sz w:val="24"/>
            <w:szCs w:val="24"/>
          </w:rPr>
          <w:commentReference w:id="313"/>
        </w:r>
        <w:commentRangeEnd w:id="314"/>
        <w:r w:rsidRPr="008C5F9A">
          <w:rPr>
            <w:rStyle w:val="Refdecomentrio"/>
            <w:rFonts w:ascii="Garamond" w:hAnsi="Garamond"/>
            <w:color w:val="000000" w:themeColor="text1"/>
            <w:sz w:val="24"/>
            <w:szCs w:val="24"/>
          </w:rPr>
          <w:commentReference w:id="314"/>
        </w:r>
      </w:del>
    </w:p>
    <w:p w14:paraId="42C6034E" w14:textId="159EAE04" w:rsidR="00667809" w:rsidRPr="008C5F9A" w:rsidDel="005F15BE" w:rsidRDefault="00667809" w:rsidP="00DF7BBF">
      <w:pPr>
        <w:pStyle w:val="PargrafodaLista"/>
        <w:widowControl w:val="0"/>
        <w:numPr>
          <w:ilvl w:val="0"/>
          <w:numId w:val="302"/>
        </w:numPr>
        <w:spacing w:after="120"/>
        <w:ind w:left="426" w:hanging="426"/>
        <w:contextualSpacing w:val="0"/>
        <w:rPr>
          <w:del w:id="316" w:author="G-MECT" w:date="2026-09-11T21:59:00Z" w16du:dateUtc="2026-09-11T20:59:00Z"/>
          <w:rFonts w:ascii="Garamond" w:hAnsi="Garamond"/>
          <w:color w:val="000000" w:themeColor="text1"/>
          <w:szCs w:val="24"/>
        </w:rPr>
      </w:pPr>
      <w:del w:id="317" w:author="G-MECT" w:date="2026-09-11T21:59:00Z" w16du:dateUtc="2026-09-11T20:59:00Z">
        <w:r w:rsidRPr="008C5F9A" w:rsidDel="005F15BE">
          <w:rPr>
            <w:rFonts w:ascii="Garamond" w:hAnsi="Garamond"/>
            <w:color w:val="000000" w:themeColor="text1"/>
            <w:szCs w:val="24"/>
          </w:rPr>
          <w:delText xml:space="preserve">Estão sujeitos à obtenção de título digital de atividade económica, as atividades </w:delText>
        </w:r>
        <w:r w:rsidR="00446E15" w:rsidRPr="008C5F9A" w:rsidDel="005F15BE">
          <w:rPr>
            <w:rFonts w:ascii="Garamond" w:hAnsi="Garamond"/>
            <w:color w:val="000000" w:themeColor="text1"/>
            <w:szCs w:val="24"/>
          </w:rPr>
          <w:delText xml:space="preserve">económicas </w:delText>
        </w:r>
        <w:r w:rsidRPr="008C5F9A" w:rsidDel="005F15BE">
          <w:rPr>
            <w:rFonts w:ascii="Garamond" w:hAnsi="Garamond"/>
            <w:color w:val="000000" w:themeColor="text1"/>
            <w:szCs w:val="24"/>
          </w:rPr>
          <w:delText xml:space="preserve">cujo acesso </w:delText>
        </w:r>
        <w:r w:rsidR="00837893" w:rsidRPr="008C5F9A" w:rsidDel="005F15BE">
          <w:rPr>
            <w:rFonts w:ascii="Garamond" w:hAnsi="Garamond"/>
            <w:color w:val="000000" w:themeColor="text1"/>
            <w:szCs w:val="24"/>
          </w:rPr>
          <w:delText>depend</w:delText>
        </w:r>
        <w:r w:rsidR="0052640E" w:rsidRPr="008C5F9A" w:rsidDel="005F15BE">
          <w:rPr>
            <w:rFonts w:ascii="Garamond" w:hAnsi="Garamond"/>
            <w:color w:val="000000" w:themeColor="text1"/>
            <w:szCs w:val="24"/>
          </w:rPr>
          <w:delText>a</w:delText>
        </w:r>
        <w:r w:rsidR="00837893" w:rsidRPr="008C5F9A" w:rsidDel="005F15BE">
          <w:rPr>
            <w:rFonts w:ascii="Garamond" w:hAnsi="Garamond"/>
            <w:color w:val="000000" w:themeColor="text1"/>
            <w:szCs w:val="24"/>
          </w:rPr>
          <w:delText xml:space="preserve"> d</w:delText>
        </w:r>
        <w:r w:rsidR="00A86211" w:rsidRPr="008C5F9A" w:rsidDel="005F15BE">
          <w:rPr>
            <w:rFonts w:ascii="Garamond" w:hAnsi="Garamond"/>
            <w:color w:val="000000" w:themeColor="text1"/>
            <w:szCs w:val="24"/>
          </w:rPr>
          <w:delText xml:space="preserve">e título digital de atividade económica nos termos </w:delText>
        </w:r>
        <w:r w:rsidR="00837893" w:rsidRPr="008C5F9A" w:rsidDel="005F15BE">
          <w:rPr>
            <w:rFonts w:ascii="Garamond" w:hAnsi="Garamond"/>
            <w:color w:val="000000" w:themeColor="text1"/>
            <w:szCs w:val="24"/>
          </w:rPr>
          <w:delText>previsto</w:delText>
        </w:r>
        <w:r w:rsidR="00A86211" w:rsidRPr="008C5F9A" w:rsidDel="005F15BE">
          <w:rPr>
            <w:rFonts w:ascii="Garamond" w:hAnsi="Garamond"/>
            <w:color w:val="000000" w:themeColor="text1"/>
            <w:szCs w:val="24"/>
          </w:rPr>
          <w:delText>s</w:delText>
        </w:r>
        <w:r w:rsidR="00837893" w:rsidRPr="008C5F9A" w:rsidDel="005F15BE">
          <w:rPr>
            <w:rFonts w:ascii="Garamond" w:hAnsi="Garamond"/>
            <w:color w:val="000000" w:themeColor="text1"/>
            <w:szCs w:val="24"/>
          </w:rPr>
          <w:delText xml:space="preserve"> no artigo seguinte.</w:delText>
        </w:r>
      </w:del>
    </w:p>
    <w:p w14:paraId="4918CDC4" w14:textId="75635ECF" w:rsidR="008526A3" w:rsidRPr="008C5F9A" w:rsidDel="005F15BE" w:rsidRDefault="008526A3" w:rsidP="00DF7BBF">
      <w:pPr>
        <w:pStyle w:val="PargrafodaLista"/>
        <w:widowControl w:val="0"/>
        <w:numPr>
          <w:ilvl w:val="0"/>
          <w:numId w:val="302"/>
        </w:numPr>
        <w:spacing w:after="120"/>
        <w:ind w:left="426" w:hanging="426"/>
        <w:contextualSpacing w:val="0"/>
        <w:rPr>
          <w:del w:id="318" w:author="G-MECT" w:date="2026-09-11T21:59:00Z" w16du:dateUtc="2026-09-11T20:59:00Z"/>
          <w:rFonts w:ascii="Garamond" w:hAnsi="Garamond"/>
          <w:color w:val="000000" w:themeColor="text1"/>
          <w:szCs w:val="24"/>
        </w:rPr>
      </w:pPr>
      <w:del w:id="319" w:author="G-MECT" w:date="2026-09-11T21:59:00Z" w16du:dateUtc="2026-09-11T20:59:00Z">
        <w:r w:rsidRPr="008C5F9A" w:rsidDel="005F15BE">
          <w:rPr>
            <w:rFonts w:ascii="Garamond" w:hAnsi="Garamond"/>
            <w:color w:val="000000" w:themeColor="text1"/>
            <w:szCs w:val="24"/>
          </w:rPr>
          <w:delText>O título digital de atividade económica contém cópia integral das licenças, autorizações, aprovações, registos, pareceres e outros atos permissivos ou não permissivos necessários ao acesso e exercício da atividade económica ou à exploração do estabelecimento ou instalação que lhe seja afeto</w:delText>
        </w:r>
        <w:r w:rsidR="005E7FF9" w:rsidRPr="008C5F9A" w:rsidDel="005F15BE">
          <w:rPr>
            <w:rFonts w:ascii="Garamond" w:hAnsi="Garamond"/>
            <w:color w:val="000000" w:themeColor="text1"/>
            <w:szCs w:val="24"/>
          </w:rPr>
          <w:delText>, e respetivas alterações.</w:delText>
        </w:r>
      </w:del>
    </w:p>
    <w:p w14:paraId="6DBCDCD2" w14:textId="1A786318" w:rsidR="008A706F" w:rsidRPr="008C5F9A" w:rsidDel="005F15BE" w:rsidRDefault="008A706F" w:rsidP="00DF7BBF">
      <w:pPr>
        <w:pStyle w:val="PargrafodaLista"/>
        <w:widowControl w:val="0"/>
        <w:numPr>
          <w:ilvl w:val="0"/>
          <w:numId w:val="302"/>
        </w:numPr>
        <w:spacing w:after="120"/>
        <w:ind w:left="426" w:hanging="426"/>
        <w:contextualSpacing w:val="0"/>
        <w:rPr>
          <w:del w:id="320" w:author="G-MECT" w:date="2026-09-11T21:59:00Z" w16du:dateUtc="2026-09-11T20:59:00Z"/>
          <w:rFonts w:ascii="Garamond" w:hAnsi="Garamond"/>
          <w:color w:val="000000" w:themeColor="text1"/>
          <w:szCs w:val="24"/>
        </w:rPr>
      </w:pPr>
      <w:del w:id="321" w:author="G-MECT" w:date="2026-09-11T21:59:00Z" w16du:dateUtc="2026-09-11T20:59:00Z">
        <w:r w:rsidRPr="008C5F9A" w:rsidDel="005F15BE">
          <w:rPr>
            <w:rFonts w:ascii="Garamond" w:hAnsi="Garamond"/>
            <w:color w:val="000000" w:themeColor="text1"/>
            <w:szCs w:val="24"/>
          </w:rPr>
          <w:delText xml:space="preserve">Quando a </w:delText>
        </w:r>
        <w:r w:rsidR="008E6FCE" w:rsidRPr="008C5F9A" w:rsidDel="005F15BE">
          <w:rPr>
            <w:rFonts w:ascii="Garamond" w:hAnsi="Garamond"/>
            <w:color w:val="000000" w:themeColor="text1"/>
            <w:szCs w:val="24"/>
          </w:rPr>
          <w:delText xml:space="preserve">mesma </w:delText>
        </w:r>
        <w:r w:rsidRPr="008C5F9A" w:rsidDel="005F15BE">
          <w:rPr>
            <w:rFonts w:ascii="Garamond" w:hAnsi="Garamond"/>
            <w:color w:val="000000" w:themeColor="text1"/>
            <w:szCs w:val="24"/>
          </w:rPr>
          <w:delText>atividade económica seja exercida através da exploração de mais do que um estabelecimento, deve ser obtido um título digital de atividade económica por cada estabelecimento.</w:delText>
        </w:r>
      </w:del>
    </w:p>
    <w:p w14:paraId="647B3FF4" w14:textId="5F4D060D" w:rsidR="00FD22F9" w:rsidRPr="008C5F9A" w:rsidDel="005F15BE" w:rsidRDefault="008526A3" w:rsidP="00DF7BBF">
      <w:pPr>
        <w:pStyle w:val="PargrafodaLista"/>
        <w:widowControl w:val="0"/>
        <w:numPr>
          <w:ilvl w:val="0"/>
          <w:numId w:val="302"/>
        </w:numPr>
        <w:spacing w:after="120"/>
        <w:ind w:left="426" w:hanging="426"/>
        <w:contextualSpacing w:val="0"/>
        <w:rPr>
          <w:del w:id="322" w:author="G-MECT" w:date="2026-09-11T21:59:00Z" w16du:dateUtc="2026-09-11T20:59:00Z"/>
          <w:rFonts w:ascii="Garamond" w:hAnsi="Garamond"/>
          <w:color w:val="000000" w:themeColor="text1"/>
          <w:szCs w:val="24"/>
        </w:rPr>
      </w:pPr>
      <w:commentRangeStart w:id="323"/>
      <w:commentRangeStart w:id="324"/>
      <w:del w:id="325" w:author="G-MECT" w:date="2026-09-11T21:59:00Z" w16du:dateUtc="2026-09-11T20:59:00Z">
        <w:r w:rsidRPr="008C5F9A" w:rsidDel="005F15BE">
          <w:rPr>
            <w:rFonts w:ascii="Garamond" w:hAnsi="Garamond"/>
            <w:color w:val="000000" w:themeColor="text1"/>
            <w:szCs w:val="24"/>
          </w:rPr>
          <w:delText xml:space="preserve">Sem prejuízo do disposto no </w:delText>
        </w:r>
        <w:r w:rsidR="00044D5E" w:rsidRPr="008C5F9A" w:rsidDel="005F15BE">
          <w:rPr>
            <w:rFonts w:ascii="Garamond" w:hAnsi="Garamond"/>
            <w:color w:val="000000" w:themeColor="text1"/>
            <w:szCs w:val="24"/>
          </w:rPr>
          <w:delText>n.º 3</w:delText>
        </w:r>
        <w:r w:rsidRPr="008C5F9A" w:rsidDel="005F15BE">
          <w:rPr>
            <w:rFonts w:ascii="Garamond" w:hAnsi="Garamond"/>
            <w:color w:val="000000" w:themeColor="text1"/>
            <w:szCs w:val="24"/>
          </w:rPr>
          <w:delText>, o</w:delText>
        </w:r>
        <w:r w:rsidR="00A6263C" w:rsidRPr="008C5F9A" w:rsidDel="005F15BE">
          <w:rPr>
            <w:rFonts w:ascii="Garamond" w:hAnsi="Garamond"/>
            <w:color w:val="000000" w:themeColor="text1"/>
            <w:szCs w:val="24"/>
          </w:rPr>
          <w:delText xml:space="preserve"> conteúdo </w:delText>
        </w:r>
        <w:r w:rsidR="002F6FBD" w:rsidRPr="008C5F9A" w:rsidDel="005F15BE">
          <w:rPr>
            <w:rFonts w:ascii="Garamond" w:hAnsi="Garamond"/>
            <w:color w:val="000000" w:themeColor="text1"/>
            <w:szCs w:val="24"/>
          </w:rPr>
          <w:delText xml:space="preserve">e modelo </w:delText>
        </w:r>
        <w:r w:rsidR="00A6263C" w:rsidRPr="008C5F9A" w:rsidDel="005F15BE">
          <w:rPr>
            <w:rFonts w:ascii="Garamond" w:hAnsi="Garamond"/>
            <w:color w:val="000000" w:themeColor="text1"/>
            <w:szCs w:val="24"/>
          </w:rPr>
          <w:delText xml:space="preserve">do título digital de atividade económica é </w:delText>
        </w:r>
        <w:r w:rsidR="002F6FBD" w:rsidRPr="008C5F9A" w:rsidDel="005F15BE">
          <w:rPr>
            <w:rFonts w:ascii="Garamond" w:hAnsi="Garamond"/>
            <w:color w:val="000000" w:themeColor="text1"/>
            <w:szCs w:val="24"/>
          </w:rPr>
          <w:delText>aprovado</w:delText>
        </w:r>
        <w:r w:rsidR="00A6263C" w:rsidRPr="008C5F9A" w:rsidDel="005F15BE">
          <w:rPr>
            <w:rFonts w:ascii="Garamond" w:hAnsi="Garamond"/>
            <w:color w:val="000000" w:themeColor="text1"/>
            <w:szCs w:val="24"/>
          </w:rPr>
          <w:delText xml:space="preserve"> por portaria dos membros do Governo responsáveis pelas áreas da reforma do Estado, da economia, do ambiente</w:delText>
        </w:r>
        <w:r w:rsidR="00874287" w:rsidRPr="008C5F9A" w:rsidDel="005F15BE">
          <w:rPr>
            <w:rFonts w:ascii="Garamond" w:hAnsi="Garamond"/>
            <w:color w:val="000000" w:themeColor="text1"/>
            <w:szCs w:val="24"/>
          </w:rPr>
          <w:delText>, das autarquias locais</w:delText>
        </w:r>
        <w:r w:rsidR="00A6263C" w:rsidRPr="008C5F9A" w:rsidDel="005F15BE">
          <w:rPr>
            <w:rFonts w:ascii="Garamond" w:hAnsi="Garamond"/>
            <w:color w:val="000000" w:themeColor="text1"/>
            <w:szCs w:val="24"/>
          </w:rPr>
          <w:delText xml:space="preserve"> e da agricultura.</w:delText>
        </w:r>
        <w:commentRangeEnd w:id="323"/>
        <w:r w:rsidR="002F7639" w:rsidRPr="008C5F9A" w:rsidDel="005F15BE">
          <w:rPr>
            <w:rStyle w:val="Refdecomentrio"/>
            <w:rFonts w:ascii="Garamond" w:hAnsi="Garamond"/>
            <w:color w:val="000000" w:themeColor="text1"/>
            <w:sz w:val="24"/>
            <w:szCs w:val="24"/>
          </w:rPr>
          <w:commentReference w:id="323"/>
        </w:r>
        <w:commentRangeEnd w:id="324"/>
        <w:r w:rsidRPr="008C5F9A">
          <w:rPr>
            <w:rStyle w:val="Refdecomentrio"/>
            <w:rFonts w:ascii="Garamond" w:hAnsi="Garamond"/>
            <w:color w:val="000000" w:themeColor="text1"/>
            <w:sz w:val="24"/>
            <w:szCs w:val="24"/>
          </w:rPr>
          <w:commentReference w:id="324"/>
        </w:r>
      </w:del>
    </w:p>
    <w:p w14:paraId="630601BE" w14:textId="77777777" w:rsidR="00D55D62" w:rsidRPr="00FC7A70" w:rsidRDefault="00D55D62" w:rsidP="00DF7BBF">
      <w:pPr>
        <w:widowControl w:val="0"/>
        <w:spacing w:after="120"/>
        <w:rPr>
          <w:rFonts w:ascii="Garamond" w:hAnsi="Garamond"/>
          <w:color w:val="000000" w:themeColor="text1"/>
          <w:szCs w:val="24"/>
        </w:rPr>
      </w:pPr>
    </w:p>
    <w:p w14:paraId="06E48613" w14:textId="77777777" w:rsidR="005B2B5B" w:rsidRPr="00FC7A70" w:rsidRDefault="005B2B5B"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326" w:name="_Ref227751603"/>
    </w:p>
    <w:bookmarkEnd w:id="326"/>
    <w:p w14:paraId="07F83177" w14:textId="4A7B6603" w:rsidR="005B2B5B" w:rsidRPr="00FC7A70" w:rsidRDefault="0052640E"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 xml:space="preserve">Atividades </w:t>
      </w:r>
      <w:r w:rsidR="0044311E" w:rsidRPr="00FC7A70">
        <w:rPr>
          <w:rFonts w:ascii="Garamond" w:hAnsi="Garamond"/>
          <w:color w:val="000000" w:themeColor="text1"/>
          <w:szCs w:val="24"/>
        </w:rPr>
        <w:t xml:space="preserve">económicas </w:t>
      </w:r>
      <w:r w:rsidRPr="00FC7A70">
        <w:rPr>
          <w:rFonts w:ascii="Garamond" w:hAnsi="Garamond"/>
          <w:color w:val="000000" w:themeColor="text1"/>
          <w:szCs w:val="24"/>
        </w:rPr>
        <w:t>sujeitas</w:t>
      </w:r>
      <w:r w:rsidR="005B2B5B" w:rsidRPr="00FC7A70">
        <w:rPr>
          <w:rFonts w:ascii="Garamond" w:hAnsi="Garamond"/>
          <w:color w:val="000000" w:themeColor="text1"/>
          <w:szCs w:val="24"/>
        </w:rPr>
        <w:t xml:space="preserve"> </w:t>
      </w:r>
      <w:r w:rsidRPr="00FC7A70">
        <w:rPr>
          <w:rFonts w:ascii="Garamond" w:hAnsi="Garamond"/>
          <w:color w:val="000000" w:themeColor="text1"/>
          <w:szCs w:val="24"/>
        </w:rPr>
        <w:t>a</w:t>
      </w:r>
      <w:r w:rsidR="005B2B5B" w:rsidRPr="00FC7A70">
        <w:rPr>
          <w:rFonts w:ascii="Garamond" w:hAnsi="Garamond"/>
          <w:color w:val="000000" w:themeColor="text1"/>
          <w:szCs w:val="24"/>
        </w:rPr>
        <w:t xml:space="preserve"> título digital de atividade económica</w:t>
      </w:r>
    </w:p>
    <w:p w14:paraId="01273165" w14:textId="00026711" w:rsidR="00884DF8" w:rsidRPr="008C5F9A" w:rsidRDefault="00995E8A"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Só podem exercer as atividades económicas previstas nos números seguintes, os operadores económicos que sejam titulares de um título digital de atividade económica</w:t>
      </w:r>
      <w:r w:rsidR="008A6429" w:rsidRPr="008C5F9A">
        <w:rPr>
          <w:rFonts w:ascii="Garamond" w:hAnsi="Garamond"/>
          <w:color w:val="000000" w:themeColor="text1"/>
          <w:szCs w:val="24"/>
        </w:rPr>
        <w:t xml:space="preserve">, </w:t>
      </w:r>
      <w:r w:rsidR="00995632" w:rsidRPr="008C5F9A">
        <w:rPr>
          <w:rFonts w:ascii="Garamond" w:hAnsi="Garamond"/>
          <w:color w:val="000000" w:themeColor="text1"/>
          <w:szCs w:val="24"/>
        </w:rPr>
        <w:t>emitidos com a</w:t>
      </w:r>
      <w:r w:rsidR="008A6429" w:rsidRPr="008C5F9A">
        <w:rPr>
          <w:rFonts w:ascii="Garamond" w:hAnsi="Garamond"/>
          <w:color w:val="000000" w:themeColor="text1"/>
          <w:szCs w:val="24"/>
        </w:rPr>
        <w:t xml:space="preserve"> conclusão </w:t>
      </w:r>
      <w:r w:rsidR="00F6689B" w:rsidRPr="008C5F9A">
        <w:rPr>
          <w:rFonts w:ascii="Garamond" w:hAnsi="Garamond"/>
          <w:color w:val="000000" w:themeColor="text1"/>
          <w:szCs w:val="24"/>
        </w:rPr>
        <w:t>dos seguintes procedimentos:</w:t>
      </w:r>
    </w:p>
    <w:p w14:paraId="0B77C70C" w14:textId="6B322715" w:rsidR="005B2B5B" w:rsidRPr="00FC7A70" w:rsidRDefault="005B2B5B" w:rsidP="00FF5645">
      <w:pPr>
        <w:pStyle w:val="PargrafodaLista"/>
        <w:widowControl w:val="0"/>
        <w:numPr>
          <w:ilvl w:val="0"/>
          <w:numId w:val="182"/>
        </w:numPr>
        <w:spacing w:after="120"/>
        <w:ind w:left="851" w:hanging="284"/>
        <w:contextualSpacing w:val="0"/>
        <w:rPr>
          <w:rFonts w:ascii="Garamond" w:hAnsi="Garamond"/>
          <w:color w:val="000000" w:themeColor="text1"/>
          <w:szCs w:val="24"/>
        </w:rPr>
      </w:pPr>
      <w:commentRangeStart w:id="327"/>
      <w:commentRangeStart w:id="328"/>
      <w:r w:rsidRPr="00FC7A70">
        <w:rPr>
          <w:rFonts w:ascii="Garamond" w:hAnsi="Garamond"/>
          <w:color w:val="000000" w:themeColor="text1"/>
          <w:szCs w:val="24"/>
        </w:rPr>
        <w:t>Comunicação com prazo e vistoria</w:t>
      </w:r>
      <w:commentRangeEnd w:id="327"/>
      <w:r w:rsidR="002F7639" w:rsidRPr="00FC7A70">
        <w:rPr>
          <w:rStyle w:val="Refdecomentrio"/>
          <w:rFonts w:ascii="Garamond" w:hAnsi="Garamond"/>
          <w:color w:val="000000" w:themeColor="text1"/>
          <w:sz w:val="24"/>
          <w:szCs w:val="24"/>
        </w:rPr>
        <w:commentReference w:id="327"/>
      </w:r>
      <w:commentRangeEnd w:id="328"/>
      <w:r w:rsidRPr="00FC7A70">
        <w:rPr>
          <w:rStyle w:val="Refdecomentrio"/>
          <w:rFonts w:ascii="Garamond" w:hAnsi="Garamond"/>
          <w:color w:val="000000" w:themeColor="text1"/>
          <w:sz w:val="24"/>
          <w:szCs w:val="24"/>
        </w:rPr>
        <w:commentReference w:id="328"/>
      </w:r>
      <w:r w:rsidR="00003D96" w:rsidRPr="00FC7A70">
        <w:rPr>
          <w:rFonts w:ascii="Garamond" w:hAnsi="Garamond"/>
          <w:color w:val="000000" w:themeColor="text1"/>
          <w:szCs w:val="24"/>
        </w:rPr>
        <w:t xml:space="preserve">, </w:t>
      </w:r>
      <w:r w:rsidR="008A6429" w:rsidRPr="00FC7A70">
        <w:rPr>
          <w:rFonts w:ascii="Garamond" w:hAnsi="Garamond"/>
          <w:color w:val="000000" w:themeColor="text1"/>
          <w:szCs w:val="24"/>
        </w:rPr>
        <w:t>em que o operador económico obtém uma licença de exploração;</w:t>
      </w:r>
    </w:p>
    <w:p w14:paraId="0D1BDF5E" w14:textId="7E12351B" w:rsidR="005B2B5B" w:rsidRPr="00FC7A70" w:rsidRDefault="005B2B5B" w:rsidP="00FF5645">
      <w:pPr>
        <w:pStyle w:val="PargrafodaLista"/>
        <w:widowControl w:val="0"/>
        <w:numPr>
          <w:ilvl w:val="0"/>
          <w:numId w:val="182"/>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Comunicação com prazo</w:t>
      </w:r>
      <w:r w:rsidR="008A6429" w:rsidRPr="00FC7A70">
        <w:rPr>
          <w:rFonts w:ascii="Garamond" w:hAnsi="Garamond"/>
          <w:color w:val="000000" w:themeColor="text1"/>
          <w:szCs w:val="24"/>
        </w:rPr>
        <w:t>, em que o operador económico obtém uma autorização;</w:t>
      </w:r>
    </w:p>
    <w:p w14:paraId="0154E1FC" w14:textId="1B8C3CFB" w:rsidR="005B2B5B" w:rsidRPr="00FC7A70" w:rsidRDefault="005B2B5B" w:rsidP="00FF5645">
      <w:pPr>
        <w:pStyle w:val="PargrafodaLista"/>
        <w:widowControl w:val="0"/>
        <w:numPr>
          <w:ilvl w:val="0"/>
          <w:numId w:val="182"/>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Comunicação prévia</w:t>
      </w:r>
      <w:r w:rsidR="008A6429" w:rsidRPr="00FC7A70">
        <w:rPr>
          <w:rFonts w:ascii="Garamond" w:hAnsi="Garamond"/>
          <w:color w:val="000000" w:themeColor="text1"/>
          <w:szCs w:val="24"/>
        </w:rPr>
        <w:t>, em que o operador económico obtém um registo.</w:t>
      </w:r>
    </w:p>
    <w:p w14:paraId="59EF99B7" w14:textId="429D1B49" w:rsidR="005B2B5B" w:rsidRPr="00FC7A70" w:rsidRDefault="007710F4"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Está sujeito ao</w:t>
      </w:r>
      <w:r w:rsidR="004D1535" w:rsidRPr="00FC7A70">
        <w:rPr>
          <w:rFonts w:ascii="Garamond" w:hAnsi="Garamond"/>
          <w:color w:val="000000" w:themeColor="text1"/>
          <w:szCs w:val="24"/>
        </w:rPr>
        <w:t xml:space="preserve"> </w:t>
      </w:r>
      <w:r w:rsidR="005B2B5B" w:rsidRPr="00FC7A70">
        <w:rPr>
          <w:rFonts w:ascii="Garamond" w:hAnsi="Garamond"/>
          <w:color w:val="000000" w:themeColor="text1"/>
          <w:szCs w:val="24"/>
        </w:rPr>
        <w:t>procedimento de comunicação com prazo e vistoria</w:t>
      </w:r>
      <w:r w:rsidR="004D1535" w:rsidRPr="00FC7A70">
        <w:rPr>
          <w:rFonts w:ascii="Garamond" w:hAnsi="Garamond"/>
          <w:color w:val="000000" w:themeColor="text1"/>
          <w:szCs w:val="24"/>
        </w:rPr>
        <w:t>, o acesso</w:t>
      </w:r>
      <w:r w:rsidR="00216CC4" w:rsidRPr="00FC7A70">
        <w:rPr>
          <w:rFonts w:ascii="Garamond" w:hAnsi="Garamond"/>
          <w:color w:val="000000" w:themeColor="text1"/>
          <w:szCs w:val="24"/>
        </w:rPr>
        <w:t xml:space="preserve"> às seguintes atividades</w:t>
      </w:r>
      <w:r w:rsidR="00F02E05" w:rsidRPr="00FC7A70">
        <w:rPr>
          <w:rFonts w:ascii="Garamond" w:hAnsi="Garamond"/>
          <w:color w:val="000000" w:themeColor="text1"/>
          <w:szCs w:val="24"/>
        </w:rPr>
        <w:t xml:space="preserve"> económicas</w:t>
      </w:r>
      <w:r w:rsidR="00216CC4" w:rsidRPr="00FC7A70">
        <w:rPr>
          <w:rFonts w:ascii="Garamond" w:hAnsi="Garamond"/>
          <w:color w:val="000000" w:themeColor="text1"/>
          <w:szCs w:val="24"/>
        </w:rPr>
        <w:t>:</w:t>
      </w:r>
    </w:p>
    <w:p w14:paraId="201E4DCA" w14:textId="5C3488D9" w:rsidR="00BB7640" w:rsidRPr="00FC7A70" w:rsidRDefault="00BB7640"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A exploração de estabelecimentos industriais no âmbito das atividades industriais, conforme identificadas na lista I do anexo I que se encontrem abrangidos por, pelo menos, um dos seguintes regimes jurídicos ou circunstâncias</w:t>
      </w:r>
      <w:r w:rsidR="00137CE9" w:rsidRPr="00FC7A70">
        <w:rPr>
          <w:rFonts w:ascii="Garamond" w:hAnsi="Garamond"/>
          <w:color w:val="000000" w:themeColor="text1"/>
          <w:szCs w:val="24"/>
        </w:rPr>
        <w:t xml:space="preserve">, e que se consideram ser estabelecimentos </w:t>
      </w:r>
      <w:r w:rsidR="003D7EE2" w:rsidRPr="00FC7A70">
        <w:rPr>
          <w:rFonts w:ascii="Garamond" w:hAnsi="Garamond"/>
          <w:color w:val="000000" w:themeColor="text1"/>
          <w:szCs w:val="24"/>
        </w:rPr>
        <w:t xml:space="preserve">industriais </w:t>
      </w:r>
      <w:r w:rsidR="00137CE9" w:rsidRPr="00FC7A70">
        <w:rPr>
          <w:rFonts w:ascii="Garamond" w:hAnsi="Garamond"/>
          <w:color w:val="000000" w:themeColor="text1"/>
          <w:szCs w:val="24"/>
        </w:rPr>
        <w:t>de “tipo 1”</w:t>
      </w:r>
      <w:r w:rsidRPr="00FC7A70">
        <w:rPr>
          <w:rFonts w:ascii="Garamond" w:hAnsi="Garamond"/>
          <w:color w:val="000000" w:themeColor="text1"/>
          <w:szCs w:val="24"/>
        </w:rPr>
        <w:t>:</w:t>
      </w:r>
    </w:p>
    <w:p w14:paraId="459B1287" w14:textId="6E0C1983" w:rsidR="00BB7640" w:rsidRPr="00FC7A70" w:rsidRDefault="00875773" w:rsidP="00FF5645">
      <w:pPr>
        <w:widowControl w:val="0"/>
        <w:numPr>
          <w:ilvl w:val="0"/>
          <w:numId w:val="154"/>
        </w:numPr>
        <w:spacing w:after="120"/>
        <w:ind w:left="1276" w:hanging="283"/>
        <w:rPr>
          <w:rFonts w:ascii="Garamond" w:hAnsi="Garamond"/>
          <w:color w:val="000000" w:themeColor="text1"/>
          <w:szCs w:val="24"/>
        </w:rPr>
      </w:pPr>
      <w:r w:rsidRPr="00FC7A70">
        <w:rPr>
          <w:rFonts w:ascii="Garamond" w:hAnsi="Garamond"/>
          <w:color w:val="000000" w:themeColor="text1"/>
          <w:szCs w:val="24"/>
        </w:rPr>
        <w:t>RJAIA;</w:t>
      </w:r>
    </w:p>
    <w:p w14:paraId="69229E35" w14:textId="77777777" w:rsidR="00BB7640" w:rsidRPr="00FC7A70" w:rsidRDefault="00BB7640" w:rsidP="00FF5645">
      <w:pPr>
        <w:widowControl w:val="0"/>
        <w:numPr>
          <w:ilvl w:val="0"/>
          <w:numId w:val="154"/>
        </w:numPr>
        <w:spacing w:after="120"/>
        <w:ind w:left="1276" w:hanging="283"/>
        <w:rPr>
          <w:rFonts w:ascii="Garamond" w:hAnsi="Garamond"/>
          <w:color w:val="000000" w:themeColor="text1"/>
          <w:szCs w:val="24"/>
        </w:rPr>
      </w:pPr>
      <w:r w:rsidRPr="00FC7A70">
        <w:rPr>
          <w:rFonts w:ascii="Garamond" w:hAnsi="Garamond"/>
          <w:color w:val="000000" w:themeColor="text1"/>
          <w:szCs w:val="24"/>
        </w:rPr>
        <w:t>Regime jurídico da prevenção e controlo integrado de poluição (RJPCIP), a que se refere o capítulo ii do Regime das Emissões Industriais (REI);</w:t>
      </w:r>
    </w:p>
    <w:p w14:paraId="701C36EF" w14:textId="77777777" w:rsidR="00BB7640" w:rsidRPr="00FC7A70" w:rsidRDefault="00BB7640" w:rsidP="00FF5645">
      <w:pPr>
        <w:widowControl w:val="0"/>
        <w:numPr>
          <w:ilvl w:val="0"/>
          <w:numId w:val="154"/>
        </w:numPr>
        <w:spacing w:after="120"/>
        <w:ind w:left="1276" w:hanging="283"/>
        <w:rPr>
          <w:rFonts w:ascii="Garamond" w:hAnsi="Garamond"/>
          <w:color w:val="000000" w:themeColor="text1"/>
          <w:szCs w:val="24"/>
        </w:rPr>
      </w:pPr>
      <w:r w:rsidRPr="00FC7A70">
        <w:rPr>
          <w:rFonts w:ascii="Garamond" w:hAnsi="Garamond"/>
          <w:color w:val="000000" w:themeColor="text1"/>
          <w:szCs w:val="24"/>
        </w:rPr>
        <w:t>Regime jurídico de prevenção de acidentes graves que envolvam substâncias perigosas (RPAG);</w:t>
      </w:r>
    </w:p>
    <w:p w14:paraId="05746D4F" w14:textId="4EC3F4BF" w:rsidR="00BB7640" w:rsidRPr="00FC7A70" w:rsidRDefault="00BB7640" w:rsidP="00FF5645">
      <w:pPr>
        <w:widowControl w:val="0"/>
        <w:numPr>
          <w:ilvl w:val="0"/>
          <w:numId w:val="154"/>
        </w:numPr>
        <w:spacing w:after="120"/>
        <w:ind w:left="1276" w:hanging="283"/>
        <w:rPr>
          <w:rFonts w:ascii="Garamond" w:hAnsi="Garamond"/>
          <w:color w:val="000000" w:themeColor="text1"/>
          <w:szCs w:val="24"/>
        </w:rPr>
      </w:pPr>
      <w:r w:rsidRPr="00FC7A70">
        <w:rPr>
          <w:rFonts w:ascii="Garamond" w:hAnsi="Garamond"/>
          <w:color w:val="000000" w:themeColor="text1"/>
          <w:szCs w:val="24"/>
        </w:rPr>
        <w:t>Caso se trate de estabelecimento industrial do setor alimentar</w:t>
      </w:r>
      <w:r w:rsidR="00831776" w:rsidRPr="00FC7A70">
        <w:rPr>
          <w:rFonts w:ascii="Garamond" w:hAnsi="Garamond"/>
          <w:color w:val="000000" w:themeColor="text1"/>
          <w:szCs w:val="24"/>
        </w:rPr>
        <w:t xml:space="preserve">, dos subprodutos animais e dos alimentos para animais, cujo início de atividade dependa de </w:t>
      </w:r>
      <w:r w:rsidRPr="00FC7A70">
        <w:rPr>
          <w:rFonts w:ascii="Garamond" w:hAnsi="Garamond"/>
          <w:color w:val="000000" w:themeColor="text1"/>
          <w:szCs w:val="24"/>
        </w:rPr>
        <w:t>vistoria prévia</w:t>
      </w:r>
      <w:r w:rsidR="00831776" w:rsidRPr="00FC7A70">
        <w:rPr>
          <w:rFonts w:ascii="Garamond" w:hAnsi="Garamond"/>
          <w:color w:val="000000" w:themeColor="text1"/>
          <w:szCs w:val="24"/>
        </w:rPr>
        <w:t xml:space="preserve"> e aprovação pela DGAV,</w:t>
      </w:r>
      <w:r w:rsidR="00667E33" w:rsidRPr="00FC7A70">
        <w:rPr>
          <w:rFonts w:ascii="Garamond" w:hAnsi="Garamond"/>
          <w:color w:val="000000" w:themeColor="text1"/>
          <w:szCs w:val="24"/>
        </w:rPr>
        <w:t xml:space="preserve"> nos termos do </w:t>
      </w:r>
      <w:r w:rsidR="003637A9" w:rsidRPr="00FC7A70">
        <w:rPr>
          <w:rFonts w:ascii="Garamond" w:hAnsi="Garamond"/>
          <w:color w:val="000000" w:themeColor="text1"/>
          <w:szCs w:val="24"/>
        </w:rPr>
        <w:t xml:space="preserve">n.º 1 do </w:t>
      </w:r>
      <w:r w:rsidR="00667E33" w:rsidRPr="00FC7A70">
        <w:rPr>
          <w:rFonts w:ascii="Garamond" w:hAnsi="Garamond"/>
          <w:color w:val="000000" w:themeColor="text1"/>
          <w:szCs w:val="24"/>
        </w:rPr>
        <w:fldChar w:fldCharType="begin"/>
      </w:r>
      <w:r w:rsidR="00667E33" w:rsidRPr="00FC7A70">
        <w:rPr>
          <w:rFonts w:ascii="Garamond" w:hAnsi="Garamond"/>
          <w:color w:val="000000" w:themeColor="text1"/>
          <w:szCs w:val="24"/>
        </w:rPr>
        <w:instrText xml:space="preserve"> REF _Ref230020769 \r \h </w:instrText>
      </w:r>
      <w:r w:rsidR="00FC7A70" w:rsidRPr="00FC7A70">
        <w:rPr>
          <w:rFonts w:ascii="Garamond" w:hAnsi="Garamond"/>
          <w:color w:val="000000" w:themeColor="text1"/>
          <w:szCs w:val="24"/>
        </w:rPr>
        <w:instrText xml:space="preserve"> \* MERGEFORMAT </w:instrText>
      </w:r>
      <w:r w:rsidR="00667E33" w:rsidRPr="00FC7A70">
        <w:rPr>
          <w:rFonts w:ascii="Garamond" w:hAnsi="Garamond"/>
          <w:color w:val="000000" w:themeColor="text1"/>
          <w:szCs w:val="24"/>
        </w:rPr>
      </w:r>
      <w:r w:rsidR="00667E33" w:rsidRPr="00FC7A70">
        <w:rPr>
          <w:rFonts w:ascii="Garamond" w:hAnsi="Garamond"/>
          <w:color w:val="000000" w:themeColor="text1"/>
          <w:szCs w:val="24"/>
        </w:rPr>
        <w:fldChar w:fldCharType="separate"/>
      </w:r>
      <w:r w:rsidR="009D4F47">
        <w:rPr>
          <w:rFonts w:ascii="Garamond" w:hAnsi="Garamond"/>
          <w:color w:val="000000" w:themeColor="text1"/>
          <w:szCs w:val="24"/>
        </w:rPr>
        <w:t>Artigo 14.º</w:t>
      </w:r>
      <w:r w:rsidR="00667E33" w:rsidRPr="00FC7A70">
        <w:rPr>
          <w:rFonts w:ascii="Garamond" w:hAnsi="Garamond"/>
          <w:color w:val="000000" w:themeColor="text1"/>
          <w:szCs w:val="24"/>
        </w:rPr>
        <w:fldChar w:fldCharType="end"/>
      </w:r>
      <w:r w:rsidR="00C348E1" w:rsidRPr="00FC7A70">
        <w:rPr>
          <w:rFonts w:ascii="Garamond" w:hAnsi="Garamond"/>
          <w:color w:val="000000" w:themeColor="text1"/>
          <w:szCs w:val="24"/>
        </w:rPr>
        <w:t>.</w:t>
      </w:r>
    </w:p>
    <w:p w14:paraId="251D60E3" w14:textId="46097328" w:rsidR="00BB7640" w:rsidRPr="00FC7A70" w:rsidRDefault="00BB7640"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instalação e exploração de </w:t>
      </w:r>
      <w:r w:rsidR="00BE4015" w:rsidRPr="00FC7A70">
        <w:rPr>
          <w:rFonts w:ascii="Garamond" w:hAnsi="Garamond"/>
          <w:color w:val="000000" w:themeColor="text1"/>
          <w:szCs w:val="24"/>
        </w:rPr>
        <w:t xml:space="preserve">ZAI </w:t>
      </w:r>
      <w:r w:rsidRPr="00FC7A70">
        <w:rPr>
          <w:rFonts w:ascii="Garamond" w:hAnsi="Garamond"/>
          <w:color w:val="000000" w:themeColor="text1"/>
          <w:szCs w:val="24"/>
        </w:rPr>
        <w:t xml:space="preserve">ou </w:t>
      </w:r>
      <w:r w:rsidR="00BE4015" w:rsidRPr="00FC7A70">
        <w:rPr>
          <w:rFonts w:ascii="Garamond" w:hAnsi="Garamond"/>
          <w:color w:val="000000" w:themeColor="text1"/>
          <w:szCs w:val="24"/>
        </w:rPr>
        <w:t xml:space="preserve">ZAI </w:t>
      </w:r>
      <w:r w:rsidRPr="00FC7A70">
        <w:rPr>
          <w:rFonts w:ascii="Garamond" w:hAnsi="Garamond"/>
          <w:color w:val="000000" w:themeColor="text1"/>
          <w:szCs w:val="24"/>
        </w:rPr>
        <w:t>multipolar;</w:t>
      </w:r>
    </w:p>
    <w:p w14:paraId="06B8EABE" w14:textId="63756994" w:rsidR="00767545" w:rsidRPr="00FC7A70" w:rsidRDefault="00767545"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pecuária abrangida por, pelo menos, um dos seguintes regimes jurídicos ou circunstâncias</w:t>
      </w:r>
      <w:r w:rsidR="008F4A06" w:rsidRPr="00FC7A70">
        <w:rPr>
          <w:rFonts w:ascii="Garamond" w:hAnsi="Garamond"/>
          <w:color w:val="000000" w:themeColor="text1"/>
          <w:szCs w:val="24"/>
        </w:rPr>
        <w:t>, e que se considera</w:t>
      </w:r>
      <w:r w:rsidR="00C36EE4" w:rsidRPr="00FC7A70">
        <w:rPr>
          <w:rFonts w:ascii="Garamond" w:hAnsi="Garamond"/>
          <w:color w:val="000000" w:themeColor="text1"/>
          <w:szCs w:val="24"/>
        </w:rPr>
        <w:t>m ser de “classe 1”</w:t>
      </w:r>
      <w:r w:rsidRPr="00FC7A70">
        <w:rPr>
          <w:rFonts w:ascii="Garamond" w:hAnsi="Garamond"/>
          <w:color w:val="000000" w:themeColor="text1"/>
          <w:szCs w:val="24"/>
        </w:rPr>
        <w:t>:</w:t>
      </w:r>
    </w:p>
    <w:p w14:paraId="7F122056" w14:textId="3BB15243" w:rsidR="00767545" w:rsidRPr="00FC7A70" w:rsidRDefault="0DC73C21" w:rsidP="482EA073">
      <w:pPr>
        <w:widowControl w:val="0"/>
        <w:numPr>
          <w:ilvl w:val="0"/>
          <w:numId w:val="206"/>
        </w:numPr>
        <w:spacing w:after="120"/>
        <w:ind w:left="1276" w:hanging="283"/>
        <w:rPr>
          <w:del w:id="329" w:author="Nádia Silvestre" w:date="2026-09-23T10:08:00Z" w16du:dateUtc="2026-09-23T10:08:49Z"/>
          <w:rFonts w:ascii="Garamond" w:hAnsi="Garamond"/>
          <w:color w:val="000000" w:themeColor="text1"/>
        </w:rPr>
      </w:pPr>
      <w:r w:rsidRPr="482EA073">
        <w:rPr>
          <w:rFonts w:ascii="Garamond" w:hAnsi="Garamond"/>
          <w:color w:val="000000" w:themeColor="text1"/>
        </w:rPr>
        <w:t>Atividade desenvolvida em sistema de exploração intensiva com capacidade para mais de 260 CN</w:t>
      </w:r>
      <w:del w:id="330" w:author="Nádia Silvestre" w:date="2026-09-23T10:08:00Z" w16du:dateUtc="2026-09-23T10:08:56Z">
        <w:r w:rsidR="00767545" w:rsidRPr="482EA073" w:rsidDel="0DC73C21">
          <w:rPr>
            <w:rFonts w:ascii="Garamond" w:hAnsi="Garamond"/>
            <w:color w:val="000000" w:themeColor="text1"/>
          </w:rPr>
          <w:delText>;</w:delText>
        </w:r>
      </w:del>
    </w:p>
    <w:p w14:paraId="756F6E9D" w14:textId="43DD41CD" w:rsidR="00767545" w:rsidRPr="00FC7A70" w:rsidRDefault="00767545" w:rsidP="00FF5645">
      <w:pPr>
        <w:widowControl w:val="0"/>
        <w:numPr>
          <w:ilvl w:val="0"/>
          <w:numId w:val="206"/>
        </w:numPr>
        <w:spacing w:after="120"/>
        <w:ind w:left="1276" w:hanging="283"/>
        <w:rPr>
          <w:rFonts w:ascii="Garamond" w:hAnsi="Garamond"/>
          <w:color w:val="000000" w:themeColor="text1"/>
          <w:szCs w:val="24"/>
        </w:rPr>
      </w:pPr>
      <w:r w:rsidRPr="00FC7A70">
        <w:rPr>
          <w:rFonts w:ascii="Garamond" w:hAnsi="Garamond"/>
          <w:color w:val="000000" w:themeColor="text1"/>
          <w:szCs w:val="24"/>
        </w:rPr>
        <w:t>RJAIA</w:t>
      </w:r>
      <w:r w:rsidR="00D04444" w:rsidRPr="00FC7A70">
        <w:rPr>
          <w:rFonts w:ascii="Garamond" w:hAnsi="Garamond"/>
          <w:color w:val="000000" w:themeColor="text1"/>
          <w:szCs w:val="24"/>
        </w:rPr>
        <w:t>; e</w:t>
      </w:r>
    </w:p>
    <w:p w14:paraId="46C7B69C" w14:textId="30866ED7" w:rsidR="00D04444" w:rsidRPr="00FC7A70" w:rsidRDefault="00D04444" w:rsidP="00FF5645">
      <w:pPr>
        <w:widowControl w:val="0"/>
        <w:numPr>
          <w:ilvl w:val="0"/>
          <w:numId w:val="206"/>
        </w:numPr>
        <w:spacing w:after="120"/>
        <w:ind w:left="1276" w:hanging="283"/>
        <w:rPr>
          <w:rFonts w:ascii="Garamond" w:hAnsi="Garamond"/>
          <w:color w:val="000000" w:themeColor="text1"/>
          <w:szCs w:val="24"/>
        </w:rPr>
      </w:pPr>
      <w:r w:rsidRPr="00FC7A70">
        <w:rPr>
          <w:rFonts w:ascii="Garamond" w:hAnsi="Garamond"/>
          <w:color w:val="000000" w:themeColor="text1"/>
          <w:szCs w:val="24"/>
        </w:rPr>
        <w:t>RJPCIP.</w:t>
      </w:r>
    </w:p>
    <w:p w14:paraId="731AAA12" w14:textId="321D23B1" w:rsidR="00BB7640" w:rsidRPr="00FC7A70" w:rsidRDefault="00BB7640"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A exploração de empreendimentos turísticos, sujeitos a classificação inicial obrigatória</w:t>
      </w:r>
      <w:r w:rsidR="00FC3BB7" w:rsidRPr="00FC7A70">
        <w:rPr>
          <w:rFonts w:ascii="Garamond" w:hAnsi="Garamond"/>
          <w:color w:val="000000" w:themeColor="text1"/>
          <w:szCs w:val="24"/>
        </w:rPr>
        <w:t>, sem prejuízo do disposto no n.º 5 do presente artigo</w:t>
      </w:r>
      <w:r w:rsidRPr="00FC7A70">
        <w:rPr>
          <w:rFonts w:ascii="Garamond" w:hAnsi="Garamond"/>
          <w:color w:val="000000" w:themeColor="text1"/>
          <w:szCs w:val="24"/>
        </w:rPr>
        <w:t>;</w:t>
      </w:r>
    </w:p>
    <w:p w14:paraId="60FB6AED" w14:textId="32235456" w:rsidR="00BB7640" w:rsidRPr="00FC7A70" w:rsidRDefault="00BB7640"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exploração de estabelecimentos </w:t>
      </w:r>
      <w:r w:rsidR="00EF0A1B" w:rsidRPr="00FC7A70">
        <w:rPr>
          <w:rFonts w:ascii="Garamond" w:hAnsi="Garamond"/>
          <w:color w:val="000000" w:themeColor="text1"/>
          <w:szCs w:val="24"/>
        </w:rPr>
        <w:t xml:space="preserve">de </w:t>
      </w:r>
      <w:r w:rsidRPr="00FC7A70">
        <w:rPr>
          <w:rFonts w:ascii="Garamond" w:hAnsi="Garamond"/>
          <w:color w:val="000000" w:themeColor="text1"/>
          <w:szCs w:val="24"/>
        </w:rPr>
        <w:t xml:space="preserve">comércio por grosso e de armazéns de géneros alimentícios de origem animal identificados na lista IV do anexo I, </w:t>
      </w:r>
      <w:r w:rsidR="00D92C17" w:rsidRPr="00FC7A70">
        <w:rPr>
          <w:rFonts w:ascii="Garamond" w:hAnsi="Garamond"/>
          <w:color w:val="000000" w:themeColor="text1"/>
          <w:szCs w:val="24"/>
        </w:rPr>
        <w:t xml:space="preserve">cujo início de atividade dependa de vistoria prévia e aprovação da DGAV, nos termos do n.º 1 do </w:t>
      </w:r>
      <w:r w:rsidR="00D92C17" w:rsidRPr="00FC7A70">
        <w:rPr>
          <w:rFonts w:ascii="Garamond" w:hAnsi="Garamond"/>
          <w:color w:val="000000" w:themeColor="text1"/>
          <w:szCs w:val="24"/>
        </w:rPr>
        <w:fldChar w:fldCharType="begin"/>
      </w:r>
      <w:r w:rsidR="00D92C17" w:rsidRPr="00FC7A70">
        <w:rPr>
          <w:rFonts w:ascii="Garamond" w:hAnsi="Garamond"/>
          <w:color w:val="000000" w:themeColor="text1"/>
          <w:szCs w:val="24"/>
        </w:rPr>
        <w:instrText xml:space="preserve"> REF _Ref230020769 \r \h </w:instrText>
      </w:r>
      <w:r w:rsidR="00FC7A70" w:rsidRPr="00FC7A70">
        <w:rPr>
          <w:rFonts w:ascii="Garamond" w:hAnsi="Garamond"/>
          <w:color w:val="000000" w:themeColor="text1"/>
          <w:szCs w:val="24"/>
        </w:rPr>
        <w:instrText xml:space="preserve"> \* MERGEFORMAT </w:instrText>
      </w:r>
      <w:r w:rsidR="00D92C17" w:rsidRPr="00FC7A70">
        <w:rPr>
          <w:rFonts w:ascii="Garamond" w:hAnsi="Garamond"/>
          <w:color w:val="000000" w:themeColor="text1"/>
          <w:szCs w:val="24"/>
        </w:rPr>
      </w:r>
      <w:r w:rsidR="00D92C17" w:rsidRPr="00FC7A70">
        <w:rPr>
          <w:rFonts w:ascii="Garamond" w:hAnsi="Garamond"/>
          <w:color w:val="000000" w:themeColor="text1"/>
          <w:szCs w:val="24"/>
        </w:rPr>
        <w:fldChar w:fldCharType="separate"/>
      </w:r>
      <w:r w:rsidR="009D4F47">
        <w:rPr>
          <w:rFonts w:ascii="Garamond" w:hAnsi="Garamond"/>
          <w:color w:val="000000" w:themeColor="text1"/>
          <w:szCs w:val="24"/>
        </w:rPr>
        <w:t>Artigo 14.º</w:t>
      </w:r>
      <w:r w:rsidR="00D92C17" w:rsidRPr="00FC7A70">
        <w:rPr>
          <w:rFonts w:ascii="Garamond" w:hAnsi="Garamond"/>
          <w:color w:val="000000" w:themeColor="text1"/>
          <w:szCs w:val="24"/>
        </w:rPr>
        <w:fldChar w:fldCharType="end"/>
      </w:r>
      <w:r w:rsidR="00D92C17" w:rsidRPr="00FC7A70">
        <w:rPr>
          <w:rFonts w:ascii="Garamond" w:hAnsi="Garamond"/>
          <w:color w:val="000000" w:themeColor="text1"/>
          <w:szCs w:val="24"/>
        </w:rPr>
        <w:t>;</w:t>
      </w:r>
    </w:p>
    <w:p w14:paraId="2841DFA4" w14:textId="0CB1FEA6" w:rsidR="00BB7640" w:rsidRPr="00FC7A70" w:rsidRDefault="00BB7640"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A exploração de estabelecimentos de comércio por grosso e a retalho e de armazéns de qualquer tipo de alimentos para animais de criação e produtos destinados a ser incorporados na alimentação animal, incluindo aditivos, pré-misturas e proteínas de origem animal ou outros subprodutos animais e produtos derivados, conforme identificados na lista III do anexo I, a título principal ou secundário;</w:t>
      </w:r>
    </w:p>
    <w:p w14:paraId="3FEDCB2E" w14:textId="77777777" w:rsidR="00C702DC" w:rsidRPr="00FC7A70" w:rsidRDefault="00BB7640"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A instalação de mercados abastecedores e de mercados municipais, caso integrem estabelecimentos de comércio e armazéns de géneros alimentícios de origem animal ou alimentos para animais que exijam condições de temperatura controlada ou estabelecimentos de comércio e de armazéns de alimentos para animais</w:t>
      </w:r>
      <w:r w:rsidR="00C702DC" w:rsidRPr="00FC7A70">
        <w:rPr>
          <w:rFonts w:ascii="Garamond" w:hAnsi="Garamond"/>
          <w:color w:val="000000" w:themeColor="text1"/>
          <w:szCs w:val="24"/>
        </w:rPr>
        <w:t>;</w:t>
      </w:r>
    </w:p>
    <w:p w14:paraId="022D4C61" w14:textId="7393AA62" w:rsidR="00BB7640" w:rsidRPr="00FC7A70" w:rsidRDefault="00C702DC" w:rsidP="00FF5645">
      <w:pPr>
        <w:widowControl w:val="0"/>
        <w:numPr>
          <w:ilvl w:val="0"/>
          <w:numId w:val="201"/>
        </w:numPr>
        <w:spacing w:after="120"/>
        <w:ind w:left="851" w:hanging="284"/>
        <w:rPr>
          <w:rFonts w:ascii="Garamond" w:hAnsi="Garamond"/>
          <w:color w:val="000000" w:themeColor="text1"/>
          <w:szCs w:val="24"/>
        </w:rPr>
      </w:pPr>
      <w:r w:rsidRPr="00FC7A70">
        <w:rPr>
          <w:rFonts w:ascii="Garamond" w:hAnsi="Garamond"/>
          <w:color w:val="000000" w:themeColor="text1"/>
          <w:szCs w:val="24"/>
        </w:rPr>
        <w:t>A instalação ou a alteração significativa de grandes superfícies comerciais não inseridas em conjuntos comerciais e de conjuntos comerciais que se encontrem sujeitas a avaliação de impacte ambiental (RJAIA).</w:t>
      </w:r>
    </w:p>
    <w:p w14:paraId="60B710C8" w14:textId="54F686CB" w:rsidR="00BB7640" w:rsidRPr="00FC7A70" w:rsidRDefault="00BB7640"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Está sujeito ao procedimento de comunicação com prazo, o acesso às seguintes atividades:</w:t>
      </w:r>
    </w:p>
    <w:p w14:paraId="393053E6" w14:textId="4672599D" w:rsidR="00767545" w:rsidRPr="00FC7A70" w:rsidRDefault="00767545" w:rsidP="00FF5645">
      <w:pPr>
        <w:widowControl w:val="0"/>
        <w:numPr>
          <w:ilvl w:val="0"/>
          <w:numId w:val="202"/>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exploração de estabelecimentos industriais no âmbito das atividades industriais, conforme identificadas na lista I do anexo I, que não se incluído nos casos previstos na alínea </w:t>
      </w:r>
      <w:r w:rsidRPr="008C5F9A">
        <w:rPr>
          <w:rFonts w:ascii="Garamond" w:hAnsi="Garamond"/>
          <w:i/>
          <w:iCs/>
          <w:color w:val="000000" w:themeColor="text1"/>
          <w:szCs w:val="24"/>
        </w:rPr>
        <w:t>a)</w:t>
      </w:r>
      <w:r w:rsidRPr="00FC7A70">
        <w:rPr>
          <w:rFonts w:ascii="Garamond" w:hAnsi="Garamond"/>
          <w:color w:val="000000" w:themeColor="text1"/>
          <w:szCs w:val="24"/>
        </w:rPr>
        <w:t xml:space="preserve"> do número anterior, se encontrem abrangidos pelo comércio europeu de licenças de emissão de gases com efeitos de estufa (CELE)</w:t>
      </w:r>
      <w:r w:rsidR="00137CE9" w:rsidRPr="00FC7A70">
        <w:rPr>
          <w:rFonts w:ascii="Garamond" w:hAnsi="Garamond"/>
          <w:color w:val="000000" w:themeColor="text1"/>
          <w:szCs w:val="24"/>
        </w:rPr>
        <w:t xml:space="preserve">, e que se consideram ser estabelecimentos </w:t>
      </w:r>
      <w:r w:rsidR="003D7EE2" w:rsidRPr="00FC7A70">
        <w:rPr>
          <w:rFonts w:ascii="Garamond" w:hAnsi="Garamond"/>
          <w:color w:val="000000" w:themeColor="text1"/>
          <w:szCs w:val="24"/>
        </w:rPr>
        <w:t xml:space="preserve">industriais </w:t>
      </w:r>
      <w:r w:rsidR="00137CE9" w:rsidRPr="00FC7A70">
        <w:rPr>
          <w:rFonts w:ascii="Garamond" w:hAnsi="Garamond"/>
          <w:color w:val="000000" w:themeColor="text1"/>
          <w:szCs w:val="24"/>
        </w:rPr>
        <w:t>de “tipo 2”</w:t>
      </w:r>
      <w:r w:rsidRPr="00FC7A70">
        <w:rPr>
          <w:rFonts w:ascii="Garamond" w:hAnsi="Garamond"/>
          <w:color w:val="000000" w:themeColor="text1"/>
          <w:szCs w:val="24"/>
        </w:rPr>
        <w:t>;</w:t>
      </w:r>
    </w:p>
    <w:p w14:paraId="0E0F64C4" w14:textId="26B59F78" w:rsidR="00767545" w:rsidRPr="00FC7A70" w:rsidRDefault="00767545" w:rsidP="00FF5645">
      <w:pPr>
        <w:widowControl w:val="0"/>
        <w:numPr>
          <w:ilvl w:val="0"/>
          <w:numId w:val="202"/>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w:t>
      </w:r>
      <w:r w:rsidR="00204FE2" w:rsidRPr="00FC7A70">
        <w:rPr>
          <w:rFonts w:ascii="Garamond" w:hAnsi="Garamond"/>
          <w:color w:val="000000" w:themeColor="text1"/>
          <w:szCs w:val="24"/>
        </w:rPr>
        <w:t>conversão</w:t>
      </w:r>
      <w:r w:rsidRPr="00FC7A70">
        <w:rPr>
          <w:rFonts w:ascii="Garamond" w:hAnsi="Garamond"/>
          <w:color w:val="000000" w:themeColor="text1"/>
          <w:szCs w:val="24"/>
        </w:rPr>
        <w:t xml:space="preserve"> em </w:t>
      </w:r>
      <w:r w:rsidR="00BE4015" w:rsidRPr="00FC7A70">
        <w:rPr>
          <w:rFonts w:ascii="Garamond" w:hAnsi="Garamond"/>
          <w:color w:val="000000" w:themeColor="text1"/>
          <w:szCs w:val="24"/>
        </w:rPr>
        <w:t xml:space="preserve">ZAI </w:t>
      </w:r>
      <w:r w:rsidR="00204FE2" w:rsidRPr="00FC7A70">
        <w:rPr>
          <w:rFonts w:ascii="Garamond" w:hAnsi="Garamond"/>
          <w:color w:val="000000" w:themeColor="text1"/>
          <w:szCs w:val="24"/>
        </w:rPr>
        <w:t>e respetiva exploração</w:t>
      </w:r>
      <w:r w:rsidRPr="00FC7A70">
        <w:rPr>
          <w:rFonts w:ascii="Garamond" w:hAnsi="Garamond"/>
          <w:color w:val="000000" w:themeColor="text1"/>
          <w:szCs w:val="24"/>
        </w:rPr>
        <w:t xml:space="preserve">, designadamente </w:t>
      </w:r>
      <w:r w:rsidR="00275ED7" w:rsidRPr="00FC7A70">
        <w:rPr>
          <w:rFonts w:ascii="Garamond" w:hAnsi="Garamond"/>
          <w:color w:val="000000" w:themeColor="text1"/>
          <w:szCs w:val="24"/>
        </w:rPr>
        <w:t xml:space="preserve">de </w:t>
      </w:r>
      <w:r w:rsidRPr="00FC7A70">
        <w:rPr>
          <w:rFonts w:ascii="Garamond" w:hAnsi="Garamond"/>
          <w:color w:val="000000" w:themeColor="text1"/>
          <w:szCs w:val="24"/>
        </w:rPr>
        <w:t>zonas industriais, parques industriais e áreas de acolhimento empresarial;</w:t>
      </w:r>
    </w:p>
    <w:p w14:paraId="5B388E31" w14:textId="1516365A" w:rsidR="00767545" w:rsidRDefault="00767545" w:rsidP="00FF5645">
      <w:pPr>
        <w:widowControl w:val="0"/>
        <w:numPr>
          <w:ilvl w:val="0"/>
          <w:numId w:val="202"/>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pecuária em sistema de exploração intensiva com capacidade para mais de 15 CN a 260 CN e atividade pecuária em sistema de exploração extensiva com capacidade para mais de 15 CN</w:t>
      </w:r>
      <w:r w:rsidR="00C36EE4" w:rsidRPr="00FC7A70">
        <w:rPr>
          <w:rFonts w:ascii="Garamond" w:hAnsi="Garamond"/>
          <w:color w:val="000000" w:themeColor="text1"/>
          <w:szCs w:val="24"/>
        </w:rPr>
        <w:t>, e que se considera ser de “classe 2”</w:t>
      </w:r>
      <w:r w:rsidR="005B1D95" w:rsidRPr="00FC7A70">
        <w:rPr>
          <w:rFonts w:ascii="Garamond" w:hAnsi="Garamond"/>
          <w:color w:val="000000" w:themeColor="text1"/>
          <w:szCs w:val="24"/>
        </w:rPr>
        <w:t>;</w:t>
      </w:r>
    </w:p>
    <w:p w14:paraId="4C6C3762" w14:textId="77777777" w:rsidR="00FF5645" w:rsidRPr="00FC7A70" w:rsidRDefault="00FF5645" w:rsidP="00FF5645">
      <w:pPr>
        <w:widowControl w:val="0"/>
        <w:spacing w:after="120"/>
        <w:rPr>
          <w:rFonts w:ascii="Garamond" w:hAnsi="Garamond"/>
          <w:color w:val="000000" w:themeColor="text1"/>
          <w:szCs w:val="24"/>
        </w:rPr>
      </w:pPr>
    </w:p>
    <w:p w14:paraId="24F1BF0B" w14:textId="619AD26F" w:rsidR="005B1D95" w:rsidRPr="00FC7A70" w:rsidRDefault="005B1D95" w:rsidP="00FF5645">
      <w:pPr>
        <w:widowControl w:val="0"/>
        <w:numPr>
          <w:ilvl w:val="0"/>
          <w:numId w:val="202"/>
        </w:numPr>
        <w:spacing w:after="120"/>
        <w:ind w:left="851" w:hanging="284"/>
        <w:rPr>
          <w:rFonts w:ascii="Garamond" w:hAnsi="Garamond"/>
          <w:color w:val="000000" w:themeColor="text1"/>
          <w:szCs w:val="24"/>
        </w:rPr>
      </w:pPr>
      <w:r w:rsidRPr="00FC7A70">
        <w:rPr>
          <w:rFonts w:ascii="Garamond" w:hAnsi="Garamond"/>
          <w:color w:val="000000" w:themeColor="text1"/>
          <w:szCs w:val="24"/>
        </w:rPr>
        <w:t>A exploração d</w:t>
      </w:r>
      <w:r w:rsidR="009C0E75" w:rsidRPr="00FC7A70">
        <w:rPr>
          <w:rFonts w:ascii="Garamond" w:hAnsi="Garamond"/>
          <w:color w:val="000000" w:themeColor="text1"/>
          <w:szCs w:val="24"/>
        </w:rPr>
        <w:t>e estabelecimentos de</w:t>
      </w:r>
      <w:r w:rsidR="009A728D" w:rsidRPr="00FC7A70">
        <w:rPr>
          <w:rFonts w:ascii="Garamond" w:hAnsi="Garamond"/>
          <w:color w:val="000000" w:themeColor="text1"/>
          <w:szCs w:val="24"/>
        </w:rPr>
        <w:t xml:space="preserve"> </w:t>
      </w:r>
      <w:r w:rsidRPr="00FC7A70">
        <w:rPr>
          <w:rFonts w:ascii="Garamond" w:hAnsi="Garamond"/>
          <w:color w:val="000000" w:themeColor="text1"/>
          <w:szCs w:val="24"/>
        </w:rPr>
        <w:t>alojamentos locais</w:t>
      </w:r>
      <w:r w:rsidR="00F95BD4" w:rsidRPr="00FC7A70">
        <w:rPr>
          <w:rFonts w:ascii="Garamond" w:hAnsi="Garamond"/>
          <w:color w:val="000000" w:themeColor="text1"/>
          <w:szCs w:val="24"/>
        </w:rPr>
        <w:t>, sem prejuízo do disposto n</w:t>
      </w:r>
      <w:r w:rsidR="00161A91" w:rsidRPr="00FC7A70">
        <w:rPr>
          <w:rFonts w:ascii="Garamond" w:hAnsi="Garamond"/>
          <w:color w:val="000000" w:themeColor="text1"/>
          <w:szCs w:val="24"/>
        </w:rPr>
        <w:t xml:space="preserve">a alínea </w:t>
      </w:r>
      <w:r w:rsidR="00161A91" w:rsidRPr="008C5F9A">
        <w:rPr>
          <w:rFonts w:ascii="Garamond" w:hAnsi="Garamond"/>
          <w:i/>
          <w:iCs/>
          <w:color w:val="000000" w:themeColor="text1"/>
          <w:szCs w:val="24"/>
        </w:rPr>
        <w:t>h)</w:t>
      </w:r>
      <w:r w:rsidR="00161A91" w:rsidRPr="00FC7A70">
        <w:rPr>
          <w:rFonts w:ascii="Garamond" w:hAnsi="Garamond"/>
          <w:color w:val="000000" w:themeColor="text1"/>
          <w:szCs w:val="24"/>
        </w:rPr>
        <w:t xml:space="preserve"> d</w:t>
      </w:r>
      <w:r w:rsidR="00F95BD4" w:rsidRPr="00FC7A70">
        <w:rPr>
          <w:rFonts w:ascii="Garamond" w:hAnsi="Garamond"/>
          <w:color w:val="000000" w:themeColor="text1"/>
          <w:szCs w:val="24"/>
        </w:rPr>
        <w:t>o n.º</w:t>
      </w:r>
      <w:r w:rsidR="00161A91" w:rsidRPr="00FC7A70">
        <w:rPr>
          <w:rFonts w:ascii="Garamond" w:hAnsi="Garamond"/>
          <w:color w:val="000000" w:themeColor="text1"/>
          <w:szCs w:val="24"/>
        </w:rPr>
        <w:t xml:space="preserve"> 1 do </w:t>
      </w:r>
      <w:r w:rsidR="00161A91" w:rsidRPr="00FC7A70">
        <w:rPr>
          <w:rFonts w:ascii="Garamond" w:hAnsi="Garamond"/>
          <w:color w:val="000000" w:themeColor="text1"/>
          <w:szCs w:val="24"/>
        </w:rPr>
        <w:fldChar w:fldCharType="begin"/>
      </w:r>
      <w:r w:rsidR="00161A91" w:rsidRPr="00FC7A70">
        <w:rPr>
          <w:rFonts w:ascii="Garamond" w:hAnsi="Garamond"/>
          <w:color w:val="000000" w:themeColor="text1"/>
          <w:szCs w:val="24"/>
        </w:rPr>
        <w:instrText xml:space="preserve"> REF _Ref225506390 \r \h </w:instrText>
      </w:r>
      <w:r w:rsidR="00FC7A70" w:rsidRPr="00FC7A70">
        <w:rPr>
          <w:rFonts w:ascii="Garamond" w:hAnsi="Garamond"/>
          <w:color w:val="000000" w:themeColor="text1"/>
          <w:szCs w:val="24"/>
        </w:rPr>
        <w:instrText xml:space="preserve"> \* MERGEFORMAT </w:instrText>
      </w:r>
      <w:r w:rsidR="00161A91" w:rsidRPr="00FC7A70">
        <w:rPr>
          <w:rFonts w:ascii="Garamond" w:hAnsi="Garamond"/>
          <w:color w:val="000000" w:themeColor="text1"/>
          <w:szCs w:val="24"/>
        </w:rPr>
      </w:r>
      <w:r w:rsidR="00161A91" w:rsidRPr="00FC7A70">
        <w:rPr>
          <w:rFonts w:ascii="Garamond" w:hAnsi="Garamond"/>
          <w:color w:val="000000" w:themeColor="text1"/>
          <w:szCs w:val="24"/>
        </w:rPr>
        <w:fldChar w:fldCharType="separate"/>
      </w:r>
      <w:r w:rsidR="009D4F47">
        <w:rPr>
          <w:rFonts w:ascii="Garamond" w:hAnsi="Garamond"/>
          <w:color w:val="000000" w:themeColor="text1"/>
          <w:szCs w:val="24"/>
        </w:rPr>
        <w:t>Artigo 32.º</w:t>
      </w:r>
      <w:r w:rsidR="00161A91"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3C2745D2" w14:textId="72E3E9C3" w:rsidR="00767545" w:rsidRPr="00FC7A70" w:rsidRDefault="00F321F9" w:rsidP="00FF5645">
      <w:pPr>
        <w:widowControl w:val="0"/>
        <w:numPr>
          <w:ilvl w:val="0"/>
          <w:numId w:val="202"/>
        </w:numPr>
        <w:spacing w:after="120"/>
        <w:ind w:left="851" w:hanging="284"/>
        <w:rPr>
          <w:rFonts w:ascii="Garamond" w:hAnsi="Garamond"/>
          <w:color w:val="000000" w:themeColor="text1"/>
          <w:szCs w:val="24"/>
        </w:rPr>
      </w:pPr>
      <w:r w:rsidRPr="00FC7A70">
        <w:rPr>
          <w:rFonts w:ascii="Garamond" w:hAnsi="Garamond"/>
          <w:color w:val="000000" w:themeColor="text1"/>
          <w:szCs w:val="24"/>
        </w:rPr>
        <w:t>Sem prejuízo dos casos</w:t>
      </w:r>
      <w:r w:rsidR="00FF1B0A" w:rsidRPr="00FC7A70">
        <w:rPr>
          <w:rFonts w:ascii="Garamond" w:hAnsi="Garamond"/>
          <w:color w:val="000000" w:themeColor="text1"/>
          <w:szCs w:val="24"/>
        </w:rPr>
        <w:t xml:space="preserve"> abrangidos pela</w:t>
      </w:r>
      <w:r w:rsidRPr="00FC7A70">
        <w:rPr>
          <w:rFonts w:ascii="Garamond" w:hAnsi="Garamond"/>
          <w:color w:val="000000" w:themeColor="text1"/>
          <w:szCs w:val="24"/>
        </w:rPr>
        <w:t xml:space="preserve"> alínea </w:t>
      </w:r>
      <w:r w:rsidRPr="008C5F9A">
        <w:rPr>
          <w:rFonts w:ascii="Garamond" w:hAnsi="Garamond"/>
          <w:i/>
          <w:iCs/>
          <w:color w:val="000000" w:themeColor="text1"/>
          <w:szCs w:val="24"/>
        </w:rPr>
        <w:t>h)</w:t>
      </w:r>
      <w:r w:rsidRPr="00FC7A70">
        <w:rPr>
          <w:rFonts w:ascii="Garamond" w:hAnsi="Garamond"/>
          <w:color w:val="000000" w:themeColor="text1"/>
          <w:szCs w:val="24"/>
        </w:rPr>
        <w:t xml:space="preserve"> do n.º 2, a</w:t>
      </w:r>
      <w:r w:rsidR="00767545" w:rsidRPr="00FC7A70">
        <w:rPr>
          <w:rFonts w:ascii="Garamond" w:hAnsi="Garamond"/>
          <w:color w:val="000000" w:themeColor="text1"/>
          <w:szCs w:val="24"/>
        </w:rPr>
        <w:t xml:space="preserve"> instalação ou a alteração significativa de grandes superfícies comerciais não inseridas em conjuntos comerciais e de conjuntos comerciais com área bruta locável igual ou superior a 1</w:t>
      </w:r>
      <w:r w:rsidR="007448B1" w:rsidRPr="00FC7A70">
        <w:rPr>
          <w:rFonts w:ascii="Garamond" w:hAnsi="Garamond"/>
          <w:color w:val="000000" w:themeColor="text1"/>
          <w:szCs w:val="24"/>
        </w:rPr>
        <w:t>0</w:t>
      </w:r>
      <w:r w:rsidR="00767545" w:rsidRPr="00FC7A70">
        <w:rPr>
          <w:rFonts w:ascii="Garamond" w:hAnsi="Garamond"/>
          <w:color w:val="000000" w:themeColor="text1"/>
          <w:szCs w:val="24"/>
        </w:rPr>
        <w:t xml:space="preserve"> 000 m</w:t>
      </w:r>
      <w:r w:rsidR="00767545" w:rsidRPr="00FC7A70">
        <w:rPr>
          <w:rFonts w:ascii="Garamond" w:hAnsi="Garamond"/>
          <w:color w:val="000000" w:themeColor="text1"/>
          <w:szCs w:val="24"/>
          <w:vertAlign w:val="superscript"/>
        </w:rPr>
        <w:t>2</w:t>
      </w:r>
      <w:r w:rsidR="00767545" w:rsidRPr="00FC7A70">
        <w:rPr>
          <w:rFonts w:ascii="Garamond" w:hAnsi="Garamond"/>
          <w:color w:val="000000" w:themeColor="text1"/>
          <w:szCs w:val="24"/>
        </w:rPr>
        <w:t xml:space="preserve">, </w:t>
      </w:r>
      <w:r w:rsidR="00724D00" w:rsidRPr="00FC7A70">
        <w:rPr>
          <w:rFonts w:ascii="Garamond" w:hAnsi="Garamond"/>
          <w:color w:val="000000" w:themeColor="text1"/>
          <w:szCs w:val="24"/>
        </w:rPr>
        <w:t>nos termos d</w:t>
      </w:r>
      <w:r w:rsidR="00767545" w:rsidRPr="00FC7A70">
        <w:rPr>
          <w:rFonts w:ascii="Garamond" w:hAnsi="Garamond"/>
          <w:color w:val="000000" w:themeColor="text1"/>
          <w:szCs w:val="24"/>
        </w:rPr>
        <w:t>o disposto no</w:t>
      </w:r>
      <w:r w:rsidR="00BE76C5" w:rsidRPr="00FC7A70">
        <w:rPr>
          <w:rFonts w:ascii="Garamond" w:hAnsi="Garamond"/>
          <w:color w:val="000000" w:themeColor="text1"/>
          <w:szCs w:val="24"/>
        </w:rPr>
        <w:t xml:space="preserve"> </w:t>
      </w:r>
      <w:r w:rsidR="00BE76C5" w:rsidRPr="00FC7A70">
        <w:rPr>
          <w:rFonts w:ascii="Garamond" w:hAnsi="Garamond"/>
          <w:color w:val="000000" w:themeColor="text1"/>
          <w:szCs w:val="24"/>
        </w:rPr>
        <w:fldChar w:fldCharType="begin"/>
      </w:r>
      <w:r w:rsidR="00BE76C5" w:rsidRPr="00FC7A70">
        <w:rPr>
          <w:rFonts w:ascii="Garamond" w:hAnsi="Garamond"/>
          <w:color w:val="000000" w:themeColor="text1"/>
          <w:szCs w:val="24"/>
        </w:rPr>
        <w:instrText xml:space="preserve"> REF _Ref228781261 \r \h </w:instrText>
      </w:r>
      <w:r w:rsidR="00FC7A70" w:rsidRPr="00FC7A70">
        <w:rPr>
          <w:rFonts w:ascii="Garamond" w:hAnsi="Garamond"/>
          <w:color w:val="000000" w:themeColor="text1"/>
          <w:szCs w:val="24"/>
        </w:rPr>
        <w:instrText xml:space="preserve"> \* MERGEFORMAT </w:instrText>
      </w:r>
      <w:r w:rsidR="00BE76C5" w:rsidRPr="00FC7A70">
        <w:rPr>
          <w:rFonts w:ascii="Garamond" w:hAnsi="Garamond"/>
          <w:color w:val="000000" w:themeColor="text1"/>
          <w:szCs w:val="24"/>
        </w:rPr>
      </w:r>
      <w:r w:rsidR="00BE76C5" w:rsidRPr="00FC7A70">
        <w:rPr>
          <w:rFonts w:ascii="Garamond" w:hAnsi="Garamond"/>
          <w:color w:val="000000" w:themeColor="text1"/>
          <w:szCs w:val="24"/>
        </w:rPr>
        <w:fldChar w:fldCharType="separate"/>
      </w:r>
      <w:r w:rsidR="009D4F47">
        <w:rPr>
          <w:rFonts w:ascii="Garamond" w:hAnsi="Garamond"/>
          <w:color w:val="000000" w:themeColor="text1"/>
          <w:szCs w:val="24"/>
        </w:rPr>
        <w:t>Artigo 120.º</w:t>
      </w:r>
      <w:r w:rsidR="00BE76C5" w:rsidRPr="00FC7A70">
        <w:rPr>
          <w:rFonts w:ascii="Garamond" w:hAnsi="Garamond"/>
          <w:color w:val="000000" w:themeColor="text1"/>
          <w:szCs w:val="24"/>
        </w:rPr>
        <w:fldChar w:fldCharType="end"/>
      </w:r>
      <w:r w:rsidR="00DB2A87" w:rsidRPr="00FC7A70">
        <w:rPr>
          <w:rFonts w:ascii="Garamond" w:hAnsi="Garamond"/>
          <w:color w:val="000000" w:themeColor="text1"/>
          <w:szCs w:val="24"/>
        </w:rPr>
        <w:t>.</w:t>
      </w:r>
    </w:p>
    <w:p w14:paraId="46DB7C78" w14:textId="7F99BD60" w:rsidR="00767545" w:rsidRPr="00FC7A70" w:rsidRDefault="00767545"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Está sujeito à apresentação de comunicação </w:t>
      </w:r>
      <w:r w:rsidR="00DD09D5" w:rsidRPr="00FC7A70">
        <w:rPr>
          <w:rFonts w:ascii="Garamond" w:hAnsi="Garamond"/>
          <w:color w:val="000000" w:themeColor="text1"/>
          <w:szCs w:val="24"/>
        </w:rPr>
        <w:t>prévia</w:t>
      </w:r>
      <w:r w:rsidRPr="00FC7A70">
        <w:rPr>
          <w:rFonts w:ascii="Garamond" w:hAnsi="Garamond"/>
          <w:color w:val="000000" w:themeColor="text1"/>
          <w:szCs w:val="24"/>
        </w:rPr>
        <w:t>, o acesso às seguintes atividades:</w:t>
      </w:r>
    </w:p>
    <w:p w14:paraId="6380495E" w14:textId="5DCFE152" w:rsidR="00F73C27" w:rsidRPr="00FC7A70" w:rsidRDefault="00504D46"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 exploração de estabelecimentos industriais</w:t>
      </w:r>
      <w:r w:rsidR="00F73C27" w:rsidRPr="00FC7A70">
        <w:rPr>
          <w:rFonts w:ascii="Garamond" w:hAnsi="Garamond"/>
          <w:color w:val="000000" w:themeColor="text1"/>
          <w:szCs w:val="24"/>
        </w:rPr>
        <w:t>,</w:t>
      </w:r>
      <w:r w:rsidRPr="00FC7A70">
        <w:rPr>
          <w:rFonts w:ascii="Garamond" w:hAnsi="Garamond"/>
          <w:color w:val="000000" w:themeColor="text1"/>
          <w:szCs w:val="24"/>
        </w:rPr>
        <w:t xml:space="preserve"> no âmbito das atividades industriai</w:t>
      </w:r>
      <w:r w:rsidR="00F73C27" w:rsidRPr="00FC7A70">
        <w:rPr>
          <w:rFonts w:ascii="Garamond" w:hAnsi="Garamond"/>
          <w:color w:val="000000" w:themeColor="text1"/>
          <w:szCs w:val="24"/>
        </w:rPr>
        <w:t>s, não abrangidos pelos</w:t>
      </w:r>
      <w:r w:rsidR="00365A88" w:rsidRPr="00FC7A70">
        <w:rPr>
          <w:rFonts w:ascii="Garamond" w:hAnsi="Garamond"/>
          <w:color w:val="000000" w:themeColor="text1"/>
          <w:szCs w:val="24"/>
        </w:rPr>
        <w:t xml:space="preserve"> regimes ou circunstâncias previstas nas alíneas </w:t>
      </w:r>
      <w:r w:rsidR="00365A88" w:rsidRPr="008C5F9A">
        <w:rPr>
          <w:rFonts w:ascii="Garamond" w:hAnsi="Garamond"/>
          <w:i/>
          <w:iCs/>
          <w:color w:val="000000" w:themeColor="text1"/>
          <w:szCs w:val="24"/>
        </w:rPr>
        <w:t>a)</w:t>
      </w:r>
      <w:r w:rsidR="00365A88" w:rsidRPr="00FC7A70">
        <w:rPr>
          <w:rFonts w:ascii="Garamond" w:hAnsi="Garamond"/>
          <w:color w:val="000000" w:themeColor="text1"/>
          <w:szCs w:val="24"/>
        </w:rPr>
        <w:t xml:space="preserve"> dos n.</w:t>
      </w:r>
      <w:r w:rsidR="00365A88" w:rsidRPr="00FC7A70">
        <w:rPr>
          <w:rFonts w:ascii="Garamond" w:hAnsi="Garamond"/>
          <w:color w:val="000000" w:themeColor="text1"/>
          <w:szCs w:val="24"/>
          <w:vertAlign w:val="superscript"/>
        </w:rPr>
        <w:t>os</w:t>
      </w:r>
      <w:r w:rsidR="00365A88" w:rsidRPr="00FC7A70">
        <w:rPr>
          <w:rFonts w:ascii="Garamond" w:hAnsi="Garamond"/>
          <w:color w:val="000000" w:themeColor="text1"/>
          <w:szCs w:val="24"/>
        </w:rPr>
        <w:t xml:space="preserve"> 2 e 3</w:t>
      </w:r>
      <w:r w:rsidR="00137CE9" w:rsidRPr="00FC7A70">
        <w:rPr>
          <w:rFonts w:ascii="Garamond" w:hAnsi="Garamond"/>
          <w:color w:val="000000" w:themeColor="text1"/>
          <w:szCs w:val="24"/>
        </w:rPr>
        <w:t xml:space="preserve">, e que se consideram ser estabelecimentos </w:t>
      </w:r>
      <w:r w:rsidR="003D7EE2" w:rsidRPr="00FC7A70">
        <w:rPr>
          <w:rFonts w:ascii="Garamond" w:hAnsi="Garamond"/>
          <w:color w:val="000000" w:themeColor="text1"/>
          <w:szCs w:val="24"/>
        </w:rPr>
        <w:t xml:space="preserve">industriais </w:t>
      </w:r>
      <w:r w:rsidR="00137CE9" w:rsidRPr="00FC7A70">
        <w:rPr>
          <w:rFonts w:ascii="Garamond" w:hAnsi="Garamond"/>
          <w:color w:val="000000" w:themeColor="text1"/>
          <w:szCs w:val="24"/>
        </w:rPr>
        <w:t>de “tipo 3”</w:t>
      </w:r>
      <w:r w:rsidR="00365A88" w:rsidRPr="00FC7A70">
        <w:rPr>
          <w:rFonts w:ascii="Garamond" w:hAnsi="Garamond"/>
          <w:color w:val="000000" w:themeColor="text1"/>
          <w:szCs w:val="24"/>
        </w:rPr>
        <w:t>;</w:t>
      </w:r>
    </w:p>
    <w:p w14:paraId="47328D0F" w14:textId="0D06E359" w:rsidR="00CB2A43" w:rsidRPr="00FC7A70" w:rsidRDefault="03025B5F" w:rsidP="62F213A8">
      <w:pPr>
        <w:widowControl w:val="0"/>
        <w:spacing w:after="120"/>
        <w:ind w:left="851" w:hanging="284"/>
        <w:rPr>
          <w:rFonts w:ascii="Garamond" w:hAnsi="Garamond"/>
          <w:color w:val="000000" w:themeColor="text1"/>
        </w:rPr>
      </w:pPr>
      <w:r w:rsidRPr="62F213A8">
        <w:rPr>
          <w:rFonts w:ascii="Garamond" w:hAnsi="Garamond"/>
          <w:color w:val="000000" w:themeColor="text1"/>
        </w:rPr>
        <w:t xml:space="preserve">B) </w:t>
      </w:r>
      <w:r w:rsidR="6746C18D" w:rsidRPr="62F213A8">
        <w:rPr>
          <w:rFonts w:ascii="Garamond" w:hAnsi="Garamond"/>
          <w:color w:val="000000" w:themeColor="text1"/>
        </w:rPr>
        <w:t xml:space="preserve">A </w:t>
      </w:r>
      <w:r w:rsidR="3B784A92" w:rsidRPr="62F213A8">
        <w:rPr>
          <w:rFonts w:ascii="Garamond" w:hAnsi="Garamond"/>
          <w:color w:val="000000" w:themeColor="text1"/>
        </w:rPr>
        <w:t>atividade industrial referida na parte 3 da lista I do anexo I desenvolvida em secção acessória a um estabelecimento de restauração ou de bebidas, sem prejuízo d</w:t>
      </w:r>
      <w:r w:rsidR="1ADD4C95" w:rsidRPr="62F213A8">
        <w:rPr>
          <w:rFonts w:ascii="Garamond" w:hAnsi="Garamond"/>
          <w:color w:val="000000" w:themeColor="text1"/>
        </w:rPr>
        <w:t>o disposto no artigo seguinte</w:t>
      </w:r>
      <w:r w:rsidR="3B784A92" w:rsidRPr="62F213A8">
        <w:rPr>
          <w:rFonts w:ascii="Garamond" w:hAnsi="Garamond"/>
          <w:color w:val="000000" w:themeColor="text1"/>
        </w:rPr>
        <w:t xml:space="preserve">;  </w:t>
      </w:r>
    </w:p>
    <w:p w14:paraId="27A5E0D9" w14:textId="31D3F290" w:rsidR="0CBAA0B2" w:rsidRDefault="0CBAA0B2" w:rsidP="482EA073">
      <w:pPr>
        <w:widowControl w:val="0"/>
        <w:numPr>
          <w:ilvl w:val="0"/>
          <w:numId w:val="203"/>
        </w:numPr>
        <w:spacing w:after="120"/>
        <w:ind w:left="851" w:hanging="284"/>
        <w:rPr>
          <w:rFonts w:ascii="Garamond" w:eastAsia="Garamond" w:hAnsi="Garamond" w:cs="Garamond"/>
          <w:color w:val="000000" w:themeColor="text1"/>
          <w:szCs w:val="24"/>
          <w:highlight w:val="yellow"/>
          <w:rPrChange w:id="331" w:author="Nádia Silvestre" w:date="2026-09-18T17:18:00Z">
            <w:rPr>
              <w:rFonts w:ascii="Garamond" w:eastAsia="Garamond" w:hAnsi="Garamond" w:cs="Garamond"/>
              <w:color w:val="000000" w:themeColor="text1"/>
              <w:szCs w:val="24"/>
            </w:rPr>
          </w:rPrChange>
        </w:rPr>
      </w:pPr>
      <w:r w:rsidRPr="482EA073">
        <w:rPr>
          <w:rFonts w:ascii="Garamond" w:eastAsia="Garamond" w:hAnsi="Garamond" w:cs="Garamond"/>
          <w:color w:val="000000" w:themeColor="text1"/>
          <w:szCs w:val="24"/>
        </w:rPr>
        <w:t xml:space="preserve">A </w:t>
      </w:r>
      <w:r w:rsidRPr="482EA073">
        <w:rPr>
          <w:rFonts w:ascii="Garamond" w:eastAsia="Garamond" w:hAnsi="Garamond" w:cs="Garamond"/>
          <w:color w:val="000000" w:themeColor="text1"/>
          <w:szCs w:val="24"/>
          <w:highlight w:val="yellow"/>
          <w:rPrChange w:id="332" w:author="Nádia Silvestre" w:date="2026-09-18T17:18:00Z" w16du:dateUtc="2026-09-18T17:18:43Z">
            <w:rPr>
              <w:rFonts w:ascii="Garamond" w:eastAsia="Garamond" w:hAnsi="Garamond" w:cs="Garamond"/>
              <w:color w:val="000000" w:themeColor="text1"/>
              <w:szCs w:val="24"/>
            </w:rPr>
          </w:rPrChange>
        </w:rPr>
        <w:t>atividade pecuária com capacidade até 15 CN</w:t>
      </w:r>
      <w:ins w:id="333" w:author="Nádia Silvestre" w:date="2026-09-23T10:09:00Z" w16du:dateUtc="2026-09-23T10:09:19Z">
        <w:r w:rsidR="18AC9CF0" w:rsidRPr="482EA073">
          <w:rPr>
            <w:rFonts w:ascii="Garamond" w:eastAsia="Garamond" w:hAnsi="Garamond" w:cs="Garamond"/>
            <w:color w:val="000000" w:themeColor="text1"/>
            <w:szCs w:val="24"/>
            <w:highlight w:val="yellow"/>
          </w:rPr>
          <w:t xml:space="preserve"> e que se considera ser de classe 3;</w:t>
        </w:r>
      </w:ins>
      <w:del w:id="334" w:author="Nádia Silvestre" w:date="2026-09-23T10:09:00Z" w16du:dateUtc="2026-09-23T10:09:14Z">
        <w:r w:rsidRPr="482EA073" w:rsidDel="0CBAA0B2">
          <w:rPr>
            <w:rFonts w:ascii="Garamond" w:eastAsia="Garamond" w:hAnsi="Garamond" w:cs="Garamond"/>
            <w:color w:val="000000" w:themeColor="text1"/>
            <w:szCs w:val="24"/>
            <w:highlight w:val="yellow"/>
            <w:rPrChange w:id="335" w:author="Nádia Silvestre" w:date="2026-09-18T17:18:00Z" w16du:dateUtc="2026-09-18T17:18:43Z">
              <w:rPr>
                <w:rFonts w:ascii="Garamond" w:eastAsia="Garamond" w:hAnsi="Garamond" w:cs="Garamond"/>
                <w:color w:val="000000" w:themeColor="text1"/>
                <w:szCs w:val="24"/>
              </w:rPr>
            </w:rPrChange>
          </w:rPr>
          <w:delText>.</w:delText>
        </w:r>
      </w:del>
    </w:p>
    <w:p w14:paraId="0D9563C4" w14:textId="5720F87C" w:rsidR="482EA073" w:rsidRDefault="482EA073">
      <w:pPr>
        <w:widowControl w:val="0"/>
        <w:spacing w:after="120"/>
        <w:ind w:left="567"/>
        <w:rPr>
          <w:rFonts w:ascii="Garamond" w:hAnsi="Garamond"/>
          <w:color w:val="000000" w:themeColor="text1"/>
        </w:rPr>
        <w:pPrChange w:id="336" w:author="Nádia Silvestre" w:date="2026-09-18T17:18:00Z">
          <w:pPr>
            <w:widowControl w:val="0"/>
            <w:numPr>
              <w:numId w:val="203"/>
            </w:numPr>
            <w:spacing w:after="120"/>
            <w:ind w:left="851" w:hanging="284"/>
          </w:pPr>
        </w:pPrChange>
      </w:pPr>
    </w:p>
    <w:p w14:paraId="5B9BBCCF" w14:textId="0991824C" w:rsidR="00364378" w:rsidRPr="00FC7A70" w:rsidRDefault="00364378"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de agência de viagens e turismo;</w:t>
      </w:r>
    </w:p>
    <w:p w14:paraId="00A725A6" w14:textId="34EEBC0F" w:rsidR="00364378" w:rsidRPr="00FC7A70" w:rsidRDefault="00364378"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de animação turística</w:t>
      </w:r>
      <w:r w:rsidR="00043B31" w:rsidRPr="00FC7A70">
        <w:rPr>
          <w:rFonts w:ascii="Garamond" w:hAnsi="Garamond"/>
          <w:color w:val="000000" w:themeColor="text1"/>
          <w:szCs w:val="24"/>
        </w:rPr>
        <w:t>;</w:t>
      </w:r>
    </w:p>
    <w:p w14:paraId="001DCD3B" w14:textId="47E09D8B"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exploração, a título principal ou secundário, de estabelecimentos de comércio e de armazéns identificados na lista II do anexo I;</w:t>
      </w:r>
    </w:p>
    <w:p w14:paraId="1256F66D" w14:textId="5C65904D"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exploração de estabelecimentos de comércio a retalho de animais de companhia e respetivos alimentos, em estabelecimentos especializados;</w:t>
      </w:r>
    </w:p>
    <w:p w14:paraId="55B85901" w14:textId="13398348"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exploração de oficinas de manutenção e reparação de veículos automóveis, motociclos e ciclomotores, bem como as oficinas de adaptação e reparação de veículos automóveis utilizadores de gases de petróleo liquefeito (GPL) e gás natural comprimido e liquefeito (GN);</w:t>
      </w:r>
    </w:p>
    <w:p w14:paraId="1C3B51E9" w14:textId="3E058F64"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exploração de estabelecimentos de centros de bronzeamento artificial;</w:t>
      </w:r>
    </w:p>
    <w:p w14:paraId="2AC21A42" w14:textId="439E2044"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w:t>
      </w:r>
      <w:r w:rsidR="009C29B1" w:rsidRPr="00FC7A70">
        <w:rPr>
          <w:rFonts w:ascii="Garamond" w:hAnsi="Garamond"/>
          <w:color w:val="000000" w:themeColor="text1"/>
          <w:szCs w:val="24"/>
        </w:rPr>
        <w:t xml:space="preserve">atividade de </w:t>
      </w:r>
      <w:r w:rsidR="008C453F" w:rsidRPr="00FC7A70">
        <w:rPr>
          <w:rFonts w:ascii="Garamond" w:hAnsi="Garamond"/>
          <w:color w:val="000000" w:themeColor="text1"/>
          <w:szCs w:val="24"/>
        </w:rPr>
        <w:t>colocação de piercings e tatuagens</w:t>
      </w:r>
      <w:r w:rsidR="00235584" w:rsidRPr="00FC7A70">
        <w:rPr>
          <w:rFonts w:ascii="Garamond" w:hAnsi="Garamond"/>
          <w:color w:val="000000" w:themeColor="text1"/>
          <w:szCs w:val="24"/>
        </w:rPr>
        <w:t xml:space="preserve"> e similares</w:t>
      </w:r>
      <w:r w:rsidR="008C453F" w:rsidRPr="00FC7A70">
        <w:rPr>
          <w:rFonts w:ascii="Garamond" w:hAnsi="Garamond"/>
          <w:color w:val="000000" w:themeColor="text1"/>
          <w:szCs w:val="24"/>
        </w:rPr>
        <w:t>;</w:t>
      </w:r>
    </w:p>
    <w:p w14:paraId="6CD5B88A" w14:textId="5CC7BE1D" w:rsidR="009A3459" w:rsidRPr="00FC7A70" w:rsidRDefault="009A3459"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funerária;</w:t>
      </w:r>
    </w:p>
    <w:p w14:paraId="73761BCF" w14:textId="51773165"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exploração de estabelecimentos de restauração ou de bebidas;</w:t>
      </w:r>
      <w:r w:rsidR="009A3459" w:rsidRPr="00FC7A70">
        <w:rPr>
          <w:rFonts w:ascii="Garamond" w:hAnsi="Garamond"/>
          <w:color w:val="000000" w:themeColor="text1"/>
          <w:szCs w:val="24"/>
        </w:rPr>
        <w:t xml:space="preserve"> e</w:t>
      </w:r>
    </w:p>
    <w:p w14:paraId="1515B921" w14:textId="14D71363" w:rsidR="008C453F" w:rsidRPr="00FC7A70" w:rsidRDefault="007D7A21"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8C453F" w:rsidRPr="00FC7A70">
        <w:rPr>
          <w:rFonts w:ascii="Garamond" w:hAnsi="Garamond"/>
          <w:color w:val="000000" w:themeColor="text1"/>
          <w:szCs w:val="24"/>
        </w:rPr>
        <w:t xml:space="preserve"> atividade de restauração ou de bebidas não sedentária, ainda que, ao abrigo da livre prestação de serviços, o empresário não esteja estabelecido em território nacional</w:t>
      </w:r>
      <w:r w:rsidR="009A3459" w:rsidRPr="00FC7A70">
        <w:rPr>
          <w:rFonts w:ascii="Garamond" w:hAnsi="Garamond"/>
          <w:color w:val="000000" w:themeColor="text1"/>
          <w:szCs w:val="24"/>
        </w:rPr>
        <w:t>.</w:t>
      </w:r>
    </w:p>
    <w:p w14:paraId="689A764D" w14:textId="77777777" w:rsidR="00790E54" w:rsidRPr="00FC7A70" w:rsidRDefault="00790E54"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leiloeira;</w:t>
      </w:r>
    </w:p>
    <w:p w14:paraId="08B953A6" w14:textId="77777777" w:rsidR="00790E54" w:rsidRPr="00FC7A70" w:rsidRDefault="00790E54" w:rsidP="00FF5645">
      <w:pPr>
        <w:widowControl w:val="0"/>
        <w:numPr>
          <w:ilvl w:val="0"/>
          <w:numId w:val="203"/>
        </w:numPr>
        <w:spacing w:after="120"/>
        <w:ind w:left="851" w:hanging="284"/>
        <w:rPr>
          <w:rFonts w:ascii="Garamond" w:hAnsi="Garamond"/>
          <w:color w:val="000000" w:themeColor="text1"/>
          <w:szCs w:val="24"/>
        </w:rPr>
      </w:pPr>
      <w:r w:rsidRPr="00FC7A70">
        <w:rPr>
          <w:rFonts w:ascii="Garamond" w:hAnsi="Garamond"/>
          <w:color w:val="000000" w:themeColor="text1"/>
          <w:szCs w:val="24"/>
        </w:rPr>
        <w:t>A atividade prestamista.</w:t>
      </w:r>
    </w:p>
    <w:p w14:paraId="60220AB1" w14:textId="0CF1BC66" w:rsidR="001307D8" w:rsidRPr="00FC7A70" w:rsidRDefault="00BC0748"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atividades económica</w:t>
      </w:r>
      <w:r w:rsidR="00012182" w:rsidRPr="00FC7A70">
        <w:rPr>
          <w:rFonts w:ascii="Garamond" w:hAnsi="Garamond"/>
          <w:color w:val="000000" w:themeColor="text1"/>
          <w:szCs w:val="24"/>
        </w:rPr>
        <w:t xml:space="preserve">s nas alíneas </w:t>
      </w:r>
      <w:r w:rsidR="00012182" w:rsidRPr="008C5F9A">
        <w:rPr>
          <w:rFonts w:ascii="Garamond" w:hAnsi="Garamond"/>
          <w:i/>
          <w:iCs/>
          <w:color w:val="000000" w:themeColor="text1"/>
          <w:szCs w:val="24"/>
        </w:rPr>
        <w:t>a)</w:t>
      </w:r>
      <w:r w:rsidR="00012182" w:rsidRPr="00FC7A70">
        <w:rPr>
          <w:rFonts w:ascii="Garamond" w:hAnsi="Garamond"/>
          <w:color w:val="000000" w:themeColor="text1"/>
          <w:szCs w:val="24"/>
        </w:rPr>
        <w:t xml:space="preserve"> e </w:t>
      </w:r>
      <w:r w:rsidR="00012182" w:rsidRPr="008C5F9A">
        <w:rPr>
          <w:rFonts w:ascii="Garamond" w:hAnsi="Garamond"/>
          <w:i/>
          <w:iCs/>
          <w:color w:val="000000" w:themeColor="text1"/>
          <w:szCs w:val="24"/>
        </w:rPr>
        <w:t>b)</w:t>
      </w:r>
      <w:r w:rsidR="00012182" w:rsidRPr="00FC7A70">
        <w:rPr>
          <w:rFonts w:ascii="Garamond" w:hAnsi="Garamond"/>
          <w:color w:val="000000" w:themeColor="text1"/>
          <w:szCs w:val="24"/>
        </w:rPr>
        <w:t xml:space="preserve"> do n.º </w:t>
      </w:r>
      <w:r w:rsidR="00550C3E" w:rsidRPr="00FC7A70">
        <w:rPr>
          <w:rFonts w:ascii="Garamond" w:hAnsi="Garamond"/>
          <w:color w:val="000000" w:themeColor="text1"/>
          <w:szCs w:val="24"/>
        </w:rPr>
        <w:t>2</w:t>
      </w:r>
      <w:r w:rsidR="00637FBE" w:rsidRPr="00FC7A70">
        <w:rPr>
          <w:rFonts w:ascii="Garamond" w:hAnsi="Garamond"/>
          <w:color w:val="000000" w:themeColor="text1"/>
          <w:szCs w:val="24"/>
        </w:rPr>
        <w:t xml:space="preserve"> e na alínea </w:t>
      </w:r>
      <w:r w:rsidR="00637FBE" w:rsidRPr="008C5F9A">
        <w:rPr>
          <w:rFonts w:ascii="Garamond" w:hAnsi="Garamond"/>
          <w:i/>
          <w:iCs/>
          <w:color w:val="000000" w:themeColor="text1"/>
          <w:szCs w:val="24"/>
        </w:rPr>
        <w:t>a)</w:t>
      </w:r>
      <w:r w:rsidR="00637FBE" w:rsidRPr="00FC7A70">
        <w:rPr>
          <w:rFonts w:ascii="Garamond" w:hAnsi="Garamond"/>
          <w:color w:val="000000" w:themeColor="text1"/>
          <w:szCs w:val="24"/>
        </w:rPr>
        <w:t xml:space="preserve"> do n.º 3</w:t>
      </w:r>
      <w:r w:rsidR="00550C3E" w:rsidRPr="00FC7A70">
        <w:rPr>
          <w:rFonts w:ascii="Garamond" w:hAnsi="Garamond"/>
          <w:color w:val="000000" w:themeColor="text1"/>
          <w:szCs w:val="24"/>
        </w:rPr>
        <w:t xml:space="preserve"> podem requerer, com o pedido de título digital de atividade económica, autorização para </w:t>
      </w:r>
      <w:r w:rsidR="00222ABC" w:rsidRPr="00FC7A70">
        <w:rPr>
          <w:rFonts w:ascii="Garamond" w:hAnsi="Garamond"/>
          <w:color w:val="000000" w:themeColor="text1"/>
          <w:szCs w:val="24"/>
        </w:rPr>
        <w:t xml:space="preserve">o início antecipado dos trabalhos preparatórios e acessórios, nos termos do </w:t>
      </w:r>
      <w:r w:rsidR="00222ABC" w:rsidRPr="00FC7A70">
        <w:rPr>
          <w:rFonts w:ascii="Garamond" w:hAnsi="Garamond"/>
          <w:color w:val="000000" w:themeColor="text1"/>
          <w:szCs w:val="24"/>
        </w:rPr>
        <w:fldChar w:fldCharType="begin"/>
      </w:r>
      <w:r w:rsidR="00222ABC" w:rsidRPr="00FC7A70">
        <w:rPr>
          <w:rFonts w:ascii="Garamond" w:hAnsi="Garamond"/>
          <w:color w:val="000000" w:themeColor="text1"/>
          <w:szCs w:val="24"/>
        </w:rPr>
        <w:instrText xml:space="preserve"> REF _Ref237245160 \r \h </w:instrText>
      </w:r>
      <w:r w:rsidR="00FC7A70" w:rsidRPr="00FC7A70">
        <w:rPr>
          <w:rFonts w:ascii="Garamond" w:hAnsi="Garamond"/>
          <w:color w:val="000000" w:themeColor="text1"/>
          <w:szCs w:val="24"/>
        </w:rPr>
        <w:instrText xml:space="preserve"> \* MERGEFORMAT </w:instrText>
      </w:r>
      <w:r w:rsidR="00222ABC" w:rsidRPr="00FC7A70">
        <w:rPr>
          <w:rFonts w:ascii="Garamond" w:hAnsi="Garamond"/>
          <w:color w:val="000000" w:themeColor="text1"/>
          <w:szCs w:val="24"/>
        </w:rPr>
      </w:r>
      <w:r w:rsidR="00222ABC" w:rsidRPr="00FC7A70">
        <w:rPr>
          <w:rFonts w:ascii="Garamond" w:hAnsi="Garamond"/>
          <w:color w:val="000000" w:themeColor="text1"/>
          <w:szCs w:val="24"/>
        </w:rPr>
        <w:fldChar w:fldCharType="separate"/>
      </w:r>
      <w:r w:rsidR="009D4F47">
        <w:rPr>
          <w:rFonts w:ascii="Garamond" w:hAnsi="Garamond"/>
          <w:color w:val="000000" w:themeColor="text1"/>
          <w:szCs w:val="24"/>
        </w:rPr>
        <w:t>Artigo 18.º</w:t>
      </w:r>
      <w:r w:rsidR="00222ABC" w:rsidRPr="00FC7A70">
        <w:rPr>
          <w:rFonts w:ascii="Garamond" w:hAnsi="Garamond"/>
          <w:color w:val="000000" w:themeColor="text1"/>
          <w:szCs w:val="24"/>
        </w:rPr>
        <w:fldChar w:fldCharType="end"/>
      </w:r>
      <w:r w:rsidR="00222ABC" w:rsidRPr="00FC7A70">
        <w:rPr>
          <w:rFonts w:ascii="Garamond" w:hAnsi="Garamond"/>
          <w:color w:val="000000" w:themeColor="text1"/>
          <w:szCs w:val="24"/>
        </w:rPr>
        <w:t>.</w:t>
      </w:r>
    </w:p>
    <w:p w14:paraId="0882D13B" w14:textId="320927E7" w:rsidR="00FC3BB7" w:rsidRPr="00FC7A70" w:rsidRDefault="00FC3BB7"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 prejuízo do disposto na alínea </w:t>
      </w:r>
      <w:r w:rsidRPr="008C5F9A">
        <w:rPr>
          <w:rFonts w:ascii="Garamond" w:hAnsi="Garamond"/>
          <w:i/>
          <w:iCs/>
          <w:color w:val="000000" w:themeColor="text1"/>
          <w:szCs w:val="24"/>
        </w:rPr>
        <w:t>d)</w:t>
      </w:r>
      <w:r w:rsidRPr="00FC7A70">
        <w:rPr>
          <w:rFonts w:ascii="Garamond" w:hAnsi="Garamond"/>
          <w:color w:val="000000" w:themeColor="text1"/>
          <w:szCs w:val="24"/>
        </w:rPr>
        <w:t xml:space="preserve"> do </w:t>
      </w:r>
      <w:r w:rsidR="00825100" w:rsidRPr="00FC7A70">
        <w:rPr>
          <w:rFonts w:ascii="Garamond" w:hAnsi="Garamond"/>
          <w:color w:val="000000" w:themeColor="text1"/>
          <w:szCs w:val="24"/>
        </w:rPr>
        <w:t xml:space="preserve">n.º 1 do </w:t>
      </w:r>
      <w:r w:rsidR="00825100" w:rsidRPr="00FC7A70">
        <w:rPr>
          <w:rFonts w:ascii="Garamond" w:hAnsi="Garamond"/>
          <w:color w:val="000000" w:themeColor="text1"/>
          <w:szCs w:val="24"/>
        </w:rPr>
        <w:fldChar w:fldCharType="begin"/>
      </w:r>
      <w:r w:rsidR="00825100" w:rsidRPr="00FC7A70">
        <w:rPr>
          <w:rFonts w:ascii="Garamond" w:hAnsi="Garamond"/>
          <w:color w:val="000000" w:themeColor="text1"/>
          <w:szCs w:val="24"/>
        </w:rPr>
        <w:instrText xml:space="preserve"> REF _Ref233807932 \r \h </w:instrText>
      </w:r>
      <w:r w:rsidR="00FC7A70" w:rsidRPr="00FC7A70">
        <w:rPr>
          <w:rFonts w:ascii="Garamond" w:hAnsi="Garamond"/>
          <w:color w:val="000000" w:themeColor="text1"/>
          <w:szCs w:val="24"/>
        </w:rPr>
        <w:instrText xml:space="preserve"> \* MERGEFORMAT </w:instrText>
      </w:r>
      <w:r w:rsidR="00825100" w:rsidRPr="00FC7A70">
        <w:rPr>
          <w:rFonts w:ascii="Garamond" w:hAnsi="Garamond"/>
          <w:color w:val="000000" w:themeColor="text1"/>
          <w:szCs w:val="24"/>
        </w:rPr>
      </w:r>
      <w:r w:rsidR="00825100" w:rsidRPr="00FC7A70">
        <w:rPr>
          <w:rFonts w:ascii="Garamond" w:hAnsi="Garamond"/>
          <w:color w:val="000000" w:themeColor="text1"/>
          <w:szCs w:val="24"/>
        </w:rPr>
        <w:fldChar w:fldCharType="separate"/>
      </w:r>
      <w:r w:rsidR="009D4F47">
        <w:rPr>
          <w:rFonts w:ascii="Garamond" w:hAnsi="Garamond"/>
          <w:color w:val="000000" w:themeColor="text1"/>
          <w:szCs w:val="24"/>
        </w:rPr>
        <w:t>Artigo 4.º</w:t>
      </w:r>
      <w:r w:rsidR="00825100" w:rsidRPr="00FC7A70">
        <w:rPr>
          <w:rFonts w:ascii="Garamond" w:hAnsi="Garamond"/>
          <w:color w:val="000000" w:themeColor="text1"/>
          <w:szCs w:val="24"/>
        </w:rPr>
        <w:fldChar w:fldCharType="end"/>
      </w:r>
      <w:r w:rsidRPr="00FC7A70">
        <w:rPr>
          <w:rFonts w:ascii="Garamond" w:hAnsi="Garamond"/>
          <w:color w:val="000000" w:themeColor="text1"/>
          <w:szCs w:val="24"/>
        </w:rPr>
        <w:t xml:space="preserve">, os empreendimentos turísticos podem iniciar </w:t>
      </w:r>
      <w:r w:rsidR="00A94B96" w:rsidRPr="00FC7A70">
        <w:rPr>
          <w:rFonts w:ascii="Garamond" w:hAnsi="Garamond"/>
          <w:color w:val="000000" w:themeColor="text1"/>
          <w:szCs w:val="24"/>
        </w:rPr>
        <w:t xml:space="preserve">ou retomar </w:t>
      </w:r>
      <w:r w:rsidRPr="00FC7A70">
        <w:rPr>
          <w:rFonts w:ascii="Garamond" w:hAnsi="Garamond"/>
          <w:color w:val="000000" w:themeColor="text1"/>
          <w:szCs w:val="24"/>
        </w:rPr>
        <w:t xml:space="preserve">a sua exploração após a obtenção de título urbanístico </w:t>
      </w:r>
      <w:r w:rsidR="008A3442" w:rsidRPr="00FC7A70">
        <w:rPr>
          <w:rFonts w:ascii="Garamond" w:hAnsi="Garamond"/>
          <w:color w:val="000000" w:themeColor="text1"/>
          <w:szCs w:val="24"/>
        </w:rPr>
        <w:t>para efeitos de</w:t>
      </w:r>
      <w:r w:rsidRPr="00FC7A70">
        <w:rPr>
          <w:rFonts w:ascii="Garamond" w:hAnsi="Garamond"/>
          <w:color w:val="000000" w:themeColor="text1"/>
          <w:szCs w:val="24"/>
        </w:rPr>
        <w:t xml:space="preserve"> sua utilização</w:t>
      </w:r>
      <w:r w:rsidR="00457427" w:rsidRPr="00FC7A70">
        <w:rPr>
          <w:rFonts w:ascii="Garamond" w:hAnsi="Garamond"/>
          <w:color w:val="000000" w:themeColor="text1"/>
          <w:szCs w:val="24"/>
        </w:rPr>
        <w:t>, devendo solicitar</w:t>
      </w:r>
      <w:r w:rsidR="0027760D" w:rsidRPr="00FC7A70">
        <w:rPr>
          <w:rFonts w:ascii="Garamond" w:hAnsi="Garamond"/>
          <w:color w:val="000000" w:themeColor="text1"/>
          <w:szCs w:val="24"/>
        </w:rPr>
        <w:t>, respetivamente,</w:t>
      </w:r>
      <w:r w:rsidR="00457427" w:rsidRPr="00FC7A70">
        <w:rPr>
          <w:rFonts w:ascii="Garamond" w:hAnsi="Garamond"/>
          <w:color w:val="000000" w:themeColor="text1"/>
          <w:szCs w:val="24"/>
        </w:rPr>
        <w:t xml:space="preserve"> </w:t>
      </w:r>
      <w:r w:rsidR="00D0518E" w:rsidRPr="00FC7A70">
        <w:rPr>
          <w:rFonts w:ascii="Garamond" w:hAnsi="Garamond"/>
          <w:color w:val="000000" w:themeColor="text1"/>
          <w:szCs w:val="24"/>
        </w:rPr>
        <w:t xml:space="preserve">a classificação </w:t>
      </w:r>
      <w:r w:rsidR="0044249B" w:rsidRPr="00FC7A70">
        <w:rPr>
          <w:rFonts w:ascii="Garamond" w:hAnsi="Garamond"/>
          <w:color w:val="000000" w:themeColor="text1"/>
          <w:szCs w:val="24"/>
        </w:rPr>
        <w:t>ou vistoria de revisão</w:t>
      </w:r>
      <w:r w:rsidR="00132042" w:rsidRPr="00FC7A70">
        <w:rPr>
          <w:rFonts w:ascii="Garamond" w:hAnsi="Garamond"/>
          <w:color w:val="000000" w:themeColor="text1"/>
          <w:szCs w:val="24"/>
        </w:rPr>
        <w:t xml:space="preserve"> da classificação</w:t>
      </w:r>
      <w:r w:rsidR="00A94B96" w:rsidRPr="00FC7A70">
        <w:rPr>
          <w:rFonts w:ascii="Garamond" w:hAnsi="Garamond"/>
          <w:color w:val="000000" w:themeColor="text1"/>
          <w:szCs w:val="24"/>
        </w:rPr>
        <w:t xml:space="preserve"> nos casos previstos na </w:t>
      </w:r>
      <w:r w:rsidR="00971126" w:rsidRPr="00FC7A70">
        <w:rPr>
          <w:rFonts w:ascii="Garamond" w:hAnsi="Garamond"/>
          <w:color w:val="000000" w:themeColor="text1"/>
          <w:szCs w:val="24"/>
        </w:rPr>
        <w:t xml:space="preserve">subalínea </w:t>
      </w:r>
      <w:r w:rsidR="00971126" w:rsidRPr="008C5F9A">
        <w:rPr>
          <w:rFonts w:ascii="Garamond" w:hAnsi="Garamond"/>
          <w:i/>
          <w:iCs/>
          <w:color w:val="000000" w:themeColor="text1"/>
          <w:szCs w:val="24"/>
        </w:rPr>
        <w:t>ii)</w:t>
      </w:r>
      <w:r w:rsidR="00971126" w:rsidRPr="00FC7A70">
        <w:rPr>
          <w:rFonts w:ascii="Garamond" w:hAnsi="Garamond"/>
          <w:color w:val="000000" w:themeColor="text1"/>
          <w:szCs w:val="24"/>
        </w:rPr>
        <w:t xml:space="preserve"> da </w:t>
      </w:r>
      <w:r w:rsidR="00A94B96" w:rsidRPr="00FC7A70">
        <w:rPr>
          <w:rFonts w:ascii="Garamond" w:hAnsi="Garamond"/>
          <w:color w:val="000000" w:themeColor="text1"/>
          <w:szCs w:val="24"/>
        </w:rPr>
        <w:t xml:space="preserve">alínea </w:t>
      </w:r>
      <w:r w:rsidR="00A94B96" w:rsidRPr="008C5F9A">
        <w:rPr>
          <w:rFonts w:ascii="Garamond" w:hAnsi="Garamond"/>
          <w:i/>
          <w:iCs/>
          <w:color w:val="000000" w:themeColor="text1"/>
          <w:szCs w:val="24"/>
        </w:rPr>
        <w:t>d)</w:t>
      </w:r>
      <w:r w:rsidR="00A94B96" w:rsidRPr="00FC7A70">
        <w:rPr>
          <w:rFonts w:ascii="Garamond" w:hAnsi="Garamond"/>
          <w:color w:val="000000" w:themeColor="text1"/>
          <w:szCs w:val="24"/>
        </w:rPr>
        <w:t xml:space="preserve"> do n.º 1 do </w:t>
      </w:r>
      <w:r w:rsidR="00971126" w:rsidRPr="00FC7A70">
        <w:rPr>
          <w:rFonts w:ascii="Garamond" w:hAnsi="Garamond"/>
          <w:color w:val="000000" w:themeColor="text1"/>
          <w:szCs w:val="24"/>
        </w:rPr>
        <w:fldChar w:fldCharType="begin"/>
      </w:r>
      <w:r w:rsidR="00971126" w:rsidRPr="00FC7A70">
        <w:rPr>
          <w:rFonts w:ascii="Garamond" w:hAnsi="Garamond"/>
          <w:color w:val="000000" w:themeColor="text1"/>
          <w:szCs w:val="24"/>
        </w:rPr>
        <w:instrText xml:space="preserve"> REF _Ref225506245 \r \h </w:instrText>
      </w:r>
      <w:r w:rsidR="00FC7A70" w:rsidRPr="00FC7A70">
        <w:rPr>
          <w:rFonts w:ascii="Garamond" w:hAnsi="Garamond"/>
          <w:color w:val="000000" w:themeColor="text1"/>
          <w:szCs w:val="24"/>
        </w:rPr>
        <w:instrText xml:space="preserve"> \* MERGEFORMAT </w:instrText>
      </w:r>
      <w:r w:rsidR="00971126" w:rsidRPr="00FC7A70">
        <w:rPr>
          <w:rFonts w:ascii="Garamond" w:hAnsi="Garamond"/>
          <w:color w:val="000000" w:themeColor="text1"/>
          <w:szCs w:val="24"/>
        </w:rPr>
      </w:r>
      <w:r w:rsidR="00971126" w:rsidRPr="00FC7A70">
        <w:rPr>
          <w:rFonts w:ascii="Garamond" w:hAnsi="Garamond"/>
          <w:color w:val="000000" w:themeColor="text1"/>
          <w:szCs w:val="24"/>
        </w:rPr>
        <w:fldChar w:fldCharType="separate"/>
      </w:r>
      <w:r w:rsidR="009D4F47">
        <w:rPr>
          <w:rFonts w:ascii="Garamond" w:hAnsi="Garamond"/>
          <w:color w:val="000000" w:themeColor="text1"/>
          <w:szCs w:val="24"/>
        </w:rPr>
        <w:t>Artigo 34.º</w:t>
      </w:r>
      <w:r w:rsidR="00971126" w:rsidRPr="00FC7A70">
        <w:rPr>
          <w:rFonts w:ascii="Garamond" w:hAnsi="Garamond"/>
          <w:color w:val="000000" w:themeColor="text1"/>
          <w:szCs w:val="24"/>
        </w:rPr>
        <w:fldChar w:fldCharType="end"/>
      </w:r>
      <w:r w:rsidR="00A94B96" w:rsidRPr="00FC7A70">
        <w:rPr>
          <w:rFonts w:ascii="Garamond" w:hAnsi="Garamond"/>
          <w:color w:val="000000" w:themeColor="text1"/>
          <w:szCs w:val="24"/>
        </w:rPr>
        <w:t xml:space="preserve"> </w:t>
      </w:r>
      <w:r w:rsidR="0044249B" w:rsidRPr="00FC7A70">
        <w:rPr>
          <w:rFonts w:ascii="Garamond" w:hAnsi="Garamond"/>
          <w:color w:val="000000" w:themeColor="text1"/>
          <w:szCs w:val="24"/>
        </w:rPr>
        <w:t>,</w:t>
      </w:r>
      <w:r w:rsidR="00D0518E" w:rsidRPr="00FC7A70">
        <w:rPr>
          <w:rFonts w:ascii="Garamond" w:hAnsi="Garamond"/>
          <w:color w:val="000000" w:themeColor="text1"/>
          <w:szCs w:val="24"/>
        </w:rPr>
        <w:t xml:space="preserve"> no prazo de 60 dias </w:t>
      </w:r>
      <w:r w:rsidR="00FD72B2" w:rsidRPr="00FC7A70">
        <w:rPr>
          <w:rFonts w:ascii="Garamond" w:hAnsi="Garamond"/>
          <w:color w:val="000000" w:themeColor="text1"/>
          <w:szCs w:val="24"/>
        </w:rPr>
        <w:t>da sua obtenção.</w:t>
      </w:r>
    </w:p>
    <w:p w14:paraId="7F767335" w14:textId="37DF24FB" w:rsidR="00047FE9" w:rsidRPr="00FC7A70" w:rsidRDefault="00047FE9" w:rsidP="00DF7BBF">
      <w:pPr>
        <w:pStyle w:val="PargrafodaLista"/>
        <w:widowControl w:val="0"/>
        <w:numPr>
          <w:ilvl w:val="0"/>
          <w:numId w:val="3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exercício das atividades previstas no presente artigo sem título digital de atividade económica, constitui contraordenação económica grave, punível nos termos do Regime Jurídico das Contraordenações Económicas (RJCE)</w:t>
      </w:r>
      <w:r w:rsidR="004D34A8" w:rsidRPr="00FC7A70">
        <w:rPr>
          <w:rFonts w:ascii="Garamond" w:hAnsi="Garamond"/>
          <w:color w:val="000000" w:themeColor="text1"/>
          <w:szCs w:val="24"/>
        </w:rPr>
        <w:t>, aprovado pelo Decreto-Lei n.º 9/2021, de 29 de janeiro.</w:t>
      </w:r>
    </w:p>
    <w:p w14:paraId="585151A8" w14:textId="77777777" w:rsidR="00CB2A43" w:rsidRDefault="00CB2A43" w:rsidP="00DF7BBF">
      <w:pPr>
        <w:widowControl w:val="0"/>
        <w:spacing w:after="120"/>
        <w:rPr>
          <w:rFonts w:ascii="Garamond" w:hAnsi="Garamond"/>
          <w:color w:val="000000" w:themeColor="text1"/>
          <w:szCs w:val="24"/>
        </w:rPr>
      </w:pPr>
    </w:p>
    <w:p w14:paraId="22325096" w14:textId="77777777" w:rsidR="00FF5645" w:rsidRDefault="00FF5645" w:rsidP="00DF7BBF">
      <w:pPr>
        <w:widowControl w:val="0"/>
        <w:spacing w:after="120"/>
        <w:rPr>
          <w:rFonts w:ascii="Garamond" w:hAnsi="Garamond"/>
          <w:color w:val="000000" w:themeColor="text1"/>
          <w:szCs w:val="24"/>
        </w:rPr>
      </w:pPr>
    </w:p>
    <w:p w14:paraId="5E7D21A9" w14:textId="77777777" w:rsidR="00FF5645" w:rsidRPr="00FC7A70" w:rsidRDefault="00FF5645" w:rsidP="00DF7BBF">
      <w:pPr>
        <w:widowControl w:val="0"/>
        <w:spacing w:after="120"/>
        <w:rPr>
          <w:rFonts w:ascii="Garamond" w:hAnsi="Garamond"/>
          <w:color w:val="000000" w:themeColor="text1"/>
          <w:szCs w:val="24"/>
        </w:rPr>
      </w:pPr>
    </w:p>
    <w:p w14:paraId="3339450E" w14:textId="77777777" w:rsidR="00487690" w:rsidRPr="00FC7A70" w:rsidRDefault="00487690"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4ECDDB1" w14:textId="1FD43643" w:rsidR="00487690" w:rsidRPr="00FC7A70" w:rsidRDefault="00487690"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Secções acessória</w:t>
      </w:r>
      <w:r w:rsidR="00825850" w:rsidRPr="00FC7A70">
        <w:rPr>
          <w:rFonts w:ascii="Garamond" w:eastAsiaTheme="majorEastAsia" w:hAnsi="Garamond" w:cstheme="majorBidi"/>
          <w:color w:val="000000" w:themeColor="text1"/>
          <w:szCs w:val="24"/>
        </w:rPr>
        <w:t>s</w:t>
      </w:r>
      <w:r w:rsidR="00EE033B" w:rsidRPr="00FC7A70">
        <w:rPr>
          <w:rFonts w:ascii="Garamond" w:eastAsiaTheme="majorEastAsia" w:hAnsi="Garamond" w:cstheme="majorBidi"/>
          <w:color w:val="000000" w:themeColor="text1"/>
          <w:szCs w:val="24"/>
        </w:rPr>
        <w:t xml:space="preserve"> e </w:t>
      </w:r>
      <w:r w:rsidR="00F709BE" w:rsidRPr="00FC7A70">
        <w:rPr>
          <w:rFonts w:ascii="Garamond" w:eastAsiaTheme="majorEastAsia" w:hAnsi="Garamond" w:cstheme="majorBidi"/>
          <w:color w:val="000000" w:themeColor="text1"/>
          <w:szCs w:val="24"/>
        </w:rPr>
        <w:t xml:space="preserve">atividades </w:t>
      </w:r>
      <w:r w:rsidR="00EE033B" w:rsidRPr="00FC7A70">
        <w:rPr>
          <w:rFonts w:ascii="Garamond" w:eastAsiaTheme="majorEastAsia" w:hAnsi="Garamond" w:cstheme="majorBidi"/>
          <w:color w:val="000000" w:themeColor="text1"/>
          <w:szCs w:val="24"/>
        </w:rPr>
        <w:t>complementares</w:t>
      </w:r>
    </w:p>
    <w:p w14:paraId="4B0484D9" w14:textId="1EA49559" w:rsidR="00665557" w:rsidRPr="008C5F9A" w:rsidRDefault="00487690" w:rsidP="00DF7BBF">
      <w:pPr>
        <w:pStyle w:val="PargrafodaLista"/>
        <w:widowControl w:val="0"/>
        <w:numPr>
          <w:ilvl w:val="0"/>
          <w:numId w:val="304"/>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As secções acessórias </w:t>
      </w:r>
      <w:r w:rsidR="00EE033B" w:rsidRPr="008C5F9A">
        <w:rPr>
          <w:rFonts w:ascii="Garamond" w:hAnsi="Garamond"/>
          <w:color w:val="000000" w:themeColor="text1"/>
          <w:szCs w:val="24"/>
        </w:rPr>
        <w:t>e</w:t>
      </w:r>
      <w:r w:rsidR="00F709BE" w:rsidRPr="008C5F9A">
        <w:rPr>
          <w:rFonts w:ascii="Garamond" w:hAnsi="Garamond"/>
          <w:color w:val="000000" w:themeColor="text1"/>
          <w:szCs w:val="24"/>
        </w:rPr>
        <w:t xml:space="preserve"> atividades</w:t>
      </w:r>
      <w:r w:rsidR="00EE033B" w:rsidRPr="008C5F9A">
        <w:rPr>
          <w:rFonts w:ascii="Garamond" w:hAnsi="Garamond"/>
          <w:color w:val="000000" w:themeColor="text1"/>
          <w:szCs w:val="24"/>
        </w:rPr>
        <w:t xml:space="preserve"> complementares </w:t>
      </w:r>
      <w:r w:rsidR="0027012E" w:rsidRPr="008C5F9A">
        <w:rPr>
          <w:rFonts w:ascii="Garamond" w:hAnsi="Garamond"/>
          <w:color w:val="000000" w:themeColor="text1"/>
          <w:szCs w:val="24"/>
        </w:rPr>
        <w:t>cuja atividade económica</w:t>
      </w:r>
      <w:r w:rsidR="006F095C" w:rsidRPr="008C5F9A">
        <w:rPr>
          <w:rFonts w:ascii="Garamond" w:hAnsi="Garamond"/>
          <w:color w:val="000000" w:themeColor="text1"/>
          <w:szCs w:val="24"/>
        </w:rPr>
        <w:t xml:space="preserve"> em causa ou desenvolvida na secção acessória</w:t>
      </w:r>
      <w:r w:rsidR="0027012E" w:rsidRPr="008C5F9A">
        <w:rPr>
          <w:rFonts w:ascii="Garamond" w:hAnsi="Garamond"/>
          <w:color w:val="000000" w:themeColor="text1"/>
          <w:szCs w:val="24"/>
        </w:rPr>
        <w:t xml:space="preserve"> esteja sujeita a título digital de atividade económica </w:t>
      </w:r>
      <w:r w:rsidRPr="008C5F9A">
        <w:rPr>
          <w:rFonts w:ascii="Garamond" w:hAnsi="Garamond"/>
          <w:color w:val="000000" w:themeColor="text1"/>
          <w:szCs w:val="24"/>
        </w:rPr>
        <w:t xml:space="preserve">constam do </w:t>
      </w:r>
      <w:r w:rsidR="0027012E" w:rsidRPr="008C5F9A">
        <w:rPr>
          <w:rFonts w:ascii="Garamond" w:hAnsi="Garamond"/>
          <w:color w:val="000000" w:themeColor="text1"/>
          <w:szCs w:val="24"/>
        </w:rPr>
        <w:t xml:space="preserve">mesmo título da atividade </w:t>
      </w:r>
      <w:r w:rsidR="004212E1" w:rsidRPr="008C5F9A">
        <w:rPr>
          <w:rFonts w:ascii="Garamond" w:hAnsi="Garamond"/>
          <w:color w:val="000000" w:themeColor="text1"/>
          <w:szCs w:val="24"/>
        </w:rPr>
        <w:t>principal</w:t>
      </w:r>
      <w:r w:rsidR="00665557" w:rsidRPr="008C5F9A">
        <w:rPr>
          <w:rFonts w:ascii="Garamond" w:hAnsi="Garamond"/>
          <w:color w:val="000000" w:themeColor="text1"/>
          <w:szCs w:val="24"/>
        </w:rPr>
        <w:t>.</w:t>
      </w:r>
    </w:p>
    <w:p w14:paraId="2C28FD60" w14:textId="12358E4E" w:rsidR="00A93995" w:rsidRPr="008C5F9A" w:rsidRDefault="6D9CD720" w:rsidP="482EA073">
      <w:pPr>
        <w:pStyle w:val="PargrafodaLista"/>
        <w:widowControl w:val="0"/>
        <w:numPr>
          <w:ilvl w:val="0"/>
          <w:numId w:val="304"/>
        </w:numPr>
        <w:spacing w:after="120"/>
        <w:ind w:left="426" w:hanging="426"/>
        <w:contextualSpacing w:val="0"/>
        <w:rPr>
          <w:rFonts w:ascii="Garamond" w:hAnsi="Garamond"/>
          <w:color w:val="000000" w:themeColor="text1"/>
        </w:rPr>
      </w:pPr>
      <w:r w:rsidRPr="482EA073">
        <w:rPr>
          <w:rFonts w:ascii="Garamond" w:hAnsi="Garamond"/>
          <w:color w:val="000000" w:themeColor="text1"/>
        </w:rPr>
        <w:t xml:space="preserve">Quando o procedimento seja iniciado em simultâneo inicia-se apenas um </w:t>
      </w:r>
      <w:commentRangeStart w:id="337"/>
      <w:r w:rsidRPr="482EA073">
        <w:rPr>
          <w:rFonts w:ascii="Garamond" w:hAnsi="Garamond"/>
          <w:color w:val="000000" w:themeColor="text1"/>
        </w:rPr>
        <w:t>único</w:t>
      </w:r>
      <w:commentRangeEnd w:id="337"/>
      <w:r w:rsidR="00A93995" w:rsidRPr="482EA073">
        <w:rPr>
          <w:rStyle w:val="Refdecomentrio"/>
          <w:rFonts w:ascii="Garamond" w:hAnsi="Garamond"/>
          <w:color w:val="000000" w:themeColor="text1"/>
          <w:sz w:val="24"/>
          <w:szCs w:val="22"/>
        </w:rPr>
        <w:commentReference w:id="337"/>
      </w:r>
      <w:r w:rsidRPr="482EA073">
        <w:rPr>
          <w:rFonts w:ascii="Garamond" w:hAnsi="Garamond"/>
          <w:color w:val="000000" w:themeColor="text1"/>
        </w:rPr>
        <w:t xml:space="preserve"> procedimento,</w:t>
      </w:r>
      <w:r w:rsidR="746B82AD" w:rsidRPr="482EA073">
        <w:rPr>
          <w:rFonts w:ascii="Garamond" w:hAnsi="Garamond"/>
          <w:color w:val="000000" w:themeColor="text1"/>
        </w:rPr>
        <w:t xml:space="preserve"> que integra os diferentes pedidos, seguindo-se a tramitação</w:t>
      </w:r>
      <w:r w:rsidR="2F247F7E" w:rsidRPr="482EA073">
        <w:rPr>
          <w:rFonts w:ascii="Garamond" w:hAnsi="Garamond"/>
          <w:color w:val="000000" w:themeColor="text1"/>
        </w:rPr>
        <w:t xml:space="preserve"> do procedimento mais exigente que </w:t>
      </w:r>
      <w:r w:rsidR="25F8D8AD" w:rsidRPr="482EA073">
        <w:rPr>
          <w:rFonts w:ascii="Garamond" w:hAnsi="Garamond"/>
          <w:color w:val="000000" w:themeColor="text1"/>
        </w:rPr>
        <w:t xml:space="preserve">seja </w:t>
      </w:r>
      <w:r w:rsidR="16712224" w:rsidRPr="482EA073">
        <w:rPr>
          <w:rFonts w:ascii="Garamond" w:hAnsi="Garamond"/>
          <w:color w:val="000000" w:themeColor="text1"/>
        </w:rPr>
        <w:t>aplicável às atividades económicas em causa</w:t>
      </w:r>
      <w:r w:rsidR="2AC72AF0" w:rsidRPr="482EA073">
        <w:rPr>
          <w:rFonts w:ascii="Garamond" w:hAnsi="Garamond"/>
          <w:color w:val="000000" w:themeColor="text1"/>
        </w:rPr>
        <w:t>, nos termos do n.º 1 do artigo anterior</w:t>
      </w:r>
      <w:r w:rsidR="25F8D8AD" w:rsidRPr="482EA073">
        <w:rPr>
          <w:rFonts w:ascii="Garamond" w:hAnsi="Garamond"/>
          <w:color w:val="000000" w:themeColor="text1"/>
        </w:rPr>
        <w:t>.</w:t>
      </w:r>
      <w:r w:rsidR="2535C133" w:rsidRPr="482EA073">
        <w:rPr>
          <w:rFonts w:ascii="Garamond" w:hAnsi="Garamond"/>
          <w:color w:val="000000" w:themeColor="text1"/>
        </w:rPr>
        <w:t xml:space="preserve"> </w:t>
      </w:r>
    </w:p>
    <w:p w14:paraId="2ADFA00B" w14:textId="152E5A94" w:rsidR="00665557" w:rsidRPr="008C5F9A" w:rsidRDefault="008C2688" w:rsidP="00DF7BBF">
      <w:pPr>
        <w:pStyle w:val="PargrafodaLista"/>
        <w:widowControl w:val="0"/>
        <w:numPr>
          <w:ilvl w:val="0"/>
          <w:numId w:val="304"/>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Quando</w:t>
      </w:r>
      <w:r w:rsidR="00AE262E" w:rsidRPr="008C5F9A">
        <w:rPr>
          <w:rFonts w:ascii="Garamond" w:hAnsi="Garamond"/>
          <w:color w:val="000000" w:themeColor="text1"/>
          <w:szCs w:val="24"/>
        </w:rPr>
        <w:t xml:space="preserve"> o</w:t>
      </w:r>
      <w:r w:rsidR="00806C3B" w:rsidRPr="008C5F9A">
        <w:rPr>
          <w:rFonts w:ascii="Garamond" w:hAnsi="Garamond"/>
          <w:color w:val="000000" w:themeColor="text1"/>
          <w:szCs w:val="24"/>
        </w:rPr>
        <w:t xml:space="preserve"> procedimento relativo </w:t>
      </w:r>
      <w:r w:rsidR="00AE262E" w:rsidRPr="008C5F9A">
        <w:rPr>
          <w:rFonts w:ascii="Garamond" w:hAnsi="Garamond"/>
          <w:color w:val="000000" w:themeColor="text1"/>
          <w:szCs w:val="24"/>
        </w:rPr>
        <w:t xml:space="preserve">à secção acessória </w:t>
      </w:r>
      <w:r w:rsidR="00460EE3" w:rsidRPr="008C5F9A">
        <w:rPr>
          <w:rFonts w:ascii="Garamond" w:hAnsi="Garamond"/>
          <w:color w:val="000000" w:themeColor="text1"/>
          <w:szCs w:val="24"/>
        </w:rPr>
        <w:t>ou</w:t>
      </w:r>
      <w:r w:rsidR="00AE262E" w:rsidRPr="008C5F9A">
        <w:rPr>
          <w:rFonts w:ascii="Garamond" w:hAnsi="Garamond"/>
          <w:color w:val="000000" w:themeColor="text1"/>
          <w:szCs w:val="24"/>
        </w:rPr>
        <w:t xml:space="preserve"> atividade complementar s</w:t>
      </w:r>
      <w:r w:rsidRPr="008C5F9A">
        <w:rPr>
          <w:rFonts w:ascii="Garamond" w:hAnsi="Garamond"/>
          <w:color w:val="000000" w:themeColor="text1"/>
          <w:szCs w:val="24"/>
        </w:rPr>
        <w:t xml:space="preserve">eja </w:t>
      </w:r>
      <w:r w:rsidR="00806C3B" w:rsidRPr="008C5F9A">
        <w:rPr>
          <w:rFonts w:ascii="Garamond" w:hAnsi="Garamond"/>
          <w:color w:val="000000" w:themeColor="text1"/>
          <w:szCs w:val="24"/>
        </w:rPr>
        <w:t xml:space="preserve">iniciado </w:t>
      </w:r>
      <w:r w:rsidR="00227B7C" w:rsidRPr="008C5F9A">
        <w:rPr>
          <w:rFonts w:ascii="Garamond" w:hAnsi="Garamond"/>
          <w:color w:val="000000" w:themeColor="text1"/>
          <w:szCs w:val="24"/>
        </w:rPr>
        <w:t xml:space="preserve">após </w:t>
      </w:r>
      <w:r w:rsidR="00806C3B" w:rsidRPr="008C5F9A">
        <w:rPr>
          <w:rFonts w:ascii="Garamond" w:hAnsi="Garamond"/>
          <w:color w:val="000000" w:themeColor="text1"/>
          <w:szCs w:val="24"/>
        </w:rPr>
        <w:t xml:space="preserve">a emissão </w:t>
      </w:r>
      <w:r w:rsidR="00C3681C" w:rsidRPr="008C5F9A">
        <w:rPr>
          <w:rFonts w:ascii="Garamond" w:hAnsi="Garamond"/>
          <w:color w:val="000000" w:themeColor="text1"/>
          <w:szCs w:val="24"/>
        </w:rPr>
        <w:t xml:space="preserve">do título digital de atividade económica da atividade principal, </w:t>
      </w:r>
      <w:r w:rsidR="00B47676" w:rsidRPr="008C5F9A">
        <w:rPr>
          <w:rFonts w:ascii="Garamond" w:hAnsi="Garamond"/>
          <w:color w:val="000000" w:themeColor="text1"/>
          <w:szCs w:val="24"/>
        </w:rPr>
        <w:t xml:space="preserve">aplica-se o procedimento </w:t>
      </w:r>
      <w:r w:rsidR="008A4D8A" w:rsidRPr="008C5F9A">
        <w:rPr>
          <w:rFonts w:ascii="Garamond" w:hAnsi="Garamond"/>
          <w:color w:val="000000" w:themeColor="text1"/>
          <w:szCs w:val="24"/>
        </w:rPr>
        <w:t>previsto no</w:t>
      </w:r>
      <w:r w:rsidR="00766B40" w:rsidRPr="008C5F9A">
        <w:rPr>
          <w:rFonts w:ascii="Garamond" w:hAnsi="Garamond"/>
          <w:color w:val="000000" w:themeColor="text1"/>
          <w:szCs w:val="24"/>
        </w:rPr>
        <w:t xml:space="preserve"> artigo </w:t>
      </w:r>
      <w:r w:rsidR="008A4D8A" w:rsidRPr="008C5F9A">
        <w:rPr>
          <w:rFonts w:ascii="Garamond" w:hAnsi="Garamond"/>
          <w:color w:val="000000" w:themeColor="text1"/>
          <w:szCs w:val="24"/>
        </w:rPr>
        <w:t>anterior</w:t>
      </w:r>
      <w:r w:rsidR="008756CF" w:rsidRPr="008C5F9A">
        <w:rPr>
          <w:rFonts w:ascii="Garamond" w:hAnsi="Garamond"/>
          <w:color w:val="000000" w:themeColor="text1"/>
          <w:szCs w:val="24"/>
        </w:rPr>
        <w:t>.</w:t>
      </w:r>
    </w:p>
    <w:p w14:paraId="2F224121" w14:textId="7750FA1D" w:rsidR="003B3DE2" w:rsidRDefault="003B3DE2" w:rsidP="00DF7BBF">
      <w:pPr>
        <w:pStyle w:val="PargrafodaLista"/>
        <w:widowControl w:val="0"/>
        <w:numPr>
          <w:ilvl w:val="0"/>
          <w:numId w:val="304"/>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Sem prejuízo do disposto no</w:t>
      </w:r>
      <w:r w:rsidR="00AE262E" w:rsidRPr="008C5F9A">
        <w:rPr>
          <w:rFonts w:ascii="Garamond" w:hAnsi="Garamond"/>
          <w:color w:val="000000" w:themeColor="text1"/>
          <w:szCs w:val="24"/>
        </w:rPr>
        <w:t>s</w:t>
      </w:r>
      <w:r w:rsidRPr="008C5F9A">
        <w:rPr>
          <w:rFonts w:ascii="Garamond" w:hAnsi="Garamond"/>
          <w:color w:val="000000" w:themeColor="text1"/>
          <w:szCs w:val="24"/>
        </w:rPr>
        <w:t xml:space="preserve"> número</w:t>
      </w:r>
      <w:r w:rsidR="00AE262E" w:rsidRPr="008C5F9A">
        <w:rPr>
          <w:rFonts w:ascii="Garamond" w:hAnsi="Garamond"/>
          <w:color w:val="000000" w:themeColor="text1"/>
          <w:szCs w:val="24"/>
        </w:rPr>
        <w:t>s</w:t>
      </w:r>
      <w:r w:rsidR="00E1367F" w:rsidRPr="008C5F9A">
        <w:rPr>
          <w:rFonts w:ascii="Garamond" w:hAnsi="Garamond"/>
          <w:color w:val="000000" w:themeColor="text1"/>
          <w:szCs w:val="24"/>
        </w:rPr>
        <w:t xml:space="preserve"> anterior</w:t>
      </w:r>
      <w:r w:rsidR="00AE262E" w:rsidRPr="008C5F9A">
        <w:rPr>
          <w:rFonts w:ascii="Garamond" w:hAnsi="Garamond"/>
          <w:color w:val="000000" w:themeColor="text1"/>
          <w:szCs w:val="24"/>
        </w:rPr>
        <w:t>es</w:t>
      </w:r>
      <w:r w:rsidRPr="008C5F9A">
        <w:rPr>
          <w:rFonts w:ascii="Garamond" w:hAnsi="Garamond"/>
          <w:color w:val="000000" w:themeColor="text1"/>
          <w:szCs w:val="24"/>
        </w:rPr>
        <w:t xml:space="preserve">, as atividades económicas complementares </w:t>
      </w:r>
      <w:r w:rsidR="00E1367F" w:rsidRPr="008C5F9A">
        <w:rPr>
          <w:rFonts w:ascii="Garamond" w:hAnsi="Garamond"/>
          <w:color w:val="000000" w:themeColor="text1"/>
          <w:szCs w:val="24"/>
        </w:rPr>
        <w:t>devem cumprir os requisitos específicos relativos ao exercício de cada atividade</w:t>
      </w:r>
      <w:r w:rsidR="008A3676" w:rsidRPr="008C5F9A">
        <w:rPr>
          <w:rFonts w:ascii="Garamond" w:hAnsi="Garamond"/>
          <w:color w:val="000000" w:themeColor="text1"/>
          <w:szCs w:val="24"/>
        </w:rPr>
        <w:t xml:space="preserve"> e previstos na legislação ambiental</w:t>
      </w:r>
    </w:p>
    <w:p w14:paraId="559F760D" w14:textId="77777777" w:rsidR="00FF5645" w:rsidRPr="00FF5645" w:rsidRDefault="00FF5645" w:rsidP="00FF5645">
      <w:pPr>
        <w:widowControl w:val="0"/>
        <w:spacing w:after="120"/>
        <w:rPr>
          <w:rFonts w:ascii="Garamond" w:hAnsi="Garamond"/>
          <w:color w:val="000000" w:themeColor="text1"/>
          <w:szCs w:val="24"/>
        </w:rPr>
      </w:pPr>
    </w:p>
    <w:p w14:paraId="1CA67A55" w14:textId="77777777" w:rsidR="007D7A21" w:rsidRPr="00FC7A70" w:rsidRDefault="007D7A21"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bookmarkStart w:id="338" w:name="_Ref237245160"/>
      <w:commentRangeStart w:id="339"/>
      <w:commentRangeStart w:id="340"/>
    </w:p>
    <w:bookmarkEnd w:id="338"/>
    <w:p w14:paraId="3CB67A84" w14:textId="3CF4BEC3" w:rsidR="00222ABC" w:rsidRPr="00FC7A70" w:rsidRDefault="00222ABC"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Início antecipado dos trabalhos preparatórios e acessórios</w:t>
      </w:r>
      <w:commentRangeEnd w:id="339"/>
      <w:r w:rsidR="002F7639" w:rsidRPr="00FC7A70">
        <w:rPr>
          <w:rStyle w:val="Refdecomentrio"/>
          <w:rFonts w:ascii="Garamond" w:eastAsiaTheme="majorEastAsia" w:hAnsi="Garamond" w:cstheme="majorBidi"/>
          <w:color w:val="000000" w:themeColor="text1"/>
          <w:sz w:val="24"/>
          <w:szCs w:val="24"/>
        </w:rPr>
        <w:commentReference w:id="339"/>
      </w:r>
      <w:commentRangeEnd w:id="340"/>
      <w:r w:rsidRPr="00FC7A70">
        <w:rPr>
          <w:rStyle w:val="Refdecomentrio"/>
          <w:rFonts w:ascii="Garamond" w:eastAsiaTheme="majorEastAsia" w:hAnsi="Garamond" w:cstheme="majorBidi"/>
          <w:color w:val="000000" w:themeColor="text1"/>
          <w:sz w:val="24"/>
          <w:szCs w:val="24"/>
        </w:rPr>
        <w:commentReference w:id="340"/>
      </w:r>
    </w:p>
    <w:p w14:paraId="3C2B3C9D" w14:textId="26B73012" w:rsidR="009D7B46" w:rsidRPr="008C5F9A" w:rsidRDefault="009D7B46" w:rsidP="00DF7BBF">
      <w:pPr>
        <w:pStyle w:val="PargrafodaLista"/>
        <w:widowControl w:val="0"/>
        <w:numPr>
          <w:ilvl w:val="0"/>
          <w:numId w:val="305"/>
        </w:numPr>
        <w:spacing w:after="120"/>
        <w:ind w:left="426" w:hanging="426"/>
        <w:contextualSpacing w:val="0"/>
        <w:rPr>
          <w:rFonts w:ascii="Garamond" w:hAnsi="Garamond"/>
          <w:color w:val="000000" w:themeColor="text1"/>
          <w:szCs w:val="24"/>
        </w:rPr>
      </w:pPr>
      <w:r w:rsidRPr="008C5F9A">
        <w:rPr>
          <w:rFonts w:ascii="Garamond" w:hAnsi="Garamond"/>
          <w:color w:val="000000" w:themeColor="text1"/>
          <w:szCs w:val="24"/>
        </w:rPr>
        <w:t xml:space="preserve">Nos casos previstos no n.º 5 do </w:t>
      </w:r>
      <w:r w:rsidRPr="008C5F9A">
        <w:rPr>
          <w:rFonts w:ascii="Garamond" w:hAnsi="Garamond"/>
          <w:color w:val="000000" w:themeColor="text1"/>
          <w:szCs w:val="24"/>
        </w:rPr>
        <w:fldChar w:fldCharType="begin"/>
      </w:r>
      <w:r w:rsidRPr="008C5F9A">
        <w:rPr>
          <w:rFonts w:ascii="Garamond" w:hAnsi="Garamond"/>
          <w:color w:val="000000" w:themeColor="text1"/>
          <w:szCs w:val="24"/>
        </w:rPr>
        <w:instrText xml:space="preserve"> REF _Ref227751603 \r \h </w:instrText>
      </w:r>
      <w:r w:rsidR="00FC7A70" w:rsidRPr="008C5F9A">
        <w:rPr>
          <w:rFonts w:ascii="Garamond" w:hAnsi="Garamond"/>
          <w:color w:val="000000" w:themeColor="text1"/>
          <w:szCs w:val="24"/>
        </w:rPr>
        <w:instrText xml:space="preserve"> \* MERGEFORMAT </w:instrText>
      </w:r>
      <w:r w:rsidRPr="008C5F9A">
        <w:rPr>
          <w:rFonts w:ascii="Garamond" w:hAnsi="Garamond"/>
          <w:color w:val="000000" w:themeColor="text1"/>
          <w:szCs w:val="24"/>
        </w:rPr>
      </w:r>
      <w:r w:rsidRPr="008C5F9A">
        <w:rPr>
          <w:rFonts w:ascii="Garamond" w:hAnsi="Garamond"/>
          <w:color w:val="000000" w:themeColor="text1"/>
          <w:szCs w:val="24"/>
        </w:rPr>
        <w:fldChar w:fldCharType="separate"/>
      </w:r>
      <w:r w:rsidR="009D4F47">
        <w:rPr>
          <w:rFonts w:ascii="Garamond" w:hAnsi="Garamond"/>
          <w:color w:val="000000" w:themeColor="text1"/>
          <w:szCs w:val="24"/>
        </w:rPr>
        <w:t>Artigo 16.º</w:t>
      </w:r>
      <w:r w:rsidRPr="008C5F9A">
        <w:rPr>
          <w:rFonts w:ascii="Garamond" w:hAnsi="Garamond"/>
          <w:color w:val="000000" w:themeColor="text1"/>
          <w:szCs w:val="24"/>
        </w:rPr>
        <w:fldChar w:fldCharType="end"/>
      </w:r>
      <w:r w:rsidRPr="008C5F9A">
        <w:rPr>
          <w:rFonts w:ascii="Garamond" w:hAnsi="Garamond"/>
          <w:color w:val="000000" w:themeColor="text1"/>
          <w:szCs w:val="24"/>
        </w:rPr>
        <w:t>, o requerente pode obter a autorização para o início antecipado dos trabalhos preparatórios e acessórios para realizar, antes da emissão da licença ambiental ou título urbanístico, trabalhos considerados como preparatórios ou acessórios à execução do projeto, designadamente:</w:t>
      </w:r>
    </w:p>
    <w:p w14:paraId="61C11532" w14:textId="196DE999"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Operações urbanísticas sujeitas a comunicação prévia nos termos do n.º 4 do artigo 4.º do </w:t>
      </w:r>
      <w:r w:rsidR="008C39A8" w:rsidRPr="00FC7A70">
        <w:rPr>
          <w:rFonts w:ascii="Garamond" w:hAnsi="Garamond"/>
          <w:color w:val="000000" w:themeColor="text1"/>
          <w:szCs w:val="24"/>
        </w:rPr>
        <w:t>RJUE;</w:t>
      </w:r>
    </w:p>
    <w:p w14:paraId="47571361" w14:textId="65DBB257"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execução de trabalhos de escavação e contenção periférica até à profundidade do piso de menor cota;</w:t>
      </w:r>
    </w:p>
    <w:p w14:paraId="728F3F82" w14:textId="1CDE72E4"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Trabalhos de montagem, construção, manutenção, desmontagem e demolição do estaleiro, e trabalhos de construção dos respetivos acessos;</w:t>
      </w:r>
    </w:p>
    <w:p w14:paraId="7C84652B" w14:textId="3EE15E30"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Trabalhos de vedação e sinalização do estaleiro;</w:t>
      </w:r>
    </w:p>
    <w:p w14:paraId="7E2A2811" w14:textId="1F5EE5FA"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Trabalhos de limpeza, desmatação e desobstrução da área, excluindo o corte, arranque, abate, poda ou desbaste de árvores protegidas;</w:t>
      </w:r>
    </w:p>
    <w:p w14:paraId="32500159" w14:textId="39EC048F"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Trabalhos de remoção de entulho e limpeza dos terrenos;</w:t>
      </w:r>
    </w:p>
    <w:p w14:paraId="42507FD6" w14:textId="6F62BE51"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Montagem de gruas e equipamentos permanentes de obra;</w:t>
      </w:r>
    </w:p>
    <w:p w14:paraId="2544F9AE" w14:textId="04C249FE"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Trabalhos necessários para garantir a segurança das pessoas que trabalhem na obra ou que circulem no respetivo local, incluindo terceiros em geral, para evitar danos nos prédios vizinhos e para satisfazer os regulamentos de ruído e de segurança, higiene e saúde no trabalho e de polícia das vias públicas; e</w:t>
      </w:r>
    </w:p>
    <w:p w14:paraId="622B3FE2" w14:textId="710FD4D9"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Trabalhos de restabelecimento, por meio de obras provisórias, de todas as servidões e serventias que seja indispensável alterar ou destruir para a execução dos trabalhos e para evitar a estagnação de águas que os mesmos possam originar;</w:t>
      </w:r>
    </w:p>
    <w:p w14:paraId="303E995E" w14:textId="08877002" w:rsidR="009D7B46" w:rsidRPr="00FC7A70" w:rsidRDefault="009D7B46" w:rsidP="00FF5645">
      <w:pPr>
        <w:pStyle w:val="PargrafodaLista"/>
        <w:widowControl w:val="0"/>
        <w:numPr>
          <w:ilvl w:val="0"/>
          <w:numId w:val="26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Outros trabalhos autorizados pela entidade coordenadora.</w:t>
      </w:r>
    </w:p>
    <w:p w14:paraId="6C8E83F0" w14:textId="4A21298F" w:rsidR="009D7B46" w:rsidRPr="00FC7A70" w:rsidRDefault="009D7B46" w:rsidP="00DF7BBF">
      <w:pPr>
        <w:pStyle w:val="PargrafodaLista"/>
        <w:widowControl w:val="0"/>
        <w:numPr>
          <w:ilvl w:val="0"/>
          <w:numId w:val="30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início antecipado dos trabalhos preparatórios e acessórios pode ser solicitado:</w:t>
      </w:r>
    </w:p>
    <w:p w14:paraId="32687165" w14:textId="2DB90D35" w:rsidR="009D7B46" w:rsidRPr="00FC7A70" w:rsidRDefault="009D7B46" w:rsidP="00FF5645">
      <w:pPr>
        <w:pStyle w:val="PargrafodaLista"/>
        <w:widowControl w:val="0"/>
        <w:numPr>
          <w:ilvl w:val="0"/>
          <w:numId w:val="266"/>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Com o pedido de título digital de atividade económica;</w:t>
      </w:r>
    </w:p>
    <w:p w14:paraId="6BD2F60C" w14:textId="6FA7CFD1" w:rsidR="009D7B46" w:rsidRPr="00FC7A70" w:rsidRDefault="009D7B46" w:rsidP="00FF5645">
      <w:pPr>
        <w:pStyle w:val="PargrafodaLista"/>
        <w:widowControl w:val="0"/>
        <w:numPr>
          <w:ilvl w:val="0"/>
          <w:numId w:val="266"/>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Em qualquer momento, à entidade coordenadora, após o despacho de regular instrução do pedido.</w:t>
      </w:r>
    </w:p>
    <w:p w14:paraId="173619B5" w14:textId="52E52409" w:rsidR="009D7B46" w:rsidRPr="00FC7A70" w:rsidRDefault="009D7B46" w:rsidP="00DF7BBF">
      <w:pPr>
        <w:pStyle w:val="PargrafodaLista"/>
        <w:widowControl w:val="0"/>
        <w:numPr>
          <w:ilvl w:val="0"/>
          <w:numId w:val="30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pedido referido no número anterior é instruído com os seguintes elementos:</w:t>
      </w:r>
    </w:p>
    <w:p w14:paraId="1184E53C" w14:textId="3F1EA0BD" w:rsidR="009D7B46" w:rsidRPr="00FC7A70" w:rsidRDefault="009D7B46" w:rsidP="00FF5645">
      <w:pPr>
        <w:pStyle w:val="PargrafodaLista"/>
        <w:widowControl w:val="0"/>
        <w:numPr>
          <w:ilvl w:val="0"/>
          <w:numId w:val="26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Plano descritivo dos trabalhos preparatórios e acessórios que pretende realizar;</w:t>
      </w:r>
    </w:p>
    <w:p w14:paraId="325AF648" w14:textId="5B6B8B43" w:rsidR="009D7B46" w:rsidRPr="00FC7A70" w:rsidRDefault="009D7B46" w:rsidP="00FF5645">
      <w:pPr>
        <w:pStyle w:val="PargrafodaLista"/>
        <w:widowControl w:val="0"/>
        <w:numPr>
          <w:ilvl w:val="0"/>
          <w:numId w:val="26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Declaração sob compromisso de honra, nos termos da qual o </w:t>
      </w:r>
      <w:r w:rsidR="0099537A" w:rsidRPr="00FC7A70">
        <w:rPr>
          <w:rFonts w:ascii="Garamond" w:hAnsi="Garamond"/>
          <w:color w:val="000000" w:themeColor="text1"/>
          <w:szCs w:val="24"/>
        </w:rPr>
        <w:t>requerente</w:t>
      </w:r>
      <w:r w:rsidRPr="00FC7A70">
        <w:rPr>
          <w:rFonts w:ascii="Garamond" w:hAnsi="Garamond"/>
          <w:color w:val="000000" w:themeColor="text1"/>
          <w:szCs w:val="24"/>
        </w:rPr>
        <w:t xml:space="preserve"> se compromete a respeitar todas as disposições legais, regulamentares e técnicas relativas aos trabalhos a desenvolver; e</w:t>
      </w:r>
    </w:p>
    <w:p w14:paraId="66A6E692" w14:textId="1BEA8533" w:rsidR="009D7B46" w:rsidRPr="00FC7A70" w:rsidRDefault="009D7B46" w:rsidP="00FF5645">
      <w:pPr>
        <w:pStyle w:val="PargrafodaLista"/>
        <w:widowControl w:val="0"/>
        <w:numPr>
          <w:ilvl w:val="0"/>
          <w:numId w:val="26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Declaração sob compromisso de honra, nos termos da qual o promotor se compromete a indemnizar por todos os danos causados pelo início antecipado dos trabalhos, bem como a repor as condições anteriores ao início dos trabalhos caso o projeto não obtenha o título digital de atividade económica correspondente ou as licenças, autorizações ou outros atos permissivos necessários;</w:t>
      </w:r>
    </w:p>
    <w:p w14:paraId="2BE854A5" w14:textId="3AE0E14D" w:rsidR="009D7B46" w:rsidRPr="00FC7A70" w:rsidRDefault="009D7B46" w:rsidP="00DF7BBF">
      <w:pPr>
        <w:pStyle w:val="PargrafodaLista"/>
        <w:widowControl w:val="0"/>
        <w:numPr>
          <w:ilvl w:val="0"/>
          <w:numId w:val="30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entidade coordenadora, consultada</w:t>
      </w:r>
      <w:r w:rsidR="007E0796" w:rsidRPr="00FC7A70">
        <w:rPr>
          <w:rFonts w:ascii="Garamond" w:hAnsi="Garamond"/>
          <w:color w:val="000000" w:themeColor="text1"/>
          <w:szCs w:val="24"/>
        </w:rPr>
        <w:t>s</w:t>
      </w:r>
      <w:r w:rsidRPr="00FC7A70">
        <w:rPr>
          <w:rFonts w:ascii="Garamond" w:hAnsi="Garamond"/>
          <w:color w:val="000000" w:themeColor="text1"/>
          <w:szCs w:val="24"/>
        </w:rPr>
        <w:t xml:space="preserve"> as entidades competentes</w:t>
      </w:r>
      <w:r w:rsidR="00651B42" w:rsidRPr="00FC7A70">
        <w:rPr>
          <w:rFonts w:ascii="Garamond" w:hAnsi="Garamond"/>
          <w:color w:val="000000" w:themeColor="text1"/>
          <w:szCs w:val="24"/>
        </w:rPr>
        <w:t xml:space="preserve"> em matéria</w:t>
      </w:r>
      <w:r w:rsidR="007B2260" w:rsidRPr="00FC7A70">
        <w:rPr>
          <w:rFonts w:ascii="Garamond" w:hAnsi="Garamond"/>
          <w:color w:val="000000" w:themeColor="text1"/>
          <w:szCs w:val="24"/>
        </w:rPr>
        <w:t xml:space="preserve"> </w:t>
      </w:r>
      <w:r w:rsidR="00651B42" w:rsidRPr="00FC7A70">
        <w:rPr>
          <w:rFonts w:ascii="Garamond" w:hAnsi="Garamond"/>
          <w:color w:val="000000" w:themeColor="text1"/>
          <w:szCs w:val="24"/>
        </w:rPr>
        <w:t>ambiental</w:t>
      </w:r>
      <w:ins w:id="341" w:author="G-MECT" w:date="2026-09-11T22:01:00Z" w16du:dateUtc="2026-09-11T21:01:00Z">
        <w:r w:rsidR="005F15BE">
          <w:rPr>
            <w:rFonts w:ascii="Garamond" w:hAnsi="Garamond"/>
            <w:color w:val="000000" w:themeColor="text1"/>
            <w:szCs w:val="24"/>
          </w:rPr>
          <w:t xml:space="preserve"> e urbanística</w:t>
        </w:r>
      </w:ins>
      <w:r w:rsidRPr="00FC7A70">
        <w:rPr>
          <w:rFonts w:ascii="Garamond" w:hAnsi="Garamond"/>
          <w:color w:val="000000" w:themeColor="text1"/>
          <w:szCs w:val="24"/>
        </w:rPr>
        <w:t>, profere decisão sobre o início antecipado dos trabalhos preparatórios e acessórios, e notifica-a ao operador económico:</w:t>
      </w:r>
    </w:p>
    <w:p w14:paraId="0B03FD1C" w14:textId="4ABAFDFA" w:rsidR="009D7B46" w:rsidRPr="00FC7A70" w:rsidRDefault="009D7B46" w:rsidP="00FF5645">
      <w:pPr>
        <w:pStyle w:val="PargrafodaLista"/>
        <w:widowControl w:val="0"/>
        <w:numPr>
          <w:ilvl w:val="0"/>
          <w:numId w:val="26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Com o despacho de regular instrução do pedido de título digital de atividade económica, quando o pedido seja apresentado nos termos da alínea </w:t>
      </w:r>
      <w:r w:rsidRPr="00F9467A">
        <w:rPr>
          <w:rFonts w:ascii="Garamond" w:hAnsi="Garamond"/>
          <w:i/>
          <w:iCs/>
          <w:color w:val="000000" w:themeColor="text1"/>
          <w:szCs w:val="24"/>
        </w:rPr>
        <w:t>a)</w:t>
      </w:r>
      <w:r w:rsidRPr="00FC7A70">
        <w:rPr>
          <w:rFonts w:ascii="Garamond" w:hAnsi="Garamond"/>
          <w:color w:val="000000" w:themeColor="text1"/>
          <w:szCs w:val="24"/>
        </w:rPr>
        <w:t xml:space="preserve"> do n.º </w:t>
      </w:r>
      <w:r w:rsidR="00DA7170" w:rsidRPr="00FC7A70">
        <w:rPr>
          <w:rFonts w:ascii="Garamond" w:hAnsi="Garamond"/>
          <w:color w:val="000000" w:themeColor="text1"/>
          <w:szCs w:val="24"/>
        </w:rPr>
        <w:t>2</w:t>
      </w:r>
      <w:r w:rsidRPr="00FC7A70">
        <w:rPr>
          <w:rFonts w:ascii="Garamond" w:hAnsi="Garamond"/>
          <w:color w:val="000000" w:themeColor="text1"/>
          <w:szCs w:val="24"/>
        </w:rPr>
        <w:t>;</w:t>
      </w:r>
    </w:p>
    <w:p w14:paraId="3311D35F" w14:textId="63CC590B" w:rsidR="009D7B46" w:rsidRPr="00FC7A70" w:rsidRDefault="009D7B46" w:rsidP="00FF5645">
      <w:pPr>
        <w:pStyle w:val="PargrafodaLista"/>
        <w:widowControl w:val="0"/>
        <w:numPr>
          <w:ilvl w:val="0"/>
          <w:numId w:val="26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No prazo de 10 dias a contar da data da receção do requerimento do operador económico, quando o pedido seja apresentado nos termos da alínea </w:t>
      </w:r>
      <w:r w:rsidRPr="00F9467A">
        <w:rPr>
          <w:rFonts w:ascii="Garamond" w:hAnsi="Garamond"/>
          <w:i/>
          <w:iCs/>
          <w:color w:val="000000" w:themeColor="text1"/>
          <w:szCs w:val="24"/>
        </w:rPr>
        <w:t>b)</w:t>
      </w:r>
      <w:r w:rsidRPr="00FC7A70">
        <w:rPr>
          <w:rFonts w:ascii="Garamond" w:hAnsi="Garamond"/>
          <w:color w:val="000000" w:themeColor="text1"/>
          <w:szCs w:val="24"/>
        </w:rPr>
        <w:t xml:space="preserve"> do n.º </w:t>
      </w:r>
      <w:r w:rsidR="00DA7170" w:rsidRPr="00FC7A70">
        <w:rPr>
          <w:rFonts w:ascii="Garamond" w:hAnsi="Garamond"/>
          <w:color w:val="000000" w:themeColor="text1"/>
          <w:szCs w:val="24"/>
        </w:rPr>
        <w:t>2</w:t>
      </w:r>
      <w:r w:rsidRPr="00FC7A70">
        <w:rPr>
          <w:rFonts w:ascii="Garamond" w:hAnsi="Garamond"/>
          <w:color w:val="000000" w:themeColor="text1"/>
          <w:szCs w:val="24"/>
        </w:rPr>
        <w:t>.</w:t>
      </w:r>
    </w:p>
    <w:p w14:paraId="2B697A48" w14:textId="664AE13C" w:rsidR="009679F4" w:rsidRPr="00FC7A70" w:rsidRDefault="009D7B46" w:rsidP="00DF7BBF">
      <w:pPr>
        <w:pStyle w:val="PargrafodaLista"/>
        <w:widowControl w:val="0"/>
        <w:numPr>
          <w:ilvl w:val="0"/>
          <w:numId w:val="30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despacho de autorização do início antecipado dos trabalhos </w:t>
      </w:r>
      <w:r w:rsidR="007C0547" w:rsidRPr="00FC7A70">
        <w:rPr>
          <w:rFonts w:ascii="Garamond" w:hAnsi="Garamond"/>
          <w:color w:val="000000" w:themeColor="text1"/>
          <w:szCs w:val="24"/>
        </w:rPr>
        <w:t>preparatórios e acessórios</w:t>
      </w:r>
      <w:ins w:id="342" w:author="Maria João Torres" w:date="2026-09-01T11:24:00Z" w16du:dateUtc="2026-09-01T10:24:00Z">
        <w:r w:rsidR="00876D7C">
          <w:rPr>
            <w:rFonts w:ascii="Garamond" w:hAnsi="Garamond"/>
            <w:color w:val="000000" w:themeColor="text1"/>
            <w:szCs w:val="24"/>
          </w:rPr>
          <w:t xml:space="preserve">, com conteúdo a definir </w:t>
        </w:r>
        <w:r w:rsidR="00876D7C" w:rsidRPr="00FC7A70">
          <w:rPr>
            <w:rFonts w:ascii="Garamond" w:hAnsi="Garamond"/>
            <w:color w:val="000000" w:themeColor="text1"/>
            <w:szCs w:val="24"/>
          </w:rPr>
          <w:t>por portaria dos membros do Governo responsáveis pelas áreas da economia e do ambiente</w:t>
        </w:r>
        <w:r w:rsidR="00876D7C">
          <w:rPr>
            <w:rFonts w:ascii="Garamond" w:hAnsi="Garamond"/>
            <w:color w:val="000000" w:themeColor="text1"/>
            <w:szCs w:val="24"/>
          </w:rPr>
          <w:t>,</w:t>
        </w:r>
      </w:ins>
      <w:r w:rsidRPr="00FC7A70">
        <w:rPr>
          <w:rFonts w:ascii="Garamond" w:hAnsi="Garamond"/>
          <w:color w:val="000000" w:themeColor="text1"/>
          <w:szCs w:val="24"/>
        </w:rPr>
        <w:t xml:space="preserve"> </w:t>
      </w:r>
      <w:r w:rsidR="009679F4" w:rsidRPr="00FC7A70">
        <w:rPr>
          <w:rFonts w:ascii="Garamond" w:hAnsi="Garamond"/>
          <w:color w:val="000000" w:themeColor="text1"/>
          <w:szCs w:val="24"/>
        </w:rPr>
        <w:t>estabelece:</w:t>
      </w:r>
    </w:p>
    <w:p w14:paraId="6A4DFE3D" w14:textId="7F09F153" w:rsidR="007F03F0" w:rsidRPr="00FC7A70" w:rsidRDefault="009679F4" w:rsidP="00FF5645">
      <w:pPr>
        <w:pStyle w:val="PargrafodaLista"/>
        <w:widowControl w:val="0"/>
        <w:numPr>
          <w:ilvl w:val="0"/>
          <w:numId w:val="269"/>
        </w:numPr>
        <w:spacing w:after="120"/>
        <w:ind w:left="851" w:hanging="284"/>
        <w:contextualSpacing w:val="0"/>
        <w:rPr>
          <w:rFonts w:ascii="Garamond" w:hAnsi="Garamond"/>
          <w:color w:val="000000" w:themeColor="text1"/>
          <w:szCs w:val="24"/>
        </w:rPr>
      </w:pPr>
      <w:commentRangeStart w:id="343"/>
      <w:commentRangeStart w:id="344"/>
      <w:r w:rsidRPr="00FC7A70">
        <w:rPr>
          <w:rFonts w:ascii="Garamond" w:hAnsi="Garamond"/>
          <w:color w:val="000000" w:themeColor="text1"/>
          <w:szCs w:val="24"/>
        </w:rPr>
        <w:t>As</w:t>
      </w:r>
      <w:r w:rsidR="009D7B46" w:rsidRPr="00FC7A70">
        <w:rPr>
          <w:rFonts w:ascii="Garamond" w:hAnsi="Garamond"/>
          <w:color w:val="000000" w:themeColor="text1"/>
          <w:szCs w:val="24"/>
        </w:rPr>
        <w:t xml:space="preserve"> condições</w:t>
      </w:r>
      <w:r w:rsidR="007F03F0" w:rsidRPr="00FC7A70">
        <w:rPr>
          <w:rFonts w:ascii="Garamond" w:hAnsi="Garamond"/>
          <w:color w:val="000000" w:themeColor="text1"/>
          <w:szCs w:val="24"/>
        </w:rPr>
        <w:t xml:space="preserve"> e medidas mitigadoras</w:t>
      </w:r>
      <w:r w:rsidR="009D7B46" w:rsidRPr="00FC7A70">
        <w:rPr>
          <w:rFonts w:ascii="Garamond" w:hAnsi="Garamond"/>
          <w:color w:val="000000" w:themeColor="text1"/>
          <w:szCs w:val="24"/>
        </w:rPr>
        <w:t xml:space="preserve"> a adotar na realização desses trabalhos ou em qualquer outro momento</w:t>
      </w:r>
      <w:r w:rsidRPr="00FC7A70">
        <w:rPr>
          <w:rFonts w:ascii="Garamond" w:hAnsi="Garamond"/>
          <w:color w:val="000000" w:themeColor="text1"/>
          <w:szCs w:val="24"/>
        </w:rPr>
        <w:t>;</w:t>
      </w:r>
    </w:p>
    <w:p w14:paraId="06EB97BD" w14:textId="59B4CC1D" w:rsidR="009679F4" w:rsidRPr="00FC7A70" w:rsidRDefault="009679F4" w:rsidP="00FF5645">
      <w:pPr>
        <w:pStyle w:val="PargrafodaLista"/>
        <w:widowControl w:val="0"/>
        <w:numPr>
          <w:ilvl w:val="0"/>
          <w:numId w:val="269"/>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O montante e </w:t>
      </w:r>
      <w:r w:rsidR="007F03F0" w:rsidRPr="00FC7A70">
        <w:rPr>
          <w:rFonts w:ascii="Garamond" w:hAnsi="Garamond"/>
          <w:color w:val="000000" w:themeColor="text1"/>
          <w:szCs w:val="24"/>
        </w:rPr>
        <w:t xml:space="preserve">as </w:t>
      </w:r>
      <w:r w:rsidRPr="00FC7A70">
        <w:rPr>
          <w:rFonts w:ascii="Garamond" w:hAnsi="Garamond"/>
          <w:color w:val="000000" w:themeColor="text1"/>
          <w:szCs w:val="24"/>
        </w:rPr>
        <w:t xml:space="preserve">condições </w:t>
      </w:r>
      <w:r w:rsidR="007F03F0" w:rsidRPr="00FC7A70">
        <w:rPr>
          <w:rFonts w:ascii="Garamond" w:hAnsi="Garamond"/>
          <w:color w:val="000000" w:themeColor="text1"/>
          <w:szCs w:val="24"/>
        </w:rPr>
        <w:t>da prestação de</w:t>
      </w:r>
      <w:r w:rsidRPr="00FC7A70">
        <w:rPr>
          <w:rFonts w:ascii="Garamond" w:hAnsi="Garamond"/>
          <w:color w:val="000000" w:themeColor="text1"/>
          <w:szCs w:val="24"/>
        </w:rPr>
        <w:t xml:space="preserve"> caução ou garantia para reposição das condições anteriores ao início dos trabalhos e o cumprimento das suas obrigações.</w:t>
      </w:r>
      <w:commentRangeEnd w:id="343"/>
      <w:r w:rsidR="002F7639" w:rsidRPr="00FC7A70">
        <w:rPr>
          <w:rStyle w:val="Refdecomentrio"/>
          <w:rFonts w:ascii="Garamond" w:hAnsi="Garamond"/>
          <w:color w:val="000000" w:themeColor="text1"/>
          <w:sz w:val="24"/>
          <w:szCs w:val="24"/>
        </w:rPr>
        <w:commentReference w:id="343"/>
      </w:r>
      <w:commentRangeEnd w:id="344"/>
      <w:r w:rsidRPr="00FC7A70">
        <w:rPr>
          <w:rStyle w:val="Refdecomentrio"/>
          <w:rFonts w:ascii="Garamond" w:hAnsi="Garamond"/>
          <w:color w:val="000000" w:themeColor="text1"/>
          <w:sz w:val="24"/>
          <w:szCs w:val="24"/>
        </w:rPr>
        <w:commentReference w:id="344"/>
      </w:r>
    </w:p>
    <w:p w14:paraId="3F86FA29" w14:textId="7BC8A3AD" w:rsidR="00222ABC" w:rsidRPr="00FC7A70" w:rsidRDefault="009D7B46" w:rsidP="00DF7BBF">
      <w:pPr>
        <w:pStyle w:val="PargrafodaLista"/>
        <w:widowControl w:val="0"/>
        <w:numPr>
          <w:ilvl w:val="0"/>
          <w:numId w:val="305"/>
        </w:numPr>
        <w:spacing w:after="120"/>
        <w:ind w:left="426" w:hanging="426"/>
        <w:contextualSpacing w:val="0"/>
        <w:rPr>
          <w:rFonts w:ascii="Garamond" w:hAnsi="Garamond"/>
          <w:color w:val="000000" w:themeColor="text1"/>
          <w:szCs w:val="24"/>
        </w:rPr>
      </w:pPr>
      <w:commentRangeStart w:id="345"/>
      <w:commentRangeStart w:id="346"/>
      <w:r w:rsidRPr="00FC7A70">
        <w:rPr>
          <w:rFonts w:ascii="Garamond" w:hAnsi="Garamond"/>
          <w:color w:val="000000" w:themeColor="text1"/>
          <w:szCs w:val="24"/>
        </w:rPr>
        <w:t>A autorização para início antecipado dos trabalhos preparatórios e acessórios pode ser revogada a qualquer momento, não conferindo ao operador económico qualquer direito ou expetativa jurídica e não lhe sendo devida qualquer indemnização.</w:t>
      </w:r>
      <w:commentRangeEnd w:id="345"/>
      <w:r w:rsidR="002F7639" w:rsidRPr="00FC7A70">
        <w:rPr>
          <w:rStyle w:val="Refdecomentrio"/>
          <w:rFonts w:ascii="Garamond" w:hAnsi="Garamond"/>
          <w:color w:val="000000" w:themeColor="text1"/>
          <w:sz w:val="24"/>
          <w:szCs w:val="24"/>
        </w:rPr>
        <w:commentReference w:id="345"/>
      </w:r>
      <w:commentRangeEnd w:id="346"/>
      <w:r w:rsidRPr="00FC7A70">
        <w:rPr>
          <w:rStyle w:val="Refdecomentrio"/>
          <w:rFonts w:ascii="Garamond" w:hAnsi="Garamond"/>
          <w:color w:val="000000" w:themeColor="text1"/>
          <w:sz w:val="24"/>
          <w:szCs w:val="24"/>
        </w:rPr>
        <w:commentReference w:id="346"/>
      </w:r>
    </w:p>
    <w:p w14:paraId="245F28B0" w14:textId="3A958AE5" w:rsidR="007E0796" w:rsidRPr="00FC7A70" w:rsidDel="00876D7C" w:rsidRDefault="00EB21F8" w:rsidP="00DF7BBF">
      <w:pPr>
        <w:pStyle w:val="PargrafodaLista"/>
        <w:widowControl w:val="0"/>
        <w:numPr>
          <w:ilvl w:val="0"/>
          <w:numId w:val="305"/>
        </w:numPr>
        <w:spacing w:after="120"/>
        <w:ind w:left="426" w:hanging="426"/>
        <w:contextualSpacing w:val="0"/>
        <w:rPr>
          <w:del w:id="347" w:author="Maria João Torres" w:date="2026-09-01T11:25:00Z" w16du:dateUtc="2026-09-01T10:25:00Z"/>
          <w:rFonts w:ascii="Garamond" w:hAnsi="Garamond"/>
          <w:color w:val="000000" w:themeColor="text1"/>
          <w:szCs w:val="24"/>
        </w:rPr>
      </w:pPr>
      <w:del w:id="348" w:author="Maria João Torres" w:date="2026-09-01T11:25:00Z" w16du:dateUtc="2026-09-01T10:25:00Z">
        <w:r w:rsidRPr="00FC7A70" w:rsidDel="00876D7C">
          <w:rPr>
            <w:rFonts w:ascii="Garamond" w:hAnsi="Garamond"/>
            <w:color w:val="000000" w:themeColor="text1"/>
            <w:szCs w:val="24"/>
          </w:rPr>
          <w:delText xml:space="preserve">O conteúdo do despacho de autorização do início antecipado dos trabalhos preparatórios e acessórios, bem como </w:delText>
        </w:r>
        <w:r w:rsidR="007C0547" w:rsidRPr="00FC7A70" w:rsidDel="00876D7C">
          <w:rPr>
            <w:rFonts w:ascii="Garamond" w:hAnsi="Garamond"/>
            <w:color w:val="000000" w:themeColor="text1"/>
            <w:szCs w:val="24"/>
          </w:rPr>
          <w:delText>as</w:delText>
        </w:r>
        <w:r w:rsidR="0003694E" w:rsidRPr="00FC7A70" w:rsidDel="00876D7C">
          <w:rPr>
            <w:rFonts w:ascii="Garamond" w:hAnsi="Garamond"/>
            <w:color w:val="000000" w:themeColor="text1"/>
            <w:szCs w:val="24"/>
          </w:rPr>
          <w:delText xml:space="preserve"> condições para a prestação de caução ou garantia prevista na alínea </w:delText>
        </w:r>
        <w:r w:rsidR="0003694E" w:rsidRPr="00F9467A" w:rsidDel="00876D7C">
          <w:rPr>
            <w:rFonts w:ascii="Garamond" w:hAnsi="Garamond"/>
            <w:i/>
            <w:iCs/>
            <w:color w:val="000000" w:themeColor="text1"/>
            <w:szCs w:val="24"/>
          </w:rPr>
          <w:delText>b)</w:delText>
        </w:r>
        <w:r w:rsidR="0003694E" w:rsidRPr="00FC7A70" w:rsidDel="00876D7C">
          <w:rPr>
            <w:rFonts w:ascii="Garamond" w:hAnsi="Garamond"/>
            <w:color w:val="000000" w:themeColor="text1"/>
            <w:szCs w:val="24"/>
          </w:rPr>
          <w:delText xml:space="preserve"> do n.º 5 </w:delText>
        </w:r>
        <w:r w:rsidR="007C0547" w:rsidRPr="00FC7A70" w:rsidDel="00876D7C">
          <w:rPr>
            <w:rFonts w:ascii="Garamond" w:hAnsi="Garamond"/>
            <w:color w:val="000000" w:themeColor="text1"/>
            <w:szCs w:val="24"/>
          </w:rPr>
          <w:delText xml:space="preserve">são </w:delText>
        </w:r>
        <w:r w:rsidR="0003694E" w:rsidRPr="00FC7A70" w:rsidDel="00876D7C">
          <w:rPr>
            <w:rFonts w:ascii="Garamond" w:hAnsi="Garamond"/>
            <w:color w:val="000000" w:themeColor="text1"/>
            <w:szCs w:val="24"/>
          </w:rPr>
          <w:delText>definid</w:delText>
        </w:r>
        <w:r w:rsidR="007C0547" w:rsidRPr="00FC7A70" w:rsidDel="00876D7C">
          <w:rPr>
            <w:rFonts w:ascii="Garamond" w:hAnsi="Garamond"/>
            <w:color w:val="000000" w:themeColor="text1"/>
            <w:szCs w:val="24"/>
          </w:rPr>
          <w:delText>as</w:delText>
        </w:r>
        <w:r w:rsidR="0003694E" w:rsidRPr="00FC7A70" w:rsidDel="00876D7C">
          <w:rPr>
            <w:rFonts w:ascii="Garamond" w:hAnsi="Garamond"/>
            <w:color w:val="000000" w:themeColor="text1"/>
            <w:szCs w:val="24"/>
          </w:rPr>
          <w:delText xml:space="preserve"> por portaria dos membros do Governo responsáveis pelas áreas da economia e do ambiente.</w:delText>
        </w:r>
      </w:del>
    </w:p>
    <w:p w14:paraId="68EA061D" w14:textId="77777777" w:rsidR="00ED283F" w:rsidRPr="00FC7A70" w:rsidRDefault="00ED283F" w:rsidP="00DF7BBF">
      <w:pPr>
        <w:widowControl w:val="0"/>
        <w:spacing w:after="120"/>
        <w:rPr>
          <w:rFonts w:ascii="Garamond" w:eastAsiaTheme="majorEastAsia" w:hAnsi="Garamond" w:cstheme="majorBidi"/>
          <w:color w:val="000000" w:themeColor="text1"/>
          <w:szCs w:val="24"/>
        </w:rPr>
      </w:pPr>
    </w:p>
    <w:p w14:paraId="2B2C7BC7" w14:textId="77777777" w:rsidR="007D7A21" w:rsidRPr="00FC7A70" w:rsidRDefault="007D7A21"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bookmarkStart w:id="349" w:name="_Ref227754409"/>
    </w:p>
    <w:bookmarkEnd w:id="349"/>
    <w:p w14:paraId="306C423D" w14:textId="59988340" w:rsidR="0026312E" w:rsidRPr="00FC7A70" w:rsidRDefault="0026312E"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Ocupação do espaço público</w:t>
      </w:r>
    </w:p>
    <w:p w14:paraId="25759344" w14:textId="26D22E57" w:rsidR="00DC55F5" w:rsidRPr="00F9467A" w:rsidRDefault="00A92C15" w:rsidP="00DF7BBF">
      <w:pPr>
        <w:pStyle w:val="PargrafodaLista"/>
        <w:widowControl w:val="0"/>
        <w:numPr>
          <w:ilvl w:val="0"/>
          <w:numId w:val="306"/>
        </w:numPr>
        <w:spacing w:after="120"/>
        <w:ind w:left="426" w:hanging="426"/>
        <w:contextualSpacing w:val="0"/>
        <w:rPr>
          <w:rFonts w:ascii="Garamond" w:hAnsi="Garamond"/>
          <w:color w:val="000000" w:themeColor="text1"/>
          <w:szCs w:val="24"/>
        </w:rPr>
      </w:pPr>
      <w:r w:rsidRPr="00F9467A">
        <w:rPr>
          <w:rFonts w:ascii="Garamond" w:hAnsi="Garamond"/>
          <w:color w:val="000000" w:themeColor="text1"/>
          <w:szCs w:val="24"/>
        </w:rPr>
        <w:t>Está sujeita a comunicação prévia a</w:t>
      </w:r>
      <w:r w:rsidR="00557BB5" w:rsidRPr="00F9467A">
        <w:rPr>
          <w:rFonts w:ascii="Garamond" w:hAnsi="Garamond"/>
          <w:color w:val="000000" w:themeColor="text1"/>
          <w:szCs w:val="24"/>
        </w:rPr>
        <w:t xml:space="preserve"> ocupação d</w:t>
      </w:r>
      <w:r w:rsidR="00B149B1" w:rsidRPr="00F9467A">
        <w:rPr>
          <w:rFonts w:ascii="Garamond" w:hAnsi="Garamond"/>
          <w:color w:val="000000" w:themeColor="text1"/>
          <w:szCs w:val="24"/>
        </w:rPr>
        <w:t>o espaço público</w:t>
      </w:r>
      <w:r w:rsidR="00557BB5" w:rsidRPr="00F9467A">
        <w:rPr>
          <w:rFonts w:ascii="Garamond" w:hAnsi="Garamond"/>
          <w:color w:val="000000" w:themeColor="text1"/>
          <w:szCs w:val="24"/>
        </w:rPr>
        <w:t xml:space="preserve"> por um operador económico</w:t>
      </w:r>
      <w:r w:rsidR="00992D6A" w:rsidRPr="00F9467A">
        <w:rPr>
          <w:rFonts w:ascii="Garamond" w:hAnsi="Garamond"/>
          <w:color w:val="000000" w:themeColor="text1"/>
          <w:szCs w:val="24"/>
        </w:rPr>
        <w:t xml:space="preserve"> </w:t>
      </w:r>
      <w:r w:rsidR="00B149B1" w:rsidRPr="00F9467A">
        <w:rPr>
          <w:rFonts w:ascii="Garamond" w:hAnsi="Garamond"/>
          <w:color w:val="000000" w:themeColor="text1"/>
          <w:szCs w:val="24"/>
        </w:rPr>
        <w:t>para algum ou alguns dos seguintes fins</w:t>
      </w:r>
      <w:r w:rsidR="00DC55F5" w:rsidRPr="00F9467A">
        <w:rPr>
          <w:rFonts w:ascii="Garamond" w:hAnsi="Garamond"/>
          <w:color w:val="000000" w:themeColor="text1"/>
          <w:szCs w:val="24"/>
        </w:rPr>
        <w:t>:</w:t>
      </w:r>
    </w:p>
    <w:p w14:paraId="2A9F7045"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toldo e respetiva sanefa;</w:t>
      </w:r>
    </w:p>
    <w:p w14:paraId="41A2D55E"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esplanada aberta;</w:t>
      </w:r>
    </w:p>
    <w:p w14:paraId="1EE049DF"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estrado e guarda-ventos;</w:t>
      </w:r>
    </w:p>
    <w:p w14:paraId="1D7EB7DF"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Instalação de vitrina e expositor; </w:t>
      </w:r>
    </w:p>
    <w:p w14:paraId="2160A0E8"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suporte publicitário, nos casos em que é dispensado o licenciamento da afixação ou da inscrição de mensagens publicitárias de natureza comercial;</w:t>
      </w:r>
    </w:p>
    <w:p w14:paraId="1309B548"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arcas e máquinas de gelados;</w:t>
      </w:r>
    </w:p>
    <w:p w14:paraId="767C4C31"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brinquedos mecânicos e equipamentos similares;</w:t>
      </w:r>
    </w:p>
    <w:p w14:paraId="1983E71E"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floreira;</w:t>
      </w:r>
    </w:p>
    <w:p w14:paraId="7446325A" w14:textId="77777777" w:rsidR="00DC55F5" w:rsidRPr="00FC7A70" w:rsidRDefault="00DC55F5" w:rsidP="00FF5645">
      <w:pPr>
        <w:widowControl w:val="0"/>
        <w:numPr>
          <w:ilvl w:val="0"/>
          <w:numId w:val="217"/>
        </w:numPr>
        <w:spacing w:after="120"/>
        <w:ind w:left="851" w:hanging="284"/>
        <w:rPr>
          <w:rFonts w:ascii="Garamond" w:hAnsi="Garamond"/>
          <w:color w:val="000000" w:themeColor="text1"/>
          <w:szCs w:val="24"/>
        </w:rPr>
      </w:pPr>
      <w:r w:rsidRPr="00FC7A70">
        <w:rPr>
          <w:rFonts w:ascii="Garamond" w:hAnsi="Garamond"/>
          <w:color w:val="000000" w:themeColor="text1"/>
          <w:szCs w:val="24"/>
        </w:rPr>
        <w:t>Instalação de contentor para resíduos.</w:t>
      </w:r>
    </w:p>
    <w:p w14:paraId="1AB494E3" w14:textId="2FA90B1F" w:rsidR="00F52FCC" w:rsidRDefault="00F52FCC" w:rsidP="00DF7BBF">
      <w:pPr>
        <w:pStyle w:val="PargrafodaLista"/>
        <w:widowControl w:val="0"/>
        <w:numPr>
          <w:ilvl w:val="0"/>
          <w:numId w:val="3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Está sujeita a</w:t>
      </w:r>
      <w:r w:rsidR="006B50C2" w:rsidRPr="00FC7A70">
        <w:rPr>
          <w:rFonts w:ascii="Garamond" w:hAnsi="Garamond"/>
          <w:color w:val="000000" w:themeColor="text1"/>
          <w:szCs w:val="24"/>
        </w:rPr>
        <w:t>o procedimento de</w:t>
      </w:r>
      <w:r w:rsidRPr="00FC7A70">
        <w:rPr>
          <w:rFonts w:ascii="Garamond" w:hAnsi="Garamond"/>
          <w:color w:val="000000" w:themeColor="text1"/>
          <w:szCs w:val="24"/>
        </w:rPr>
        <w:t xml:space="preserve"> comunicação com prazo, a ocupação de espaço público para os fins previstos no número anterior, quando a localização do mobiliário urbano não respeitar os limites referidos no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_Ref225504832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185.º</w:t>
      </w:r>
      <w:r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2A3BA659" w14:textId="77777777" w:rsidR="00FF5645" w:rsidRPr="00FF5645" w:rsidRDefault="00FF5645" w:rsidP="00FF5645">
      <w:pPr>
        <w:widowControl w:val="0"/>
        <w:spacing w:after="120"/>
        <w:rPr>
          <w:rFonts w:ascii="Garamond" w:hAnsi="Garamond"/>
          <w:color w:val="000000" w:themeColor="text1"/>
          <w:szCs w:val="24"/>
        </w:rPr>
      </w:pPr>
    </w:p>
    <w:p w14:paraId="430E0D98" w14:textId="25FB0713" w:rsidR="00F52FCC" w:rsidRPr="00FC7A70" w:rsidRDefault="00364B73" w:rsidP="00DF7BBF">
      <w:pPr>
        <w:pStyle w:val="PargrafodaLista"/>
        <w:widowControl w:val="0"/>
        <w:numPr>
          <w:ilvl w:val="0"/>
          <w:numId w:val="3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Quando a ocupação do espaço público se associe a uma atividade </w:t>
      </w:r>
      <w:r w:rsidR="0079617C" w:rsidRPr="00FC7A70">
        <w:rPr>
          <w:rFonts w:ascii="Garamond" w:hAnsi="Garamond"/>
          <w:color w:val="000000" w:themeColor="text1"/>
          <w:szCs w:val="24"/>
        </w:rPr>
        <w:t xml:space="preserve">ou exploração de estabelecimento que lhe esteja afeto </w:t>
      </w:r>
      <w:r w:rsidRPr="00FC7A70">
        <w:rPr>
          <w:rFonts w:ascii="Garamond" w:hAnsi="Garamond"/>
          <w:color w:val="000000" w:themeColor="text1"/>
          <w:szCs w:val="24"/>
        </w:rPr>
        <w:t>sujeit</w:t>
      </w:r>
      <w:r w:rsidR="0079617C" w:rsidRPr="00FC7A70">
        <w:rPr>
          <w:rFonts w:ascii="Garamond" w:hAnsi="Garamond"/>
          <w:color w:val="000000" w:themeColor="text1"/>
          <w:szCs w:val="24"/>
        </w:rPr>
        <w:t xml:space="preserve">o </w:t>
      </w:r>
      <w:r w:rsidRPr="00FC7A70">
        <w:rPr>
          <w:rFonts w:ascii="Garamond" w:hAnsi="Garamond"/>
          <w:color w:val="000000" w:themeColor="text1"/>
          <w:szCs w:val="24"/>
        </w:rPr>
        <w:t>a título digital de atividade económica,</w:t>
      </w:r>
      <w:r w:rsidR="001B4A8D" w:rsidRPr="00FC7A70">
        <w:rPr>
          <w:rFonts w:ascii="Garamond" w:hAnsi="Garamond"/>
          <w:color w:val="000000" w:themeColor="text1"/>
          <w:szCs w:val="24"/>
        </w:rPr>
        <w:t xml:space="preserve"> </w:t>
      </w:r>
      <w:r w:rsidR="0010267D" w:rsidRPr="00FC7A70">
        <w:rPr>
          <w:rFonts w:ascii="Garamond" w:hAnsi="Garamond"/>
          <w:color w:val="000000" w:themeColor="text1"/>
          <w:szCs w:val="24"/>
        </w:rPr>
        <w:t>integra-se neste último.</w:t>
      </w:r>
    </w:p>
    <w:p w14:paraId="7D06FDE1" w14:textId="261BE850" w:rsidR="0026312E" w:rsidRPr="00FC7A70" w:rsidRDefault="0079617C" w:rsidP="00DF7BBF">
      <w:pPr>
        <w:pStyle w:val="PargrafodaLista"/>
        <w:widowControl w:val="0"/>
        <w:numPr>
          <w:ilvl w:val="0"/>
          <w:numId w:val="3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casos não abrangidos pelo</w:t>
      </w:r>
      <w:r w:rsidR="001D3DF7" w:rsidRPr="00FC7A70">
        <w:rPr>
          <w:rFonts w:ascii="Garamond" w:hAnsi="Garamond"/>
          <w:color w:val="000000" w:themeColor="text1"/>
          <w:szCs w:val="24"/>
        </w:rPr>
        <w:t xml:space="preserve"> número anterior, é emitido título digital de atividade económica autónomo.</w:t>
      </w:r>
    </w:p>
    <w:p w14:paraId="3ED22768" w14:textId="770599EB" w:rsidR="00AD6EF6" w:rsidRPr="00FC7A70" w:rsidRDefault="00AD6EF6"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I</w:t>
      </w:r>
      <w:r w:rsidR="0054166C" w:rsidRPr="00FC7A70">
        <w:rPr>
          <w:rFonts w:ascii="Garamond" w:hAnsi="Garamond"/>
          <w:smallCaps/>
          <w:color w:val="000000" w:themeColor="text1"/>
          <w:szCs w:val="24"/>
        </w:rPr>
        <w:t>V</w:t>
      </w:r>
    </w:p>
    <w:p w14:paraId="1F3E8D6F" w14:textId="6770A2D5" w:rsidR="00AD6EF6" w:rsidRPr="00FC7A70" w:rsidRDefault="00AD6EF6"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procedimentais</w:t>
      </w:r>
    </w:p>
    <w:p w14:paraId="5954CE9A" w14:textId="77777777" w:rsidR="00E45E38" w:rsidRPr="00FC7A70" w:rsidRDefault="00E45E38"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p>
    <w:p w14:paraId="2586C835" w14:textId="7F59E338" w:rsidR="00E45E38" w:rsidRPr="00FC7A70" w:rsidRDefault="00E45E38"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gerais</w:t>
      </w:r>
    </w:p>
    <w:p w14:paraId="5CE66769" w14:textId="0D407BEC" w:rsidR="001279D8" w:rsidRPr="00FC7A70" w:rsidDel="006839D5" w:rsidRDefault="001279D8" w:rsidP="00DF7BBF">
      <w:pPr>
        <w:widowControl w:val="0"/>
        <w:spacing w:after="120"/>
        <w:rPr>
          <w:del w:id="350" w:author="Maria João Torres" w:date="2026-09-01T11:36:00Z" w16du:dateUtc="2026-09-01T10:36:00Z"/>
          <w:rFonts w:ascii="Garamond" w:hAnsi="Garamond"/>
          <w:szCs w:val="24"/>
        </w:rPr>
      </w:pPr>
    </w:p>
    <w:p w14:paraId="550C5479" w14:textId="77777777" w:rsidR="00E45E38" w:rsidRPr="00FC7A70" w:rsidRDefault="00E45E38" w:rsidP="00DF7BBF">
      <w:pPr>
        <w:pStyle w:val="PargrafodaLista"/>
        <w:widowControl w:val="0"/>
        <w:numPr>
          <w:ilvl w:val="0"/>
          <w:numId w:val="199"/>
        </w:numPr>
        <w:spacing w:after="120"/>
        <w:contextualSpacing w:val="0"/>
        <w:jc w:val="center"/>
        <w:outlineLvl w:val="1"/>
        <w:rPr>
          <w:rFonts w:ascii="Garamond" w:hAnsi="Garamond"/>
          <w:szCs w:val="24"/>
        </w:rPr>
      </w:pPr>
    </w:p>
    <w:p w14:paraId="7F337757" w14:textId="6BA2129B" w:rsidR="001279D8" w:rsidRPr="00FC7A70" w:rsidRDefault="001279D8"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Tramitação dos procedimentos n</w:t>
      </w:r>
      <w:r w:rsidR="005406FB" w:rsidRPr="00FC7A70">
        <w:rPr>
          <w:rFonts w:ascii="Garamond" w:eastAsiaTheme="majorEastAsia" w:hAnsi="Garamond" w:cstheme="majorBidi"/>
          <w:color w:val="000000" w:themeColor="text1"/>
          <w:szCs w:val="24"/>
        </w:rPr>
        <w:t>a Plataforma dos Licenciamentos</w:t>
      </w:r>
      <w:r w:rsidRPr="00FC7A70">
        <w:rPr>
          <w:rFonts w:ascii="Garamond" w:eastAsiaTheme="majorEastAsia" w:hAnsi="Garamond" w:cstheme="majorBidi"/>
          <w:color w:val="000000" w:themeColor="text1"/>
          <w:szCs w:val="24"/>
        </w:rPr>
        <w:t xml:space="preserve"> </w:t>
      </w:r>
    </w:p>
    <w:p w14:paraId="4CECA460" w14:textId="7E81325C" w:rsidR="00E677E0" w:rsidRPr="00F9467A" w:rsidRDefault="001279D8" w:rsidP="00DF7BBF">
      <w:pPr>
        <w:pStyle w:val="PargrafodaLista"/>
        <w:widowControl w:val="0"/>
        <w:numPr>
          <w:ilvl w:val="0"/>
          <w:numId w:val="307"/>
        </w:numPr>
        <w:spacing w:after="120"/>
        <w:ind w:left="426" w:hanging="426"/>
        <w:contextualSpacing w:val="0"/>
        <w:rPr>
          <w:rFonts w:ascii="Garamond" w:hAnsi="Garamond"/>
          <w:color w:val="000000" w:themeColor="text1"/>
          <w:szCs w:val="24"/>
        </w:rPr>
      </w:pPr>
      <w:commentRangeStart w:id="351"/>
      <w:commentRangeStart w:id="352"/>
      <w:r w:rsidRPr="00F9467A">
        <w:rPr>
          <w:rFonts w:ascii="Garamond" w:hAnsi="Garamond"/>
          <w:color w:val="000000" w:themeColor="text1"/>
          <w:szCs w:val="24"/>
        </w:rPr>
        <w:t>O</w:t>
      </w:r>
      <w:r w:rsidR="00D10508" w:rsidRPr="00F9467A">
        <w:rPr>
          <w:rFonts w:ascii="Garamond" w:hAnsi="Garamond"/>
          <w:color w:val="000000" w:themeColor="text1"/>
          <w:szCs w:val="24"/>
        </w:rPr>
        <w:t>s pedidos relativos aos</w:t>
      </w:r>
      <w:r w:rsidRPr="00F9467A">
        <w:rPr>
          <w:rFonts w:ascii="Garamond" w:hAnsi="Garamond"/>
          <w:color w:val="000000" w:themeColor="text1"/>
          <w:szCs w:val="24"/>
        </w:rPr>
        <w:t xml:space="preserve"> procedimentos administrativos regulados pelo </w:t>
      </w:r>
      <w:del w:id="353" w:author="Maria João Torres" w:date="2026-09-11T14:01:00Z" w16du:dateUtc="2026-09-11T13:01:00Z">
        <w:r w:rsidRPr="00F9467A">
          <w:rPr>
            <w:rFonts w:ascii="Garamond" w:hAnsi="Garamond"/>
            <w:color w:val="000000" w:themeColor="text1"/>
            <w:szCs w:val="24"/>
          </w:rPr>
          <w:delText>presente diploma</w:delText>
        </w:r>
      </w:del>
      <w:ins w:id="354" w:author="Maria João Torres" w:date="2026-09-11T14:01:00Z" w16du:dateUtc="2026-09-11T13:01:00Z">
        <w:r w:rsidR="00AA1A5A">
          <w:rPr>
            <w:rFonts w:ascii="Garamond" w:hAnsi="Garamond"/>
            <w:color w:val="000000" w:themeColor="text1"/>
            <w:szCs w:val="24"/>
          </w:rPr>
          <w:t>presente decreto-lei</w:t>
        </w:r>
      </w:ins>
      <w:r w:rsidRPr="00F9467A">
        <w:rPr>
          <w:rFonts w:ascii="Garamond" w:hAnsi="Garamond"/>
          <w:color w:val="000000" w:themeColor="text1"/>
          <w:szCs w:val="24"/>
        </w:rPr>
        <w:t xml:space="preserve"> são </w:t>
      </w:r>
      <w:r w:rsidR="007865DE" w:rsidRPr="00F9467A">
        <w:rPr>
          <w:rFonts w:ascii="Garamond" w:hAnsi="Garamond"/>
          <w:color w:val="000000" w:themeColor="text1"/>
          <w:szCs w:val="24"/>
        </w:rPr>
        <w:t>apresentados n</w:t>
      </w:r>
      <w:r w:rsidR="009D5B10" w:rsidRPr="00F9467A">
        <w:rPr>
          <w:rFonts w:ascii="Garamond" w:hAnsi="Garamond"/>
          <w:color w:val="000000" w:themeColor="text1"/>
          <w:szCs w:val="24"/>
        </w:rPr>
        <w:t>a</w:t>
      </w:r>
      <w:r w:rsidR="001F597F" w:rsidRPr="00F9467A">
        <w:rPr>
          <w:rFonts w:ascii="Garamond" w:hAnsi="Garamond"/>
          <w:color w:val="000000" w:themeColor="text1"/>
          <w:szCs w:val="24"/>
        </w:rPr>
        <w:t xml:space="preserve"> plataforma eletrónica de tramitação dos procedimentos de licenciamento,</w:t>
      </w:r>
      <w:r w:rsidR="009D5B10" w:rsidRPr="00F9467A">
        <w:rPr>
          <w:rFonts w:ascii="Garamond" w:hAnsi="Garamond"/>
          <w:color w:val="000000" w:themeColor="text1"/>
          <w:szCs w:val="24"/>
        </w:rPr>
        <w:t xml:space="preserve"> </w:t>
      </w:r>
      <w:r w:rsidR="003F1B6E" w:rsidRPr="00F9467A">
        <w:rPr>
          <w:rFonts w:ascii="Garamond" w:hAnsi="Garamond"/>
          <w:color w:val="000000" w:themeColor="text1"/>
          <w:szCs w:val="24"/>
        </w:rPr>
        <w:t>disponibilizada</w:t>
      </w:r>
      <w:r w:rsidR="009D5B10" w:rsidRPr="00F9467A">
        <w:rPr>
          <w:rFonts w:ascii="Garamond" w:hAnsi="Garamond"/>
          <w:color w:val="000000" w:themeColor="text1"/>
          <w:szCs w:val="24"/>
        </w:rPr>
        <w:t xml:space="preserve"> no </w:t>
      </w:r>
      <w:r w:rsidR="008E16C4" w:rsidRPr="00F9467A">
        <w:rPr>
          <w:rFonts w:ascii="Garamond" w:hAnsi="Garamond"/>
          <w:color w:val="000000" w:themeColor="text1"/>
          <w:szCs w:val="24"/>
        </w:rPr>
        <w:t>p</w:t>
      </w:r>
      <w:r w:rsidR="00BF4709" w:rsidRPr="00F9467A">
        <w:rPr>
          <w:rFonts w:ascii="Garamond" w:hAnsi="Garamond"/>
          <w:color w:val="000000" w:themeColor="text1"/>
          <w:szCs w:val="24"/>
        </w:rPr>
        <w:t xml:space="preserve">ortal </w:t>
      </w:r>
      <w:r w:rsidR="00D5273C" w:rsidRPr="00F9467A">
        <w:rPr>
          <w:rFonts w:ascii="Garamond" w:hAnsi="Garamond"/>
          <w:color w:val="000000" w:themeColor="text1"/>
          <w:szCs w:val="24"/>
        </w:rPr>
        <w:t>g</w:t>
      </w:r>
      <w:r w:rsidR="00BF4709" w:rsidRPr="00F9467A">
        <w:rPr>
          <w:rFonts w:ascii="Garamond" w:hAnsi="Garamond"/>
          <w:color w:val="000000" w:themeColor="text1"/>
          <w:szCs w:val="24"/>
        </w:rPr>
        <w:t>ov.</w:t>
      </w:r>
      <w:r w:rsidR="00D5273C" w:rsidRPr="00F9467A">
        <w:rPr>
          <w:rFonts w:ascii="Garamond" w:hAnsi="Garamond"/>
          <w:color w:val="000000" w:themeColor="text1"/>
          <w:szCs w:val="24"/>
        </w:rPr>
        <w:t>pt</w:t>
      </w:r>
      <w:r w:rsidR="00BF4709" w:rsidRPr="00F9467A">
        <w:rPr>
          <w:rFonts w:ascii="Garamond" w:hAnsi="Garamond"/>
          <w:color w:val="000000" w:themeColor="text1"/>
          <w:szCs w:val="24"/>
        </w:rPr>
        <w:t>.</w:t>
      </w:r>
      <w:commentRangeEnd w:id="351"/>
      <w:r w:rsidR="002F7639" w:rsidRPr="00F9467A">
        <w:rPr>
          <w:rStyle w:val="Refdecomentrio"/>
          <w:rFonts w:ascii="Garamond" w:hAnsi="Garamond"/>
          <w:color w:val="000000" w:themeColor="text1"/>
          <w:sz w:val="24"/>
          <w:szCs w:val="24"/>
        </w:rPr>
        <w:commentReference w:id="351"/>
      </w:r>
      <w:commentRangeEnd w:id="352"/>
      <w:r w:rsidRPr="00F9467A">
        <w:rPr>
          <w:rStyle w:val="Refdecomentrio"/>
          <w:rFonts w:ascii="Garamond" w:hAnsi="Garamond"/>
          <w:color w:val="000000" w:themeColor="text1"/>
          <w:sz w:val="24"/>
          <w:szCs w:val="24"/>
        </w:rPr>
        <w:commentReference w:id="352"/>
      </w:r>
    </w:p>
    <w:p w14:paraId="2F6E30CE" w14:textId="7DBD01DB" w:rsidR="007865DE" w:rsidRPr="00F9467A" w:rsidRDefault="006839D5" w:rsidP="00DF7BBF">
      <w:pPr>
        <w:pStyle w:val="PargrafodaLista"/>
        <w:widowControl w:val="0"/>
        <w:numPr>
          <w:ilvl w:val="0"/>
          <w:numId w:val="307"/>
        </w:numPr>
        <w:spacing w:after="120"/>
        <w:ind w:left="426" w:hanging="426"/>
        <w:contextualSpacing w:val="0"/>
        <w:rPr>
          <w:rFonts w:ascii="Garamond" w:hAnsi="Garamond"/>
          <w:color w:val="000000" w:themeColor="text1"/>
          <w:szCs w:val="24"/>
        </w:rPr>
      </w:pPr>
      <w:ins w:id="355" w:author="Maria João Torres" w:date="2026-09-01T11:42:00Z" w16du:dateUtc="2026-09-01T10:42:00Z">
        <w:del w:id="356" w:author="G-MECT" w:date="2026-09-11T22:02:00Z" w16du:dateUtc="2026-09-11T21:02:00Z">
          <w:r w:rsidDel="005F15BE">
            <w:rPr>
              <w:rFonts w:ascii="Garamond" w:hAnsi="Garamond"/>
              <w:color w:val="000000" w:themeColor="text1"/>
              <w:szCs w:val="24"/>
            </w:rPr>
            <w:delText>P</w:delText>
          </w:r>
        </w:del>
      </w:ins>
      <w:r w:rsidR="00BF4709" w:rsidRPr="00F9467A">
        <w:rPr>
          <w:rFonts w:ascii="Garamond" w:hAnsi="Garamond"/>
          <w:color w:val="000000" w:themeColor="text1"/>
          <w:szCs w:val="24"/>
        </w:rPr>
        <w:t>A</w:t>
      </w:r>
      <w:r w:rsidR="003F1B6E" w:rsidRPr="00F9467A">
        <w:rPr>
          <w:rFonts w:ascii="Garamond" w:hAnsi="Garamond"/>
          <w:color w:val="000000" w:themeColor="text1"/>
          <w:szCs w:val="24"/>
        </w:rPr>
        <w:t xml:space="preserve">s </w:t>
      </w:r>
      <w:r w:rsidR="001007A8" w:rsidRPr="00F9467A">
        <w:rPr>
          <w:rFonts w:ascii="Garamond" w:hAnsi="Garamond"/>
          <w:color w:val="000000" w:themeColor="text1"/>
          <w:szCs w:val="24"/>
        </w:rPr>
        <w:t xml:space="preserve">caraterísticas, </w:t>
      </w:r>
      <w:r w:rsidR="00CA36E6" w:rsidRPr="00F9467A">
        <w:rPr>
          <w:rFonts w:ascii="Garamond" w:hAnsi="Garamond"/>
          <w:color w:val="000000" w:themeColor="text1"/>
          <w:szCs w:val="24"/>
        </w:rPr>
        <w:t>funcionalidades</w:t>
      </w:r>
      <w:r w:rsidR="001007A8" w:rsidRPr="00F9467A">
        <w:rPr>
          <w:rFonts w:ascii="Garamond" w:hAnsi="Garamond"/>
          <w:color w:val="000000" w:themeColor="text1"/>
          <w:szCs w:val="24"/>
        </w:rPr>
        <w:t xml:space="preserve"> e mecanismos de tratamento da informação da</w:t>
      </w:r>
      <w:r w:rsidR="00CA36E6" w:rsidRPr="00F9467A">
        <w:rPr>
          <w:rFonts w:ascii="Garamond" w:hAnsi="Garamond"/>
          <w:color w:val="000000" w:themeColor="text1"/>
          <w:szCs w:val="24"/>
        </w:rPr>
        <w:t xml:space="preserve"> </w:t>
      </w:r>
      <w:r w:rsidR="00BF4709" w:rsidRPr="00F9467A">
        <w:rPr>
          <w:rFonts w:ascii="Garamond" w:hAnsi="Garamond"/>
          <w:color w:val="000000" w:themeColor="text1"/>
          <w:szCs w:val="24"/>
        </w:rPr>
        <w:t xml:space="preserve">plataforma referida no número </w:t>
      </w:r>
      <w:r w:rsidR="00E677E0" w:rsidRPr="00F9467A">
        <w:rPr>
          <w:rFonts w:ascii="Garamond" w:hAnsi="Garamond"/>
          <w:color w:val="000000" w:themeColor="text1"/>
          <w:szCs w:val="24"/>
        </w:rPr>
        <w:t xml:space="preserve">anterior </w:t>
      </w:r>
      <w:r w:rsidR="001007A8" w:rsidRPr="00F9467A">
        <w:rPr>
          <w:rFonts w:ascii="Garamond" w:hAnsi="Garamond"/>
          <w:color w:val="000000" w:themeColor="text1"/>
          <w:szCs w:val="24"/>
        </w:rPr>
        <w:t>são regulamentadas por</w:t>
      </w:r>
      <w:r w:rsidR="001F597F" w:rsidRPr="00F9467A">
        <w:rPr>
          <w:rFonts w:ascii="Garamond" w:hAnsi="Garamond"/>
          <w:color w:val="000000" w:themeColor="text1"/>
          <w:szCs w:val="24"/>
        </w:rPr>
        <w:t xml:space="preserve"> portaria dos membros do Governo responsáveis pelas áreas da </w:t>
      </w:r>
      <w:r w:rsidR="00832521" w:rsidRPr="00F9467A">
        <w:rPr>
          <w:rFonts w:ascii="Garamond" w:hAnsi="Garamond"/>
          <w:color w:val="000000" w:themeColor="text1"/>
          <w:szCs w:val="24"/>
        </w:rPr>
        <w:t xml:space="preserve">reforma do Estado, da </w:t>
      </w:r>
      <w:r w:rsidR="001F597F" w:rsidRPr="00F9467A">
        <w:rPr>
          <w:rFonts w:ascii="Garamond" w:hAnsi="Garamond"/>
          <w:color w:val="000000" w:themeColor="text1"/>
          <w:szCs w:val="24"/>
        </w:rPr>
        <w:t>economia, das autarquias locais</w:t>
      </w:r>
      <w:r w:rsidR="001007A8" w:rsidRPr="00F9467A">
        <w:rPr>
          <w:rFonts w:ascii="Garamond" w:hAnsi="Garamond"/>
          <w:color w:val="000000" w:themeColor="text1"/>
          <w:szCs w:val="24"/>
        </w:rPr>
        <w:t xml:space="preserve">, </w:t>
      </w:r>
      <w:r w:rsidR="001F597F" w:rsidRPr="00F9467A">
        <w:rPr>
          <w:rFonts w:ascii="Garamond" w:hAnsi="Garamond"/>
          <w:color w:val="000000" w:themeColor="text1"/>
          <w:szCs w:val="24"/>
        </w:rPr>
        <w:t>do ordenamento do território</w:t>
      </w:r>
      <w:r w:rsidR="00832521" w:rsidRPr="00F9467A">
        <w:rPr>
          <w:rFonts w:ascii="Garamond" w:hAnsi="Garamond"/>
          <w:color w:val="000000" w:themeColor="text1"/>
          <w:szCs w:val="24"/>
        </w:rPr>
        <w:t>, do ambiente e da agricultura</w:t>
      </w:r>
      <w:r w:rsidR="001F597F" w:rsidRPr="00F9467A">
        <w:rPr>
          <w:rFonts w:ascii="Garamond" w:hAnsi="Garamond"/>
          <w:color w:val="000000" w:themeColor="text1"/>
          <w:szCs w:val="24"/>
        </w:rPr>
        <w:t>.</w:t>
      </w:r>
    </w:p>
    <w:p w14:paraId="2BA910AB" w14:textId="24F0D61D" w:rsidR="00CF5F54" w:rsidRPr="00F9467A" w:rsidRDefault="00CF5F54" w:rsidP="00DF7BBF">
      <w:pPr>
        <w:pStyle w:val="PargrafodaLista"/>
        <w:widowControl w:val="0"/>
        <w:numPr>
          <w:ilvl w:val="0"/>
          <w:numId w:val="307"/>
        </w:numPr>
        <w:spacing w:after="120"/>
        <w:ind w:left="426" w:hanging="426"/>
        <w:contextualSpacing w:val="0"/>
        <w:rPr>
          <w:rFonts w:ascii="Garamond" w:hAnsi="Garamond"/>
          <w:color w:val="000000" w:themeColor="text1"/>
          <w:szCs w:val="24"/>
        </w:rPr>
      </w:pPr>
      <w:commentRangeStart w:id="357"/>
      <w:commentRangeStart w:id="358"/>
      <w:r w:rsidRPr="00F9467A">
        <w:rPr>
          <w:rFonts w:ascii="Garamond" w:hAnsi="Garamond"/>
          <w:color w:val="000000" w:themeColor="text1"/>
          <w:szCs w:val="24"/>
        </w:rPr>
        <w:t>Quando o pedido de título digital de atividade económica seja relativo à atividade industrial</w:t>
      </w:r>
      <w:r w:rsidR="00DC1A6A" w:rsidRPr="00F9467A">
        <w:rPr>
          <w:rFonts w:ascii="Garamond" w:hAnsi="Garamond"/>
          <w:color w:val="000000" w:themeColor="text1"/>
          <w:szCs w:val="24"/>
        </w:rPr>
        <w:t xml:space="preserve"> </w:t>
      </w:r>
      <w:r w:rsidR="004563FA" w:rsidRPr="00F9467A">
        <w:rPr>
          <w:rFonts w:ascii="Garamond" w:hAnsi="Garamond"/>
          <w:color w:val="000000" w:themeColor="text1"/>
          <w:szCs w:val="24"/>
        </w:rPr>
        <w:t>ou</w:t>
      </w:r>
      <w:r w:rsidR="00D1417E" w:rsidRPr="00F9467A">
        <w:rPr>
          <w:rFonts w:ascii="Garamond" w:hAnsi="Garamond"/>
          <w:color w:val="000000" w:themeColor="text1"/>
          <w:szCs w:val="24"/>
        </w:rPr>
        <w:t xml:space="preserve"> pecuária e esteja </w:t>
      </w:r>
      <w:r w:rsidR="00DC1A6A" w:rsidRPr="00F9467A">
        <w:rPr>
          <w:rFonts w:ascii="Garamond" w:hAnsi="Garamond"/>
          <w:color w:val="000000" w:themeColor="text1"/>
          <w:szCs w:val="24"/>
        </w:rPr>
        <w:t xml:space="preserve">sujeita a regime ambiental, </w:t>
      </w:r>
      <w:r w:rsidR="00AE34C1" w:rsidRPr="00F9467A">
        <w:rPr>
          <w:rFonts w:ascii="Garamond" w:hAnsi="Garamond"/>
          <w:color w:val="000000" w:themeColor="text1"/>
          <w:szCs w:val="24"/>
        </w:rPr>
        <w:t xml:space="preserve">o procedimento de licenciamento ambiental </w:t>
      </w:r>
      <w:r w:rsidR="00513B46" w:rsidRPr="00F9467A">
        <w:rPr>
          <w:rFonts w:ascii="Garamond" w:hAnsi="Garamond"/>
          <w:color w:val="000000" w:themeColor="text1"/>
          <w:szCs w:val="24"/>
        </w:rPr>
        <w:t>ocorre em simultâneo no LUA, caso em que o documento único de cobrança relativo aos regimes ambientais é efetuado automaticamente</w:t>
      </w:r>
      <w:r w:rsidR="001A26DE" w:rsidRPr="00F9467A">
        <w:rPr>
          <w:rFonts w:ascii="Garamond" w:hAnsi="Garamond"/>
          <w:color w:val="000000" w:themeColor="text1"/>
          <w:szCs w:val="24"/>
        </w:rPr>
        <w:t xml:space="preserve"> pela “Plataforma dos Licenciamentos”.</w:t>
      </w:r>
      <w:commentRangeEnd w:id="357"/>
      <w:r w:rsidR="002F7639" w:rsidRPr="00F9467A">
        <w:rPr>
          <w:rStyle w:val="Refdecomentrio"/>
          <w:rFonts w:ascii="Garamond" w:hAnsi="Garamond"/>
          <w:color w:val="000000" w:themeColor="text1"/>
          <w:sz w:val="24"/>
          <w:szCs w:val="24"/>
        </w:rPr>
        <w:commentReference w:id="357"/>
      </w:r>
      <w:commentRangeEnd w:id="358"/>
      <w:r w:rsidRPr="00F9467A">
        <w:rPr>
          <w:rStyle w:val="Refdecomentrio"/>
          <w:rFonts w:ascii="Garamond" w:hAnsi="Garamond"/>
          <w:color w:val="000000" w:themeColor="text1"/>
          <w:sz w:val="24"/>
          <w:szCs w:val="24"/>
        </w:rPr>
        <w:commentReference w:id="358"/>
      </w:r>
    </w:p>
    <w:p w14:paraId="63A0CD50" w14:textId="77777777" w:rsidR="005B2B5B" w:rsidRPr="00FC7A70" w:rsidRDefault="005B2B5B"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bookmarkStart w:id="359" w:name="_Ref228781350"/>
    </w:p>
    <w:bookmarkEnd w:id="359"/>
    <w:p w14:paraId="71998D73" w14:textId="5DB7A56F" w:rsidR="005B2B5B" w:rsidRPr="00FC7A70" w:rsidRDefault="00DD09D5"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Fases</w:t>
      </w:r>
      <w:r w:rsidR="001279D8" w:rsidRPr="00FC7A70">
        <w:rPr>
          <w:rFonts w:ascii="Garamond" w:eastAsiaTheme="majorEastAsia" w:hAnsi="Garamond" w:cstheme="majorBidi"/>
          <w:color w:val="000000" w:themeColor="text1"/>
          <w:szCs w:val="24"/>
        </w:rPr>
        <w:t xml:space="preserve"> dos p</w:t>
      </w:r>
      <w:r w:rsidR="00E45E38" w:rsidRPr="00FC7A70">
        <w:rPr>
          <w:rFonts w:ascii="Garamond" w:eastAsiaTheme="majorEastAsia" w:hAnsi="Garamond" w:cstheme="majorBidi"/>
          <w:color w:val="000000" w:themeColor="text1"/>
          <w:szCs w:val="24"/>
        </w:rPr>
        <w:t>rocedimentos</w:t>
      </w:r>
    </w:p>
    <w:p w14:paraId="685EE3DC" w14:textId="0040F59C" w:rsidR="005B2B5B" w:rsidRPr="00F9467A" w:rsidRDefault="005B2B5B" w:rsidP="00DF7BBF">
      <w:pPr>
        <w:pStyle w:val="PargrafodaLista"/>
        <w:widowControl w:val="0"/>
        <w:numPr>
          <w:ilvl w:val="0"/>
          <w:numId w:val="308"/>
        </w:numPr>
        <w:spacing w:after="120"/>
        <w:ind w:left="426" w:hanging="426"/>
        <w:contextualSpacing w:val="0"/>
        <w:rPr>
          <w:rFonts w:ascii="Garamond" w:hAnsi="Garamond"/>
          <w:color w:val="000000" w:themeColor="text1"/>
          <w:szCs w:val="24"/>
        </w:rPr>
      </w:pPr>
      <w:r w:rsidRPr="00F9467A">
        <w:rPr>
          <w:rFonts w:ascii="Garamond" w:hAnsi="Garamond"/>
          <w:color w:val="000000" w:themeColor="text1"/>
          <w:szCs w:val="24"/>
        </w:rPr>
        <w:t>O procedimento de comunicação com prazo e vistoria envolve:</w:t>
      </w:r>
    </w:p>
    <w:p w14:paraId="1B586383" w14:textId="00FD92A5" w:rsidR="005B2B5B" w:rsidRPr="00FC7A70" w:rsidRDefault="005B2B5B" w:rsidP="00FF5645">
      <w:pPr>
        <w:pStyle w:val="PargrafodaLista"/>
        <w:widowControl w:val="0"/>
        <w:numPr>
          <w:ilvl w:val="0"/>
          <w:numId w:val="25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apresentação do pedido n</w:t>
      </w:r>
      <w:r w:rsidR="005406FB" w:rsidRPr="00FC7A70">
        <w:rPr>
          <w:rFonts w:ascii="Garamond" w:hAnsi="Garamond"/>
          <w:color w:val="000000" w:themeColor="text1"/>
          <w:szCs w:val="24"/>
        </w:rPr>
        <w:t>a</w:t>
      </w:r>
      <w:r w:rsidRPr="00FC7A70">
        <w:rPr>
          <w:rFonts w:ascii="Garamond" w:hAnsi="Garamond"/>
          <w:color w:val="000000" w:themeColor="text1"/>
          <w:szCs w:val="24"/>
        </w:rPr>
        <w:t xml:space="preserve"> </w:t>
      </w:r>
      <w:commentRangeStart w:id="360"/>
      <w:commentRangeStart w:id="361"/>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w:t>
      </w:r>
      <w:commentRangeEnd w:id="360"/>
      <w:r w:rsidR="002F7639" w:rsidRPr="00FC7A70">
        <w:rPr>
          <w:rStyle w:val="Refdecomentrio"/>
          <w:rFonts w:ascii="Garamond" w:hAnsi="Garamond"/>
          <w:color w:val="000000" w:themeColor="text1"/>
          <w:sz w:val="24"/>
          <w:szCs w:val="24"/>
        </w:rPr>
        <w:commentReference w:id="360"/>
      </w:r>
      <w:commentRangeEnd w:id="361"/>
      <w:r w:rsidRPr="00FC7A70">
        <w:rPr>
          <w:rStyle w:val="Refdecomentrio"/>
          <w:rFonts w:ascii="Garamond" w:hAnsi="Garamond"/>
          <w:color w:val="000000" w:themeColor="text1"/>
          <w:sz w:val="24"/>
          <w:szCs w:val="24"/>
        </w:rPr>
        <w:commentReference w:id="361"/>
      </w:r>
    </w:p>
    <w:p w14:paraId="28EE6458" w14:textId="77777777" w:rsidR="005B2B5B" w:rsidRPr="00FC7A70" w:rsidRDefault="005B2B5B" w:rsidP="00FF5645">
      <w:pPr>
        <w:widowControl w:val="0"/>
        <w:numPr>
          <w:ilvl w:val="0"/>
          <w:numId w:val="25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obtenção das licenças, autorizações, aprovações, registos, pareceres ou outros atos permissivos pelas entidades públicas consultadas; </w:t>
      </w:r>
    </w:p>
    <w:p w14:paraId="36429BCD" w14:textId="5FADAB4F" w:rsidR="0020742E" w:rsidRPr="00FC7A70" w:rsidRDefault="0020742E" w:rsidP="00FF5645">
      <w:pPr>
        <w:widowControl w:val="0"/>
        <w:numPr>
          <w:ilvl w:val="0"/>
          <w:numId w:val="25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w:t>
      </w:r>
      <w:r w:rsidR="00C61373" w:rsidRPr="00FC7A70">
        <w:rPr>
          <w:rFonts w:ascii="Garamond" w:hAnsi="Garamond"/>
          <w:color w:val="000000" w:themeColor="text1"/>
          <w:szCs w:val="24"/>
        </w:rPr>
        <w:t>emissão</w:t>
      </w:r>
      <w:r w:rsidRPr="00FC7A70">
        <w:rPr>
          <w:rFonts w:ascii="Garamond" w:hAnsi="Garamond"/>
          <w:color w:val="000000" w:themeColor="text1"/>
          <w:szCs w:val="24"/>
        </w:rPr>
        <w:t xml:space="preserve"> do comprovativo de conformidade;</w:t>
      </w:r>
    </w:p>
    <w:p w14:paraId="5C8C4FF2" w14:textId="5FE03883" w:rsidR="005B2B5B" w:rsidRPr="00FC7A70" w:rsidRDefault="005B2B5B" w:rsidP="00FF5645">
      <w:pPr>
        <w:widowControl w:val="0"/>
        <w:numPr>
          <w:ilvl w:val="0"/>
          <w:numId w:val="255"/>
        </w:numPr>
        <w:spacing w:after="120"/>
        <w:ind w:left="851" w:hanging="284"/>
        <w:rPr>
          <w:rFonts w:ascii="Garamond" w:hAnsi="Garamond"/>
          <w:color w:val="000000" w:themeColor="text1"/>
          <w:szCs w:val="24"/>
        </w:rPr>
      </w:pPr>
      <w:r w:rsidRPr="00FC7A70">
        <w:rPr>
          <w:rFonts w:ascii="Garamond" w:hAnsi="Garamond"/>
          <w:color w:val="000000" w:themeColor="text1"/>
          <w:szCs w:val="24"/>
        </w:rPr>
        <w:t>A realização de vistoria;</w:t>
      </w:r>
    </w:p>
    <w:p w14:paraId="23FF730D" w14:textId="7472FEB7" w:rsidR="0020742E" w:rsidRPr="00FC7A70" w:rsidRDefault="0020742E" w:rsidP="00FF5645">
      <w:pPr>
        <w:widowControl w:val="0"/>
        <w:numPr>
          <w:ilvl w:val="0"/>
          <w:numId w:val="255"/>
        </w:numPr>
        <w:spacing w:after="120"/>
        <w:ind w:left="851" w:hanging="284"/>
        <w:rPr>
          <w:rFonts w:ascii="Garamond" w:hAnsi="Garamond"/>
          <w:color w:val="000000" w:themeColor="text1"/>
          <w:szCs w:val="24"/>
        </w:rPr>
      </w:pPr>
      <w:r w:rsidRPr="00FC7A70">
        <w:rPr>
          <w:rFonts w:ascii="Garamond" w:hAnsi="Garamond"/>
          <w:color w:val="000000" w:themeColor="text1"/>
          <w:szCs w:val="24"/>
        </w:rPr>
        <w:t>A decisão; e</w:t>
      </w:r>
    </w:p>
    <w:p w14:paraId="0DE3D7CD" w14:textId="0D0F6E19" w:rsidR="005B2B5B" w:rsidRPr="00FC7A70" w:rsidRDefault="005B2B5B" w:rsidP="00FF5645">
      <w:pPr>
        <w:widowControl w:val="0"/>
        <w:numPr>
          <w:ilvl w:val="0"/>
          <w:numId w:val="255"/>
        </w:numPr>
        <w:spacing w:after="120"/>
        <w:ind w:left="851" w:hanging="284"/>
        <w:rPr>
          <w:rFonts w:ascii="Garamond" w:hAnsi="Garamond"/>
          <w:color w:val="000000" w:themeColor="text1"/>
          <w:szCs w:val="24"/>
        </w:rPr>
      </w:pPr>
      <w:r w:rsidRPr="00FC7A70">
        <w:rPr>
          <w:rFonts w:ascii="Garamond" w:hAnsi="Garamond"/>
          <w:color w:val="000000" w:themeColor="text1"/>
          <w:szCs w:val="24"/>
        </w:rPr>
        <w:t>A emissão de um título digital de atividade económica.</w:t>
      </w:r>
    </w:p>
    <w:p w14:paraId="78DA81A0" w14:textId="1E85321A" w:rsidR="005B2B5B" w:rsidRPr="00FC7A70" w:rsidRDefault="005B2B5B" w:rsidP="00DF7BBF">
      <w:pPr>
        <w:pStyle w:val="PargrafodaLista"/>
        <w:widowControl w:val="0"/>
        <w:numPr>
          <w:ilvl w:val="0"/>
          <w:numId w:val="30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procedimento de comunicação com prazo envolve:</w:t>
      </w:r>
    </w:p>
    <w:p w14:paraId="71ABD321" w14:textId="709F8BB6" w:rsidR="005B2B5B" w:rsidRPr="00FC7A70" w:rsidRDefault="005B2B5B" w:rsidP="00FF5645">
      <w:pPr>
        <w:pStyle w:val="PargrafodaLista"/>
        <w:widowControl w:val="0"/>
        <w:numPr>
          <w:ilvl w:val="0"/>
          <w:numId w:val="20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apresentação do pedido n</w:t>
      </w:r>
      <w:r w:rsidR="00863157"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w:t>
      </w:r>
    </w:p>
    <w:p w14:paraId="6B70D4AC" w14:textId="77777777" w:rsidR="0020742E" w:rsidRPr="00FC7A70" w:rsidRDefault="005B2B5B" w:rsidP="00FF5645">
      <w:pPr>
        <w:pStyle w:val="PargrafodaLista"/>
        <w:widowControl w:val="0"/>
        <w:numPr>
          <w:ilvl w:val="0"/>
          <w:numId w:val="20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 obtenção das licenças, autorizações, aprovações, registos, pareceres ou outros atos permissivos pelas entidades públicas consultadas; </w:t>
      </w:r>
    </w:p>
    <w:p w14:paraId="67CF8A81" w14:textId="65C88B9F" w:rsidR="005B2B5B" w:rsidRPr="00FC7A70" w:rsidRDefault="0020742E" w:rsidP="00FF5645">
      <w:pPr>
        <w:pStyle w:val="PargrafodaLista"/>
        <w:widowControl w:val="0"/>
        <w:numPr>
          <w:ilvl w:val="0"/>
          <w:numId w:val="200"/>
        </w:numPr>
        <w:spacing w:after="120"/>
        <w:ind w:left="851" w:hanging="284"/>
        <w:contextualSpacing w:val="0"/>
        <w:rPr>
          <w:rFonts w:ascii="Garamond" w:hAnsi="Garamond"/>
          <w:color w:val="000000" w:themeColor="text1"/>
          <w:szCs w:val="24"/>
        </w:rPr>
      </w:pPr>
      <w:commentRangeStart w:id="362"/>
      <w:commentRangeStart w:id="363"/>
      <w:r w:rsidRPr="00FC7A70">
        <w:rPr>
          <w:rFonts w:ascii="Garamond" w:hAnsi="Garamond"/>
          <w:color w:val="000000" w:themeColor="text1"/>
          <w:szCs w:val="24"/>
        </w:rPr>
        <w:t>A decisão</w:t>
      </w:r>
      <w:commentRangeEnd w:id="362"/>
      <w:r w:rsidR="002F7639" w:rsidRPr="00FC7A70">
        <w:rPr>
          <w:rStyle w:val="Refdecomentrio"/>
          <w:rFonts w:ascii="Garamond" w:hAnsi="Garamond"/>
          <w:color w:val="000000" w:themeColor="text1"/>
          <w:sz w:val="24"/>
          <w:szCs w:val="24"/>
        </w:rPr>
        <w:commentReference w:id="362"/>
      </w:r>
      <w:commentRangeEnd w:id="363"/>
      <w:r w:rsidRPr="00FC7A70">
        <w:rPr>
          <w:rStyle w:val="Refdecomentrio"/>
          <w:rFonts w:ascii="Garamond" w:hAnsi="Garamond"/>
          <w:color w:val="000000" w:themeColor="text1"/>
          <w:sz w:val="24"/>
          <w:szCs w:val="24"/>
        </w:rPr>
        <w:commentReference w:id="363"/>
      </w:r>
      <w:r w:rsidRPr="00FC7A70">
        <w:rPr>
          <w:rFonts w:ascii="Garamond" w:hAnsi="Garamond"/>
          <w:color w:val="000000" w:themeColor="text1"/>
          <w:szCs w:val="24"/>
        </w:rPr>
        <w:t xml:space="preserve">; </w:t>
      </w:r>
      <w:r w:rsidR="005B2B5B" w:rsidRPr="00FC7A70">
        <w:rPr>
          <w:rFonts w:ascii="Garamond" w:hAnsi="Garamond"/>
          <w:color w:val="000000" w:themeColor="text1"/>
          <w:szCs w:val="24"/>
        </w:rPr>
        <w:t>e</w:t>
      </w:r>
    </w:p>
    <w:p w14:paraId="200157E6" w14:textId="77777777" w:rsidR="005B2B5B" w:rsidRPr="00FC7A70" w:rsidRDefault="005B2B5B" w:rsidP="00FF5645">
      <w:pPr>
        <w:widowControl w:val="0"/>
        <w:numPr>
          <w:ilvl w:val="0"/>
          <w:numId w:val="200"/>
        </w:numPr>
        <w:spacing w:after="120"/>
        <w:ind w:left="851" w:hanging="284"/>
        <w:rPr>
          <w:rFonts w:ascii="Garamond" w:hAnsi="Garamond"/>
          <w:color w:val="000000" w:themeColor="text1"/>
          <w:szCs w:val="24"/>
        </w:rPr>
      </w:pPr>
      <w:r w:rsidRPr="00FC7A70">
        <w:rPr>
          <w:rFonts w:ascii="Garamond" w:hAnsi="Garamond"/>
          <w:color w:val="000000" w:themeColor="text1"/>
          <w:szCs w:val="24"/>
        </w:rPr>
        <w:t>A emissão de um título digital de atividade económica.</w:t>
      </w:r>
    </w:p>
    <w:p w14:paraId="6E95CEA5" w14:textId="479CB9F6" w:rsidR="005B2B5B" w:rsidRPr="00FC7A70" w:rsidRDefault="005B2B5B" w:rsidP="00DF7BBF">
      <w:pPr>
        <w:pStyle w:val="PargrafodaLista"/>
        <w:widowControl w:val="0"/>
        <w:numPr>
          <w:ilvl w:val="0"/>
          <w:numId w:val="30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procedimento de comunicação prévia envolve:</w:t>
      </w:r>
    </w:p>
    <w:p w14:paraId="042583B6" w14:textId="5FB8345C" w:rsidR="005B2B5B" w:rsidRPr="00FC7A70" w:rsidRDefault="005B2B5B" w:rsidP="00FF5645">
      <w:pPr>
        <w:pStyle w:val="PargrafodaLista"/>
        <w:widowControl w:val="0"/>
        <w:numPr>
          <w:ilvl w:val="0"/>
          <w:numId w:val="18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apresentação da comunicação prévia n</w:t>
      </w:r>
      <w:r w:rsidR="00863157"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e</w:t>
      </w:r>
    </w:p>
    <w:p w14:paraId="634791DA" w14:textId="0140CB68" w:rsidR="00C26705" w:rsidRPr="00FC7A70" w:rsidRDefault="00C26705" w:rsidP="00FF5645">
      <w:pPr>
        <w:pStyle w:val="PargrafodaLista"/>
        <w:widowControl w:val="0"/>
        <w:numPr>
          <w:ilvl w:val="0"/>
          <w:numId w:val="18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dec</w:t>
      </w:r>
      <w:r w:rsidR="0020742E" w:rsidRPr="00FC7A70">
        <w:rPr>
          <w:rFonts w:ascii="Garamond" w:hAnsi="Garamond"/>
          <w:color w:val="000000" w:themeColor="text1"/>
          <w:szCs w:val="24"/>
        </w:rPr>
        <w:t>isão;</w:t>
      </w:r>
    </w:p>
    <w:p w14:paraId="2E3A82A8" w14:textId="1DB92831" w:rsidR="005B2B5B" w:rsidRPr="00FC7A70" w:rsidRDefault="005B2B5B" w:rsidP="00FF5645">
      <w:pPr>
        <w:pStyle w:val="PargrafodaLista"/>
        <w:widowControl w:val="0"/>
        <w:numPr>
          <w:ilvl w:val="0"/>
          <w:numId w:val="18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emissão de um título digital de atividade económica.</w:t>
      </w:r>
    </w:p>
    <w:p w14:paraId="7360963E" w14:textId="77777777" w:rsidR="00E45E38" w:rsidRPr="00FC7A70" w:rsidRDefault="00E45E38" w:rsidP="00DF7BBF">
      <w:pPr>
        <w:widowControl w:val="0"/>
        <w:spacing w:after="120"/>
        <w:rPr>
          <w:rFonts w:ascii="Garamond" w:hAnsi="Garamond"/>
          <w:color w:val="000000" w:themeColor="text1"/>
          <w:szCs w:val="24"/>
        </w:rPr>
      </w:pPr>
    </w:p>
    <w:p w14:paraId="340BC076" w14:textId="77777777" w:rsidR="00E45E38" w:rsidRPr="00FC7A70" w:rsidRDefault="00E45E38"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3408DD8" w14:textId="77777777" w:rsidR="00E45E38" w:rsidRPr="00FC7A70" w:rsidRDefault="00E45E38"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Prazos</w:t>
      </w:r>
    </w:p>
    <w:p w14:paraId="6E8E8337" w14:textId="3D75E11E" w:rsidR="00E45E38" w:rsidRPr="001B2F30" w:rsidRDefault="00E45E38" w:rsidP="00DF7BBF">
      <w:pPr>
        <w:pStyle w:val="PargrafodaLista"/>
        <w:widowControl w:val="0"/>
        <w:numPr>
          <w:ilvl w:val="0"/>
          <w:numId w:val="309"/>
        </w:numPr>
        <w:spacing w:after="120"/>
        <w:ind w:left="426" w:hanging="426"/>
        <w:contextualSpacing w:val="0"/>
        <w:rPr>
          <w:rFonts w:ascii="Garamond" w:hAnsi="Garamond"/>
          <w:color w:val="000000" w:themeColor="text1"/>
          <w:szCs w:val="24"/>
        </w:rPr>
      </w:pPr>
      <w:commentRangeStart w:id="364"/>
      <w:commentRangeStart w:id="365"/>
      <w:r w:rsidRPr="001B2F30">
        <w:rPr>
          <w:rFonts w:ascii="Garamond" w:hAnsi="Garamond"/>
          <w:color w:val="000000" w:themeColor="text1"/>
          <w:szCs w:val="24"/>
        </w:rPr>
        <w:t xml:space="preserve">Os prazos previstos no </w:t>
      </w:r>
      <w:del w:id="366" w:author="Maria João Torres" w:date="2026-09-11T14:01:00Z" w16du:dateUtc="2026-09-11T13:01:00Z">
        <w:r w:rsidRPr="001B2F30">
          <w:rPr>
            <w:rFonts w:ascii="Garamond" w:hAnsi="Garamond"/>
            <w:color w:val="000000" w:themeColor="text1"/>
            <w:szCs w:val="24"/>
          </w:rPr>
          <w:delText>presente diploma</w:delText>
        </w:r>
      </w:del>
      <w:ins w:id="367" w:author="Maria João Torres" w:date="2026-09-11T14:01:00Z" w16du:dateUtc="2026-09-11T13:01:00Z">
        <w:r w:rsidR="00AA1A5A">
          <w:rPr>
            <w:rFonts w:ascii="Garamond" w:hAnsi="Garamond"/>
            <w:color w:val="000000" w:themeColor="text1"/>
            <w:szCs w:val="24"/>
          </w:rPr>
          <w:t>presente decreto-lei</w:t>
        </w:r>
      </w:ins>
      <w:r w:rsidRPr="001B2F30">
        <w:rPr>
          <w:rFonts w:ascii="Garamond" w:hAnsi="Garamond"/>
          <w:color w:val="000000" w:themeColor="text1"/>
          <w:szCs w:val="24"/>
        </w:rPr>
        <w:t xml:space="preserve"> são contados nos termos do Código do Procedimento Administrativo (CPA).</w:t>
      </w:r>
      <w:commentRangeEnd w:id="364"/>
      <w:r w:rsidR="002F7639" w:rsidRPr="001B2F30">
        <w:rPr>
          <w:rStyle w:val="Refdecomentrio"/>
          <w:rFonts w:ascii="Garamond" w:hAnsi="Garamond"/>
          <w:color w:val="000000" w:themeColor="text1"/>
          <w:sz w:val="24"/>
          <w:szCs w:val="24"/>
        </w:rPr>
        <w:commentReference w:id="364"/>
      </w:r>
      <w:commentRangeEnd w:id="365"/>
      <w:r w:rsidRPr="001B2F30">
        <w:rPr>
          <w:rStyle w:val="Refdecomentrio"/>
          <w:rFonts w:ascii="Garamond" w:hAnsi="Garamond"/>
          <w:color w:val="000000" w:themeColor="text1"/>
          <w:sz w:val="24"/>
          <w:szCs w:val="24"/>
        </w:rPr>
        <w:commentReference w:id="365"/>
      </w:r>
    </w:p>
    <w:p w14:paraId="6C4CB676" w14:textId="6E4A12BD" w:rsidR="00E45E38" w:rsidRPr="001B2F30" w:rsidRDefault="00E45E38" w:rsidP="00DF7BBF">
      <w:pPr>
        <w:pStyle w:val="PargrafodaLista"/>
        <w:widowControl w:val="0"/>
        <w:numPr>
          <w:ilvl w:val="0"/>
          <w:numId w:val="309"/>
        </w:numPr>
        <w:spacing w:after="120"/>
        <w:ind w:left="426" w:hanging="426"/>
        <w:contextualSpacing w:val="0"/>
        <w:rPr>
          <w:rFonts w:ascii="Garamond" w:hAnsi="Garamond"/>
          <w:color w:val="000000" w:themeColor="text1"/>
          <w:szCs w:val="24"/>
        </w:rPr>
      </w:pPr>
      <w:r w:rsidRPr="001B2F30">
        <w:rPr>
          <w:rFonts w:ascii="Garamond" w:hAnsi="Garamond"/>
          <w:color w:val="000000" w:themeColor="text1"/>
          <w:szCs w:val="24"/>
        </w:rPr>
        <w:t xml:space="preserve">Para efeitos do </w:t>
      </w:r>
      <w:del w:id="368" w:author="Maria João Torres" w:date="2026-09-11T14:01:00Z" w16du:dateUtc="2026-09-11T13:01:00Z">
        <w:r w:rsidRPr="001B2F30">
          <w:rPr>
            <w:rFonts w:ascii="Garamond" w:hAnsi="Garamond"/>
            <w:color w:val="000000" w:themeColor="text1"/>
            <w:szCs w:val="24"/>
          </w:rPr>
          <w:delText>presente diploma</w:delText>
        </w:r>
      </w:del>
      <w:ins w:id="369" w:author="Maria João Torres" w:date="2026-09-11T14:01:00Z" w16du:dateUtc="2026-09-11T13:01:00Z">
        <w:r w:rsidR="00AA1A5A">
          <w:rPr>
            <w:rFonts w:ascii="Garamond" w:hAnsi="Garamond"/>
            <w:color w:val="000000" w:themeColor="text1"/>
            <w:szCs w:val="24"/>
          </w:rPr>
          <w:t>presente decreto-lei</w:t>
        </w:r>
      </w:ins>
      <w:r w:rsidRPr="001B2F30">
        <w:rPr>
          <w:rFonts w:ascii="Garamond" w:hAnsi="Garamond"/>
          <w:color w:val="000000" w:themeColor="text1"/>
          <w:szCs w:val="24"/>
        </w:rPr>
        <w:t xml:space="preserve">: </w:t>
      </w:r>
    </w:p>
    <w:p w14:paraId="5600B2D8" w14:textId="77777777" w:rsidR="00E45E38" w:rsidRPr="00FC7A70" w:rsidRDefault="00E45E38" w:rsidP="00FF5645">
      <w:pPr>
        <w:widowControl w:val="0"/>
        <w:numPr>
          <w:ilvl w:val="0"/>
          <w:numId w:val="4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Os prazos nele estabelecidos prevalecem sobre quaisquer outros prazos previstos em normas legais ou regulamentares de outros regimes procedimentais; </w:t>
      </w:r>
    </w:p>
    <w:p w14:paraId="73D9EA8C" w14:textId="37E4D202" w:rsidR="00E45E38" w:rsidRPr="00FC7A70" w:rsidRDefault="00E45E38" w:rsidP="00FF5645">
      <w:pPr>
        <w:widowControl w:val="0"/>
        <w:numPr>
          <w:ilvl w:val="0"/>
          <w:numId w:val="46"/>
        </w:numPr>
        <w:spacing w:after="120"/>
        <w:ind w:left="851" w:hanging="284"/>
        <w:rPr>
          <w:rFonts w:ascii="Garamond" w:hAnsi="Garamond"/>
          <w:color w:val="000000" w:themeColor="text1"/>
          <w:szCs w:val="24"/>
        </w:rPr>
      </w:pPr>
      <w:r w:rsidRPr="00FC7A70">
        <w:rPr>
          <w:rFonts w:ascii="Garamond" w:hAnsi="Garamond"/>
          <w:color w:val="000000" w:themeColor="text1"/>
          <w:szCs w:val="24"/>
        </w:rPr>
        <w:t>Os prazos previstos no anexo III não são cumulativos, prevalecendo, no caso de serem aplicáveis dois ou mais regimes, o prazo decisório máximo mais longo</w:t>
      </w:r>
      <w:r w:rsidR="00EF6E14" w:rsidRPr="00FC7A70">
        <w:rPr>
          <w:rFonts w:ascii="Garamond" w:hAnsi="Garamond"/>
          <w:color w:val="000000" w:themeColor="text1"/>
          <w:szCs w:val="24"/>
        </w:rPr>
        <w:t>, no caso de o requerente optar pela submissão integrada dos pedidos.</w:t>
      </w:r>
    </w:p>
    <w:p w14:paraId="0A07F426" w14:textId="2ABDCA82" w:rsidR="00E45E38" w:rsidRPr="00FC7A70" w:rsidRDefault="00730348" w:rsidP="00DF7BBF">
      <w:pPr>
        <w:pStyle w:val="PargrafodaLista"/>
        <w:widowControl w:val="0"/>
        <w:numPr>
          <w:ilvl w:val="0"/>
          <w:numId w:val="309"/>
        </w:numPr>
        <w:spacing w:after="120"/>
        <w:ind w:left="426" w:hanging="426"/>
        <w:contextualSpacing w:val="0"/>
        <w:rPr>
          <w:rFonts w:ascii="Garamond" w:hAnsi="Garamond"/>
          <w:color w:val="000000" w:themeColor="text1"/>
          <w:szCs w:val="24"/>
        </w:rPr>
      </w:pPr>
      <w:commentRangeStart w:id="370"/>
      <w:commentRangeStart w:id="371"/>
      <w:r w:rsidRPr="00FC7A70">
        <w:rPr>
          <w:rFonts w:ascii="Garamond" w:hAnsi="Garamond"/>
          <w:color w:val="000000" w:themeColor="text1"/>
          <w:szCs w:val="24"/>
        </w:rPr>
        <w:t>Sem prejuízo do disposto na legislação ambiental, q</w:t>
      </w:r>
      <w:r w:rsidR="00E45E38" w:rsidRPr="00FC7A70">
        <w:rPr>
          <w:rFonts w:ascii="Garamond" w:hAnsi="Garamond"/>
          <w:color w:val="000000" w:themeColor="text1"/>
          <w:szCs w:val="24"/>
        </w:rPr>
        <w:t xml:space="preserve">uando tenham sido solicitados elementos ou informações adicionais, a contagem dos prazos previstos nos procedimentos do </w:t>
      </w:r>
      <w:del w:id="372" w:author="Maria João Torres" w:date="2026-09-11T14:01:00Z" w16du:dateUtc="2026-09-11T13:01:00Z">
        <w:r w:rsidR="00E45E38" w:rsidRPr="00FC7A70">
          <w:rPr>
            <w:rFonts w:ascii="Garamond" w:hAnsi="Garamond"/>
            <w:color w:val="000000" w:themeColor="text1"/>
            <w:szCs w:val="24"/>
          </w:rPr>
          <w:delText>presente diploma</w:delText>
        </w:r>
      </w:del>
      <w:ins w:id="373" w:author="Maria João Torres" w:date="2026-09-11T14:01:00Z" w16du:dateUtc="2026-09-11T13:01:00Z">
        <w:r w:rsidR="00AA1A5A">
          <w:rPr>
            <w:rFonts w:ascii="Garamond" w:hAnsi="Garamond"/>
            <w:color w:val="000000" w:themeColor="text1"/>
            <w:szCs w:val="24"/>
          </w:rPr>
          <w:t>presente decreto-lei</w:t>
        </w:r>
      </w:ins>
      <w:r w:rsidR="00E45E38" w:rsidRPr="00FC7A70">
        <w:rPr>
          <w:rFonts w:ascii="Garamond" w:hAnsi="Garamond"/>
          <w:color w:val="000000" w:themeColor="text1"/>
          <w:szCs w:val="24"/>
        </w:rPr>
        <w:t xml:space="preserve"> só se suspende a partir do sétimo dia após a sua receção pelo </w:t>
      </w:r>
      <w:r w:rsidR="00D87987" w:rsidRPr="00FC7A70">
        <w:rPr>
          <w:rFonts w:ascii="Garamond" w:hAnsi="Garamond"/>
          <w:color w:val="000000" w:themeColor="text1"/>
          <w:szCs w:val="24"/>
        </w:rPr>
        <w:t xml:space="preserve">requerente </w:t>
      </w:r>
      <w:r w:rsidR="00E45E38" w:rsidRPr="00FC7A70">
        <w:rPr>
          <w:rFonts w:ascii="Garamond" w:hAnsi="Garamond"/>
          <w:color w:val="000000" w:themeColor="text1"/>
          <w:szCs w:val="24"/>
        </w:rPr>
        <w:t xml:space="preserve">sem que este o cumpra. </w:t>
      </w:r>
      <w:commentRangeEnd w:id="370"/>
      <w:r w:rsidR="002F7639" w:rsidRPr="00FC7A70">
        <w:rPr>
          <w:rStyle w:val="Refdecomentrio"/>
          <w:rFonts w:ascii="Garamond" w:hAnsi="Garamond"/>
          <w:color w:val="000000" w:themeColor="text1"/>
          <w:sz w:val="24"/>
          <w:szCs w:val="24"/>
        </w:rPr>
        <w:commentReference w:id="370"/>
      </w:r>
      <w:commentRangeEnd w:id="371"/>
      <w:r w:rsidRPr="00FC7A70">
        <w:rPr>
          <w:rStyle w:val="Refdecomentrio"/>
          <w:rFonts w:ascii="Garamond" w:hAnsi="Garamond"/>
          <w:color w:val="000000" w:themeColor="text1"/>
          <w:sz w:val="24"/>
          <w:szCs w:val="24"/>
        </w:rPr>
        <w:commentReference w:id="371"/>
      </w:r>
    </w:p>
    <w:p w14:paraId="6E2E0FDF" w14:textId="4E0E9BCB" w:rsidR="00E45E38" w:rsidRPr="00FC7A70" w:rsidRDefault="00E45E38" w:rsidP="00DF7BBF">
      <w:pPr>
        <w:pStyle w:val="PargrafodaLista"/>
        <w:widowControl w:val="0"/>
        <w:numPr>
          <w:ilvl w:val="0"/>
          <w:numId w:val="309"/>
        </w:numPr>
        <w:spacing w:after="120"/>
        <w:ind w:left="426" w:hanging="426"/>
        <w:contextualSpacing w:val="0"/>
        <w:rPr>
          <w:rFonts w:ascii="Garamond" w:hAnsi="Garamond"/>
          <w:color w:val="000000" w:themeColor="text1"/>
          <w:szCs w:val="24"/>
        </w:rPr>
      </w:pPr>
      <w:commentRangeStart w:id="374"/>
      <w:commentRangeStart w:id="375"/>
      <w:r w:rsidRPr="00FC7A70">
        <w:rPr>
          <w:rFonts w:ascii="Garamond" w:hAnsi="Garamond"/>
          <w:color w:val="000000" w:themeColor="text1"/>
          <w:szCs w:val="24"/>
        </w:rPr>
        <w:t>Os prazos previstos no</w:t>
      </w:r>
      <w:r w:rsidR="003D3B39" w:rsidRPr="00FC7A70">
        <w:rPr>
          <w:rFonts w:ascii="Garamond" w:hAnsi="Garamond"/>
          <w:color w:val="000000" w:themeColor="text1"/>
          <w:szCs w:val="24"/>
        </w:rPr>
        <w:t xml:space="preserve"> </w:t>
      </w:r>
      <w:del w:id="376" w:author="Maria João Torres" w:date="2026-09-11T14:01:00Z" w16du:dateUtc="2026-09-11T13:01:00Z">
        <w:r w:rsidR="003D3B39" w:rsidRPr="00FC7A70">
          <w:rPr>
            <w:rFonts w:ascii="Garamond" w:hAnsi="Garamond"/>
            <w:color w:val="000000" w:themeColor="text1"/>
            <w:szCs w:val="24"/>
          </w:rPr>
          <w:delText>presente diploma</w:delText>
        </w:r>
      </w:del>
      <w:ins w:id="377" w:author="Maria João Torres" w:date="2026-09-11T14:01:00Z" w16du:dateUtc="2026-09-11T13:01:00Z">
        <w:r w:rsidR="00AA1A5A">
          <w:rPr>
            <w:rFonts w:ascii="Garamond" w:hAnsi="Garamond"/>
            <w:color w:val="000000" w:themeColor="text1"/>
            <w:szCs w:val="24"/>
          </w:rPr>
          <w:t>presente decreto-lei</w:t>
        </w:r>
      </w:ins>
      <w:r w:rsidR="003D3B39" w:rsidRPr="00FC7A70">
        <w:rPr>
          <w:rFonts w:ascii="Garamond" w:hAnsi="Garamond"/>
          <w:color w:val="000000" w:themeColor="text1"/>
          <w:szCs w:val="24"/>
        </w:rPr>
        <w:t xml:space="preserve"> e no</w:t>
      </w:r>
      <w:r w:rsidRPr="00FC7A70">
        <w:rPr>
          <w:rFonts w:ascii="Garamond" w:hAnsi="Garamond"/>
          <w:color w:val="000000" w:themeColor="text1"/>
          <w:szCs w:val="24"/>
        </w:rPr>
        <w:t xml:space="preserve"> anexo III não prejudicam a aplicação de prazos reduzidos definidos em cronograma de projeto </w:t>
      </w:r>
      <w:r w:rsidR="006E0A71" w:rsidRPr="00FC7A70">
        <w:rPr>
          <w:rFonts w:ascii="Garamond" w:hAnsi="Garamond"/>
          <w:color w:val="000000" w:themeColor="text1"/>
          <w:szCs w:val="24"/>
        </w:rPr>
        <w:t xml:space="preserve">reconhecido como </w:t>
      </w:r>
      <w:r w:rsidRPr="00FC7A70">
        <w:rPr>
          <w:rFonts w:ascii="Garamond" w:hAnsi="Garamond"/>
          <w:color w:val="000000" w:themeColor="text1"/>
          <w:szCs w:val="24"/>
        </w:rPr>
        <w:t>de potencial interesse nacional</w:t>
      </w:r>
      <w:r w:rsidR="006E0A71" w:rsidRPr="00FC7A70">
        <w:rPr>
          <w:rFonts w:ascii="Garamond" w:hAnsi="Garamond"/>
          <w:color w:val="000000" w:themeColor="text1"/>
          <w:szCs w:val="24"/>
        </w:rPr>
        <w:t xml:space="preserve"> (PIN)</w:t>
      </w:r>
      <w:r w:rsidRPr="00FC7A70">
        <w:rPr>
          <w:rFonts w:ascii="Garamond" w:hAnsi="Garamond"/>
          <w:color w:val="000000" w:themeColor="text1"/>
          <w:szCs w:val="24"/>
        </w:rPr>
        <w:t xml:space="preserve">, nos termos da </w:t>
      </w:r>
      <w:r w:rsidR="007C7B39" w:rsidRPr="00FC7A70">
        <w:rPr>
          <w:rFonts w:ascii="Garamond" w:hAnsi="Garamond"/>
          <w:color w:val="000000" w:themeColor="text1"/>
          <w:szCs w:val="24"/>
        </w:rPr>
        <w:t>legislação aplicável</w:t>
      </w:r>
      <w:r w:rsidRPr="00FC7A70">
        <w:rPr>
          <w:rFonts w:ascii="Garamond" w:hAnsi="Garamond"/>
          <w:color w:val="000000" w:themeColor="text1"/>
          <w:szCs w:val="24"/>
        </w:rPr>
        <w:t>.</w:t>
      </w:r>
      <w:commentRangeEnd w:id="374"/>
      <w:r w:rsidR="002F7639" w:rsidRPr="00FC7A70">
        <w:rPr>
          <w:rStyle w:val="Refdecomentrio"/>
          <w:rFonts w:ascii="Garamond" w:hAnsi="Garamond"/>
          <w:color w:val="000000" w:themeColor="text1"/>
          <w:sz w:val="24"/>
          <w:szCs w:val="24"/>
        </w:rPr>
        <w:commentReference w:id="374"/>
      </w:r>
      <w:commentRangeEnd w:id="375"/>
      <w:r w:rsidRPr="00FC7A70">
        <w:rPr>
          <w:rStyle w:val="Refdecomentrio"/>
          <w:rFonts w:ascii="Garamond" w:hAnsi="Garamond"/>
          <w:color w:val="000000" w:themeColor="text1"/>
          <w:sz w:val="24"/>
          <w:szCs w:val="24"/>
        </w:rPr>
        <w:commentReference w:id="375"/>
      </w:r>
    </w:p>
    <w:p w14:paraId="3AEB50F3" w14:textId="77777777" w:rsidR="001279D8" w:rsidRPr="00FC7A70" w:rsidRDefault="001279D8" w:rsidP="00DF7BBF">
      <w:pPr>
        <w:widowControl w:val="0"/>
        <w:spacing w:after="120"/>
        <w:rPr>
          <w:rFonts w:ascii="Garamond" w:hAnsi="Garamond"/>
          <w:color w:val="000000" w:themeColor="text1"/>
          <w:szCs w:val="24"/>
        </w:rPr>
      </w:pPr>
    </w:p>
    <w:p w14:paraId="0F82C556" w14:textId="669B7598" w:rsidR="00E45E38" w:rsidRPr="00FC7A70" w:rsidRDefault="00E45E38" w:rsidP="00DF7BBF">
      <w:pPr>
        <w:widowControl w:val="0"/>
        <w:spacing w:after="120"/>
        <w:jc w:val="center"/>
        <w:outlineLvl w:val="0"/>
        <w:rPr>
          <w:rFonts w:ascii="Garamond" w:hAnsi="Garamond"/>
          <w:smallCaps/>
          <w:color w:val="000000" w:themeColor="text1"/>
          <w:szCs w:val="24"/>
        </w:rPr>
      </w:pPr>
      <w:commentRangeStart w:id="378"/>
      <w:commentRangeStart w:id="379"/>
      <w:r w:rsidRPr="00FC7A70">
        <w:rPr>
          <w:rFonts w:ascii="Garamond" w:hAnsi="Garamond"/>
          <w:smallCaps/>
          <w:color w:val="000000" w:themeColor="text1"/>
          <w:szCs w:val="24"/>
        </w:rPr>
        <w:t>Subsecção I</w:t>
      </w:r>
      <w:r w:rsidR="003114B9" w:rsidRPr="00FC7A70">
        <w:rPr>
          <w:rFonts w:ascii="Garamond" w:hAnsi="Garamond"/>
          <w:smallCaps/>
          <w:color w:val="000000" w:themeColor="text1"/>
          <w:szCs w:val="24"/>
        </w:rPr>
        <w:t>I</w:t>
      </w:r>
    </w:p>
    <w:p w14:paraId="26D91CEE" w14:textId="6BBE2997" w:rsidR="00E45E38" w:rsidRPr="00FC7A70" w:rsidRDefault="00E45E38"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Pedido</w:t>
      </w:r>
      <w:commentRangeEnd w:id="378"/>
      <w:r w:rsidR="002F7639" w:rsidRPr="00FC7A70">
        <w:rPr>
          <w:rStyle w:val="Refdecomentrio"/>
          <w:rFonts w:ascii="Garamond" w:hAnsi="Garamond"/>
          <w:smallCaps/>
          <w:color w:val="000000" w:themeColor="text1"/>
          <w:sz w:val="24"/>
          <w:szCs w:val="24"/>
        </w:rPr>
        <w:commentReference w:id="378"/>
      </w:r>
      <w:commentRangeEnd w:id="379"/>
      <w:r w:rsidRPr="00FC7A70">
        <w:rPr>
          <w:rStyle w:val="Refdecomentrio"/>
          <w:rFonts w:ascii="Garamond" w:hAnsi="Garamond"/>
          <w:smallCaps/>
          <w:color w:val="000000" w:themeColor="text1"/>
          <w:sz w:val="24"/>
          <w:szCs w:val="24"/>
        </w:rPr>
        <w:commentReference w:id="379"/>
      </w:r>
    </w:p>
    <w:p w14:paraId="2BE09C17" w14:textId="77777777" w:rsidR="00F33F31" w:rsidRPr="00FC7A70" w:rsidRDefault="00F33F31" w:rsidP="00DF7BBF">
      <w:pPr>
        <w:widowControl w:val="0"/>
        <w:spacing w:after="120"/>
        <w:rPr>
          <w:rFonts w:ascii="Garamond" w:hAnsi="Garamond"/>
          <w:color w:val="000000" w:themeColor="text1"/>
          <w:szCs w:val="24"/>
        </w:rPr>
      </w:pPr>
    </w:p>
    <w:p w14:paraId="36833ACF" w14:textId="4EB1278F" w:rsidR="004B01EA" w:rsidRPr="00FC7A70" w:rsidRDefault="004B01E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380" w:name="_Ref229991084"/>
    </w:p>
    <w:bookmarkEnd w:id="380"/>
    <w:p w14:paraId="4387B135" w14:textId="77777777" w:rsidR="00FD2D35" w:rsidRPr="00FC7A70" w:rsidRDefault="00FD2D35"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Pedido</w:t>
      </w:r>
    </w:p>
    <w:p w14:paraId="5763EFB2" w14:textId="6A60CD4D" w:rsidR="00EE0AA0" w:rsidRPr="001B2F30" w:rsidRDefault="00FD2D35" w:rsidP="00DF7BBF">
      <w:pPr>
        <w:pStyle w:val="PargrafodaLista"/>
        <w:widowControl w:val="0"/>
        <w:numPr>
          <w:ilvl w:val="0"/>
          <w:numId w:val="310"/>
        </w:numPr>
        <w:spacing w:after="120"/>
        <w:ind w:left="426" w:hanging="426"/>
        <w:contextualSpacing w:val="0"/>
        <w:rPr>
          <w:rFonts w:ascii="Garamond" w:hAnsi="Garamond"/>
          <w:color w:val="000000" w:themeColor="text1"/>
          <w:szCs w:val="24"/>
        </w:rPr>
      </w:pPr>
      <w:r w:rsidRPr="001B2F30">
        <w:rPr>
          <w:rFonts w:ascii="Garamond" w:hAnsi="Garamond"/>
          <w:color w:val="000000" w:themeColor="text1"/>
          <w:szCs w:val="24"/>
        </w:rPr>
        <w:t>O procedimento inicia-se com a apresentação do pedido n</w:t>
      </w:r>
      <w:r w:rsidR="00863157" w:rsidRPr="001B2F30">
        <w:rPr>
          <w:rFonts w:ascii="Garamond" w:hAnsi="Garamond"/>
          <w:color w:val="000000" w:themeColor="text1"/>
          <w:szCs w:val="24"/>
        </w:rPr>
        <w:t>a</w:t>
      </w:r>
      <w:r w:rsidRPr="001B2F30">
        <w:rPr>
          <w:rFonts w:ascii="Garamond" w:hAnsi="Garamond"/>
          <w:color w:val="000000" w:themeColor="text1"/>
          <w:szCs w:val="24"/>
        </w:rPr>
        <w:t xml:space="preserve"> </w:t>
      </w:r>
      <w:r w:rsidR="005406FB" w:rsidRPr="001B2F30">
        <w:rPr>
          <w:rFonts w:ascii="Garamond" w:hAnsi="Garamond"/>
          <w:color w:val="000000" w:themeColor="text1"/>
          <w:szCs w:val="24"/>
        </w:rPr>
        <w:t>“Plataforma dos Licenciamentos”</w:t>
      </w:r>
      <w:r w:rsidR="00E67B6F" w:rsidRPr="001B2F30">
        <w:rPr>
          <w:rFonts w:ascii="Garamond" w:hAnsi="Garamond"/>
          <w:color w:val="000000" w:themeColor="text1"/>
          <w:szCs w:val="24"/>
        </w:rPr>
        <w:t>, acompanhado dos respetivos elementos instrutórios, nos termos a definir por portaria dos membros do Governo responsáveis pelas áreas da reforma do Estado, da economia, do ambiente e da agricultura</w:t>
      </w:r>
      <w:r w:rsidR="00EE0AA0" w:rsidRPr="001B2F30">
        <w:rPr>
          <w:rFonts w:ascii="Garamond" w:hAnsi="Garamond"/>
          <w:color w:val="000000" w:themeColor="text1"/>
          <w:szCs w:val="24"/>
        </w:rPr>
        <w:t xml:space="preserve">, sem prejuízo do disposto </w:t>
      </w:r>
      <w:r w:rsidR="009D3B11" w:rsidRPr="001B2F30">
        <w:rPr>
          <w:rFonts w:ascii="Garamond" w:hAnsi="Garamond"/>
          <w:color w:val="000000" w:themeColor="text1"/>
          <w:szCs w:val="24"/>
        </w:rPr>
        <w:t>dos elementos que devem instruir os procedimentos ambientais, quando aplicável.</w:t>
      </w:r>
    </w:p>
    <w:p w14:paraId="47A60549" w14:textId="5FE12534" w:rsidR="00FD2D35" w:rsidRPr="001B2F30" w:rsidRDefault="00E67B6F" w:rsidP="00DF7BBF">
      <w:pPr>
        <w:pStyle w:val="PargrafodaLista"/>
        <w:widowControl w:val="0"/>
        <w:numPr>
          <w:ilvl w:val="0"/>
          <w:numId w:val="310"/>
        </w:numPr>
        <w:spacing w:after="120"/>
        <w:ind w:left="426" w:hanging="426"/>
        <w:contextualSpacing w:val="0"/>
        <w:rPr>
          <w:rFonts w:ascii="Garamond" w:hAnsi="Garamond"/>
          <w:color w:val="000000" w:themeColor="text1"/>
          <w:szCs w:val="24"/>
        </w:rPr>
      </w:pPr>
      <w:r w:rsidRPr="001B2F30">
        <w:rPr>
          <w:rFonts w:ascii="Garamond" w:hAnsi="Garamond"/>
          <w:color w:val="000000" w:themeColor="text1"/>
          <w:szCs w:val="24"/>
        </w:rPr>
        <w:t>Com o pedido, o</w:t>
      </w:r>
      <w:r w:rsidR="00FD2D35" w:rsidRPr="001B2F30">
        <w:rPr>
          <w:rFonts w:ascii="Garamond" w:hAnsi="Garamond"/>
          <w:color w:val="000000" w:themeColor="text1"/>
          <w:szCs w:val="24"/>
        </w:rPr>
        <w:t xml:space="preserve"> operador económico declara, sob compromisso de honra, respeitar todas as disposições legais, regulamentares e técnicas relativas à atividade a desenvolver.</w:t>
      </w:r>
    </w:p>
    <w:p w14:paraId="4725A2DA" w14:textId="1D917B54" w:rsidR="00FD2D35" w:rsidRPr="001B2F30" w:rsidRDefault="00FD2D35" w:rsidP="00DF7BBF">
      <w:pPr>
        <w:pStyle w:val="PargrafodaLista"/>
        <w:widowControl w:val="0"/>
        <w:numPr>
          <w:ilvl w:val="0"/>
          <w:numId w:val="310"/>
        </w:numPr>
        <w:spacing w:after="120"/>
        <w:ind w:left="426" w:hanging="426"/>
        <w:contextualSpacing w:val="0"/>
        <w:rPr>
          <w:rFonts w:ascii="Garamond" w:hAnsi="Garamond"/>
          <w:color w:val="000000" w:themeColor="text1"/>
          <w:szCs w:val="24"/>
        </w:rPr>
      </w:pPr>
      <w:commentRangeStart w:id="381"/>
      <w:commentRangeStart w:id="382"/>
      <w:r w:rsidRPr="001B2F30">
        <w:rPr>
          <w:rFonts w:ascii="Garamond" w:hAnsi="Garamond"/>
          <w:color w:val="000000" w:themeColor="text1"/>
          <w:szCs w:val="24"/>
        </w:rPr>
        <w:t xml:space="preserve">Após a submissão do pedido, </w:t>
      </w:r>
      <w:r w:rsidR="00863157" w:rsidRPr="001B2F30">
        <w:rPr>
          <w:rFonts w:ascii="Garamond" w:hAnsi="Garamond"/>
          <w:color w:val="000000" w:themeColor="text1"/>
          <w:szCs w:val="24"/>
        </w:rPr>
        <w:t>a</w:t>
      </w:r>
      <w:r w:rsidRPr="001B2F30">
        <w:rPr>
          <w:rFonts w:ascii="Garamond" w:hAnsi="Garamond"/>
          <w:color w:val="000000" w:themeColor="text1"/>
          <w:szCs w:val="24"/>
        </w:rPr>
        <w:t xml:space="preserve"> </w:t>
      </w:r>
      <w:r w:rsidR="005406FB" w:rsidRPr="001B2F30">
        <w:rPr>
          <w:rFonts w:ascii="Garamond" w:hAnsi="Garamond"/>
          <w:color w:val="000000" w:themeColor="text1"/>
          <w:szCs w:val="24"/>
        </w:rPr>
        <w:t>“Plataforma dos Licenciamentos”</w:t>
      </w:r>
      <w:r w:rsidRPr="001B2F30">
        <w:rPr>
          <w:rFonts w:ascii="Garamond" w:hAnsi="Garamond"/>
          <w:color w:val="000000" w:themeColor="text1"/>
          <w:szCs w:val="24"/>
        </w:rPr>
        <w:t xml:space="preserve"> emite automática e imediatamente a guia para pagamento da taxa devida</w:t>
      </w:r>
      <w:r w:rsidR="00121D98" w:rsidRPr="001B2F30">
        <w:rPr>
          <w:rFonts w:ascii="Garamond" w:hAnsi="Garamond"/>
          <w:color w:val="000000" w:themeColor="text1"/>
          <w:szCs w:val="24"/>
        </w:rPr>
        <w:t xml:space="preserve"> pelo título digital de atividade económica</w:t>
      </w:r>
      <w:r w:rsidRPr="001B2F30">
        <w:rPr>
          <w:rFonts w:ascii="Garamond" w:hAnsi="Garamond"/>
          <w:color w:val="000000" w:themeColor="text1"/>
          <w:szCs w:val="24"/>
        </w:rPr>
        <w:t>, quando aplicável.</w:t>
      </w:r>
      <w:commentRangeEnd w:id="381"/>
      <w:r w:rsidR="009D66E4" w:rsidRPr="001B2F30">
        <w:rPr>
          <w:rStyle w:val="Refdecomentrio"/>
          <w:rFonts w:ascii="Garamond" w:hAnsi="Garamond"/>
          <w:color w:val="000000" w:themeColor="text1"/>
          <w:sz w:val="24"/>
          <w:szCs w:val="24"/>
        </w:rPr>
        <w:commentReference w:id="381"/>
      </w:r>
      <w:commentRangeEnd w:id="382"/>
      <w:r w:rsidRPr="001B2F30">
        <w:rPr>
          <w:rStyle w:val="Refdecomentrio"/>
          <w:rFonts w:ascii="Garamond" w:hAnsi="Garamond"/>
          <w:color w:val="000000" w:themeColor="text1"/>
          <w:sz w:val="24"/>
          <w:szCs w:val="24"/>
        </w:rPr>
        <w:commentReference w:id="382"/>
      </w:r>
    </w:p>
    <w:p w14:paraId="09E55D2A" w14:textId="7307D504" w:rsidR="00FD2D35" w:rsidRPr="001B2F30" w:rsidRDefault="00FD2D35" w:rsidP="00DF7BBF">
      <w:pPr>
        <w:pStyle w:val="PargrafodaLista"/>
        <w:widowControl w:val="0"/>
        <w:numPr>
          <w:ilvl w:val="0"/>
          <w:numId w:val="310"/>
        </w:numPr>
        <w:spacing w:after="120"/>
        <w:ind w:left="426" w:hanging="426"/>
        <w:contextualSpacing w:val="0"/>
        <w:rPr>
          <w:rFonts w:ascii="Garamond" w:hAnsi="Garamond"/>
          <w:color w:val="000000" w:themeColor="text1"/>
          <w:szCs w:val="24"/>
        </w:rPr>
      </w:pPr>
      <w:r w:rsidRPr="001B2F30">
        <w:rPr>
          <w:rFonts w:ascii="Garamond" w:hAnsi="Garamond"/>
          <w:color w:val="000000" w:themeColor="text1"/>
          <w:szCs w:val="24"/>
        </w:rPr>
        <w:t>Verificado o pagamento da taxa devida</w:t>
      </w:r>
      <w:r w:rsidR="00022ECA" w:rsidRPr="001B2F30">
        <w:rPr>
          <w:rFonts w:ascii="Garamond" w:hAnsi="Garamond"/>
          <w:color w:val="000000" w:themeColor="text1"/>
          <w:szCs w:val="24"/>
        </w:rPr>
        <w:t xml:space="preserve"> pelo título digital de atividade económica</w:t>
      </w:r>
      <w:r w:rsidR="00606B7F" w:rsidRPr="001B2F30">
        <w:rPr>
          <w:rFonts w:ascii="Garamond" w:hAnsi="Garamond"/>
          <w:color w:val="000000" w:themeColor="text1"/>
          <w:szCs w:val="24"/>
        </w:rPr>
        <w:t>,</w:t>
      </w:r>
      <w:r w:rsidRPr="001B2F30">
        <w:rPr>
          <w:rFonts w:ascii="Garamond" w:hAnsi="Garamond"/>
          <w:color w:val="000000" w:themeColor="text1"/>
          <w:szCs w:val="24"/>
        </w:rPr>
        <w:t xml:space="preserve"> </w:t>
      </w:r>
      <w:r w:rsidR="00863157" w:rsidRPr="001B2F30">
        <w:rPr>
          <w:rFonts w:ascii="Garamond" w:hAnsi="Garamond"/>
          <w:color w:val="000000" w:themeColor="text1"/>
          <w:szCs w:val="24"/>
        </w:rPr>
        <w:t>a</w:t>
      </w:r>
      <w:r w:rsidRPr="001B2F30">
        <w:rPr>
          <w:rFonts w:ascii="Garamond" w:hAnsi="Garamond"/>
          <w:color w:val="000000" w:themeColor="text1"/>
          <w:szCs w:val="24"/>
        </w:rPr>
        <w:t xml:space="preserve"> </w:t>
      </w:r>
      <w:r w:rsidR="005406FB" w:rsidRPr="001B2F30">
        <w:rPr>
          <w:rFonts w:ascii="Garamond" w:hAnsi="Garamond"/>
          <w:color w:val="000000" w:themeColor="text1"/>
          <w:szCs w:val="24"/>
        </w:rPr>
        <w:t>“Plataforma dos Licenciamentos”</w:t>
      </w:r>
      <w:r w:rsidRPr="001B2F30">
        <w:rPr>
          <w:rFonts w:ascii="Garamond" w:hAnsi="Garamond"/>
          <w:color w:val="000000" w:themeColor="text1"/>
          <w:szCs w:val="24"/>
        </w:rPr>
        <w:t xml:space="preserve"> emite, automática e imediatamente:</w:t>
      </w:r>
    </w:p>
    <w:p w14:paraId="3F33D12D" w14:textId="77777777" w:rsidR="00FD2D35" w:rsidRPr="00FC7A70" w:rsidRDefault="00FD2D35" w:rsidP="00FF5645">
      <w:pPr>
        <w:widowControl w:val="0"/>
        <w:numPr>
          <w:ilvl w:val="0"/>
          <w:numId w:val="49"/>
        </w:numPr>
        <w:spacing w:after="120"/>
        <w:ind w:left="851" w:hanging="284"/>
        <w:rPr>
          <w:rFonts w:ascii="Garamond" w:hAnsi="Garamond"/>
          <w:color w:val="000000" w:themeColor="text1"/>
          <w:szCs w:val="24"/>
        </w:rPr>
      </w:pPr>
      <w:r w:rsidRPr="00FC7A70">
        <w:rPr>
          <w:rFonts w:ascii="Garamond" w:hAnsi="Garamond"/>
          <w:color w:val="000000" w:themeColor="text1"/>
          <w:szCs w:val="24"/>
        </w:rPr>
        <w:t>Comprovativo do pagamento da taxa devida;</w:t>
      </w:r>
    </w:p>
    <w:p w14:paraId="27DE49B5" w14:textId="24C130A3" w:rsidR="00FD2D35" w:rsidRPr="00FC7A70" w:rsidRDefault="00FD2D35" w:rsidP="00FF5645">
      <w:pPr>
        <w:widowControl w:val="0"/>
        <w:numPr>
          <w:ilvl w:val="0"/>
          <w:numId w:val="4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Notificação </w:t>
      </w:r>
      <w:r w:rsidR="00B41E7F" w:rsidRPr="00FC7A70">
        <w:rPr>
          <w:rFonts w:ascii="Garamond" w:hAnsi="Garamond"/>
          <w:color w:val="000000" w:themeColor="text1"/>
          <w:szCs w:val="24"/>
        </w:rPr>
        <w:t xml:space="preserve">à </w:t>
      </w:r>
      <w:r w:rsidRPr="00FC7A70">
        <w:rPr>
          <w:rFonts w:ascii="Garamond" w:hAnsi="Garamond"/>
          <w:color w:val="000000" w:themeColor="text1"/>
          <w:szCs w:val="24"/>
        </w:rPr>
        <w:t>entidade coordenadora</w:t>
      </w:r>
      <w:r w:rsidR="00606B7F" w:rsidRPr="00FC7A70">
        <w:rPr>
          <w:rFonts w:ascii="Garamond" w:hAnsi="Garamond"/>
          <w:color w:val="000000" w:themeColor="text1"/>
          <w:szCs w:val="24"/>
        </w:rPr>
        <w:t xml:space="preserve">, </w:t>
      </w:r>
      <w:r w:rsidR="00B41E7F" w:rsidRPr="00FC7A70">
        <w:rPr>
          <w:rFonts w:ascii="Garamond" w:hAnsi="Garamond"/>
          <w:color w:val="000000" w:themeColor="text1"/>
          <w:szCs w:val="24"/>
        </w:rPr>
        <w:t>e quando aplicável, às</w:t>
      </w:r>
      <w:r w:rsidR="00606B7F" w:rsidRPr="00FC7A70">
        <w:rPr>
          <w:rFonts w:ascii="Garamond" w:hAnsi="Garamond"/>
          <w:color w:val="000000" w:themeColor="text1"/>
          <w:szCs w:val="24"/>
        </w:rPr>
        <w:t xml:space="preserve"> entidades públicas consultadas e </w:t>
      </w:r>
      <w:r w:rsidR="00B41E7F" w:rsidRPr="00FC7A70">
        <w:rPr>
          <w:rFonts w:ascii="Garamond" w:hAnsi="Garamond"/>
          <w:color w:val="000000" w:themeColor="text1"/>
          <w:szCs w:val="24"/>
        </w:rPr>
        <w:t xml:space="preserve">às </w:t>
      </w:r>
      <w:r w:rsidR="00606B7F" w:rsidRPr="00FC7A70">
        <w:rPr>
          <w:rFonts w:ascii="Garamond" w:hAnsi="Garamond"/>
          <w:color w:val="000000" w:themeColor="text1"/>
          <w:szCs w:val="24"/>
        </w:rPr>
        <w:t>entidades notificadas.</w:t>
      </w:r>
    </w:p>
    <w:p w14:paraId="15BE7BD3" w14:textId="4EA6EBD0" w:rsidR="00FD2D35" w:rsidRPr="00FC7A70" w:rsidRDefault="00FD2D35" w:rsidP="00DF7BBF">
      <w:pPr>
        <w:pStyle w:val="PargrafodaLista"/>
        <w:widowControl w:val="0"/>
        <w:numPr>
          <w:ilvl w:val="0"/>
          <w:numId w:val="3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Considera-se que a data do pedido </w:t>
      </w:r>
      <w:r w:rsidR="00043FD8" w:rsidRPr="00FC7A70">
        <w:rPr>
          <w:rFonts w:ascii="Garamond" w:hAnsi="Garamond"/>
          <w:color w:val="000000" w:themeColor="text1"/>
          <w:szCs w:val="24"/>
        </w:rPr>
        <w:t xml:space="preserve">de título digital de atividade económica </w:t>
      </w:r>
      <w:r w:rsidRPr="00FC7A70">
        <w:rPr>
          <w:rFonts w:ascii="Garamond" w:hAnsi="Garamond"/>
          <w:color w:val="000000" w:themeColor="text1"/>
          <w:szCs w:val="24"/>
        </w:rPr>
        <w:t xml:space="preserve">é a data indicada no comprovativo a que se refere a alínea </w:t>
      </w:r>
      <w:r w:rsidRPr="001B2F30">
        <w:rPr>
          <w:rFonts w:ascii="Garamond" w:hAnsi="Garamond"/>
          <w:i/>
          <w:iCs/>
          <w:color w:val="000000" w:themeColor="text1"/>
          <w:szCs w:val="24"/>
        </w:rPr>
        <w:t>a)</w:t>
      </w:r>
      <w:r w:rsidRPr="00FC7A70">
        <w:rPr>
          <w:rFonts w:ascii="Garamond" w:hAnsi="Garamond"/>
          <w:color w:val="000000" w:themeColor="text1"/>
          <w:szCs w:val="24"/>
        </w:rPr>
        <w:t xml:space="preserve"> do número anterior.</w:t>
      </w:r>
    </w:p>
    <w:p w14:paraId="0DD67E82" w14:textId="58918E01" w:rsidR="00044D5E" w:rsidRPr="00FC7A70" w:rsidRDefault="00FD2D35" w:rsidP="00DF7BBF">
      <w:pPr>
        <w:pStyle w:val="PargrafodaLista"/>
        <w:widowControl w:val="0"/>
        <w:numPr>
          <w:ilvl w:val="0"/>
          <w:numId w:val="3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Caso não seja devido o pagamento de qualquer taxa, a data do pedido é a data da sua apresentação n</w:t>
      </w:r>
      <w:r w:rsidR="00863157"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que notifica automática e imediatamente a entidade coordenadora</w:t>
      </w:r>
      <w:r w:rsidR="00606B7F" w:rsidRPr="00FC7A70">
        <w:rPr>
          <w:rFonts w:ascii="Garamond" w:hAnsi="Garamond"/>
          <w:color w:val="000000" w:themeColor="text1"/>
          <w:szCs w:val="24"/>
        </w:rPr>
        <w:t>, as entidades públicas consultadas e as entidades notificadas</w:t>
      </w:r>
      <w:r w:rsidRPr="00FC7A70">
        <w:rPr>
          <w:rFonts w:ascii="Garamond" w:hAnsi="Garamond"/>
          <w:color w:val="000000" w:themeColor="text1"/>
          <w:szCs w:val="24"/>
        </w:rPr>
        <w:t>.</w:t>
      </w:r>
    </w:p>
    <w:p w14:paraId="361CC137" w14:textId="77777777" w:rsidR="00573B90" w:rsidRPr="00FC7A70" w:rsidRDefault="00573B90" w:rsidP="00DF7BBF">
      <w:pPr>
        <w:widowControl w:val="0"/>
        <w:spacing w:after="120"/>
        <w:rPr>
          <w:rFonts w:ascii="Garamond" w:hAnsi="Garamond"/>
          <w:color w:val="000000" w:themeColor="text1"/>
          <w:szCs w:val="24"/>
        </w:rPr>
      </w:pPr>
    </w:p>
    <w:p w14:paraId="4339578F" w14:textId="74FB3802" w:rsidR="00E34858" w:rsidRPr="00FC7A70" w:rsidRDefault="00E34858"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II</w:t>
      </w:r>
      <w:r w:rsidR="003114B9" w:rsidRPr="00FC7A70">
        <w:rPr>
          <w:rFonts w:ascii="Garamond" w:hAnsi="Garamond"/>
          <w:smallCaps/>
          <w:color w:val="000000" w:themeColor="text1"/>
          <w:szCs w:val="24"/>
        </w:rPr>
        <w:t>I</w:t>
      </w:r>
    </w:p>
    <w:p w14:paraId="09E0EC62" w14:textId="69C366C8" w:rsidR="00E34858" w:rsidRPr="00FC7A70" w:rsidRDefault="00E34858"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Instrução</w:t>
      </w:r>
    </w:p>
    <w:p w14:paraId="73068595" w14:textId="77777777" w:rsidR="00A571B6" w:rsidRPr="00FC7A70" w:rsidRDefault="00A571B6" w:rsidP="00DF7BBF">
      <w:pPr>
        <w:widowControl w:val="0"/>
        <w:spacing w:after="120"/>
        <w:rPr>
          <w:rFonts w:ascii="Garamond" w:hAnsi="Garamond"/>
          <w:szCs w:val="24"/>
        </w:rPr>
      </w:pPr>
    </w:p>
    <w:p w14:paraId="26A57CDD" w14:textId="77777777" w:rsidR="00E73577" w:rsidRPr="00FC7A70" w:rsidRDefault="00E73577"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383" w:name="_Ref228443653"/>
    </w:p>
    <w:bookmarkEnd w:id="383"/>
    <w:p w14:paraId="26B23F4A" w14:textId="0B1FB103" w:rsidR="00902F31" w:rsidRPr="00FC7A70" w:rsidRDefault="00902F31"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Saneamento</w:t>
      </w:r>
      <w:r w:rsidR="00532270" w:rsidRPr="00FC7A70">
        <w:rPr>
          <w:rFonts w:ascii="Garamond" w:eastAsiaTheme="majorEastAsia" w:hAnsi="Garamond" w:cstheme="majorBidi"/>
          <w:color w:val="000000" w:themeColor="text1"/>
          <w:szCs w:val="24"/>
        </w:rPr>
        <w:t xml:space="preserve"> do pedido</w:t>
      </w:r>
    </w:p>
    <w:p w14:paraId="20D208F2" w14:textId="2572F1F0" w:rsidR="00532270" w:rsidRPr="001B2F30" w:rsidRDefault="00532270"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r w:rsidRPr="001B2F30">
        <w:rPr>
          <w:rFonts w:ascii="Garamond" w:hAnsi="Garamond"/>
          <w:color w:val="000000" w:themeColor="text1"/>
          <w:szCs w:val="24"/>
        </w:rPr>
        <w:t>No prazo de 1</w:t>
      </w:r>
      <w:r w:rsidR="00B078F7" w:rsidRPr="001B2F30">
        <w:rPr>
          <w:rFonts w:ascii="Garamond" w:hAnsi="Garamond"/>
          <w:color w:val="000000" w:themeColor="text1"/>
          <w:szCs w:val="24"/>
        </w:rPr>
        <w:t>0</w:t>
      </w:r>
      <w:r w:rsidRPr="001B2F30">
        <w:rPr>
          <w:rFonts w:ascii="Garamond" w:hAnsi="Garamond"/>
          <w:color w:val="000000" w:themeColor="text1"/>
          <w:szCs w:val="24"/>
        </w:rPr>
        <w:t xml:space="preserve"> dias a contar da data do pedido, a entidade coordenadora deve, em articulação, com as entidades públicas </w:t>
      </w:r>
      <w:r w:rsidR="00047513" w:rsidRPr="001B2F30">
        <w:rPr>
          <w:rFonts w:ascii="Garamond" w:hAnsi="Garamond"/>
          <w:color w:val="000000" w:themeColor="text1"/>
          <w:szCs w:val="24"/>
        </w:rPr>
        <w:t>consultadas</w:t>
      </w:r>
      <w:r w:rsidRPr="001B2F30">
        <w:rPr>
          <w:rFonts w:ascii="Garamond" w:hAnsi="Garamond"/>
          <w:color w:val="000000" w:themeColor="text1"/>
          <w:szCs w:val="24"/>
        </w:rPr>
        <w:t>, proferir um dos seguintes despachos:</w:t>
      </w:r>
    </w:p>
    <w:p w14:paraId="34ADFD36" w14:textId="77777777" w:rsidR="00532270" w:rsidRPr="00FC7A70" w:rsidRDefault="00532270" w:rsidP="00FF5645">
      <w:pPr>
        <w:widowControl w:val="0"/>
        <w:numPr>
          <w:ilvl w:val="0"/>
          <w:numId w:val="169"/>
        </w:numPr>
        <w:spacing w:after="120"/>
        <w:ind w:left="851" w:hanging="284"/>
        <w:rPr>
          <w:rFonts w:ascii="Garamond" w:hAnsi="Garamond"/>
          <w:color w:val="000000" w:themeColor="text1"/>
          <w:szCs w:val="24"/>
        </w:rPr>
      </w:pPr>
      <w:r w:rsidRPr="00FC7A70">
        <w:rPr>
          <w:rFonts w:ascii="Garamond" w:hAnsi="Garamond"/>
          <w:color w:val="000000" w:themeColor="text1"/>
          <w:szCs w:val="24"/>
        </w:rPr>
        <w:t>Despacho de regular instrução do pedido;</w:t>
      </w:r>
    </w:p>
    <w:p w14:paraId="11D7DD88" w14:textId="77777777" w:rsidR="00532270" w:rsidRPr="00FC7A70" w:rsidRDefault="00532270" w:rsidP="00FF5645">
      <w:pPr>
        <w:widowControl w:val="0"/>
        <w:numPr>
          <w:ilvl w:val="0"/>
          <w:numId w:val="169"/>
        </w:numPr>
        <w:spacing w:after="120"/>
        <w:ind w:left="851" w:hanging="284"/>
        <w:rPr>
          <w:rFonts w:ascii="Garamond" w:hAnsi="Garamond"/>
          <w:color w:val="000000" w:themeColor="text1"/>
          <w:szCs w:val="24"/>
        </w:rPr>
      </w:pPr>
      <w:r w:rsidRPr="00FC7A70">
        <w:rPr>
          <w:rFonts w:ascii="Garamond" w:hAnsi="Garamond"/>
          <w:color w:val="000000" w:themeColor="text1"/>
          <w:szCs w:val="24"/>
        </w:rPr>
        <w:t>Despacho de convite ao aperfeiçoamento, no qual especifica em concreto os elementos em falta, bem como, se for caso disso, os esclarecimentos necessários à boa instrução do procedimento; ou</w:t>
      </w:r>
    </w:p>
    <w:p w14:paraId="67CC18E8" w14:textId="588B37C9" w:rsidR="009F29F7" w:rsidRPr="00FC7A70" w:rsidRDefault="00532270" w:rsidP="00FF5645">
      <w:pPr>
        <w:widowControl w:val="0"/>
        <w:numPr>
          <w:ilvl w:val="0"/>
          <w:numId w:val="169"/>
        </w:numPr>
        <w:spacing w:after="120"/>
        <w:ind w:left="851" w:hanging="284"/>
        <w:rPr>
          <w:rFonts w:ascii="Garamond" w:hAnsi="Garamond"/>
          <w:color w:val="000000" w:themeColor="text1"/>
          <w:szCs w:val="24"/>
        </w:rPr>
      </w:pPr>
      <w:r w:rsidRPr="00FC7A70">
        <w:rPr>
          <w:rFonts w:ascii="Garamond" w:hAnsi="Garamond"/>
          <w:color w:val="000000" w:themeColor="text1"/>
          <w:szCs w:val="24"/>
        </w:rPr>
        <w:t>Despacho de indeferimento liminar, com a consequente extinção do procedimento, se a não conformidade com os condicionamentos legais e regulamentares for insuscetível de suprimento ou correção, sem prejuízo do direito de audiência prévia previsto no</w:t>
      </w:r>
      <w:r w:rsidR="00BC47E4" w:rsidRPr="00FC7A70">
        <w:rPr>
          <w:rFonts w:ascii="Garamond" w:hAnsi="Garamond"/>
          <w:color w:val="000000" w:themeColor="text1"/>
          <w:szCs w:val="24"/>
        </w:rPr>
        <w:t>s artigos 121.º e seguintes do CPA</w:t>
      </w:r>
      <w:r w:rsidR="009F29F7" w:rsidRPr="00FC7A70">
        <w:rPr>
          <w:rFonts w:ascii="Garamond" w:hAnsi="Garamond"/>
          <w:color w:val="000000" w:themeColor="text1"/>
          <w:szCs w:val="24"/>
        </w:rPr>
        <w:t>.</w:t>
      </w:r>
    </w:p>
    <w:p w14:paraId="63B7C032" w14:textId="5710B539" w:rsidR="00532270" w:rsidRPr="00FC7A70" w:rsidRDefault="00532270"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Para os efeitos previstos no número anterior, caso as entidades intervenientes verifiquem a existência de omissões ou irregularidades no pedido solicitam à entidade coordenadora, até ao sétimo dia do prazo, por uma só vez, que o requerente seja convidado a suprir aquelas omissões ou irregularidades ou pronunciam-se em sentido favorável ao indeferimento liminar do pedido quando considerem que as mesmas não são sanáveis.</w:t>
      </w:r>
    </w:p>
    <w:p w14:paraId="1B553959" w14:textId="2ED5623D" w:rsidR="00532270" w:rsidRPr="00FC7A70" w:rsidRDefault="00532270"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operador económico só pode ser convidado a aperfeiçoar o seu pedido ou a prestar esclarecimentos nos termos da alínea </w:t>
      </w:r>
      <w:r w:rsidRPr="001B2F30">
        <w:rPr>
          <w:rFonts w:ascii="Garamond" w:hAnsi="Garamond"/>
          <w:i/>
          <w:iCs/>
          <w:color w:val="000000" w:themeColor="text1"/>
          <w:szCs w:val="24"/>
        </w:rPr>
        <w:t>b)</w:t>
      </w:r>
      <w:r w:rsidRPr="00FC7A70">
        <w:rPr>
          <w:rFonts w:ascii="Garamond" w:hAnsi="Garamond"/>
          <w:color w:val="000000" w:themeColor="text1"/>
          <w:szCs w:val="24"/>
        </w:rPr>
        <w:t xml:space="preserve"> do n.º 1 uma única vez.</w:t>
      </w:r>
    </w:p>
    <w:p w14:paraId="2F85D67D" w14:textId="29600C49" w:rsidR="00532270" w:rsidRPr="00FC7A70" w:rsidRDefault="00532270"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commentRangeStart w:id="384"/>
      <w:commentRangeStart w:id="385"/>
      <w:r w:rsidRPr="00FC7A70">
        <w:rPr>
          <w:rFonts w:ascii="Garamond" w:hAnsi="Garamond"/>
          <w:color w:val="000000" w:themeColor="text1"/>
          <w:szCs w:val="24"/>
        </w:rPr>
        <w:t xml:space="preserve">Tendo sido proferido despacho de convite ao aperfeiçoamento, o operador económico dispõe de um prazo de 10 </w:t>
      </w:r>
      <w:r w:rsidR="006C5ADE" w:rsidRPr="00FC7A70">
        <w:rPr>
          <w:rFonts w:ascii="Garamond" w:hAnsi="Garamond"/>
          <w:color w:val="000000" w:themeColor="text1"/>
          <w:szCs w:val="24"/>
        </w:rPr>
        <w:t xml:space="preserve">dias </w:t>
      </w:r>
      <w:r w:rsidRPr="00FC7A70">
        <w:rPr>
          <w:rFonts w:ascii="Garamond" w:hAnsi="Garamond"/>
          <w:color w:val="000000" w:themeColor="text1"/>
          <w:szCs w:val="24"/>
        </w:rPr>
        <w:t xml:space="preserve">para corrigir ou completar o pedido, sob pena de </w:t>
      </w:r>
      <w:ins w:id="386" w:author="Maria João Torres" w:date="2026-09-01T14:11:00Z" w16du:dateUtc="2026-09-01T13:11:00Z">
        <w:del w:id="387" w:author="G-MECT" w:date="2026-09-11T22:06:00Z" w16du:dateUtc="2026-09-11T21:06:00Z">
          <w:r w:rsidR="00060260" w:rsidDel="005F15BE">
            <w:rPr>
              <w:rFonts w:ascii="Garamond" w:hAnsi="Garamond"/>
              <w:color w:val="000000" w:themeColor="text1"/>
              <w:szCs w:val="24"/>
            </w:rPr>
            <w:delText>p</w:delText>
          </w:r>
        </w:del>
      </w:ins>
      <w:r w:rsidRPr="00FC7A70">
        <w:rPr>
          <w:rFonts w:ascii="Garamond" w:hAnsi="Garamond"/>
          <w:color w:val="000000" w:themeColor="text1"/>
          <w:szCs w:val="24"/>
        </w:rPr>
        <w:t>indeferimento liminar, com a consequente extinção do procedimento.</w:t>
      </w:r>
      <w:commentRangeEnd w:id="384"/>
      <w:r w:rsidR="00060260" w:rsidRPr="00FC7A70">
        <w:rPr>
          <w:rStyle w:val="Refdecomentrio"/>
          <w:rFonts w:ascii="Garamond" w:hAnsi="Garamond"/>
          <w:color w:val="000000" w:themeColor="text1"/>
          <w:sz w:val="24"/>
          <w:szCs w:val="24"/>
        </w:rPr>
        <w:commentReference w:id="384"/>
      </w:r>
      <w:commentRangeEnd w:id="385"/>
      <w:r w:rsidRPr="00FC7A70">
        <w:rPr>
          <w:rStyle w:val="Refdecomentrio"/>
          <w:rFonts w:ascii="Garamond" w:hAnsi="Garamond"/>
          <w:color w:val="000000" w:themeColor="text1"/>
          <w:sz w:val="24"/>
          <w:szCs w:val="24"/>
        </w:rPr>
        <w:commentReference w:id="385"/>
      </w:r>
    </w:p>
    <w:p w14:paraId="3C823401" w14:textId="4B86D75E" w:rsidR="00532270" w:rsidRPr="00FC7A70" w:rsidRDefault="00532270"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Submetidos os elementos a que se refere o número anterior, </w:t>
      </w:r>
      <w:r w:rsidR="00863157"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notifica automática e imediatamente a entidade coordenadora e as entidades públicas </w:t>
      </w:r>
      <w:r w:rsidR="00047513" w:rsidRPr="00FC7A70">
        <w:rPr>
          <w:rFonts w:ascii="Garamond" w:hAnsi="Garamond"/>
          <w:color w:val="000000" w:themeColor="text1"/>
          <w:szCs w:val="24"/>
        </w:rPr>
        <w:t>consultadas</w:t>
      </w:r>
      <w:r w:rsidRPr="00FC7A70">
        <w:rPr>
          <w:rFonts w:ascii="Garamond" w:hAnsi="Garamond"/>
          <w:color w:val="000000" w:themeColor="text1"/>
          <w:szCs w:val="24"/>
        </w:rPr>
        <w:t xml:space="preserve">, para que, no prazo de </w:t>
      </w:r>
      <w:r w:rsidR="0023287E" w:rsidRPr="00FC7A70">
        <w:rPr>
          <w:rFonts w:ascii="Garamond" w:hAnsi="Garamond"/>
          <w:color w:val="000000" w:themeColor="text1"/>
          <w:szCs w:val="24"/>
        </w:rPr>
        <w:t>cinco</w:t>
      </w:r>
      <w:r w:rsidR="00C6489B" w:rsidRPr="00FC7A70">
        <w:rPr>
          <w:rFonts w:ascii="Garamond" w:hAnsi="Garamond"/>
          <w:color w:val="000000" w:themeColor="text1"/>
          <w:szCs w:val="24"/>
        </w:rPr>
        <w:t xml:space="preserve"> </w:t>
      </w:r>
      <w:r w:rsidRPr="00FC7A70">
        <w:rPr>
          <w:rFonts w:ascii="Garamond" w:hAnsi="Garamond"/>
          <w:color w:val="000000" w:themeColor="text1"/>
          <w:szCs w:val="24"/>
        </w:rPr>
        <w:t xml:space="preserve">dias, a contar da junção ao processo dos elementos adicionais, a entidade coordenadora, após articulação com as entidades públicas </w:t>
      </w:r>
      <w:r w:rsidR="00047513" w:rsidRPr="00FC7A70">
        <w:rPr>
          <w:rFonts w:ascii="Garamond" w:hAnsi="Garamond"/>
          <w:color w:val="000000" w:themeColor="text1"/>
          <w:szCs w:val="24"/>
        </w:rPr>
        <w:t>consultadas</w:t>
      </w:r>
      <w:r w:rsidRPr="00FC7A70">
        <w:rPr>
          <w:rFonts w:ascii="Garamond" w:hAnsi="Garamond"/>
          <w:color w:val="000000" w:themeColor="text1"/>
          <w:szCs w:val="24"/>
        </w:rPr>
        <w:t xml:space="preserve">, profira o despacho previsto na alínea </w:t>
      </w:r>
      <w:r w:rsidRPr="001B2F30">
        <w:rPr>
          <w:rFonts w:ascii="Garamond" w:hAnsi="Garamond"/>
          <w:i/>
          <w:iCs/>
          <w:color w:val="000000" w:themeColor="text1"/>
          <w:szCs w:val="24"/>
        </w:rPr>
        <w:t>a)</w:t>
      </w:r>
      <w:r w:rsidRPr="00FC7A70">
        <w:rPr>
          <w:rFonts w:ascii="Garamond" w:hAnsi="Garamond"/>
          <w:color w:val="000000" w:themeColor="text1"/>
          <w:szCs w:val="24"/>
        </w:rPr>
        <w:t xml:space="preserve"> ou </w:t>
      </w:r>
      <w:r w:rsidRPr="001B2F30">
        <w:rPr>
          <w:rFonts w:ascii="Garamond" w:hAnsi="Garamond"/>
          <w:i/>
          <w:iCs/>
          <w:color w:val="000000" w:themeColor="text1"/>
          <w:szCs w:val="24"/>
        </w:rPr>
        <w:t>c)</w:t>
      </w:r>
      <w:r w:rsidRPr="00FC7A70">
        <w:rPr>
          <w:rFonts w:ascii="Garamond" w:hAnsi="Garamond"/>
          <w:color w:val="000000" w:themeColor="text1"/>
          <w:szCs w:val="24"/>
        </w:rPr>
        <w:t xml:space="preserve"> do n.º 1 se verificar que se encontra ou não corretamente instruído o pedido, consoante o caso.</w:t>
      </w:r>
    </w:p>
    <w:p w14:paraId="6A11E5D9" w14:textId="0FE960B8" w:rsidR="00532270" w:rsidRPr="00FC7A70" w:rsidRDefault="00532270"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pedido considera-se regularmente instruído, devendo </w:t>
      </w:r>
      <w:r w:rsidR="00863157"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emitir imediata e automaticamente um comprovativo eletrónico no qual constam a data do pedido e a menção à sua regular instrução, não podendo ser solicitados quaisquer outros elementos adicionais nos seguintes casos:</w:t>
      </w:r>
    </w:p>
    <w:p w14:paraId="4BABADB8" w14:textId="4684F265" w:rsidR="00532270" w:rsidRPr="00FC7A70" w:rsidRDefault="00532270" w:rsidP="00FF5645">
      <w:pPr>
        <w:widowControl w:val="0"/>
        <w:numPr>
          <w:ilvl w:val="0"/>
          <w:numId w:val="191"/>
        </w:numPr>
        <w:spacing w:after="120"/>
        <w:ind w:left="851" w:hanging="284"/>
        <w:rPr>
          <w:rFonts w:ascii="Garamond" w:hAnsi="Garamond"/>
          <w:color w:val="000000" w:themeColor="text1"/>
          <w:szCs w:val="24"/>
        </w:rPr>
      </w:pPr>
      <w:r w:rsidRPr="00FC7A70">
        <w:rPr>
          <w:rFonts w:ascii="Garamond" w:hAnsi="Garamond"/>
          <w:color w:val="000000" w:themeColor="text1"/>
          <w:szCs w:val="24"/>
        </w:rPr>
        <w:t>Caso não seja proferido nenhum dos despachos referidos no n.º 1 do presente artigo, no prazo aí previsto; ou</w:t>
      </w:r>
    </w:p>
    <w:p w14:paraId="1434374D" w14:textId="77777777" w:rsidR="00532270" w:rsidRPr="00FC7A70" w:rsidRDefault="00532270" w:rsidP="00FF5645">
      <w:pPr>
        <w:widowControl w:val="0"/>
        <w:numPr>
          <w:ilvl w:val="0"/>
          <w:numId w:val="191"/>
        </w:numPr>
        <w:spacing w:after="120"/>
        <w:ind w:left="851" w:hanging="284"/>
        <w:rPr>
          <w:rFonts w:ascii="Garamond" w:hAnsi="Garamond"/>
          <w:color w:val="000000" w:themeColor="text1"/>
          <w:szCs w:val="24"/>
        </w:rPr>
      </w:pPr>
      <w:r w:rsidRPr="00FC7A70">
        <w:rPr>
          <w:rFonts w:ascii="Garamond" w:hAnsi="Garamond"/>
          <w:color w:val="000000" w:themeColor="text1"/>
          <w:szCs w:val="24"/>
        </w:rPr>
        <w:t>Caso não seja proferido nenhum dos despachos referidos na parte final do número anterior, no prazo aí previsto.</w:t>
      </w:r>
    </w:p>
    <w:p w14:paraId="4AC12B8C" w14:textId="3339ABEA" w:rsidR="00E73577" w:rsidRPr="00FC7A70" w:rsidRDefault="00FA41D5" w:rsidP="00DF7BBF">
      <w:pPr>
        <w:pStyle w:val="PargrafodaLista"/>
        <w:widowControl w:val="0"/>
        <w:numPr>
          <w:ilvl w:val="0"/>
          <w:numId w:val="3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o pedido de título digital de atividade económica contemple regimes ambientais, o previsto nos números anteriores</w:t>
      </w:r>
      <w:r w:rsidR="0082439D" w:rsidRPr="00FC7A70">
        <w:rPr>
          <w:rFonts w:ascii="Garamond" w:hAnsi="Garamond"/>
          <w:color w:val="000000" w:themeColor="text1"/>
          <w:szCs w:val="24"/>
        </w:rPr>
        <w:t xml:space="preserve"> quanto à fase de saneamento</w:t>
      </w:r>
      <w:r w:rsidR="00523DFA" w:rsidRPr="00FC7A70">
        <w:rPr>
          <w:rFonts w:ascii="Garamond" w:hAnsi="Garamond"/>
          <w:color w:val="000000" w:themeColor="text1"/>
          <w:szCs w:val="24"/>
        </w:rPr>
        <w:t xml:space="preserve"> do pedido</w:t>
      </w:r>
      <w:r w:rsidRPr="00FC7A70">
        <w:rPr>
          <w:rFonts w:ascii="Garamond" w:hAnsi="Garamond"/>
          <w:color w:val="000000" w:themeColor="text1"/>
          <w:szCs w:val="24"/>
        </w:rPr>
        <w:t xml:space="preserve"> ocorre em conformidade com </w:t>
      </w:r>
      <w:r w:rsidR="00ED5675" w:rsidRPr="00FC7A70">
        <w:rPr>
          <w:rFonts w:ascii="Garamond" w:hAnsi="Garamond"/>
          <w:color w:val="000000" w:themeColor="text1"/>
          <w:szCs w:val="24"/>
        </w:rPr>
        <w:t>o disposto no</w:t>
      </w:r>
      <w:r w:rsidR="00950B67" w:rsidRPr="00FC7A70">
        <w:rPr>
          <w:rFonts w:ascii="Garamond" w:hAnsi="Garamond"/>
          <w:color w:val="000000" w:themeColor="text1"/>
          <w:szCs w:val="24"/>
        </w:rPr>
        <w:t xml:space="preserve"> regime do Licenciamento Único Ambiental</w:t>
      </w:r>
      <w:r w:rsidR="00ED5675" w:rsidRPr="00FC7A70">
        <w:rPr>
          <w:rFonts w:ascii="Garamond" w:hAnsi="Garamond"/>
          <w:color w:val="000000" w:themeColor="text1"/>
          <w:szCs w:val="24"/>
        </w:rPr>
        <w:t>, sem prejuízo d</w:t>
      </w:r>
      <w:r w:rsidRPr="00FC7A70">
        <w:rPr>
          <w:rFonts w:ascii="Garamond" w:hAnsi="Garamond"/>
          <w:color w:val="000000" w:themeColor="text1"/>
          <w:szCs w:val="24"/>
        </w:rPr>
        <w:t>os prazos previstos no Anexo III.</w:t>
      </w:r>
    </w:p>
    <w:p w14:paraId="435E19CF" w14:textId="77777777" w:rsidR="00FA41D5" w:rsidRPr="00FC7A70" w:rsidRDefault="00FA41D5" w:rsidP="00DF7BBF">
      <w:pPr>
        <w:widowControl w:val="0"/>
        <w:spacing w:after="120"/>
        <w:rPr>
          <w:rFonts w:ascii="Garamond" w:hAnsi="Garamond"/>
          <w:color w:val="000000" w:themeColor="text1"/>
          <w:szCs w:val="24"/>
        </w:rPr>
      </w:pPr>
    </w:p>
    <w:p w14:paraId="629DA5CE" w14:textId="77777777" w:rsidR="00E73577" w:rsidRPr="00FC7A70" w:rsidRDefault="00E73577"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FB85E18" w14:textId="5F8014F2" w:rsidR="00B13A1B" w:rsidRPr="00FC7A70" w:rsidRDefault="00B13A1B"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Pronúncia das entidades públicas</w:t>
      </w:r>
      <w:r w:rsidR="00474D16" w:rsidRPr="00FC7A70">
        <w:rPr>
          <w:rFonts w:ascii="Garamond" w:eastAsiaTheme="majorEastAsia" w:hAnsi="Garamond" w:cstheme="majorBidi"/>
          <w:color w:val="000000" w:themeColor="text1"/>
          <w:szCs w:val="24"/>
        </w:rPr>
        <w:t xml:space="preserve"> consultadas</w:t>
      </w:r>
      <w:r w:rsidR="00881233" w:rsidRPr="00FC7A70">
        <w:rPr>
          <w:rFonts w:ascii="Garamond" w:eastAsiaTheme="majorEastAsia" w:hAnsi="Garamond" w:cstheme="majorBidi"/>
          <w:color w:val="000000" w:themeColor="text1"/>
          <w:szCs w:val="24"/>
        </w:rPr>
        <w:t xml:space="preserve"> e deferimento tácito</w:t>
      </w:r>
    </w:p>
    <w:p w14:paraId="5EFEC30A" w14:textId="217B87ED" w:rsidR="00B13A1B" w:rsidRPr="00E2599F" w:rsidRDefault="00B13A1B" w:rsidP="00DF7BBF">
      <w:pPr>
        <w:pStyle w:val="PargrafodaLista"/>
        <w:widowControl w:val="0"/>
        <w:numPr>
          <w:ilvl w:val="0"/>
          <w:numId w:val="312"/>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Concluindo-se pela correta instrução do pedido, as entidades públicas consultadas, que sejam competentes para emissão de licença, autorização, aprovação, registo, parecer ou outros atos de que dependa o deferimento do pedido pronunciam-se nos prazos máximos para pronúncias previstos no anexo III ao </w:t>
      </w:r>
      <w:del w:id="388" w:author="Maria João Torres" w:date="2026-09-11T14:01:00Z" w16du:dateUtc="2026-09-11T13:01:00Z">
        <w:r w:rsidRPr="00E2599F">
          <w:rPr>
            <w:rFonts w:ascii="Garamond" w:hAnsi="Garamond"/>
            <w:color w:val="000000" w:themeColor="text1"/>
            <w:szCs w:val="24"/>
          </w:rPr>
          <w:delText>presente diploma</w:delText>
        </w:r>
      </w:del>
      <w:ins w:id="389" w:author="Maria João Torres" w:date="2026-09-11T14:01:00Z" w16du:dateUtc="2026-09-11T13:01:00Z">
        <w:r w:rsidR="00AA1A5A">
          <w:rPr>
            <w:rFonts w:ascii="Garamond" w:hAnsi="Garamond"/>
            <w:color w:val="000000" w:themeColor="text1"/>
            <w:szCs w:val="24"/>
          </w:rPr>
          <w:t>presente decreto-lei</w:t>
        </w:r>
      </w:ins>
      <w:r w:rsidRPr="00E2599F">
        <w:rPr>
          <w:rFonts w:ascii="Garamond" w:hAnsi="Garamond"/>
          <w:color w:val="000000" w:themeColor="text1"/>
          <w:szCs w:val="24"/>
        </w:rPr>
        <w:t>.</w:t>
      </w:r>
    </w:p>
    <w:p w14:paraId="6E8D4E71" w14:textId="50F15607" w:rsidR="00B13A1B" w:rsidRPr="00E2599F" w:rsidRDefault="00B13A1B" w:rsidP="00DF7BBF">
      <w:pPr>
        <w:pStyle w:val="PargrafodaLista"/>
        <w:widowControl w:val="0"/>
        <w:numPr>
          <w:ilvl w:val="0"/>
          <w:numId w:val="312"/>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 licença, autorização, aprovação, registo, parecer ou outros atos de cuja emissão dependa o deferimento do pedido são inseridos n</w:t>
      </w:r>
      <w:r w:rsidR="00863157" w:rsidRPr="00E2599F">
        <w:rPr>
          <w:rFonts w:ascii="Garamond" w:hAnsi="Garamond"/>
          <w:color w:val="000000" w:themeColor="text1"/>
          <w:szCs w:val="24"/>
        </w:rPr>
        <w:t>a</w:t>
      </w:r>
      <w:r w:rsidRPr="00E2599F">
        <w:rPr>
          <w:rFonts w:ascii="Garamond" w:hAnsi="Garamond"/>
          <w:color w:val="000000" w:themeColor="text1"/>
          <w:szCs w:val="24"/>
        </w:rPr>
        <w:t xml:space="preserve"> </w:t>
      </w:r>
      <w:r w:rsidR="005406FB" w:rsidRPr="00E2599F">
        <w:rPr>
          <w:rFonts w:ascii="Garamond" w:hAnsi="Garamond"/>
          <w:color w:val="000000" w:themeColor="text1"/>
          <w:szCs w:val="24"/>
        </w:rPr>
        <w:t>“Plataforma dos Licenciamentos”</w:t>
      </w:r>
      <w:r w:rsidRPr="00E2599F">
        <w:rPr>
          <w:rFonts w:ascii="Garamond" w:hAnsi="Garamond"/>
          <w:color w:val="000000" w:themeColor="text1"/>
          <w:szCs w:val="24"/>
        </w:rPr>
        <w:t xml:space="preserve"> pela respetiva entidade pública consultada dentro do prazo referido no n.º 1.</w:t>
      </w:r>
    </w:p>
    <w:p w14:paraId="223E69EC" w14:textId="613296B1" w:rsidR="00EA462A" w:rsidRPr="00E2599F" w:rsidRDefault="00B13A1B" w:rsidP="00DF7BBF">
      <w:pPr>
        <w:pStyle w:val="PargrafodaLista"/>
        <w:widowControl w:val="0"/>
        <w:numPr>
          <w:ilvl w:val="0"/>
          <w:numId w:val="312"/>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Caso não seja emitida pronúncia no prazo definido no n.º 1, considera-se que a mesma é favorável à pretensão do requerente</w:t>
      </w:r>
      <w:r w:rsidR="00FE0B48" w:rsidRPr="00E2599F">
        <w:rPr>
          <w:rFonts w:ascii="Garamond" w:hAnsi="Garamond"/>
          <w:color w:val="000000" w:themeColor="text1"/>
          <w:szCs w:val="24"/>
        </w:rPr>
        <w:t>.</w:t>
      </w:r>
    </w:p>
    <w:p w14:paraId="7F034023" w14:textId="757074F4" w:rsidR="00060E84" w:rsidRPr="00E2599F" w:rsidRDefault="00060E84" w:rsidP="00DF7BBF">
      <w:pPr>
        <w:pStyle w:val="PargrafodaLista"/>
        <w:widowControl w:val="0"/>
        <w:numPr>
          <w:ilvl w:val="0"/>
          <w:numId w:val="312"/>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Nos casos previstos no número anterior, é remetido ao requerente, através da “Plataforma dos Licenciamentos”, certidão de onde conste a data de apresentação do pedido</w:t>
      </w:r>
      <w:r w:rsidR="00000700" w:rsidRPr="00E2599F">
        <w:rPr>
          <w:rFonts w:ascii="Garamond" w:hAnsi="Garamond"/>
          <w:color w:val="000000" w:themeColor="text1"/>
          <w:szCs w:val="24"/>
        </w:rPr>
        <w:t xml:space="preserve"> </w:t>
      </w:r>
      <w:r w:rsidRPr="00E2599F">
        <w:rPr>
          <w:rFonts w:ascii="Garamond" w:hAnsi="Garamond"/>
          <w:color w:val="000000" w:themeColor="text1"/>
          <w:szCs w:val="24"/>
        </w:rPr>
        <w:t>e a menção expressa àquele deferimento, não havendo lugar ao pagamento de qualquer taxa pela emissão e remessa da certidão.</w:t>
      </w:r>
    </w:p>
    <w:p w14:paraId="34C5654B" w14:textId="6E05986C" w:rsidR="00B13A1B" w:rsidRDefault="00B13A1B" w:rsidP="00DF7BBF">
      <w:pPr>
        <w:pStyle w:val="PargrafodaLista"/>
        <w:widowControl w:val="0"/>
        <w:numPr>
          <w:ilvl w:val="0"/>
          <w:numId w:val="312"/>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O operador económico tem o direito de ser ouvido no procedimento antes da tomada de decisão final de deferimento condicionado ou indeferimento das pronúncias, nos termos dos artigos 121.º e seguintes do </w:t>
      </w:r>
      <w:r w:rsidR="00D5217E" w:rsidRPr="00E2599F">
        <w:rPr>
          <w:rFonts w:ascii="Garamond" w:hAnsi="Garamond"/>
          <w:color w:val="000000" w:themeColor="text1"/>
          <w:szCs w:val="24"/>
        </w:rPr>
        <w:t>CPA</w:t>
      </w:r>
      <w:r w:rsidRPr="00E2599F">
        <w:rPr>
          <w:rFonts w:ascii="Garamond" w:hAnsi="Garamond"/>
          <w:color w:val="000000" w:themeColor="text1"/>
          <w:szCs w:val="24"/>
        </w:rPr>
        <w:t>.</w:t>
      </w:r>
    </w:p>
    <w:p w14:paraId="28B85E73" w14:textId="77777777" w:rsidR="00FF5645" w:rsidRPr="00FF5645" w:rsidRDefault="00FF5645" w:rsidP="00FF5645">
      <w:pPr>
        <w:widowControl w:val="0"/>
        <w:spacing w:after="120"/>
        <w:rPr>
          <w:rFonts w:ascii="Garamond" w:hAnsi="Garamond"/>
          <w:color w:val="000000" w:themeColor="text1"/>
          <w:szCs w:val="24"/>
        </w:rPr>
      </w:pPr>
    </w:p>
    <w:p w14:paraId="1432E643" w14:textId="77777777" w:rsidR="00B13A1B" w:rsidRPr="00FC7A70" w:rsidRDefault="00B13A1B"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BF80412" w14:textId="77777777" w:rsidR="007B29E4" w:rsidRPr="00FC7A70" w:rsidRDefault="007B29E4"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Especificidades aplicáveis ao procedimento de comunicação com prazo e vistoria</w:t>
      </w:r>
    </w:p>
    <w:p w14:paraId="34C0F823" w14:textId="6AA80B2F" w:rsidR="007B29E4" w:rsidRPr="00E2599F" w:rsidRDefault="007B29E4"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No procedimento de comunicação com prazo e vistoria, caso seja legalmente devida a pronúncia de três ou mais entidades públicas</w:t>
      </w:r>
      <w:r w:rsidR="00FD23A8" w:rsidRPr="00E2599F">
        <w:rPr>
          <w:rFonts w:ascii="Garamond" w:hAnsi="Garamond"/>
          <w:color w:val="000000" w:themeColor="text1"/>
          <w:szCs w:val="24"/>
        </w:rPr>
        <w:t xml:space="preserve"> consultadas</w:t>
      </w:r>
      <w:r w:rsidRPr="00E2599F">
        <w:rPr>
          <w:rFonts w:ascii="Garamond" w:hAnsi="Garamond"/>
          <w:color w:val="000000" w:themeColor="text1"/>
          <w:szCs w:val="24"/>
        </w:rPr>
        <w:t xml:space="preserve">, </w:t>
      </w:r>
      <w:r w:rsidR="00EC4801" w:rsidRPr="00E2599F">
        <w:rPr>
          <w:rFonts w:ascii="Garamond" w:hAnsi="Garamond"/>
          <w:color w:val="000000" w:themeColor="text1"/>
          <w:szCs w:val="24"/>
        </w:rPr>
        <w:t>além da</w:t>
      </w:r>
      <w:r w:rsidR="001F301B" w:rsidRPr="00E2599F">
        <w:rPr>
          <w:rFonts w:ascii="Garamond" w:hAnsi="Garamond"/>
          <w:color w:val="000000" w:themeColor="text1"/>
          <w:szCs w:val="24"/>
        </w:rPr>
        <w:t xml:space="preserve"> </w:t>
      </w:r>
      <w:r w:rsidR="00EC4801" w:rsidRPr="00E2599F">
        <w:rPr>
          <w:rFonts w:ascii="Garamond" w:hAnsi="Garamond"/>
          <w:color w:val="000000" w:themeColor="text1"/>
          <w:szCs w:val="24"/>
        </w:rPr>
        <w:t xml:space="preserve">entidade coordenadora, esta </w:t>
      </w:r>
      <w:r w:rsidR="0056021D" w:rsidRPr="00E2599F">
        <w:rPr>
          <w:rFonts w:ascii="Garamond" w:hAnsi="Garamond"/>
          <w:color w:val="000000" w:themeColor="text1"/>
          <w:szCs w:val="24"/>
        </w:rPr>
        <w:t>pode</w:t>
      </w:r>
      <w:r w:rsidR="00C748E8" w:rsidRPr="00E2599F">
        <w:rPr>
          <w:rFonts w:ascii="Garamond" w:hAnsi="Garamond"/>
          <w:color w:val="000000" w:themeColor="text1"/>
          <w:szCs w:val="24"/>
        </w:rPr>
        <w:t xml:space="preserve"> </w:t>
      </w:r>
      <w:r w:rsidRPr="00E2599F">
        <w:rPr>
          <w:rFonts w:ascii="Garamond" w:hAnsi="Garamond"/>
          <w:color w:val="000000" w:themeColor="text1"/>
          <w:szCs w:val="24"/>
        </w:rPr>
        <w:t>convoca</w:t>
      </w:r>
      <w:r w:rsidR="00C748E8" w:rsidRPr="00E2599F">
        <w:rPr>
          <w:rFonts w:ascii="Garamond" w:hAnsi="Garamond"/>
          <w:color w:val="000000" w:themeColor="text1"/>
          <w:szCs w:val="24"/>
        </w:rPr>
        <w:t>r</w:t>
      </w:r>
      <w:r w:rsidRPr="00E2599F">
        <w:rPr>
          <w:rFonts w:ascii="Garamond" w:hAnsi="Garamond"/>
          <w:color w:val="000000" w:themeColor="text1"/>
          <w:szCs w:val="24"/>
        </w:rPr>
        <w:t xml:space="preserve"> uma conferência procedimental deliberativa a realizar-se nos termos do artigo seguinte.</w:t>
      </w:r>
    </w:p>
    <w:p w14:paraId="142C04C1" w14:textId="1B5186F7" w:rsidR="009662D9" w:rsidRDefault="0025786F"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w:t>
      </w:r>
      <w:r w:rsidR="00FD23A8" w:rsidRPr="00E2599F">
        <w:rPr>
          <w:rFonts w:ascii="Garamond" w:hAnsi="Garamond"/>
          <w:color w:val="000000" w:themeColor="text1"/>
          <w:szCs w:val="24"/>
        </w:rPr>
        <w:t xml:space="preserve">s entidades públicas consultadas </w:t>
      </w:r>
      <w:r w:rsidRPr="00E2599F">
        <w:rPr>
          <w:rFonts w:ascii="Garamond" w:hAnsi="Garamond"/>
          <w:color w:val="000000" w:themeColor="text1"/>
          <w:szCs w:val="24"/>
        </w:rPr>
        <w:t>devem informar a entidade coordenadora, através da “Plataforma dos Licenciamentos”</w:t>
      </w:r>
      <w:r w:rsidR="009E3A4A" w:rsidRPr="00E2599F">
        <w:rPr>
          <w:rFonts w:ascii="Garamond" w:hAnsi="Garamond"/>
          <w:color w:val="000000" w:themeColor="text1"/>
          <w:szCs w:val="24"/>
        </w:rPr>
        <w:t xml:space="preserve">, </w:t>
      </w:r>
      <w:r w:rsidR="003251F8" w:rsidRPr="00E2599F">
        <w:rPr>
          <w:rFonts w:ascii="Garamond" w:hAnsi="Garamond"/>
          <w:color w:val="000000" w:themeColor="text1"/>
          <w:szCs w:val="24"/>
        </w:rPr>
        <w:t xml:space="preserve">da </w:t>
      </w:r>
      <w:r w:rsidR="00FD23A8" w:rsidRPr="00E2599F">
        <w:rPr>
          <w:rFonts w:ascii="Garamond" w:hAnsi="Garamond"/>
          <w:color w:val="000000" w:themeColor="text1"/>
          <w:szCs w:val="24"/>
        </w:rPr>
        <w:t>sua pronúncia</w:t>
      </w:r>
      <w:r w:rsidR="003251F8" w:rsidRPr="00E2599F">
        <w:rPr>
          <w:rFonts w:ascii="Garamond" w:hAnsi="Garamond"/>
          <w:color w:val="000000" w:themeColor="text1"/>
          <w:szCs w:val="24"/>
        </w:rPr>
        <w:t xml:space="preserve"> preliminar</w:t>
      </w:r>
      <w:r w:rsidR="00FD23A8" w:rsidRPr="00E2599F">
        <w:rPr>
          <w:rFonts w:ascii="Garamond" w:hAnsi="Garamond"/>
          <w:color w:val="000000" w:themeColor="text1"/>
          <w:szCs w:val="24"/>
        </w:rPr>
        <w:t xml:space="preserve"> até ao </w:t>
      </w:r>
      <w:r w:rsidR="00683E2D" w:rsidRPr="00E2599F">
        <w:rPr>
          <w:rFonts w:ascii="Garamond" w:hAnsi="Garamond"/>
          <w:color w:val="000000" w:themeColor="text1"/>
          <w:szCs w:val="24"/>
        </w:rPr>
        <w:t xml:space="preserve">sexto </w:t>
      </w:r>
      <w:r w:rsidR="00FD23A8" w:rsidRPr="00E2599F">
        <w:rPr>
          <w:rFonts w:ascii="Garamond" w:hAnsi="Garamond"/>
          <w:color w:val="000000" w:themeColor="text1"/>
          <w:szCs w:val="24"/>
        </w:rPr>
        <w:t>dia anterior ao prazo de pronúncia mais extenso a que uma entidade pública consultada esteja obrigada, nos termos do anexo III.</w:t>
      </w:r>
    </w:p>
    <w:p w14:paraId="29D75ADA" w14:textId="77777777" w:rsidR="00FF5645" w:rsidRPr="00FF5645" w:rsidRDefault="00FF5645" w:rsidP="00FF5645">
      <w:pPr>
        <w:widowControl w:val="0"/>
        <w:spacing w:after="120"/>
        <w:rPr>
          <w:rFonts w:ascii="Garamond" w:hAnsi="Garamond"/>
          <w:color w:val="000000" w:themeColor="text1"/>
          <w:szCs w:val="24"/>
        </w:rPr>
      </w:pPr>
    </w:p>
    <w:p w14:paraId="1F393262" w14:textId="72B51B27" w:rsidR="00B23511" w:rsidRPr="00E2599F" w:rsidRDefault="00B23511"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w:t>
      </w:r>
      <w:r w:rsidR="009E3A4A" w:rsidRPr="00E2599F">
        <w:rPr>
          <w:rFonts w:ascii="Garamond" w:hAnsi="Garamond"/>
          <w:color w:val="000000" w:themeColor="text1"/>
          <w:szCs w:val="24"/>
        </w:rPr>
        <w:t xml:space="preserve"> entidade coordenadora pode </w:t>
      </w:r>
      <w:r w:rsidR="00B875C6" w:rsidRPr="00E2599F">
        <w:rPr>
          <w:rFonts w:ascii="Garamond" w:hAnsi="Garamond"/>
          <w:color w:val="000000" w:themeColor="text1"/>
          <w:szCs w:val="24"/>
        </w:rPr>
        <w:t>dispensar a realização da conferência procedimental deliberativa</w:t>
      </w:r>
      <w:r w:rsidR="003B38E0" w:rsidRPr="00E2599F">
        <w:rPr>
          <w:rFonts w:ascii="Garamond" w:hAnsi="Garamond"/>
          <w:color w:val="000000" w:themeColor="text1"/>
          <w:szCs w:val="24"/>
        </w:rPr>
        <w:t xml:space="preserve"> c</w:t>
      </w:r>
      <w:r w:rsidRPr="00E2599F">
        <w:rPr>
          <w:rFonts w:ascii="Garamond" w:hAnsi="Garamond"/>
          <w:color w:val="000000" w:themeColor="text1"/>
          <w:szCs w:val="24"/>
        </w:rPr>
        <w:t>a</w:t>
      </w:r>
      <w:r w:rsidR="00B5473F" w:rsidRPr="00E2599F">
        <w:rPr>
          <w:rFonts w:ascii="Garamond" w:hAnsi="Garamond"/>
          <w:color w:val="000000" w:themeColor="text1"/>
          <w:szCs w:val="24"/>
        </w:rPr>
        <w:t>so nenhuma</w:t>
      </w:r>
      <w:r w:rsidRPr="00E2599F">
        <w:rPr>
          <w:rFonts w:ascii="Garamond" w:hAnsi="Garamond"/>
          <w:color w:val="000000" w:themeColor="text1"/>
          <w:szCs w:val="24"/>
        </w:rPr>
        <w:t xml:space="preserve"> </w:t>
      </w:r>
      <w:r w:rsidR="00B5473F" w:rsidRPr="00E2599F">
        <w:rPr>
          <w:rFonts w:ascii="Garamond" w:hAnsi="Garamond"/>
          <w:color w:val="000000" w:themeColor="text1"/>
          <w:szCs w:val="24"/>
        </w:rPr>
        <w:t>d</w:t>
      </w:r>
      <w:r w:rsidR="00850892" w:rsidRPr="00E2599F">
        <w:rPr>
          <w:rFonts w:ascii="Garamond" w:hAnsi="Garamond"/>
          <w:color w:val="000000" w:themeColor="text1"/>
          <w:szCs w:val="24"/>
        </w:rPr>
        <w:t xml:space="preserve">as </w:t>
      </w:r>
      <w:r w:rsidRPr="00E2599F">
        <w:rPr>
          <w:rFonts w:ascii="Garamond" w:hAnsi="Garamond"/>
          <w:color w:val="000000" w:themeColor="text1"/>
          <w:szCs w:val="24"/>
        </w:rPr>
        <w:t xml:space="preserve">pronúncias </w:t>
      </w:r>
      <w:r w:rsidR="00850892" w:rsidRPr="00E2599F">
        <w:rPr>
          <w:rFonts w:ascii="Garamond" w:hAnsi="Garamond"/>
          <w:color w:val="000000" w:themeColor="text1"/>
          <w:szCs w:val="24"/>
        </w:rPr>
        <w:t xml:space="preserve">preliminares </w:t>
      </w:r>
      <w:r w:rsidR="00B5473F" w:rsidRPr="00E2599F">
        <w:rPr>
          <w:rFonts w:ascii="Garamond" w:hAnsi="Garamond"/>
          <w:color w:val="000000" w:themeColor="text1"/>
          <w:szCs w:val="24"/>
        </w:rPr>
        <w:t>seja</w:t>
      </w:r>
      <w:r w:rsidR="00850892" w:rsidRPr="00E2599F">
        <w:rPr>
          <w:rFonts w:ascii="Garamond" w:hAnsi="Garamond"/>
          <w:color w:val="000000" w:themeColor="text1"/>
          <w:szCs w:val="24"/>
        </w:rPr>
        <w:t xml:space="preserve"> </w:t>
      </w:r>
      <w:r w:rsidR="00B5473F" w:rsidRPr="00E2599F">
        <w:rPr>
          <w:rFonts w:ascii="Garamond" w:hAnsi="Garamond"/>
          <w:color w:val="000000" w:themeColor="text1"/>
          <w:szCs w:val="24"/>
        </w:rPr>
        <w:t>desfavorável</w:t>
      </w:r>
      <w:r w:rsidRPr="00E2599F">
        <w:rPr>
          <w:rFonts w:ascii="Garamond" w:hAnsi="Garamond"/>
          <w:color w:val="000000" w:themeColor="text1"/>
          <w:szCs w:val="24"/>
        </w:rPr>
        <w:t>.</w:t>
      </w:r>
    </w:p>
    <w:p w14:paraId="247A3290" w14:textId="02EE9DB9" w:rsidR="00B23511" w:rsidRPr="00E2599F" w:rsidRDefault="00B23511"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O disposto no número anterior não prejudica a submissão da pronúncia na “Plataforma dos Licenciamentos</w:t>
      </w:r>
      <w:r w:rsidR="00EB0A2A" w:rsidRPr="00E2599F">
        <w:rPr>
          <w:rFonts w:ascii="Garamond" w:hAnsi="Garamond"/>
          <w:color w:val="000000" w:themeColor="text1"/>
          <w:szCs w:val="24"/>
        </w:rPr>
        <w:t>”.</w:t>
      </w:r>
    </w:p>
    <w:p w14:paraId="4ED4CF48" w14:textId="5131906D" w:rsidR="00E721AE" w:rsidRPr="00E2599F" w:rsidRDefault="00060E84"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Sem prejuízo do disposto no n.º </w:t>
      </w:r>
      <w:r w:rsidR="00C32724" w:rsidRPr="00E2599F">
        <w:rPr>
          <w:rFonts w:ascii="Garamond" w:hAnsi="Garamond"/>
          <w:color w:val="000000" w:themeColor="text1"/>
          <w:szCs w:val="24"/>
        </w:rPr>
        <w:t>3</w:t>
      </w:r>
      <w:r w:rsidRPr="00E2599F">
        <w:rPr>
          <w:rFonts w:ascii="Garamond" w:hAnsi="Garamond"/>
          <w:color w:val="000000" w:themeColor="text1"/>
          <w:szCs w:val="24"/>
        </w:rPr>
        <w:t xml:space="preserve"> do artigo anterior, n</w:t>
      </w:r>
      <w:r w:rsidR="007B29E4" w:rsidRPr="00E2599F">
        <w:rPr>
          <w:rFonts w:ascii="Garamond" w:hAnsi="Garamond"/>
          <w:color w:val="000000" w:themeColor="text1"/>
          <w:szCs w:val="24"/>
        </w:rPr>
        <w:t>ão sendo emitida nenhuma pronúncia desfavorável</w:t>
      </w:r>
      <w:r w:rsidR="00760BA9" w:rsidRPr="00E2599F">
        <w:rPr>
          <w:rFonts w:ascii="Garamond" w:hAnsi="Garamond"/>
          <w:color w:val="000000" w:themeColor="text1"/>
          <w:szCs w:val="24"/>
        </w:rPr>
        <w:t xml:space="preserve"> ou decorrido o prazo de pronúncia sem que esta seja proferida</w:t>
      </w:r>
      <w:r w:rsidR="007B29E4" w:rsidRPr="00E2599F">
        <w:rPr>
          <w:rFonts w:ascii="Garamond" w:hAnsi="Garamond"/>
          <w:color w:val="000000" w:themeColor="text1"/>
          <w:szCs w:val="24"/>
        </w:rPr>
        <w:t xml:space="preserve">, a entidade coordenadora </w:t>
      </w:r>
      <w:r w:rsidR="005B4C75" w:rsidRPr="00E2599F">
        <w:rPr>
          <w:rFonts w:ascii="Garamond" w:hAnsi="Garamond"/>
          <w:color w:val="000000" w:themeColor="text1"/>
          <w:szCs w:val="24"/>
        </w:rPr>
        <w:t>emite</w:t>
      </w:r>
      <w:r w:rsidR="007B29E4" w:rsidRPr="00E2599F">
        <w:rPr>
          <w:rFonts w:ascii="Garamond" w:hAnsi="Garamond"/>
          <w:color w:val="000000" w:themeColor="text1"/>
          <w:szCs w:val="24"/>
        </w:rPr>
        <w:t>, n</w:t>
      </w:r>
      <w:r w:rsidR="00863157" w:rsidRPr="00E2599F">
        <w:rPr>
          <w:rFonts w:ascii="Garamond" w:hAnsi="Garamond"/>
          <w:color w:val="000000" w:themeColor="text1"/>
          <w:szCs w:val="24"/>
        </w:rPr>
        <w:t>a</w:t>
      </w:r>
      <w:r w:rsidR="007B29E4" w:rsidRPr="00E2599F">
        <w:rPr>
          <w:rFonts w:ascii="Garamond" w:hAnsi="Garamond"/>
          <w:color w:val="000000" w:themeColor="text1"/>
          <w:szCs w:val="24"/>
        </w:rPr>
        <w:t xml:space="preserve"> </w:t>
      </w:r>
      <w:r w:rsidR="005406FB" w:rsidRPr="00E2599F">
        <w:rPr>
          <w:rFonts w:ascii="Garamond" w:hAnsi="Garamond"/>
          <w:color w:val="000000" w:themeColor="text1"/>
          <w:szCs w:val="24"/>
        </w:rPr>
        <w:t>“Plataforma dos Licenciamentos”</w:t>
      </w:r>
      <w:r w:rsidR="007B29E4" w:rsidRPr="00E2599F">
        <w:rPr>
          <w:rFonts w:ascii="Garamond" w:hAnsi="Garamond"/>
          <w:color w:val="000000" w:themeColor="text1"/>
          <w:szCs w:val="24"/>
        </w:rPr>
        <w:t xml:space="preserve"> o comprovativo de conformidade do pedido</w:t>
      </w:r>
      <w:r w:rsidR="00E721AE" w:rsidRPr="00E2599F">
        <w:rPr>
          <w:rFonts w:ascii="Garamond" w:hAnsi="Garamond"/>
          <w:color w:val="000000" w:themeColor="text1"/>
          <w:szCs w:val="24"/>
        </w:rPr>
        <w:t>.</w:t>
      </w:r>
    </w:p>
    <w:p w14:paraId="09C2F611" w14:textId="6E7633B6" w:rsidR="007B29E4" w:rsidRPr="00E2599F" w:rsidRDefault="00E721AE"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O comprovativo de conformidade do pedido é emitido </w:t>
      </w:r>
      <w:r w:rsidR="005B4C75" w:rsidRPr="00E2599F">
        <w:rPr>
          <w:rFonts w:ascii="Garamond" w:hAnsi="Garamond"/>
          <w:color w:val="000000" w:themeColor="text1"/>
          <w:szCs w:val="24"/>
        </w:rPr>
        <w:t xml:space="preserve">no </w:t>
      </w:r>
      <w:r w:rsidR="00FB066F" w:rsidRPr="00E2599F">
        <w:rPr>
          <w:rFonts w:ascii="Garamond" w:hAnsi="Garamond"/>
          <w:color w:val="000000" w:themeColor="text1"/>
          <w:szCs w:val="24"/>
        </w:rPr>
        <w:t xml:space="preserve">prazo de cinco dias contados </w:t>
      </w:r>
      <w:r w:rsidR="0025088B" w:rsidRPr="00E2599F">
        <w:rPr>
          <w:rFonts w:ascii="Garamond" w:hAnsi="Garamond"/>
          <w:color w:val="000000" w:themeColor="text1"/>
          <w:szCs w:val="24"/>
        </w:rPr>
        <w:t xml:space="preserve">do termo </w:t>
      </w:r>
      <w:r w:rsidR="009A5A41" w:rsidRPr="00E2599F">
        <w:rPr>
          <w:rFonts w:ascii="Garamond" w:hAnsi="Garamond"/>
          <w:color w:val="000000" w:themeColor="text1"/>
          <w:szCs w:val="24"/>
        </w:rPr>
        <w:t>do prazo máximo de pronúncia mais extenso a que uma entidade pública consultada esteja obrigada, nos termos do anexo III</w:t>
      </w:r>
      <w:r w:rsidRPr="00E2599F">
        <w:rPr>
          <w:rFonts w:ascii="Garamond" w:hAnsi="Garamond"/>
          <w:color w:val="000000" w:themeColor="text1"/>
          <w:szCs w:val="24"/>
        </w:rPr>
        <w:t>,</w:t>
      </w:r>
      <w:r w:rsidR="009A5A41" w:rsidRPr="00E2599F">
        <w:rPr>
          <w:rFonts w:ascii="Garamond" w:hAnsi="Garamond"/>
          <w:color w:val="000000" w:themeColor="text1"/>
          <w:szCs w:val="24"/>
        </w:rPr>
        <w:t xml:space="preserve"> ou da</w:t>
      </w:r>
      <w:r w:rsidRPr="00E2599F">
        <w:rPr>
          <w:rFonts w:ascii="Garamond" w:hAnsi="Garamond"/>
          <w:color w:val="000000" w:themeColor="text1"/>
          <w:szCs w:val="24"/>
        </w:rPr>
        <w:t xml:space="preserve"> realização da c</w:t>
      </w:r>
      <w:r w:rsidR="009A5A41" w:rsidRPr="00E2599F">
        <w:rPr>
          <w:rFonts w:ascii="Garamond" w:hAnsi="Garamond"/>
          <w:color w:val="000000" w:themeColor="text1"/>
          <w:szCs w:val="24"/>
        </w:rPr>
        <w:t>onferência procedimental deliberativa.</w:t>
      </w:r>
    </w:p>
    <w:p w14:paraId="09FA126A" w14:textId="309AF4FD" w:rsidR="000B50D3" w:rsidRPr="00E2599F" w:rsidRDefault="000B50D3"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O comprovativo de conformidade </w:t>
      </w:r>
      <w:r w:rsidR="0025088B" w:rsidRPr="00E2599F">
        <w:rPr>
          <w:rFonts w:ascii="Garamond" w:hAnsi="Garamond"/>
          <w:color w:val="000000" w:themeColor="text1"/>
          <w:szCs w:val="24"/>
        </w:rPr>
        <w:t xml:space="preserve">do pedido </w:t>
      </w:r>
      <w:r w:rsidRPr="00E2599F">
        <w:rPr>
          <w:rFonts w:ascii="Garamond" w:hAnsi="Garamond"/>
          <w:color w:val="000000" w:themeColor="text1"/>
          <w:szCs w:val="24"/>
        </w:rPr>
        <w:t>contém uma síntese das diferentes pronúncias das entidades públicas consultadas e estabelece as condições a observar pelo operador económico</w:t>
      </w:r>
      <w:r w:rsidR="0002467C" w:rsidRPr="00E2599F">
        <w:rPr>
          <w:rFonts w:ascii="Garamond" w:hAnsi="Garamond"/>
          <w:color w:val="000000" w:themeColor="text1"/>
          <w:szCs w:val="24"/>
        </w:rPr>
        <w:t xml:space="preserve"> nas diferentes fases prévias ao início do exercício da atividade</w:t>
      </w:r>
      <w:r w:rsidRPr="00E2599F">
        <w:rPr>
          <w:rFonts w:ascii="Garamond" w:hAnsi="Garamond"/>
          <w:color w:val="000000" w:themeColor="text1"/>
          <w:szCs w:val="24"/>
        </w:rPr>
        <w:t>.</w:t>
      </w:r>
    </w:p>
    <w:p w14:paraId="17668F31" w14:textId="226A7388" w:rsidR="007B29E4" w:rsidRPr="00E2599F" w:rsidRDefault="007B29E4" w:rsidP="00DF7BBF">
      <w:pPr>
        <w:pStyle w:val="PargrafodaLista"/>
        <w:widowControl w:val="0"/>
        <w:numPr>
          <w:ilvl w:val="0"/>
          <w:numId w:val="313"/>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O comprovativo de conformidade referido pode ser emitido antes da decisão final nos procedimentos de licença ambiental, de título de utilização de recursos hídricos, de título de emissão de gases com efeito de estufa, </w:t>
      </w:r>
      <w:r w:rsidR="00961179" w:rsidRPr="00E2599F">
        <w:rPr>
          <w:rFonts w:ascii="Garamond" w:hAnsi="Garamond"/>
          <w:color w:val="000000" w:themeColor="text1"/>
          <w:szCs w:val="24"/>
        </w:rPr>
        <w:t xml:space="preserve">de parecer vinculativo para efeitos de operação de tratamento de resíduos, </w:t>
      </w:r>
      <w:r w:rsidRPr="00E2599F">
        <w:rPr>
          <w:rFonts w:ascii="Garamond" w:hAnsi="Garamond"/>
          <w:color w:val="000000" w:themeColor="text1"/>
          <w:szCs w:val="24"/>
        </w:rPr>
        <w:t xml:space="preserve">de título de emissões para o ar, de atribuição do NCV ou do NII, atribuição de marca de exploração no caso de explorações pecuárias e de autorização de equipamentos a instalar </w:t>
      </w:r>
      <w:r w:rsidR="006878B3" w:rsidRPr="00E2599F">
        <w:rPr>
          <w:rFonts w:ascii="Garamond" w:hAnsi="Garamond"/>
          <w:color w:val="000000" w:themeColor="text1"/>
          <w:szCs w:val="24"/>
        </w:rPr>
        <w:t>no estabelecimento afeto à atividade económica</w:t>
      </w:r>
      <w:r w:rsidRPr="00E2599F">
        <w:rPr>
          <w:rFonts w:ascii="Garamond" w:hAnsi="Garamond"/>
          <w:color w:val="000000" w:themeColor="text1"/>
          <w:szCs w:val="24"/>
        </w:rPr>
        <w:t xml:space="preserve"> abrangidos por legislação específica, que são apenas condição d</w:t>
      </w:r>
      <w:r w:rsidR="001E2A93" w:rsidRPr="00E2599F">
        <w:rPr>
          <w:rFonts w:ascii="Garamond" w:hAnsi="Garamond"/>
          <w:color w:val="000000" w:themeColor="text1"/>
          <w:szCs w:val="24"/>
        </w:rPr>
        <w:t>e emissão d</w:t>
      </w:r>
      <w:r w:rsidRPr="00E2599F">
        <w:rPr>
          <w:rFonts w:ascii="Garamond" w:hAnsi="Garamond"/>
          <w:color w:val="000000" w:themeColor="text1"/>
          <w:szCs w:val="24"/>
        </w:rPr>
        <w:t>o título digital de atividade económica.</w:t>
      </w:r>
    </w:p>
    <w:p w14:paraId="54901A4C" w14:textId="77777777" w:rsidR="007B29E4" w:rsidRPr="00FC7A70" w:rsidRDefault="007B29E4"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commentRangeStart w:id="390"/>
      <w:commentRangeStart w:id="391"/>
    </w:p>
    <w:p w14:paraId="374DCB19" w14:textId="77777777" w:rsidR="007B29E4" w:rsidRPr="00FC7A70" w:rsidRDefault="57EFAFAB" w:rsidP="482EA073">
      <w:pPr>
        <w:widowControl w:val="0"/>
        <w:spacing w:after="120"/>
        <w:jc w:val="center"/>
        <w:outlineLvl w:val="1"/>
        <w:rPr>
          <w:rFonts w:ascii="Garamond" w:eastAsiaTheme="majorEastAsia" w:hAnsi="Garamond" w:cstheme="majorBidi"/>
          <w:color w:val="000000" w:themeColor="text1"/>
        </w:rPr>
      </w:pPr>
      <w:r w:rsidRPr="482EA073">
        <w:rPr>
          <w:rFonts w:ascii="Garamond" w:eastAsiaTheme="majorEastAsia" w:hAnsi="Garamond" w:cstheme="majorBidi"/>
          <w:color w:val="000000" w:themeColor="text1"/>
        </w:rPr>
        <w:t>Conferência procedimental deliberativa</w:t>
      </w:r>
      <w:commentRangeStart w:id="392"/>
      <w:commentRangeEnd w:id="390"/>
      <w:r w:rsidR="007B29E4" w:rsidRPr="00FC7A70">
        <w:rPr>
          <w:rStyle w:val="Refdecomentrio"/>
          <w:rFonts w:ascii="Garamond" w:eastAsiaTheme="majorEastAsia" w:hAnsi="Garamond" w:cstheme="majorBidi"/>
          <w:color w:val="000000" w:themeColor="text1"/>
          <w:sz w:val="24"/>
          <w:szCs w:val="22"/>
        </w:rPr>
        <w:commentReference w:id="390"/>
      </w:r>
      <w:commentRangeEnd w:id="391"/>
      <w:r w:rsidRPr="00FC7A70">
        <w:rPr>
          <w:rStyle w:val="Refdecomentrio"/>
          <w:rFonts w:ascii="Garamond" w:eastAsiaTheme="majorEastAsia" w:hAnsi="Garamond" w:cstheme="majorBidi"/>
          <w:color w:val="000000" w:themeColor="text1"/>
          <w:sz w:val="24"/>
          <w:szCs w:val="22"/>
        </w:rPr>
        <w:commentReference w:id="391"/>
      </w:r>
      <w:commentRangeEnd w:id="392"/>
      <w:r w:rsidR="007B29E4" w:rsidRPr="00FC7A70">
        <w:rPr>
          <w:rStyle w:val="Refdecomentrio"/>
          <w:rFonts w:ascii="Garamond" w:eastAsiaTheme="majorEastAsia" w:hAnsi="Garamond" w:cstheme="majorBidi"/>
          <w:color w:val="000000" w:themeColor="text1"/>
          <w:sz w:val="24"/>
          <w:szCs w:val="22"/>
        </w:rPr>
        <w:commentReference w:id="392"/>
      </w:r>
    </w:p>
    <w:p w14:paraId="3E7550BA" w14:textId="5A9767D4"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Quando seja convocada uma conferência procedimental deliberativa nos termos do n.º 1 do artigo anterior, as entidades públicas </w:t>
      </w:r>
      <w:r w:rsidR="00047513" w:rsidRPr="00E2599F">
        <w:rPr>
          <w:rFonts w:ascii="Garamond" w:hAnsi="Garamond"/>
          <w:color w:val="000000" w:themeColor="text1"/>
          <w:szCs w:val="24"/>
        </w:rPr>
        <w:t>consultadas</w:t>
      </w:r>
      <w:r w:rsidRPr="00E2599F">
        <w:rPr>
          <w:rFonts w:ascii="Garamond" w:hAnsi="Garamond"/>
          <w:color w:val="000000" w:themeColor="text1"/>
          <w:szCs w:val="24"/>
        </w:rPr>
        <w:t xml:space="preserve"> deliberam conjuntamente através de um ato de conteúdo complexo, que corresponde à emissão isolada dos títulos, licenças, autorizações, aprovações, registos, pareceres e outros atos por cada um deles.</w:t>
      </w:r>
    </w:p>
    <w:p w14:paraId="1CDE72E4" w14:textId="51367E79" w:rsidR="000E6B82" w:rsidRPr="00E2599F" w:rsidRDefault="000E6B82"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O ato administrativo de conteúdo complexo previsto no número anterior, encontra-se </w:t>
      </w:r>
      <w:r w:rsidR="00197C9F" w:rsidRPr="00E2599F">
        <w:rPr>
          <w:rFonts w:ascii="Garamond" w:hAnsi="Garamond"/>
          <w:color w:val="000000" w:themeColor="text1"/>
          <w:szCs w:val="24"/>
        </w:rPr>
        <w:t>condicionado ao sentido e conteúdo de qualquer título, licença, autorização, aprovação, registo, parecer ou outro ato que seja obrigatório e vinculativo nos termos dos regimes de ambiente</w:t>
      </w:r>
      <w:r w:rsidR="000F18A9" w:rsidRPr="00E2599F">
        <w:rPr>
          <w:rFonts w:ascii="Garamond" w:hAnsi="Garamond"/>
          <w:color w:val="000000" w:themeColor="text1"/>
          <w:szCs w:val="24"/>
        </w:rPr>
        <w:t xml:space="preserve"> aplicáveis</w:t>
      </w:r>
      <w:r w:rsidR="00713272" w:rsidRPr="00E2599F">
        <w:rPr>
          <w:rFonts w:ascii="Garamond" w:hAnsi="Garamond"/>
          <w:color w:val="000000" w:themeColor="text1"/>
          <w:szCs w:val="24"/>
        </w:rPr>
        <w:t>.</w:t>
      </w:r>
    </w:p>
    <w:p w14:paraId="35A6D6D3" w14:textId="5A3D0ACF"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Aos títulos, licenças, autorizações, aprovações, registos, pareceres e outros atos aplica-se o disposto nos respetivos regimes ao abrigo dos quais são emitidos quanto à sua validade e impugnabilidade.</w:t>
      </w:r>
    </w:p>
    <w:p w14:paraId="5C8C1BAA" w14:textId="400D0402"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A conferência procedimental deliberativa é convocada e presidida pela entidade coordenadora e nela participam as entidades públicas </w:t>
      </w:r>
      <w:r w:rsidR="00047513" w:rsidRPr="00E2599F">
        <w:rPr>
          <w:rFonts w:ascii="Garamond" w:hAnsi="Garamond"/>
          <w:color w:val="000000" w:themeColor="text1"/>
          <w:szCs w:val="24"/>
        </w:rPr>
        <w:t>consultadas</w:t>
      </w:r>
      <w:r w:rsidRPr="00E2599F">
        <w:rPr>
          <w:rFonts w:ascii="Garamond" w:hAnsi="Garamond"/>
          <w:color w:val="000000" w:themeColor="text1"/>
          <w:szCs w:val="24"/>
        </w:rPr>
        <w:t>, que devam ser consultadas.</w:t>
      </w:r>
    </w:p>
    <w:p w14:paraId="060E3FBF" w14:textId="683FC26E"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A conferência procedimental deliberativa deve ser realizada </w:t>
      </w:r>
      <w:r w:rsidR="00BA6478" w:rsidRPr="00E2599F">
        <w:rPr>
          <w:rFonts w:ascii="Garamond" w:hAnsi="Garamond"/>
          <w:color w:val="000000" w:themeColor="text1"/>
          <w:szCs w:val="24"/>
        </w:rPr>
        <w:t xml:space="preserve">até ao </w:t>
      </w:r>
      <w:r w:rsidRPr="00E2599F">
        <w:rPr>
          <w:rFonts w:ascii="Garamond" w:hAnsi="Garamond"/>
          <w:color w:val="000000" w:themeColor="text1"/>
          <w:szCs w:val="24"/>
        </w:rPr>
        <w:t>termo do prazo máximo de pronúncia mais extenso a que uma entidade pública consultada esteja obrigada, nos termos do anexo III.</w:t>
      </w:r>
    </w:p>
    <w:p w14:paraId="6BB046F2" w14:textId="6B3DB46D"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As reuniões da conferência procedimental deliberativa têm lugar, preferencialmente, por videoconferência.</w:t>
      </w:r>
    </w:p>
    <w:p w14:paraId="649E9378" w14:textId="4BBC9A6B"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 convocatória da conferência procedimental deliberativa deve ser efetuada com a antecedência mínima de cinco dias em relação à data da reunião.</w:t>
      </w:r>
    </w:p>
    <w:p w14:paraId="328C4F9E" w14:textId="50EC7C17"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 ausência de uma entidade regularmente convocada não obsta ao funcionamento da conferência, considerando-se que aquelas que tenham faltado à conferência procedimental deliberativa nada têm a opor ao deferimento do pedido, ficando vinculadas ao teor da decisão adotada.</w:t>
      </w:r>
    </w:p>
    <w:p w14:paraId="4BD71EE3" w14:textId="7CBF7E51" w:rsidR="007B29E4" w:rsidRPr="00E2599F" w:rsidRDefault="007B29E4"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No termo da conferência procedimental deliberativa, a entidade coordenadora elabora uma ata, que submete n</w:t>
      </w:r>
      <w:r w:rsidR="00863157" w:rsidRPr="00E2599F">
        <w:rPr>
          <w:rFonts w:ascii="Garamond" w:hAnsi="Garamond"/>
          <w:color w:val="000000" w:themeColor="text1"/>
          <w:szCs w:val="24"/>
        </w:rPr>
        <w:t>a</w:t>
      </w:r>
      <w:r w:rsidRPr="00E2599F">
        <w:rPr>
          <w:rFonts w:ascii="Garamond" w:hAnsi="Garamond"/>
          <w:color w:val="000000" w:themeColor="text1"/>
          <w:szCs w:val="24"/>
        </w:rPr>
        <w:t xml:space="preserve"> </w:t>
      </w:r>
      <w:r w:rsidR="005406FB" w:rsidRPr="00E2599F">
        <w:rPr>
          <w:rFonts w:ascii="Garamond" w:hAnsi="Garamond"/>
          <w:color w:val="000000" w:themeColor="text1"/>
          <w:szCs w:val="24"/>
        </w:rPr>
        <w:t>“Plataforma dos Licenciamentos”</w:t>
      </w:r>
      <w:r w:rsidRPr="00E2599F">
        <w:rPr>
          <w:rFonts w:ascii="Garamond" w:hAnsi="Garamond"/>
          <w:color w:val="000000" w:themeColor="text1"/>
          <w:szCs w:val="24"/>
        </w:rPr>
        <w:t>, na qual são registados:</w:t>
      </w:r>
    </w:p>
    <w:p w14:paraId="16C8D70A" w14:textId="77777777" w:rsidR="007B29E4" w:rsidRPr="00FC7A70" w:rsidRDefault="007B29E4" w:rsidP="00FF5645">
      <w:pPr>
        <w:widowControl w:val="0"/>
        <w:numPr>
          <w:ilvl w:val="0"/>
          <w:numId w:val="197"/>
        </w:numPr>
        <w:spacing w:after="120"/>
        <w:ind w:left="851" w:hanging="284"/>
        <w:rPr>
          <w:rFonts w:ascii="Garamond" w:hAnsi="Garamond"/>
          <w:color w:val="000000" w:themeColor="text1"/>
          <w:szCs w:val="24"/>
        </w:rPr>
      </w:pPr>
      <w:r w:rsidRPr="00FC7A70">
        <w:rPr>
          <w:rFonts w:ascii="Garamond" w:hAnsi="Garamond"/>
          <w:color w:val="000000" w:themeColor="text1"/>
          <w:szCs w:val="24"/>
        </w:rPr>
        <w:t>Os passos da conferência procedimental deliberativa;</w:t>
      </w:r>
    </w:p>
    <w:p w14:paraId="31EE55AD" w14:textId="77777777" w:rsidR="007B29E4" w:rsidRPr="00FC7A70" w:rsidRDefault="007B29E4" w:rsidP="00FF5645">
      <w:pPr>
        <w:widowControl w:val="0"/>
        <w:numPr>
          <w:ilvl w:val="0"/>
          <w:numId w:val="197"/>
        </w:numPr>
        <w:spacing w:after="120"/>
        <w:ind w:left="851" w:hanging="284"/>
        <w:rPr>
          <w:rFonts w:ascii="Garamond" w:hAnsi="Garamond"/>
          <w:color w:val="000000" w:themeColor="text1"/>
          <w:szCs w:val="24"/>
        </w:rPr>
      </w:pPr>
      <w:r w:rsidRPr="00FC7A70">
        <w:rPr>
          <w:rFonts w:ascii="Garamond" w:hAnsi="Garamond"/>
          <w:color w:val="000000" w:themeColor="text1"/>
          <w:szCs w:val="24"/>
        </w:rPr>
        <w:t>Um relatório sumário das pronúncias das entidades intervenientes, que indique apenas se a sua pronúncia é favorável, favorável condicionada ou desfavorável; e</w:t>
      </w:r>
    </w:p>
    <w:p w14:paraId="1F59ACC9" w14:textId="31318B55" w:rsidR="007B29E4" w:rsidRPr="00FC7A70" w:rsidRDefault="007B29E4" w:rsidP="00FF5645">
      <w:pPr>
        <w:widowControl w:val="0"/>
        <w:numPr>
          <w:ilvl w:val="0"/>
          <w:numId w:val="197"/>
        </w:numPr>
        <w:spacing w:after="120"/>
        <w:ind w:left="851" w:hanging="284"/>
        <w:rPr>
          <w:rFonts w:ascii="Garamond" w:hAnsi="Garamond"/>
          <w:color w:val="000000" w:themeColor="text1"/>
          <w:szCs w:val="24"/>
        </w:rPr>
      </w:pPr>
      <w:r w:rsidRPr="00FC7A70">
        <w:rPr>
          <w:rFonts w:ascii="Garamond" w:hAnsi="Garamond"/>
          <w:color w:val="000000" w:themeColor="text1"/>
          <w:szCs w:val="24"/>
        </w:rPr>
        <w:t>O ato ou atos decisórios nela praticados, com a respetiva fundamentação.</w:t>
      </w:r>
    </w:p>
    <w:p w14:paraId="20356889" w14:textId="1A629FA1" w:rsidR="007B29E4" w:rsidRPr="00FC7A70" w:rsidRDefault="00970D01"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w:t>
      </w:r>
      <w:r w:rsidR="005F5AD8" w:rsidRPr="00FC7A70">
        <w:rPr>
          <w:rFonts w:ascii="Garamond" w:hAnsi="Garamond"/>
          <w:color w:val="000000" w:themeColor="text1"/>
          <w:szCs w:val="24"/>
        </w:rPr>
        <w:t xml:space="preserve"> proposta de</w:t>
      </w:r>
      <w:r w:rsidR="007B29E4" w:rsidRPr="00FC7A70">
        <w:rPr>
          <w:rFonts w:ascii="Garamond" w:hAnsi="Garamond"/>
          <w:color w:val="000000" w:themeColor="text1"/>
          <w:szCs w:val="24"/>
        </w:rPr>
        <w:t xml:space="preserve"> ato decisório</w:t>
      </w:r>
      <w:r w:rsidR="00F27054" w:rsidRPr="00FC7A70">
        <w:rPr>
          <w:rFonts w:ascii="Garamond" w:hAnsi="Garamond"/>
          <w:color w:val="000000" w:themeColor="text1"/>
          <w:szCs w:val="24"/>
        </w:rPr>
        <w:t xml:space="preserve"> desfavorável</w:t>
      </w:r>
      <w:r w:rsidR="007B29E4" w:rsidRPr="00FC7A70">
        <w:rPr>
          <w:rFonts w:ascii="Garamond" w:hAnsi="Garamond"/>
          <w:color w:val="000000" w:themeColor="text1"/>
          <w:szCs w:val="24"/>
        </w:rPr>
        <w:t xml:space="preserve"> praticado na conferência procedimental deliberativa </w:t>
      </w:r>
      <w:r w:rsidRPr="00FC7A70">
        <w:rPr>
          <w:rFonts w:ascii="Garamond" w:hAnsi="Garamond"/>
          <w:color w:val="000000" w:themeColor="text1"/>
          <w:szCs w:val="24"/>
        </w:rPr>
        <w:t>é precedida de</w:t>
      </w:r>
      <w:r w:rsidR="006B1F01" w:rsidRPr="00FC7A70">
        <w:rPr>
          <w:rFonts w:ascii="Garamond" w:hAnsi="Garamond"/>
          <w:color w:val="000000" w:themeColor="text1"/>
          <w:szCs w:val="24"/>
        </w:rPr>
        <w:t xml:space="preserve"> audiência prévia</w:t>
      </w:r>
      <w:r w:rsidR="00A011D3" w:rsidRPr="00FC7A70">
        <w:rPr>
          <w:rFonts w:ascii="Garamond" w:hAnsi="Garamond"/>
          <w:color w:val="000000" w:themeColor="text1"/>
          <w:szCs w:val="24"/>
        </w:rPr>
        <w:t xml:space="preserve"> </w:t>
      </w:r>
      <w:r w:rsidRPr="00FC7A70">
        <w:rPr>
          <w:rFonts w:ascii="Garamond" w:hAnsi="Garamond"/>
          <w:color w:val="000000" w:themeColor="text1"/>
          <w:szCs w:val="24"/>
        </w:rPr>
        <w:t>nos termos d</w:t>
      </w:r>
      <w:r w:rsidR="00A011D3" w:rsidRPr="00FC7A70">
        <w:rPr>
          <w:rFonts w:ascii="Garamond" w:hAnsi="Garamond"/>
          <w:color w:val="000000" w:themeColor="text1"/>
          <w:szCs w:val="24"/>
        </w:rPr>
        <w:t>os artigos 121.º e seguintes do CPA.</w:t>
      </w:r>
    </w:p>
    <w:p w14:paraId="1290966B" w14:textId="7226ED8A" w:rsidR="008F671C" w:rsidRDefault="008F671C" w:rsidP="00DF7BBF">
      <w:pPr>
        <w:pStyle w:val="PargrafodaLista"/>
        <w:widowControl w:val="0"/>
        <w:numPr>
          <w:ilvl w:val="0"/>
          <w:numId w:val="31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do disposto no número anterior, caso o ato decisório final seja de indeferimento do pedido, o procedimento é extinto.</w:t>
      </w:r>
    </w:p>
    <w:p w14:paraId="751D1465" w14:textId="77777777" w:rsidR="00FF5645" w:rsidRPr="00FF5645" w:rsidRDefault="00FF5645" w:rsidP="00FF5645">
      <w:pPr>
        <w:widowControl w:val="0"/>
        <w:spacing w:after="120"/>
        <w:rPr>
          <w:rFonts w:ascii="Garamond" w:hAnsi="Garamond"/>
          <w:color w:val="000000" w:themeColor="text1"/>
          <w:szCs w:val="24"/>
        </w:rPr>
      </w:pPr>
    </w:p>
    <w:p w14:paraId="64A7C795" w14:textId="77777777" w:rsidR="003114B9" w:rsidRPr="00FC7A70" w:rsidRDefault="003114B9" w:rsidP="482EA073">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rPr>
      </w:pPr>
      <w:bookmarkStart w:id="393" w:name="_Ref227750834"/>
    </w:p>
    <w:bookmarkEnd w:id="393"/>
    <w:p w14:paraId="13A099F0" w14:textId="77777777" w:rsidR="003114B9" w:rsidRPr="00FC7A70" w:rsidRDefault="003114B9"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Vistoria</w:t>
      </w:r>
    </w:p>
    <w:p w14:paraId="133E5ADE" w14:textId="3DC9ACDB" w:rsidR="003114B9" w:rsidRPr="00E2599F" w:rsidRDefault="000F5F32"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Nas atividades económicas sujeitas ao procedimento de comunicação com prazo e vistoria, c</w:t>
      </w:r>
      <w:r w:rsidR="003114B9" w:rsidRPr="00E2599F">
        <w:rPr>
          <w:rFonts w:ascii="Garamond" w:hAnsi="Garamond"/>
          <w:color w:val="000000" w:themeColor="text1"/>
          <w:szCs w:val="24"/>
        </w:rPr>
        <w:t xml:space="preserve">aso seja emitido comprovativo de conformidade, </w:t>
      </w:r>
      <w:r w:rsidR="007169A9" w:rsidRPr="00E2599F">
        <w:rPr>
          <w:rFonts w:ascii="Garamond" w:hAnsi="Garamond"/>
          <w:color w:val="000000" w:themeColor="text1"/>
          <w:szCs w:val="24"/>
        </w:rPr>
        <w:t xml:space="preserve">e após emissão das decisões de ambiente, se aplicáveis, </w:t>
      </w:r>
      <w:r w:rsidR="003114B9" w:rsidRPr="00E2599F">
        <w:rPr>
          <w:rFonts w:ascii="Garamond" w:hAnsi="Garamond"/>
          <w:color w:val="000000" w:themeColor="text1"/>
          <w:szCs w:val="24"/>
        </w:rPr>
        <w:t xml:space="preserve">o operador económico </w:t>
      </w:r>
      <w:r w:rsidR="00E27B6C" w:rsidRPr="00E2599F">
        <w:rPr>
          <w:rFonts w:ascii="Garamond" w:hAnsi="Garamond"/>
          <w:color w:val="000000" w:themeColor="text1"/>
          <w:szCs w:val="24"/>
        </w:rPr>
        <w:t xml:space="preserve">solicita, </w:t>
      </w:r>
      <w:r w:rsidR="005406FB" w:rsidRPr="00E2599F">
        <w:rPr>
          <w:rFonts w:ascii="Garamond" w:hAnsi="Garamond"/>
          <w:color w:val="000000" w:themeColor="text1"/>
          <w:szCs w:val="24"/>
        </w:rPr>
        <w:t>na “Plataforma dos Licenciamentos”</w:t>
      </w:r>
      <w:r w:rsidR="00E27B6C" w:rsidRPr="00E2599F">
        <w:rPr>
          <w:rFonts w:ascii="Garamond" w:hAnsi="Garamond"/>
          <w:color w:val="000000" w:themeColor="text1"/>
          <w:szCs w:val="24"/>
        </w:rPr>
        <w:t xml:space="preserve">, </w:t>
      </w:r>
      <w:r w:rsidR="009211A2" w:rsidRPr="00E2599F">
        <w:rPr>
          <w:rFonts w:ascii="Garamond" w:hAnsi="Garamond"/>
          <w:color w:val="000000" w:themeColor="text1"/>
          <w:szCs w:val="24"/>
        </w:rPr>
        <w:t xml:space="preserve">no prazo máximo de três anos da emissão do comprovativo de conformidade, </w:t>
      </w:r>
      <w:r w:rsidR="00E27B6C" w:rsidRPr="00E2599F">
        <w:rPr>
          <w:rFonts w:ascii="Garamond" w:hAnsi="Garamond"/>
          <w:color w:val="000000" w:themeColor="text1"/>
          <w:szCs w:val="24"/>
        </w:rPr>
        <w:t xml:space="preserve">a realização da vistoria ao estabelecimento ou instalação afeto à atividade económica, </w:t>
      </w:r>
      <w:r w:rsidR="00AE46BC" w:rsidRPr="00E2599F">
        <w:rPr>
          <w:rFonts w:ascii="Garamond" w:hAnsi="Garamond"/>
          <w:color w:val="000000" w:themeColor="text1"/>
          <w:szCs w:val="24"/>
        </w:rPr>
        <w:t>que pode ser:</w:t>
      </w:r>
    </w:p>
    <w:p w14:paraId="5A309F7C" w14:textId="7BABF0C7" w:rsidR="003114B9" w:rsidRDefault="00E27B6C" w:rsidP="00FF5645">
      <w:pPr>
        <w:widowControl w:val="0"/>
        <w:numPr>
          <w:ilvl w:val="0"/>
          <w:numId w:val="50"/>
        </w:numPr>
        <w:spacing w:after="120"/>
        <w:ind w:left="851" w:hanging="284"/>
        <w:rPr>
          <w:rFonts w:ascii="Garamond" w:hAnsi="Garamond"/>
          <w:color w:val="000000" w:themeColor="text1"/>
          <w:szCs w:val="24"/>
        </w:rPr>
      </w:pPr>
      <w:r w:rsidRPr="00FC7A70">
        <w:rPr>
          <w:rFonts w:ascii="Garamond" w:hAnsi="Garamond"/>
          <w:color w:val="000000" w:themeColor="text1"/>
          <w:szCs w:val="24"/>
        </w:rPr>
        <w:t>Realizada pela</w:t>
      </w:r>
      <w:r w:rsidR="003114B9" w:rsidRPr="00FC7A70">
        <w:rPr>
          <w:rFonts w:ascii="Garamond" w:hAnsi="Garamond"/>
          <w:color w:val="000000" w:themeColor="text1"/>
          <w:szCs w:val="24"/>
        </w:rPr>
        <w:t xml:space="preserve"> entidade coordenadora, caso em que esta, após articulação com as entidades intervenientes na vistoria, agenda a sua realização no prazo máximo de 30 dias; ou</w:t>
      </w:r>
    </w:p>
    <w:p w14:paraId="7B631B80" w14:textId="77777777" w:rsidR="00FF5645" w:rsidRPr="00FC7A70" w:rsidRDefault="00FF5645" w:rsidP="00FF5645">
      <w:pPr>
        <w:widowControl w:val="0"/>
        <w:spacing w:after="120"/>
        <w:rPr>
          <w:rFonts w:ascii="Garamond" w:hAnsi="Garamond"/>
          <w:color w:val="000000" w:themeColor="text1"/>
          <w:szCs w:val="24"/>
        </w:rPr>
      </w:pPr>
    </w:p>
    <w:p w14:paraId="166331AA" w14:textId="778038B8" w:rsidR="003114B9" w:rsidRPr="00FC7A70" w:rsidRDefault="63C016FA" w:rsidP="482EA073">
      <w:pPr>
        <w:widowControl w:val="0"/>
        <w:numPr>
          <w:ilvl w:val="0"/>
          <w:numId w:val="50"/>
        </w:numPr>
        <w:spacing w:after="120"/>
        <w:ind w:left="851" w:hanging="284"/>
        <w:rPr>
          <w:rFonts w:ascii="Garamond" w:hAnsi="Garamond"/>
          <w:color w:val="000000" w:themeColor="text1"/>
        </w:rPr>
      </w:pPr>
      <w:r w:rsidRPr="482EA073">
        <w:rPr>
          <w:rFonts w:ascii="Garamond" w:hAnsi="Garamond"/>
          <w:color w:val="000000" w:themeColor="text1"/>
        </w:rPr>
        <w:t>R</w:t>
      </w:r>
      <w:r w:rsidR="44C58E06" w:rsidRPr="482EA073">
        <w:rPr>
          <w:rFonts w:ascii="Garamond" w:hAnsi="Garamond"/>
          <w:color w:val="000000" w:themeColor="text1"/>
        </w:rPr>
        <w:t>ealizada por uma entidade acreditada</w:t>
      </w:r>
      <w:r w:rsidR="2A14DEB2" w:rsidRPr="482EA073">
        <w:rPr>
          <w:rFonts w:ascii="Garamond" w:hAnsi="Garamond"/>
          <w:color w:val="000000" w:themeColor="text1"/>
        </w:rPr>
        <w:t xml:space="preserve"> ou</w:t>
      </w:r>
      <w:r w:rsidR="2031DA23" w:rsidRPr="482EA073">
        <w:rPr>
          <w:rFonts w:ascii="Garamond" w:hAnsi="Garamond"/>
          <w:color w:val="000000" w:themeColor="text1"/>
        </w:rPr>
        <w:t xml:space="preserve"> por entidade delegada de</w:t>
      </w:r>
      <w:r w:rsidR="2A14DEB2" w:rsidRPr="482EA073">
        <w:rPr>
          <w:rFonts w:ascii="Garamond" w:hAnsi="Garamond"/>
          <w:color w:val="000000" w:themeColor="text1"/>
        </w:rPr>
        <w:t xml:space="preserve"> </w:t>
      </w:r>
      <w:r w:rsidR="2031DA23" w:rsidRPr="482EA073">
        <w:rPr>
          <w:rFonts w:ascii="Garamond" w:hAnsi="Garamond"/>
          <w:color w:val="000000" w:themeColor="text1"/>
        </w:rPr>
        <w:t>controlo oficial</w:t>
      </w:r>
      <w:r w:rsidR="44C58E06" w:rsidRPr="482EA073">
        <w:rPr>
          <w:rFonts w:ascii="Garamond" w:hAnsi="Garamond"/>
          <w:color w:val="000000" w:themeColor="text1"/>
        </w:rPr>
        <w:t>,</w:t>
      </w:r>
      <w:r w:rsidRPr="482EA073">
        <w:rPr>
          <w:rFonts w:ascii="Garamond" w:hAnsi="Garamond"/>
          <w:color w:val="000000" w:themeColor="text1"/>
        </w:rPr>
        <w:t xml:space="preserve"> </w:t>
      </w:r>
      <w:r w:rsidR="24E3AE7C" w:rsidRPr="482EA073">
        <w:rPr>
          <w:rFonts w:ascii="Garamond" w:hAnsi="Garamond"/>
          <w:color w:val="000000" w:themeColor="text1"/>
        </w:rPr>
        <w:t xml:space="preserve">a pedido e expensas do operador económico, </w:t>
      </w:r>
      <w:r w:rsidR="44C58E06" w:rsidRPr="482EA073">
        <w:rPr>
          <w:rFonts w:ascii="Garamond" w:hAnsi="Garamond"/>
          <w:color w:val="000000" w:themeColor="text1"/>
        </w:rPr>
        <w:t>nos termos previstos n</w:t>
      </w:r>
      <w:r w:rsidR="1D51D9D3" w:rsidRPr="482EA073">
        <w:rPr>
          <w:rFonts w:ascii="Garamond" w:hAnsi="Garamond"/>
          <w:color w:val="000000" w:themeColor="text1"/>
        </w:rPr>
        <w:t xml:space="preserve">a alínea </w:t>
      </w:r>
      <w:r w:rsidR="7CF89585" w:rsidRPr="482EA073">
        <w:rPr>
          <w:rFonts w:ascii="Garamond" w:hAnsi="Garamond"/>
          <w:i/>
          <w:iCs/>
          <w:color w:val="000000" w:themeColor="text1"/>
        </w:rPr>
        <w:t>d</w:t>
      </w:r>
      <w:r w:rsidR="1D51D9D3" w:rsidRPr="482EA073">
        <w:rPr>
          <w:rFonts w:ascii="Garamond" w:hAnsi="Garamond"/>
          <w:i/>
          <w:iCs/>
          <w:color w:val="000000" w:themeColor="text1"/>
        </w:rPr>
        <w:t>)</w:t>
      </w:r>
      <w:r w:rsidR="1D51D9D3" w:rsidRPr="482EA073">
        <w:rPr>
          <w:rFonts w:ascii="Garamond" w:hAnsi="Garamond"/>
          <w:color w:val="000000" w:themeColor="text1"/>
        </w:rPr>
        <w:t xml:space="preserve"> do n.º 2 do </w:t>
      </w:r>
      <w:r w:rsidR="00591C26" w:rsidRPr="482EA073">
        <w:rPr>
          <w:rFonts w:ascii="Garamond" w:hAnsi="Garamond"/>
          <w:color w:val="000000" w:themeColor="text1"/>
        </w:rPr>
        <w:fldChar w:fldCharType="begin"/>
      </w:r>
      <w:r w:rsidR="00591C26" w:rsidRPr="482EA073">
        <w:rPr>
          <w:rFonts w:ascii="Garamond" w:hAnsi="Garamond"/>
          <w:color w:val="000000" w:themeColor="text1"/>
        </w:rPr>
        <w:instrText xml:space="preserve"> REF _Ref227750896 \r \h </w:instrText>
      </w:r>
      <w:r w:rsidR="00FC7A70" w:rsidRPr="482EA073">
        <w:rPr>
          <w:rFonts w:ascii="Garamond" w:hAnsi="Garamond"/>
          <w:color w:val="000000" w:themeColor="text1"/>
        </w:rPr>
        <w:instrText xml:space="preserve"> \* MERGEFORMAT </w:instrText>
      </w:r>
      <w:r w:rsidR="00591C26" w:rsidRPr="482EA073">
        <w:rPr>
          <w:rFonts w:ascii="Garamond" w:hAnsi="Garamond"/>
          <w:color w:val="000000" w:themeColor="text1"/>
        </w:rPr>
      </w:r>
      <w:r w:rsidR="00591C26" w:rsidRPr="482EA073">
        <w:rPr>
          <w:rFonts w:ascii="Garamond" w:hAnsi="Garamond"/>
          <w:color w:val="000000" w:themeColor="text1"/>
        </w:rPr>
        <w:fldChar w:fldCharType="separate"/>
      </w:r>
      <w:r w:rsidR="0B4D1937" w:rsidRPr="482EA073">
        <w:rPr>
          <w:rFonts w:ascii="Garamond" w:hAnsi="Garamond"/>
          <w:color w:val="000000" w:themeColor="text1"/>
        </w:rPr>
        <w:t>Artigo 10.º</w:t>
      </w:r>
      <w:r w:rsidR="00591C26" w:rsidRPr="482EA073">
        <w:rPr>
          <w:rFonts w:ascii="Garamond" w:hAnsi="Garamond"/>
          <w:color w:val="000000" w:themeColor="text1"/>
        </w:rPr>
        <w:fldChar w:fldCharType="end"/>
      </w:r>
      <w:r w:rsidRPr="482EA073">
        <w:rPr>
          <w:rFonts w:ascii="Garamond" w:hAnsi="Garamond"/>
          <w:color w:val="000000" w:themeColor="text1"/>
        </w:rPr>
        <w:t xml:space="preserve">, caso em que </w:t>
      </w:r>
      <w:r w:rsidR="03E4AFCF" w:rsidRPr="482EA073">
        <w:rPr>
          <w:rFonts w:ascii="Garamond" w:hAnsi="Garamond"/>
          <w:color w:val="000000" w:themeColor="text1"/>
        </w:rPr>
        <w:t xml:space="preserve">o operador económico </w:t>
      </w:r>
      <w:r w:rsidRPr="482EA073">
        <w:rPr>
          <w:rFonts w:ascii="Garamond" w:hAnsi="Garamond"/>
          <w:color w:val="000000" w:themeColor="text1"/>
        </w:rPr>
        <w:t>comunica à entidade coordenadora a data de realização da vistoria</w:t>
      </w:r>
      <w:r w:rsidR="24E3AE7C" w:rsidRPr="482EA073">
        <w:rPr>
          <w:rFonts w:ascii="Garamond" w:hAnsi="Garamond"/>
          <w:color w:val="000000" w:themeColor="text1"/>
        </w:rPr>
        <w:t>.</w:t>
      </w:r>
    </w:p>
    <w:p w14:paraId="44B27456" w14:textId="13B2BD4C" w:rsidR="00E27B6C" w:rsidRPr="00FC7A70" w:rsidRDefault="00E27B6C"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operador económico pode requerer qu</w:t>
      </w:r>
      <w:r w:rsidR="00C64061" w:rsidRPr="00FC7A70">
        <w:rPr>
          <w:rFonts w:ascii="Garamond" w:hAnsi="Garamond"/>
          <w:color w:val="000000" w:themeColor="text1"/>
          <w:szCs w:val="24"/>
        </w:rPr>
        <w:t xml:space="preserve">e </w:t>
      </w:r>
      <w:r w:rsidR="00CB4523" w:rsidRPr="00FC7A70">
        <w:rPr>
          <w:rFonts w:ascii="Garamond" w:hAnsi="Garamond"/>
          <w:color w:val="000000" w:themeColor="text1"/>
          <w:szCs w:val="24"/>
        </w:rPr>
        <w:t xml:space="preserve">a vistoria </w:t>
      </w:r>
      <w:r w:rsidR="00AC04C7" w:rsidRPr="00FC7A70">
        <w:rPr>
          <w:rFonts w:ascii="Garamond" w:hAnsi="Garamond"/>
          <w:color w:val="000000" w:themeColor="text1"/>
          <w:szCs w:val="24"/>
        </w:rPr>
        <w:t xml:space="preserve">seja realizada por fases, respeitando cada uma delas </w:t>
      </w:r>
      <w:r w:rsidR="00CB4523" w:rsidRPr="00FC7A70">
        <w:rPr>
          <w:rFonts w:ascii="Garamond" w:hAnsi="Garamond"/>
          <w:color w:val="000000" w:themeColor="text1"/>
          <w:szCs w:val="24"/>
        </w:rPr>
        <w:t xml:space="preserve">a uma zona </w:t>
      </w:r>
      <w:r w:rsidR="00B113F8" w:rsidRPr="00FC7A70">
        <w:rPr>
          <w:rFonts w:ascii="Garamond" w:hAnsi="Garamond"/>
          <w:color w:val="000000" w:themeColor="text1"/>
          <w:szCs w:val="24"/>
        </w:rPr>
        <w:t>ou espaço que possa ser explorada autonomamente.</w:t>
      </w:r>
      <w:r w:rsidR="00CB4523" w:rsidRPr="00FC7A70">
        <w:rPr>
          <w:rFonts w:ascii="Garamond" w:hAnsi="Garamond"/>
          <w:color w:val="000000" w:themeColor="text1"/>
          <w:szCs w:val="24"/>
        </w:rPr>
        <w:t xml:space="preserve"> </w:t>
      </w:r>
    </w:p>
    <w:p w14:paraId="1131954B" w14:textId="3FD0C001" w:rsidR="002152C0" w:rsidRPr="00FC7A70" w:rsidRDefault="002B6AC4"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Caso sejam introduzidas alterações ao pedido de título digital de atividade económica após </w:t>
      </w:r>
      <w:r w:rsidR="002D4D1C" w:rsidRPr="00FC7A70">
        <w:rPr>
          <w:rFonts w:ascii="Garamond" w:hAnsi="Garamond"/>
          <w:color w:val="000000" w:themeColor="text1"/>
          <w:szCs w:val="24"/>
        </w:rPr>
        <w:t>a emissão do comprovativo de conformidade e antes da realização da vistoria, aplica-se o disposto no</w:t>
      </w:r>
      <w:r w:rsidR="003B2098" w:rsidRPr="00FC7A70">
        <w:rPr>
          <w:rFonts w:ascii="Garamond" w:hAnsi="Garamond"/>
          <w:color w:val="000000" w:themeColor="text1"/>
          <w:szCs w:val="24"/>
        </w:rPr>
        <w:t xml:space="preserve"> </w:t>
      </w:r>
      <w:r w:rsidR="003B2098" w:rsidRPr="00FC7A70">
        <w:rPr>
          <w:rFonts w:ascii="Garamond" w:hAnsi="Garamond"/>
          <w:color w:val="000000" w:themeColor="text1"/>
          <w:szCs w:val="24"/>
        </w:rPr>
        <w:fldChar w:fldCharType="begin"/>
      </w:r>
      <w:r w:rsidR="003B2098" w:rsidRPr="00FC7A70">
        <w:rPr>
          <w:rFonts w:ascii="Garamond" w:hAnsi="Garamond"/>
          <w:color w:val="000000" w:themeColor="text1"/>
          <w:szCs w:val="24"/>
        </w:rPr>
        <w:instrText xml:space="preserve"> REF _Ref225506245 \r \h </w:instrText>
      </w:r>
      <w:r w:rsidR="00FC7A70" w:rsidRPr="00FC7A70">
        <w:rPr>
          <w:rFonts w:ascii="Garamond" w:hAnsi="Garamond"/>
          <w:color w:val="000000" w:themeColor="text1"/>
          <w:szCs w:val="24"/>
        </w:rPr>
        <w:instrText xml:space="preserve"> \* MERGEFORMAT </w:instrText>
      </w:r>
      <w:r w:rsidR="003B2098" w:rsidRPr="00FC7A70">
        <w:rPr>
          <w:rFonts w:ascii="Garamond" w:hAnsi="Garamond"/>
          <w:color w:val="000000" w:themeColor="text1"/>
          <w:szCs w:val="24"/>
        </w:rPr>
      </w:r>
      <w:r w:rsidR="003B2098" w:rsidRPr="00FC7A70">
        <w:rPr>
          <w:rFonts w:ascii="Garamond" w:hAnsi="Garamond"/>
          <w:color w:val="000000" w:themeColor="text1"/>
          <w:szCs w:val="24"/>
        </w:rPr>
        <w:fldChar w:fldCharType="separate"/>
      </w:r>
      <w:r w:rsidR="009D4F47">
        <w:rPr>
          <w:rFonts w:ascii="Garamond" w:hAnsi="Garamond"/>
          <w:color w:val="000000" w:themeColor="text1"/>
          <w:szCs w:val="24"/>
        </w:rPr>
        <w:t>Artigo 34.º</w:t>
      </w:r>
      <w:r w:rsidR="003B2098" w:rsidRPr="00FC7A70">
        <w:rPr>
          <w:rFonts w:ascii="Garamond" w:hAnsi="Garamond"/>
          <w:color w:val="000000" w:themeColor="text1"/>
          <w:szCs w:val="24"/>
        </w:rPr>
        <w:fldChar w:fldCharType="end"/>
      </w:r>
      <w:r w:rsidR="002D4D1C" w:rsidRPr="00FC7A70">
        <w:rPr>
          <w:rFonts w:ascii="Garamond" w:hAnsi="Garamond"/>
          <w:color w:val="000000" w:themeColor="text1"/>
          <w:szCs w:val="24"/>
        </w:rPr>
        <w:t xml:space="preserve">, com as necessárias </w:t>
      </w:r>
      <w:r w:rsidR="003B2098" w:rsidRPr="00FC7A70">
        <w:rPr>
          <w:rFonts w:ascii="Garamond" w:hAnsi="Garamond"/>
          <w:color w:val="000000" w:themeColor="text1"/>
          <w:szCs w:val="24"/>
        </w:rPr>
        <w:t>adaptações</w:t>
      </w:r>
      <w:r w:rsidR="002D4D1C" w:rsidRPr="00FC7A70">
        <w:rPr>
          <w:rFonts w:ascii="Garamond" w:hAnsi="Garamond"/>
          <w:color w:val="000000" w:themeColor="text1"/>
          <w:szCs w:val="24"/>
        </w:rPr>
        <w:t>.</w:t>
      </w:r>
      <w:r w:rsidR="003B2098" w:rsidRPr="00FC7A70">
        <w:rPr>
          <w:rFonts w:ascii="Garamond" w:hAnsi="Garamond"/>
          <w:color w:val="000000" w:themeColor="text1"/>
          <w:szCs w:val="24"/>
        </w:rPr>
        <w:t xml:space="preserve"> </w:t>
      </w:r>
    </w:p>
    <w:p w14:paraId="38C9EDF0" w14:textId="46288F2C" w:rsidR="00DA0F8E" w:rsidRPr="00FC7A70" w:rsidRDefault="00DA0F8E"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dos empreendimentos turísticos:</w:t>
      </w:r>
    </w:p>
    <w:p w14:paraId="5B4FB38E" w14:textId="6DB73E86" w:rsidR="00FD567D" w:rsidRPr="00FC7A70" w:rsidRDefault="00B30396" w:rsidP="001E25AB">
      <w:pPr>
        <w:pStyle w:val="PargrafodaLista"/>
        <w:widowControl w:val="0"/>
        <w:numPr>
          <w:ilvl w:val="0"/>
          <w:numId w:val="25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vistoria é automaticamente agendada pela entidade coordenadora, com a emissão do comprovativo de conformidade;</w:t>
      </w:r>
    </w:p>
    <w:p w14:paraId="76750386" w14:textId="0D78BDDB" w:rsidR="003114B9" w:rsidRPr="00FC7A70" w:rsidRDefault="00DA0F8E" w:rsidP="001E25AB">
      <w:pPr>
        <w:pStyle w:val="PargrafodaLista"/>
        <w:widowControl w:val="0"/>
        <w:numPr>
          <w:ilvl w:val="0"/>
          <w:numId w:val="250"/>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Não se aplica</w:t>
      </w:r>
      <w:r w:rsidR="003114B9" w:rsidRPr="00FC7A70">
        <w:rPr>
          <w:rFonts w:ascii="Garamond" w:hAnsi="Garamond"/>
          <w:color w:val="000000" w:themeColor="text1"/>
          <w:szCs w:val="24"/>
        </w:rPr>
        <w:t xml:space="preserve"> </w:t>
      </w:r>
      <w:r w:rsidR="00D2434A" w:rsidRPr="00FC7A70">
        <w:rPr>
          <w:rFonts w:ascii="Garamond" w:hAnsi="Garamond"/>
          <w:color w:val="000000" w:themeColor="text1"/>
          <w:szCs w:val="24"/>
        </w:rPr>
        <w:t xml:space="preserve">o </w:t>
      </w:r>
      <w:r w:rsidR="003114B9" w:rsidRPr="00FC7A70">
        <w:rPr>
          <w:rFonts w:ascii="Garamond" w:hAnsi="Garamond"/>
          <w:color w:val="000000" w:themeColor="text1"/>
          <w:szCs w:val="24"/>
        </w:rPr>
        <w:t xml:space="preserve">disposto na alínea </w:t>
      </w:r>
      <w:r w:rsidR="003114B9" w:rsidRPr="00E2599F">
        <w:rPr>
          <w:rFonts w:ascii="Garamond" w:hAnsi="Garamond"/>
          <w:i/>
          <w:iCs/>
          <w:color w:val="000000" w:themeColor="text1"/>
          <w:szCs w:val="24"/>
        </w:rPr>
        <w:t>b)</w:t>
      </w:r>
      <w:r w:rsidR="003114B9" w:rsidRPr="00FC7A70">
        <w:rPr>
          <w:rFonts w:ascii="Garamond" w:hAnsi="Garamond"/>
          <w:color w:val="000000" w:themeColor="text1"/>
          <w:szCs w:val="24"/>
        </w:rPr>
        <w:t xml:space="preserve"> do </w:t>
      </w:r>
      <w:r w:rsidR="00346386" w:rsidRPr="00FC7A70">
        <w:rPr>
          <w:rFonts w:ascii="Garamond" w:hAnsi="Garamond"/>
          <w:color w:val="000000" w:themeColor="text1"/>
          <w:szCs w:val="24"/>
        </w:rPr>
        <w:t>n.º 1</w:t>
      </w:r>
      <w:r w:rsidR="003114B9" w:rsidRPr="00FC7A70">
        <w:rPr>
          <w:rFonts w:ascii="Garamond" w:hAnsi="Garamond"/>
          <w:color w:val="000000" w:themeColor="text1"/>
          <w:szCs w:val="24"/>
        </w:rPr>
        <w:t xml:space="preserve"> </w:t>
      </w:r>
      <w:r w:rsidR="00E27B6C" w:rsidRPr="00FC7A70">
        <w:rPr>
          <w:rFonts w:ascii="Garamond" w:hAnsi="Garamond"/>
          <w:color w:val="000000" w:themeColor="text1"/>
          <w:szCs w:val="24"/>
        </w:rPr>
        <w:t xml:space="preserve">e no n.º 2 </w:t>
      </w:r>
      <w:r w:rsidR="003114B9" w:rsidRPr="00FC7A70">
        <w:rPr>
          <w:rFonts w:ascii="Garamond" w:hAnsi="Garamond"/>
          <w:color w:val="000000" w:themeColor="text1"/>
          <w:szCs w:val="24"/>
        </w:rPr>
        <w:t>à classificação inicial obrigatória dos empreendimentos turísticos</w:t>
      </w:r>
      <w:r w:rsidRPr="00FC7A70">
        <w:rPr>
          <w:rFonts w:ascii="Garamond" w:hAnsi="Garamond"/>
          <w:color w:val="000000" w:themeColor="text1"/>
          <w:szCs w:val="24"/>
        </w:rPr>
        <w:t>;</w:t>
      </w:r>
    </w:p>
    <w:p w14:paraId="02151170" w14:textId="33D91153"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data para a realização da vistoria é comunicada com a antecedência mínima de 10 dias, ao operador económico e a todas as entidades públicas </w:t>
      </w:r>
      <w:r w:rsidR="00047513" w:rsidRPr="00FC7A70">
        <w:rPr>
          <w:rFonts w:ascii="Garamond" w:hAnsi="Garamond"/>
          <w:color w:val="000000" w:themeColor="text1"/>
          <w:szCs w:val="24"/>
        </w:rPr>
        <w:t>consultadas</w:t>
      </w:r>
      <w:r w:rsidRPr="00FC7A70">
        <w:rPr>
          <w:rFonts w:ascii="Garamond" w:hAnsi="Garamond"/>
          <w:color w:val="000000" w:themeColor="text1"/>
          <w:szCs w:val="24"/>
        </w:rPr>
        <w:t>, que devem designar os seus representantes e indicar os técnicos e ou peritos que as representarão, podendo ainda a entidade coordenadora, caso considere conveniente, convocar outros técnicos e peritos.</w:t>
      </w:r>
    </w:p>
    <w:p w14:paraId="7D4A9C92" w14:textId="78E9051C"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vistoria pode ter lugar em:</w:t>
      </w:r>
    </w:p>
    <w:p w14:paraId="326597A9" w14:textId="77777777" w:rsidR="003114B9" w:rsidRPr="00FC7A70" w:rsidRDefault="003114B9" w:rsidP="00903A2F">
      <w:pPr>
        <w:widowControl w:val="0"/>
        <w:numPr>
          <w:ilvl w:val="0"/>
          <w:numId w:val="51"/>
        </w:numPr>
        <w:spacing w:after="120"/>
        <w:ind w:left="851" w:hanging="284"/>
        <w:rPr>
          <w:rFonts w:ascii="Garamond" w:hAnsi="Garamond"/>
          <w:color w:val="000000" w:themeColor="text1"/>
          <w:szCs w:val="24"/>
        </w:rPr>
      </w:pPr>
      <w:r w:rsidRPr="00FC7A70">
        <w:rPr>
          <w:rFonts w:ascii="Garamond" w:hAnsi="Garamond"/>
          <w:color w:val="000000" w:themeColor="text1"/>
          <w:szCs w:val="24"/>
        </w:rPr>
        <w:t>Dias fixos, e neste caso exige a presença conjunta e simultânea dos representantes, técnicos e peritos referidos no número anterior;</w:t>
      </w:r>
    </w:p>
    <w:p w14:paraId="7E77FA4B" w14:textId="77777777" w:rsidR="003114B9" w:rsidRPr="00FC7A70" w:rsidRDefault="003114B9" w:rsidP="00903A2F">
      <w:pPr>
        <w:widowControl w:val="0"/>
        <w:numPr>
          <w:ilvl w:val="0"/>
          <w:numId w:val="51"/>
        </w:numPr>
        <w:spacing w:after="120"/>
        <w:ind w:left="851" w:hanging="284"/>
        <w:rPr>
          <w:rFonts w:ascii="Garamond" w:hAnsi="Garamond"/>
          <w:color w:val="000000" w:themeColor="text1"/>
          <w:szCs w:val="24"/>
        </w:rPr>
      </w:pPr>
      <w:r w:rsidRPr="00FC7A70">
        <w:rPr>
          <w:rFonts w:ascii="Garamond" w:hAnsi="Garamond"/>
          <w:color w:val="000000" w:themeColor="text1"/>
          <w:szCs w:val="24"/>
        </w:rPr>
        <w:t>Qualquer dia de determinado período, que não deve exceder uma semana, e, neste caso, os representantes, técnicos e peritos referidos no número anterior podem executar as respetivas vistorias em dias diferentes dentro do período determinado, sem necessidade da presença simultânea de todos no estabelecimento afeto à atividade económica.</w:t>
      </w:r>
    </w:p>
    <w:p w14:paraId="5BCA0F86" w14:textId="7C28AAF4"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resultados da vistoria são registados em auto, que deve ser disponibilizado em formato eletrónico, no qual devem constar os seguintes elementos:</w:t>
      </w:r>
    </w:p>
    <w:p w14:paraId="71C26051" w14:textId="77777777" w:rsidR="003114B9"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Validação dos elementos instrutórios;</w:t>
      </w:r>
    </w:p>
    <w:p w14:paraId="48F5FF0F" w14:textId="77777777" w:rsidR="003114B9"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Conformidade ou desconformidade do estabelecimento afeto à atividade económica com os condicionamentos legais e regulamentares, com as condições estabelecidas pelas entidades competentes;</w:t>
      </w:r>
    </w:p>
    <w:p w14:paraId="2046B133" w14:textId="77777777" w:rsidR="003114B9"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das desconformidades que necessitam de correção;</w:t>
      </w:r>
    </w:p>
    <w:p w14:paraId="5308C7B2" w14:textId="77777777" w:rsidR="003114B9"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Descrição das correções necessárias para o deferimento do pedido;</w:t>
      </w:r>
    </w:p>
    <w:p w14:paraId="12E1CD29" w14:textId="07D44EB0" w:rsidR="003114B9"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Posição sobre a procedência ou improcedência de reclamações;</w:t>
      </w:r>
    </w:p>
    <w:p w14:paraId="7B885B08" w14:textId="77777777" w:rsidR="003114B9"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Proposta de decisão final sobre o pedido de título digital de atividade económica;</w:t>
      </w:r>
    </w:p>
    <w:p w14:paraId="303BE7F4" w14:textId="70F03A8A" w:rsidR="003B2098" w:rsidRPr="00FC7A70" w:rsidRDefault="003114B9" w:rsidP="00903A2F">
      <w:pPr>
        <w:widowControl w:val="0"/>
        <w:numPr>
          <w:ilvl w:val="0"/>
          <w:numId w:val="52"/>
        </w:numPr>
        <w:spacing w:after="120"/>
        <w:ind w:left="851" w:hanging="284"/>
        <w:rPr>
          <w:rFonts w:ascii="Garamond" w:hAnsi="Garamond"/>
          <w:color w:val="000000" w:themeColor="text1"/>
          <w:szCs w:val="24"/>
        </w:rPr>
      </w:pPr>
      <w:r w:rsidRPr="00FC7A70">
        <w:rPr>
          <w:rFonts w:ascii="Garamond" w:hAnsi="Garamond"/>
          <w:color w:val="000000" w:themeColor="text1"/>
          <w:szCs w:val="24"/>
        </w:rPr>
        <w:t>Fixação da capacidade máxima, no caso dos empreendimentos turísticos.</w:t>
      </w:r>
    </w:p>
    <w:p w14:paraId="66E89C01" w14:textId="1124FC23" w:rsidR="00563EA0" w:rsidRPr="00FC7A70" w:rsidRDefault="00645440"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ausência das </w:t>
      </w:r>
      <w:r w:rsidR="00493C6C" w:rsidRPr="00FC7A70">
        <w:rPr>
          <w:rFonts w:ascii="Garamond" w:hAnsi="Garamond"/>
          <w:color w:val="000000" w:themeColor="text1"/>
          <w:szCs w:val="24"/>
        </w:rPr>
        <w:t xml:space="preserve">entidades convocadas para a vistoria nos termos do n.º 5 </w:t>
      </w:r>
      <w:r w:rsidR="00544B42" w:rsidRPr="00FC7A70">
        <w:rPr>
          <w:rFonts w:ascii="Garamond" w:hAnsi="Garamond"/>
          <w:color w:val="000000" w:themeColor="text1"/>
          <w:szCs w:val="24"/>
        </w:rPr>
        <w:t>não impede a realização da vistoria</w:t>
      </w:r>
      <w:r w:rsidR="00BE7B59" w:rsidRPr="00FC7A70">
        <w:rPr>
          <w:rFonts w:ascii="Garamond" w:hAnsi="Garamond"/>
          <w:color w:val="000000" w:themeColor="text1"/>
          <w:szCs w:val="24"/>
        </w:rPr>
        <w:t xml:space="preserve">, presumindo-se que a entidade ausente </w:t>
      </w:r>
      <w:r w:rsidR="006B7CD0" w:rsidRPr="00FC7A70">
        <w:rPr>
          <w:rFonts w:ascii="Garamond" w:hAnsi="Garamond"/>
          <w:color w:val="000000" w:themeColor="text1"/>
          <w:szCs w:val="24"/>
        </w:rPr>
        <w:t>considera o estabelecimento afeto à atividade económica conforme para o exercício da atividade, sem prejuízo das condições estabelecidas no âmbito da sua pronúncia.</w:t>
      </w:r>
    </w:p>
    <w:p w14:paraId="1A4BEF70" w14:textId="36F3E98C"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a proposta de indeferimento se fundamentar em desconformidade do estabelecimento com condicionamentos legais e regulamentares, ou com as condições fixadas pelas entidades competentes, o auto de vistoria deve indicá-las expressamente.</w:t>
      </w:r>
    </w:p>
    <w:p w14:paraId="6E2D547B" w14:textId="1367324A"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as desconformidades identificadas</w:t>
      </w:r>
      <w:r w:rsidR="00987E2D" w:rsidRPr="00FC7A70">
        <w:rPr>
          <w:rFonts w:ascii="Garamond" w:hAnsi="Garamond"/>
          <w:color w:val="000000" w:themeColor="text1"/>
          <w:szCs w:val="24"/>
        </w:rPr>
        <w:t xml:space="preserve"> na vistoria</w:t>
      </w:r>
      <w:r w:rsidRPr="00FC7A70">
        <w:rPr>
          <w:rFonts w:ascii="Garamond" w:hAnsi="Garamond"/>
          <w:color w:val="000000" w:themeColor="text1"/>
          <w:szCs w:val="24"/>
        </w:rPr>
        <w:t xml:space="preserve"> não forem passíveis de correção, o pedido</w:t>
      </w:r>
      <w:r w:rsidR="00C23AD0" w:rsidRPr="00FC7A70">
        <w:rPr>
          <w:rFonts w:ascii="Garamond" w:hAnsi="Garamond"/>
          <w:color w:val="000000" w:themeColor="text1"/>
          <w:szCs w:val="24"/>
        </w:rPr>
        <w:t xml:space="preserve"> de título digital de atividade económica</w:t>
      </w:r>
      <w:r w:rsidRPr="00FC7A70">
        <w:rPr>
          <w:rFonts w:ascii="Garamond" w:hAnsi="Garamond"/>
          <w:color w:val="000000" w:themeColor="text1"/>
          <w:szCs w:val="24"/>
        </w:rPr>
        <w:t xml:space="preserve"> é indeferido</w:t>
      </w:r>
      <w:r w:rsidR="000003DE" w:rsidRPr="00FC7A70">
        <w:rPr>
          <w:rFonts w:ascii="Garamond" w:hAnsi="Garamond"/>
          <w:color w:val="000000" w:themeColor="text1"/>
          <w:szCs w:val="24"/>
        </w:rPr>
        <w:t>, sem prejuízo do direito de audiência prévia</w:t>
      </w:r>
      <w:r w:rsidR="00A011D3" w:rsidRPr="00FC7A70">
        <w:rPr>
          <w:rFonts w:ascii="Garamond" w:hAnsi="Garamond"/>
          <w:color w:val="000000" w:themeColor="text1"/>
          <w:szCs w:val="24"/>
        </w:rPr>
        <w:t xml:space="preserve"> previsto nos artigos 121.º e seguintes do CPA.</w:t>
      </w:r>
    </w:p>
    <w:p w14:paraId="5C0EE6BF" w14:textId="49171596"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Caso as desconformidades identificadas sejam passíveis de correção, o auto de vistoria deve propor a emissão de título digital de atividade económica condicionado à execução das correções necessárias ou ao cumprimento das condições nele fixadas, a realizar no um prazo máximo de 180 dias</w:t>
      </w:r>
      <w:r w:rsidR="00BD6B8B" w:rsidRPr="00FC7A70">
        <w:rPr>
          <w:rFonts w:ascii="Garamond" w:hAnsi="Garamond"/>
          <w:color w:val="000000" w:themeColor="text1"/>
          <w:szCs w:val="24"/>
        </w:rPr>
        <w:t>.</w:t>
      </w:r>
    </w:p>
    <w:p w14:paraId="42B7152A" w14:textId="2CC945E4"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Findo o prazo previsto no número anterior ou após ter executado as correções ou as condições fixadas pelas entidades competentes no auto de vistoria, o operador económico deve </w:t>
      </w:r>
      <w:r w:rsidR="00A919F0" w:rsidRPr="00FC7A70">
        <w:rPr>
          <w:rFonts w:ascii="Garamond" w:hAnsi="Garamond"/>
          <w:color w:val="000000" w:themeColor="text1"/>
          <w:szCs w:val="24"/>
        </w:rPr>
        <w:t xml:space="preserve">demonstrar </w:t>
      </w:r>
      <w:r w:rsidR="00302DA1" w:rsidRPr="00FC7A70">
        <w:rPr>
          <w:rFonts w:ascii="Garamond" w:hAnsi="Garamond"/>
          <w:color w:val="000000" w:themeColor="text1"/>
          <w:szCs w:val="24"/>
        </w:rPr>
        <w:t xml:space="preserve">documentalmente </w:t>
      </w:r>
      <w:r w:rsidR="00A919F0" w:rsidRPr="00FC7A70">
        <w:rPr>
          <w:rFonts w:ascii="Garamond" w:hAnsi="Garamond"/>
          <w:color w:val="000000" w:themeColor="text1"/>
          <w:szCs w:val="24"/>
        </w:rPr>
        <w:t>o cumprimento das condições nele fixadas ou</w:t>
      </w:r>
      <w:r w:rsidR="00302DA1" w:rsidRPr="00FC7A70">
        <w:rPr>
          <w:rFonts w:ascii="Garamond" w:hAnsi="Garamond"/>
          <w:color w:val="000000" w:themeColor="text1"/>
          <w:szCs w:val="24"/>
        </w:rPr>
        <w:t>,</w:t>
      </w:r>
      <w:r w:rsidR="00A919F0" w:rsidRPr="00FC7A70">
        <w:rPr>
          <w:rFonts w:ascii="Garamond" w:hAnsi="Garamond"/>
          <w:color w:val="000000" w:themeColor="text1"/>
          <w:szCs w:val="24"/>
        </w:rPr>
        <w:t xml:space="preserve"> </w:t>
      </w:r>
      <w:r w:rsidR="00302DA1" w:rsidRPr="00FC7A70">
        <w:rPr>
          <w:rFonts w:ascii="Garamond" w:hAnsi="Garamond"/>
          <w:color w:val="000000" w:themeColor="text1"/>
          <w:szCs w:val="24"/>
        </w:rPr>
        <w:t xml:space="preserve">quando tal não se revele possível ou adequado, </w:t>
      </w:r>
      <w:r w:rsidRPr="00FC7A70">
        <w:rPr>
          <w:rFonts w:ascii="Garamond" w:hAnsi="Garamond"/>
          <w:color w:val="000000" w:themeColor="text1"/>
          <w:szCs w:val="24"/>
        </w:rPr>
        <w:t xml:space="preserve">requerer </w:t>
      </w:r>
      <w:r w:rsidR="00717F13" w:rsidRPr="00FC7A70">
        <w:rPr>
          <w:rFonts w:ascii="Garamond" w:hAnsi="Garamond"/>
          <w:color w:val="000000" w:themeColor="text1"/>
          <w:szCs w:val="24"/>
        </w:rPr>
        <w:t xml:space="preserve">ou promover o </w:t>
      </w:r>
      <w:r w:rsidRPr="00FC7A70">
        <w:rPr>
          <w:rFonts w:ascii="Garamond" w:hAnsi="Garamond"/>
          <w:color w:val="000000" w:themeColor="text1"/>
          <w:szCs w:val="24"/>
        </w:rPr>
        <w:t>agendamento de nova vistoria, aplicando-se, em qualquer caso, 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1 a </w:t>
      </w:r>
      <w:r w:rsidR="00364E5A" w:rsidRPr="00FC7A70">
        <w:rPr>
          <w:rFonts w:ascii="Garamond" w:hAnsi="Garamond"/>
          <w:color w:val="000000" w:themeColor="text1"/>
          <w:szCs w:val="24"/>
        </w:rPr>
        <w:t>6</w:t>
      </w:r>
      <w:r w:rsidRPr="00FC7A70">
        <w:rPr>
          <w:rFonts w:ascii="Garamond" w:hAnsi="Garamond"/>
          <w:color w:val="000000" w:themeColor="text1"/>
          <w:szCs w:val="24"/>
        </w:rPr>
        <w:t xml:space="preserve"> do presente artigo, com exceção do prazo previsto na alínea </w:t>
      </w:r>
      <w:r w:rsidRPr="00E2599F">
        <w:rPr>
          <w:rFonts w:ascii="Garamond" w:hAnsi="Garamond"/>
          <w:i/>
          <w:iCs/>
          <w:color w:val="000000" w:themeColor="text1"/>
          <w:szCs w:val="24"/>
        </w:rPr>
        <w:t>a)</w:t>
      </w:r>
      <w:r w:rsidRPr="00FC7A70">
        <w:rPr>
          <w:rFonts w:ascii="Garamond" w:hAnsi="Garamond"/>
          <w:color w:val="000000" w:themeColor="text1"/>
          <w:szCs w:val="24"/>
        </w:rPr>
        <w:t xml:space="preserve"> do n.º 1 que é fixado em 20 dias.</w:t>
      </w:r>
    </w:p>
    <w:p w14:paraId="04B3B5B1" w14:textId="14DAB9F6"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Caso o operador económico não proceda às correções necessárias ou não cumpra com as condições fixadas o pedido é indeferido, não sendo possível desenvolver a atividade económica em causa nesse estabelecimento.</w:t>
      </w:r>
    </w:p>
    <w:p w14:paraId="7D4DFB13" w14:textId="746102DE"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prazo referido no n.º </w:t>
      </w:r>
      <w:r w:rsidR="00364E5A" w:rsidRPr="00FC7A70">
        <w:rPr>
          <w:rFonts w:ascii="Garamond" w:hAnsi="Garamond"/>
          <w:color w:val="000000" w:themeColor="text1"/>
          <w:szCs w:val="24"/>
        </w:rPr>
        <w:t>1</w:t>
      </w:r>
      <w:r w:rsidR="00217BC3" w:rsidRPr="00FC7A70">
        <w:rPr>
          <w:rFonts w:ascii="Garamond" w:hAnsi="Garamond"/>
          <w:color w:val="000000" w:themeColor="text1"/>
          <w:szCs w:val="24"/>
        </w:rPr>
        <w:t>1</w:t>
      </w:r>
      <w:r w:rsidRPr="00FC7A70">
        <w:rPr>
          <w:rFonts w:ascii="Garamond" w:hAnsi="Garamond"/>
          <w:color w:val="000000" w:themeColor="text1"/>
          <w:szCs w:val="24"/>
        </w:rPr>
        <w:t xml:space="preserve"> pode ser prorrogado, por uma única vez,</w:t>
      </w:r>
      <w:r w:rsidR="00364E5A" w:rsidRPr="00FC7A70">
        <w:rPr>
          <w:rFonts w:ascii="Garamond" w:hAnsi="Garamond"/>
          <w:color w:val="000000" w:themeColor="text1"/>
          <w:szCs w:val="24"/>
        </w:rPr>
        <w:t xml:space="preserve"> e pelo mesmo período,</w:t>
      </w:r>
      <w:r w:rsidRPr="00FC7A70">
        <w:rPr>
          <w:rFonts w:ascii="Garamond" w:hAnsi="Garamond"/>
          <w:color w:val="000000" w:themeColor="text1"/>
          <w:szCs w:val="24"/>
        </w:rPr>
        <w:t xml:space="preserve"> pela entidade coordenadora, mediante pedido fundamento do operador económico.</w:t>
      </w:r>
    </w:p>
    <w:p w14:paraId="33A5F573" w14:textId="7A29DA45"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resultado da vistoria consta de documento elaborado e assinado pelos intervenientes na vistoria, contendo em anexo as respetivas declarações individuais, quando aplicável, devidamente assinadas, sendo disponibilizada pela entidade coordenadora ou pela entidade acreditada que tenha procedido à vistoria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nos cinco dias subsequentes à conclusão da mesma e disponibilizado ao operador económico e às entidades intervenientes.</w:t>
      </w:r>
    </w:p>
    <w:p w14:paraId="00C605D6" w14:textId="6EACD2E2" w:rsidR="003114B9"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auto de vistoria</w:t>
      </w:r>
      <w:r w:rsidR="00EA45E1" w:rsidRPr="00FC7A70">
        <w:rPr>
          <w:rFonts w:ascii="Garamond" w:hAnsi="Garamond"/>
          <w:color w:val="000000" w:themeColor="text1"/>
          <w:szCs w:val="24"/>
        </w:rPr>
        <w:t xml:space="preserve"> favorável</w:t>
      </w:r>
      <w:r w:rsidRPr="00FC7A70">
        <w:rPr>
          <w:rFonts w:ascii="Garamond" w:hAnsi="Garamond"/>
          <w:color w:val="000000" w:themeColor="text1"/>
          <w:szCs w:val="24"/>
        </w:rPr>
        <w:t xml:space="preserve"> constitui título legítimo para o exercício </w:t>
      </w:r>
      <w:r w:rsidR="005F3A2E" w:rsidRPr="00FC7A70">
        <w:rPr>
          <w:rFonts w:ascii="Garamond" w:hAnsi="Garamond"/>
          <w:color w:val="000000" w:themeColor="text1"/>
          <w:szCs w:val="24"/>
        </w:rPr>
        <w:t xml:space="preserve">provisório </w:t>
      </w:r>
      <w:r w:rsidRPr="00FC7A70">
        <w:rPr>
          <w:rFonts w:ascii="Garamond" w:hAnsi="Garamond"/>
          <w:color w:val="000000" w:themeColor="text1"/>
          <w:szCs w:val="24"/>
        </w:rPr>
        <w:t>da atividade, até à data em que seja emitido o título digital de atividade económica, desde que tenha sido contratado o seguro de responsabilidade civil.</w:t>
      </w:r>
    </w:p>
    <w:p w14:paraId="10588614" w14:textId="451440ED" w:rsidR="00FC4C98" w:rsidRPr="00FC7A70" w:rsidRDefault="003114B9"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utilização de um estabelecimento em relação ao qual tenha sido indeferido </w:t>
      </w:r>
      <w:r w:rsidR="00FC6E56" w:rsidRPr="00FC7A70">
        <w:rPr>
          <w:rFonts w:ascii="Garamond" w:hAnsi="Garamond"/>
          <w:color w:val="000000" w:themeColor="text1"/>
          <w:szCs w:val="24"/>
        </w:rPr>
        <w:t xml:space="preserve">o pedido </w:t>
      </w:r>
      <w:r w:rsidRPr="00FC7A70">
        <w:rPr>
          <w:rFonts w:ascii="Garamond" w:hAnsi="Garamond"/>
          <w:color w:val="000000" w:themeColor="text1"/>
          <w:szCs w:val="24"/>
        </w:rPr>
        <w:t>nos termos do n</w:t>
      </w:r>
      <w:r w:rsidR="00FC6E56" w:rsidRPr="00FC7A70">
        <w:rPr>
          <w:rFonts w:ascii="Garamond" w:hAnsi="Garamond"/>
          <w:color w:val="000000" w:themeColor="text1"/>
          <w:szCs w:val="24"/>
        </w:rPr>
        <w:t>.</w:t>
      </w:r>
      <w:r w:rsidR="0072169B" w:rsidRPr="00FC7A70">
        <w:rPr>
          <w:rFonts w:ascii="Garamond" w:hAnsi="Garamond"/>
          <w:color w:val="000000" w:themeColor="text1"/>
          <w:szCs w:val="24"/>
        </w:rPr>
        <w:t>º</w:t>
      </w:r>
      <w:r w:rsidRPr="00FC7A70">
        <w:rPr>
          <w:rFonts w:ascii="Garamond" w:hAnsi="Garamond"/>
          <w:color w:val="000000" w:themeColor="text1"/>
          <w:szCs w:val="24"/>
        </w:rPr>
        <w:t xml:space="preserve"> 1</w:t>
      </w:r>
      <w:r w:rsidR="00217BC3" w:rsidRPr="00FC7A70">
        <w:rPr>
          <w:rFonts w:ascii="Garamond" w:hAnsi="Garamond"/>
          <w:color w:val="000000" w:themeColor="text1"/>
          <w:szCs w:val="24"/>
        </w:rPr>
        <w:t>3</w:t>
      </w:r>
      <w:r w:rsidRPr="00FC7A70">
        <w:rPr>
          <w:rFonts w:ascii="Garamond" w:hAnsi="Garamond"/>
          <w:color w:val="000000" w:themeColor="text1"/>
          <w:szCs w:val="24"/>
        </w:rPr>
        <w:t xml:space="preserve"> constitui contraordenação económica muito grave, punível nos termos do RJCE.</w:t>
      </w:r>
    </w:p>
    <w:p w14:paraId="47DA9A0A" w14:textId="7A39C694" w:rsidR="003114B9" w:rsidRPr="00FC7A70" w:rsidRDefault="00FC4C98" w:rsidP="00DF7BBF">
      <w:pPr>
        <w:pStyle w:val="PargrafodaLista"/>
        <w:widowControl w:val="0"/>
        <w:numPr>
          <w:ilvl w:val="0"/>
          <w:numId w:val="3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Caso o operador económico não solicite ou promova a realização da vistoria no prazo </w:t>
      </w:r>
      <w:r w:rsidR="00F43561" w:rsidRPr="00FC7A70">
        <w:rPr>
          <w:rFonts w:ascii="Garamond" w:hAnsi="Garamond"/>
          <w:color w:val="000000" w:themeColor="text1"/>
          <w:szCs w:val="24"/>
        </w:rPr>
        <w:t xml:space="preserve">de três anos </w:t>
      </w:r>
      <w:r w:rsidRPr="00FC7A70">
        <w:rPr>
          <w:rFonts w:ascii="Garamond" w:hAnsi="Garamond"/>
          <w:color w:val="000000" w:themeColor="text1"/>
          <w:szCs w:val="24"/>
        </w:rPr>
        <w:t xml:space="preserve">referido no n.º 1, </w:t>
      </w:r>
      <w:r w:rsidR="0013759E" w:rsidRPr="00FC7A70">
        <w:rPr>
          <w:rFonts w:ascii="Garamond" w:hAnsi="Garamond"/>
          <w:color w:val="000000" w:themeColor="text1"/>
          <w:szCs w:val="24"/>
        </w:rPr>
        <w:t>o p</w:t>
      </w:r>
      <w:r w:rsidR="00673B4C" w:rsidRPr="00FC7A70">
        <w:rPr>
          <w:rFonts w:ascii="Garamond" w:hAnsi="Garamond"/>
          <w:color w:val="000000" w:themeColor="text1"/>
          <w:szCs w:val="24"/>
        </w:rPr>
        <w:t>rocedimento considera-se extinto.</w:t>
      </w:r>
    </w:p>
    <w:p w14:paraId="15667ACF" w14:textId="77777777" w:rsidR="005E7126" w:rsidRPr="00FC7A70" w:rsidRDefault="005E7126" w:rsidP="00DF7BBF">
      <w:pPr>
        <w:widowControl w:val="0"/>
        <w:spacing w:after="120"/>
        <w:rPr>
          <w:rFonts w:ascii="Garamond" w:hAnsi="Garamond"/>
          <w:color w:val="000000" w:themeColor="text1"/>
          <w:szCs w:val="24"/>
        </w:rPr>
      </w:pPr>
    </w:p>
    <w:p w14:paraId="019DCC19" w14:textId="77777777" w:rsidR="00263634" w:rsidRPr="00FC7A70" w:rsidRDefault="00263634"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IV</w:t>
      </w:r>
    </w:p>
    <w:p w14:paraId="1DAB8D10" w14:textId="5B9FDF4E" w:rsidR="00263634" w:rsidRPr="00FC7A70" w:rsidRDefault="00263634"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Decisão</w:t>
      </w:r>
    </w:p>
    <w:p w14:paraId="324B2C21" w14:textId="77777777" w:rsidR="00E73577" w:rsidRPr="00FC7A70" w:rsidRDefault="00E73577" w:rsidP="00DF7BBF">
      <w:pPr>
        <w:widowControl w:val="0"/>
        <w:spacing w:after="120"/>
        <w:rPr>
          <w:rFonts w:ascii="Garamond" w:hAnsi="Garamond"/>
          <w:color w:val="000000" w:themeColor="text1"/>
          <w:szCs w:val="24"/>
        </w:rPr>
      </w:pPr>
    </w:p>
    <w:p w14:paraId="38D26BAA" w14:textId="77777777" w:rsidR="004B01EA" w:rsidRPr="00FC7A70" w:rsidRDefault="004B01E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7BA7748" w14:textId="134A97BA" w:rsidR="009264E4" w:rsidRPr="00FC7A70" w:rsidRDefault="0084423E"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Decisão</w:t>
      </w:r>
    </w:p>
    <w:p w14:paraId="61D74901" w14:textId="00C8EC8A" w:rsidR="004C3EFC" w:rsidRPr="00E2599F" w:rsidRDefault="00A824CF" w:rsidP="00DF7BBF">
      <w:pPr>
        <w:pStyle w:val="PargrafodaLista"/>
        <w:widowControl w:val="0"/>
        <w:numPr>
          <w:ilvl w:val="0"/>
          <w:numId w:val="316"/>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No procedimento de comunicação com prazo e vistoria, a</w:t>
      </w:r>
      <w:r w:rsidR="0084423E" w:rsidRPr="00E2599F">
        <w:rPr>
          <w:rFonts w:ascii="Garamond" w:hAnsi="Garamond"/>
          <w:color w:val="000000" w:themeColor="text1"/>
          <w:szCs w:val="24"/>
        </w:rPr>
        <w:t xml:space="preserve"> entidade coordenadora profere decisão</w:t>
      </w:r>
      <w:r w:rsidR="0044311E" w:rsidRPr="00E2599F">
        <w:rPr>
          <w:rFonts w:ascii="Garamond" w:hAnsi="Garamond"/>
          <w:color w:val="000000" w:themeColor="text1"/>
          <w:szCs w:val="24"/>
        </w:rPr>
        <w:t xml:space="preserve"> sobre o pedido</w:t>
      </w:r>
      <w:r w:rsidR="0084423E" w:rsidRPr="00E2599F">
        <w:rPr>
          <w:rFonts w:ascii="Garamond" w:hAnsi="Garamond"/>
          <w:color w:val="000000" w:themeColor="text1"/>
          <w:szCs w:val="24"/>
        </w:rPr>
        <w:t xml:space="preserve"> </w:t>
      </w:r>
      <w:r w:rsidR="00030943" w:rsidRPr="00E2599F">
        <w:rPr>
          <w:rFonts w:ascii="Garamond" w:hAnsi="Garamond"/>
          <w:color w:val="000000" w:themeColor="text1"/>
          <w:szCs w:val="24"/>
        </w:rPr>
        <w:t xml:space="preserve">no prazo de </w:t>
      </w:r>
      <w:r w:rsidRPr="00E2599F">
        <w:rPr>
          <w:rFonts w:ascii="Garamond" w:hAnsi="Garamond"/>
          <w:color w:val="000000" w:themeColor="text1"/>
          <w:szCs w:val="24"/>
        </w:rPr>
        <w:t>cinco</w:t>
      </w:r>
      <w:r w:rsidR="00030943" w:rsidRPr="00E2599F">
        <w:rPr>
          <w:rFonts w:ascii="Garamond" w:hAnsi="Garamond"/>
          <w:color w:val="000000" w:themeColor="text1"/>
          <w:szCs w:val="24"/>
        </w:rPr>
        <w:t xml:space="preserve"> dias contados a partir</w:t>
      </w:r>
      <w:r w:rsidR="007169A9" w:rsidRPr="00E2599F">
        <w:rPr>
          <w:rFonts w:ascii="Garamond" w:hAnsi="Garamond"/>
          <w:color w:val="000000" w:themeColor="text1"/>
          <w:szCs w:val="24"/>
        </w:rPr>
        <w:t xml:space="preserve"> d</w:t>
      </w:r>
      <w:r w:rsidR="00030943" w:rsidRPr="00E2599F">
        <w:rPr>
          <w:rFonts w:ascii="Garamond" w:hAnsi="Garamond"/>
          <w:color w:val="000000" w:themeColor="text1"/>
          <w:szCs w:val="24"/>
        </w:rPr>
        <w:t>a data de realização da vistoria</w:t>
      </w:r>
      <w:r w:rsidR="00A64178" w:rsidRPr="00E2599F">
        <w:rPr>
          <w:rFonts w:ascii="Garamond" w:hAnsi="Garamond"/>
          <w:color w:val="000000" w:themeColor="text1"/>
          <w:szCs w:val="24"/>
        </w:rPr>
        <w:t>.</w:t>
      </w:r>
    </w:p>
    <w:p w14:paraId="03723DEF" w14:textId="2FDD9C61" w:rsidR="00A824CF" w:rsidRPr="00E2599F" w:rsidRDefault="00A824CF" w:rsidP="00DF7BBF">
      <w:pPr>
        <w:pStyle w:val="PargrafodaLista"/>
        <w:widowControl w:val="0"/>
        <w:numPr>
          <w:ilvl w:val="0"/>
          <w:numId w:val="316"/>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No procedimento de comunicação com prazo, a entidade coordenadora profere decisão sobre o pedido de título digital de atividade económica no prazo de dois dias após a verificação de uma das seguintes circunstâncias:</w:t>
      </w:r>
    </w:p>
    <w:p w14:paraId="50BE9A6B" w14:textId="6E5F6AA1" w:rsidR="00A824CF" w:rsidRPr="00FC7A70" w:rsidRDefault="00A824CF" w:rsidP="00903A2F">
      <w:pPr>
        <w:widowControl w:val="0"/>
        <w:numPr>
          <w:ilvl w:val="0"/>
          <w:numId w:val="218"/>
        </w:numPr>
        <w:spacing w:after="120"/>
        <w:ind w:left="851" w:hanging="284"/>
        <w:rPr>
          <w:rFonts w:ascii="Garamond" w:hAnsi="Garamond"/>
          <w:color w:val="000000" w:themeColor="text1"/>
          <w:szCs w:val="24"/>
        </w:rPr>
      </w:pPr>
      <w:r w:rsidRPr="00FC7A70">
        <w:rPr>
          <w:rFonts w:ascii="Garamond" w:hAnsi="Garamond"/>
          <w:color w:val="000000" w:themeColor="text1"/>
          <w:szCs w:val="24"/>
        </w:rPr>
        <w:t>Inserção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da última das licenças, autorizações, aprovações, registos, pareceres, atos permissivos ou não permissivos pelas entidades públicas consultadas;</w:t>
      </w:r>
      <w:r w:rsidR="00893BF1" w:rsidRPr="00FC7A70">
        <w:rPr>
          <w:rFonts w:ascii="Garamond" w:hAnsi="Garamond"/>
          <w:color w:val="000000" w:themeColor="text1"/>
          <w:szCs w:val="24"/>
        </w:rPr>
        <w:t xml:space="preserve"> ou</w:t>
      </w:r>
    </w:p>
    <w:p w14:paraId="3B36D53C" w14:textId="25003D5B" w:rsidR="00A824CF" w:rsidRPr="00FC7A70" w:rsidRDefault="00A824CF" w:rsidP="00903A2F">
      <w:pPr>
        <w:widowControl w:val="0"/>
        <w:numPr>
          <w:ilvl w:val="0"/>
          <w:numId w:val="218"/>
        </w:numPr>
        <w:spacing w:after="120"/>
        <w:ind w:left="851" w:hanging="284"/>
        <w:rPr>
          <w:rFonts w:ascii="Garamond" w:hAnsi="Garamond"/>
          <w:color w:val="000000" w:themeColor="text1"/>
          <w:szCs w:val="24"/>
        </w:rPr>
      </w:pPr>
      <w:r w:rsidRPr="00FC7A70">
        <w:rPr>
          <w:rFonts w:ascii="Garamond" w:hAnsi="Garamond"/>
          <w:color w:val="000000" w:themeColor="text1"/>
          <w:szCs w:val="24"/>
        </w:rPr>
        <w:t>Termo do prazo para a licenças, autorizações, aprovações, registos, pareceres, atos permissivos ou não permissivos, quando as entidades públicas consultadas não se tenham pronunciado.</w:t>
      </w:r>
    </w:p>
    <w:p w14:paraId="5EED39DD" w14:textId="5DA6BEA9" w:rsidR="00B75AFD" w:rsidRPr="00FC7A70" w:rsidRDefault="00A824CF" w:rsidP="00DF7BBF">
      <w:pPr>
        <w:pStyle w:val="PargrafodaLista"/>
        <w:widowControl w:val="0"/>
        <w:numPr>
          <w:ilvl w:val="0"/>
          <w:numId w:val="31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procedimento de comunicação prévia, o título digital de atividade económica é automaticamente emitido com o pagamento da taxa devida ou, não sendo devida taxa, com a apresent</w:t>
      </w:r>
      <w:r w:rsidR="009943F1" w:rsidRPr="00FC7A70">
        <w:rPr>
          <w:rFonts w:ascii="Garamond" w:hAnsi="Garamond"/>
          <w:color w:val="000000" w:themeColor="text1"/>
          <w:szCs w:val="24"/>
        </w:rPr>
        <w:t>ação da comunicação prévia</w:t>
      </w:r>
      <w:r w:rsidRPr="00FC7A70">
        <w:rPr>
          <w:rFonts w:ascii="Garamond" w:hAnsi="Garamond"/>
          <w:color w:val="000000" w:themeColor="text1"/>
          <w:szCs w:val="24"/>
        </w:rPr>
        <w:t>.</w:t>
      </w:r>
    </w:p>
    <w:p w14:paraId="4A69791A" w14:textId="5535F228" w:rsidR="001C7427" w:rsidRPr="00FC7A70" w:rsidRDefault="001C7427" w:rsidP="00DF7BBF">
      <w:pPr>
        <w:pStyle w:val="PargrafodaLista"/>
        <w:widowControl w:val="0"/>
        <w:numPr>
          <w:ilvl w:val="0"/>
          <w:numId w:val="31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decisão de deferimento do pedido</w:t>
      </w:r>
      <w:r w:rsidR="00783289" w:rsidRPr="00FC7A70">
        <w:rPr>
          <w:rFonts w:ascii="Garamond" w:hAnsi="Garamond"/>
          <w:color w:val="000000" w:themeColor="text1"/>
          <w:szCs w:val="24"/>
        </w:rPr>
        <w:t>, inclui</w:t>
      </w:r>
      <w:r w:rsidRPr="00FC7A70">
        <w:rPr>
          <w:rFonts w:ascii="Garamond" w:hAnsi="Garamond"/>
          <w:color w:val="000000" w:themeColor="text1"/>
          <w:szCs w:val="24"/>
        </w:rPr>
        <w:t>, designadamente, a descrição de todas as condições de exercício das atividades económicas estabelecidas na decisão sobre o pedido de licença ambiental ou fixadas no auto de vistoria.</w:t>
      </w:r>
    </w:p>
    <w:p w14:paraId="577E3464" w14:textId="72A10CB0" w:rsidR="00B47B6B" w:rsidRPr="00FC7A70" w:rsidRDefault="00B47B6B" w:rsidP="00DF7BBF">
      <w:pPr>
        <w:pStyle w:val="PargrafodaLista"/>
        <w:widowControl w:val="0"/>
        <w:numPr>
          <w:ilvl w:val="0"/>
          <w:numId w:val="31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decisão final sobre o pedido de título digital de atividade económica é comunicada, no mesmo dia, ao requerente, às entidades públicas consultadas e às entidades notificadas. </w:t>
      </w:r>
    </w:p>
    <w:p w14:paraId="5B56A632" w14:textId="76C7EA00" w:rsidR="001279D8" w:rsidRPr="00FC7A70" w:rsidRDefault="00510D50" w:rsidP="00DF7BBF">
      <w:pPr>
        <w:pStyle w:val="PargrafodaLista"/>
        <w:widowControl w:val="0"/>
        <w:numPr>
          <w:ilvl w:val="0"/>
          <w:numId w:val="31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de outras contraordenações que se lhes aplique, a</w:t>
      </w:r>
      <w:r w:rsidR="001279D8" w:rsidRPr="00FC7A70">
        <w:rPr>
          <w:rFonts w:ascii="Garamond" w:hAnsi="Garamond"/>
          <w:color w:val="000000" w:themeColor="text1"/>
          <w:szCs w:val="24"/>
        </w:rPr>
        <w:t xml:space="preserve"> inobservância das condições fixadas no título digital de atividade económica constitui contraordenação económica grave, punível nos termos do RJCE</w:t>
      </w:r>
      <w:r w:rsidR="006A4DEE" w:rsidRPr="00FC7A70">
        <w:rPr>
          <w:rFonts w:ascii="Garamond" w:hAnsi="Garamond"/>
          <w:color w:val="000000" w:themeColor="text1"/>
          <w:szCs w:val="24"/>
        </w:rPr>
        <w:t>.</w:t>
      </w:r>
    </w:p>
    <w:p w14:paraId="61FE527A" w14:textId="77777777" w:rsidR="00A824CF" w:rsidRPr="00FC7A70" w:rsidRDefault="00A824CF" w:rsidP="00DF7BBF">
      <w:pPr>
        <w:widowControl w:val="0"/>
        <w:spacing w:after="120"/>
        <w:rPr>
          <w:rFonts w:ascii="Garamond" w:hAnsi="Garamond"/>
          <w:color w:val="000000" w:themeColor="text1"/>
          <w:szCs w:val="24"/>
        </w:rPr>
      </w:pPr>
    </w:p>
    <w:p w14:paraId="2FEC4650" w14:textId="77777777" w:rsidR="00A824CF" w:rsidRPr="00FC7A70" w:rsidRDefault="00A824CF"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861DB34" w14:textId="6866246D" w:rsidR="00A824CF" w:rsidRPr="00FC7A70" w:rsidRDefault="00A824CF"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Emissão do título digital de atividade económica</w:t>
      </w:r>
    </w:p>
    <w:p w14:paraId="2D230307" w14:textId="7A573294" w:rsidR="00A824CF" w:rsidRPr="00E2599F" w:rsidRDefault="00A824CF" w:rsidP="00DF7BBF">
      <w:pPr>
        <w:pStyle w:val="PargrafodaLista"/>
        <w:widowControl w:val="0"/>
        <w:numPr>
          <w:ilvl w:val="0"/>
          <w:numId w:val="317"/>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Com o deferimento do pedido</w:t>
      </w:r>
      <w:r w:rsidR="00227419" w:rsidRPr="00E2599F">
        <w:rPr>
          <w:rFonts w:ascii="Garamond" w:hAnsi="Garamond"/>
          <w:color w:val="000000" w:themeColor="text1"/>
          <w:szCs w:val="24"/>
        </w:rPr>
        <w:t xml:space="preserve">, </w:t>
      </w:r>
      <w:r w:rsidRPr="00E2599F">
        <w:rPr>
          <w:rFonts w:ascii="Garamond" w:hAnsi="Garamond"/>
          <w:color w:val="000000" w:themeColor="text1"/>
          <w:szCs w:val="24"/>
        </w:rPr>
        <w:t xml:space="preserve">pela entidade coordenadora, </w:t>
      </w:r>
      <w:r w:rsidR="00247BE0" w:rsidRPr="00E2599F">
        <w:rPr>
          <w:rFonts w:ascii="Garamond" w:hAnsi="Garamond"/>
          <w:color w:val="000000" w:themeColor="text1"/>
          <w:szCs w:val="24"/>
        </w:rPr>
        <w:t>a</w:t>
      </w:r>
      <w:r w:rsidRPr="00E2599F">
        <w:rPr>
          <w:rFonts w:ascii="Garamond" w:hAnsi="Garamond"/>
          <w:color w:val="000000" w:themeColor="text1"/>
          <w:szCs w:val="24"/>
        </w:rPr>
        <w:t xml:space="preserve"> </w:t>
      </w:r>
      <w:r w:rsidR="005406FB" w:rsidRPr="00E2599F">
        <w:rPr>
          <w:rFonts w:ascii="Garamond" w:hAnsi="Garamond"/>
          <w:color w:val="000000" w:themeColor="text1"/>
          <w:szCs w:val="24"/>
        </w:rPr>
        <w:t>“Plataforma dos Licenciamentos”</w:t>
      </w:r>
      <w:r w:rsidRPr="00E2599F">
        <w:rPr>
          <w:rFonts w:ascii="Garamond" w:hAnsi="Garamond"/>
          <w:color w:val="000000" w:themeColor="text1"/>
          <w:szCs w:val="24"/>
        </w:rPr>
        <w:t xml:space="preserve"> </w:t>
      </w:r>
      <w:r w:rsidR="000A619C" w:rsidRPr="00E2599F">
        <w:rPr>
          <w:rFonts w:ascii="Garamond" w:hAnsi="Garamond"/>
          <w:color w:val="000000" w:themeColor="text1"/>
          <w:szCs w:val="24"/>
        </w:rPr>
        <w:t>emite</w:t>
      </w:r>
      <w:r w:rsidRPr="00E2599F">
        <w:rPr>
          <w:rFonts w:ascii="Garamond" w:hAnsi="Garamond"/>
          <w:color w:val="000000" w:themeColor="text1"/>
          <w:szCs w:val="24"/>
        </w:rPr>
        <w:t xml:space="preserve"> automaticamente o título digital de atividade económica</w:t>
      </w:r>
      <w:r w:rsidR="001279D8" w:rsidRPr="00E2599F">
        <w:rPr>
          <w:rFonts w:ascii="Garamond" w:hAnsi="Garamond"/>
          <w:color w:val="000000" w:themeColor="text1"/>
          <w:szCs w:val="24"/>
        </w:rPr>
        <w:t>.</w:t>
      </w:r>
    </w:p>
    <w:p w14:paraId="153E4423" w14:textId="5709AA54" w:rsidR="002152C0" w:rsidRPr="00E2599F" w:rsidRDefault="002152C0" w:rsidP="00DF7BBF">
      <w:pPr>
        <w:pStyle w:val="PargrafodaLista"/>
        <w:widowControl w:val="0"/>
        <w:numPr>
          <w:ilvl w:val="0"/>
          <w:numId w:val="317"/>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 xml:space="preserve">Nos casos previstos no n.º 2 do </w:t>
      </w:r>
      <w:r w:rsidRPr="00E2599F">
        <w:rPr>
          <w:rFonts w:ascii="Garamond" w:hAnsi="Garamond"/>
          <w:color w:val="000000" w:themeColor="text1"/>
          <w:szCs w:val="24"/>
        </w:rPr>
        <w:fldChar w:fldCharType="begin"/>
      </w:r>
      <w:r w:rsidRPr="00E2599F">
        <w:rPr>
          <w:rFonts w:ascii="Garamond" w:hAnsi="Garamond"/>
          <w:color w:val="000000" w:themeColor="text1"/>
          <w:szCs w:val="24"/>
        </w:rPr>
        <w:instrText xml:space="preserve"> REF _Ref227750834 \r \h </w:instrText>
      </w:r>
      <w:r w:rsidR="00FC7A70" w:rsidRPr="00E2599F">
        <w:rPr>
          <w:rFonts w:ascii="Garamond" w:hAnsi="Garamond"/>
          <w:color w:val="000000" w:themeColor="text1"/>
          <w:szCs w:val="24"/>
        </w:rPr>
        <w:instrText xml:space="preserve"> \* MERGEFORMAT </w:instrText>
      </w:r>
      <w:r w:rsidRPr="00E2599F">
        <w:rPr>
          <w:rFonts w:ascii="Garamond" w:hAnsi="Garamond"/>
          <w:color w:val="000000" w:themeColor="text1"/>
          <w:szCs w:val="24"/>
        </w:rPr>
      </w:r>
      <w:r w:rsidRPr="00E2599F">
        <w:rPr>
          <w:rFonts w:ascii="Garamond" w:hAnsi="Garamond"/>
          <w:color w:val="000000" w:themeColor="text1"/>
          <w:szCs w:val="24"/>
        </w:rPr>
        <w:fldChar w:fldCharType="separate"/>
      </w:r>
      <w:r w:rsidR="009D4F47">
        <w:rPr>
          <w:rFonts w:ascii="Garamond" w:hAnsi="Garamond"/>
          <w:color w:val="000000" w:themeColor="text1"/>
          <w:szCs w:val="24"/>
        </w:rPr>
        <w:t>Artigo 28.º</w:t>
      </w:r>
      <w:r w:rsidRPr="00E2599F">
        <w:rPr>
          <w:rFonts w:ascii="Garamond" w:hAnsi="Garamond"/>
          <w:color w:val="000000" w:themeColor="text1"/>
          <w:szCs w:val="24"/>
        </w:rPr>
        <w:fldChar w:fldCharType="end"/>
      </w:r>
      <w:r w:rsidRPr="00E2599F">
        <w:rPr>
          <w:rFonts w:ascii="Garamond" w:hAnsi="Garamond"/>
          <w:color w:val="000000" w:themeColor="text1"/>
          <w:szCs w:val="24"/>
        </w:rPr>
        <w:t xml:space="preserve">, o título digital de atividade económica </w:t>
      </w:r>
      <w:r w:rsidR="004474F1" w:rsidRPr="00E2599F">
        <w:rPr>
          <w:rFonts w:ascii="Garamond" w:hAnsi="Garamond"/>
          <w:color w:val="000000" w:themeColor="text1"/>
          <w:szCs w:val="24"/>
        </w:rPr>
        <w:t xml:space="preserve">emitido </w:t>
      </w:r>
      <w:r w:rsidRPr="00E2599F">
        <w:rPr>
          <w:rFonts w:ascii="Garamond" w:hAnsi="Garamond"/>
          <w:color w:val="000000" w:themeColor="text1"/>
          <w:szCs w:val="24"/>
        </w:rPr>
        <w:t>corresponde apenas à zona ou espaço vistoriado</w:t>
      </w:r>
      <w:r w:rsidR="00AC04C7" w:rsidRPr="00E2599F">
        <w:rPr>
          <w:rFonts w:ascii="Garamond" w:hAnsi="Garamond"/>
          <w:color w:val="000000" w:themeColor="text1"/>
          <w:szCs w:val="24"/>
        </w:rPr>
        <w:t>.</w:t>
      </w:r>
    </w:p>
    <w:p w14:paraId="265BC91E" w14:textId="6673F744" w:rsidR="00E01BB0" w:rsidRPr="00E2599F" w:rsidRDefault="007D4FA6" w:rsidP="00DF7BBF">
      <w:pPr>
        <w:pStyle w:val="PargrafodaLista"/>
        <w:widowControl w:val="0"/>
        <w:numPr>
          <w:ilvl w:val="0"/>
          <w:numId w:val="317"/>
        </w:numPr>
        <w:spacing w:after="120"/>
        <w:ind w:left="426" w:hanging="426"/>
        <w:contextualSpacing w:val="0"/>
        <w:rPr>
          <w:rFonts w:ascii="Garamond" w:hAnsi="Garamond"/>
          <w:color w:val="000000" w:themeColor="text1"/>
          <w:szCs w:val="24"/>
        </w:rPr>
      </w:pPr>
      <w:r w:rsidRPr="00E2599F">
        <w:rPr>
          <w:rFonts w:ascii="Garamond" w:hAnsi="Garamond"/>
          <w:color w:val="000000" w:themeColor="text1"/>
          <w:szCs w:val="24"/>
        </w:rPr>
        <w:t>A entidade coordenadora regista os títulos digitais de atividade económica emitidos aos operadores económicos, incluindo a existência de secções acessórias</w:t>
      </w:r>
      <w:r w:rsidR="00A40A76" w:rsidRPr="00E2599F">
        <w:rPr>
          <w:rFonts w:ascii="Garamond" w:hAnsi="Garamond"/>
          <w:color w:val="000000" w:themeColor="text1"/>
          <w:szCs w:val="24"/>
        </w:rPr>
        <w:t xml:space="preserve"> e atividades complementares</w:t>
      </w:r>
      <w:r w:rsidRPr="00E2599F">
        <w:rPr>
          <w:rFonts w:ascii="Garamond" w:hAnsi="Garamond"/>
          <w:color w:val="000000" w:themeColor="text1"/>
          <w:szCs w:val="24"/>
        </w:rPr>
        <w:t xml:space="preserve">, </w:t>
      </w:r>
      <w:r w:rsidR="00C0003A" w:rsidRPr="00E2599F">
        <w:rPr>
          <w:rFonts w:ascii="Garamond" w:hAnsi="Garamond"/>
          <w:color w:val="000000" w:themeColor="text1"/>
          <w:szCs w:val="24"/>
        </w:rPr>
        <w:t>sendo a informação constante do título digital de atividade económica disponibilizada à ASAE e à DGAV no âmbito das respetivas atribuições.</w:t>
      </w:r>
    </w:p>
    <w:p w14:paraId="320CAF8B" w14:textId="77777777" w:rsidR="000D18A2" w:rsidRPr="00FC7A70" w:rsidRDefault="000D18A2" w:rsidP="00DF7BBF">
      <w:pPr>
        <w:widowControl w:val="0"/>
        <w:spacing w:after="120"/>
        <w:rPr>
          <w:rFonts w:ascii="Garamond" w:hAnsi="Garamond"/>
          <w:color w:val="000000" w:themeColor="text1"/>
          <w:szCs w:val="24"/>
        </w:rPr>
      </w:pPr>
    </w:p>
    <w:p w14:paraId="369726D3" w14:textId="77777777" w:rsidR="000D18A2" w:rsidRPr="00FC7A70" w:rsidRDefault="000D18A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394" w:name="_Ref228443305"/>
    </w:p>
    <w:bookmarkEnd w:id="394"/>
    <w:p w14:paraId="363F98B1" w14:textId="5BFEA464" w:rsidR="000D18A2" w:rsidRPr="00FC7A70" w:rsidRDefault="000D18A2"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Causas de</w:t>
      </w:r>
      <w:r w:rsidR="00181979" w:rsidRPr="00FC7A70">
        <w:rPr>
          <w:rFonts w:ascii="Garamond" w:eastAsiaTheme="majorEastAsia" w:hAnsi="Garamond" w:cstheme="majorBidi"/>
          <w:color w:val="000000" w:themeColor="text1"/>
          <w:szCs w:val="24"/>
        </w:rPr>
        <w:t xml:space="preserve"> indeferimento e </w:t>
      </w:r>
      <w:r w:rsidR="00AA0402" w:rsidRPr="00FC7A70">
        <w:rPr>
          <w:rFonts w:ascii="Garamond" w:eastAsiaTheme="majorEastAsia" w:hAnsi="Garamond" w:cstheme="majorBidi"/>
          <w:color w:val="000000" w:themeColor="text1"/>
          <w:szCs w:val="24"/>
        </w:rPr>
        <w:t>de</w:t>
      </w:r>
      <w:r w:rsidRPr="00FC7A70">
        <w:rPr>
          <w:rFonts w:ascii="Garamond" w:eastAsiaTheme="majorEastAsia" w:hAnsi="Garamond" w:cstheme="majorBidi"/>
          <w:color w:val="000000" w:themeColor="text1"/>
          <w:szCs w:val="24"/>
        </w:rPr>
        <w:t xml:space="preserve"> </w:t>
      </w:r>
      <w:r w:rsidR="006D4D95" w:rsidRPr="00FC7A70">
        <w:rPr>
          <w:rFonts w:ascii="Garamond" w:eastAsiaTheme="majorEastAsia" w:hAnsi="Garamond" w:cstheme="majorBidi"/>
          <w:color w:val="000000" w:themeColor="text1"/>
          <w:szCs w:val="24"/>
        </w:rPr>
        <w:t>não emissão</w:t>
      </w:r>
      <w:r w:rsidR="00B15B0B" w:rsidRPr="00FC7A70">
        <w:rPr>
          <w:rFonts w:ascii="Garamond" w:eastAsiaTheme="majorEastAsia" w:hAnsi="Garamond" w:cstheme="majorBidi"/>
          <w:color w:val="000000" w:themeColor="text1"/>
          <w:szCs w:val="24"/>
        </w:rPr>
        <w:t xml:space="preserve"> </w:t>
      </w:r>
      <w:r w:rsidR="006D4D95" w:rsidRPr="00FC7A70">
        <w:rPr>
          <w:rFonts w:ascii="Garamond" w:eastAsiaTheme="majorEastAsia" w:hAnsi="Garamond" w:cstheme="majorBidi"/>
          <w:color w:val="000000" w:themeColor="text1"/>
          <w:szCs w:val="24"/>
        </w:rPr>
        <w:t>do título digital de atividade económica</w:t>
      </w:r>
    </w:p>
    <w:p w14:paraId="561C8F99" w14:textId="2D79B071" w:rsidR="0038030A" w:rsidRPr="00FC7A70" w:rsidRDefault="0038030A"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Sem prejuízo de outros fundamentos de indeferimento previstos nos regimes jurídicos aplicáveis, </w:t>
      </w:r>
      <w:r w:rsidR="006D4D95" w:rsidRPr="00FC7A70">
        <w:rPr>
          <w:rFonts w:ascii="Garamond" w:hAnsi="Garamond"/>
          <w:color w:val="000000" w:themeColor="text1"/>
          <w:szCs w:val="24"/>
        </w:rPr>
        <w:t>o</w:t>
      </w:r>
      <w:r w:rsidR="00181979" w:rsidRPr="00FC7A70">
        <w:rPr>
          <w:rFonts w:ascii="Garamond" w:hAnsi="Garamond"/>
          <w:color w:val="000000" w:themeColor="text1"/>
          <w:szCs w:val="24"/>
        </w:rPr>
        <w:t xml:space="preserve"> pedido é indeferido e o</w:t>
      </w:r>
      <w:r w:rsidRPr="00FC7A70">
        <w:rPr>
          <w:rFonts w:ascii="Garamond" w:hAnsi="Garamond"/>
          <w:color w:val="000000" w:themeColor="text1"/>
          <w:szCs w:val="24"/>
        </w:rPr>
        <w:t xml:space="preserve"> título digital de atividade económica </w:t>
      </w:r>
      <w:r w:rsidR="006D4D95" w:rsidRPr="00FC7A70">
        <w:rPr>
          <w:rFonts w:ascii="Garamond" w:hAnsi="Garamond"/>
          <w:color w:val="000000" w:themeColor="text1"/>
          <w:szCs w:val="24"/>
        </w:rPr>
        <w:t xml:space="preserve">não </w:t>
      </w:r>
      <w:r w:rsidRPr="00FC7A70">
        <w:rPr>
          <w:rFonts w:ascii="Garamond" w:hAnsi="Garamond"/>
          <w:color w:val="000000" w:themeColor="text1"/>
          <w:szCs w:val="24"/>
        </w:rPr>
        <w:t xml:space="preserve">é </w:t>
      </w:r>
      <w:r w:rsidR="006D4D95" w:rsidRPr="00FC7A70">
        <w:rPr>
          <w:rFonts w:ascii="Garamond" w:hAnsi="Garamond"/>
          <w:color w:val="000000" w:themeColor="text1"/>
          <w:szCs w:val="24"/>
        </w:rPr>
        <w:t>emitido</w:t>
      </w:r>
      <w:r w:rsidRPr="00FC7A70">
        <w:rPr>
          <w:rFonts w:ascii="Garamond" w:hAnsi="Garamond"/>
          <w:color w:val="000000" w:themeColor="text1"/>
          <w:szCs w:val="24"/>
        </w:rPr>
        <w:t xml:space="preserve"> </w:t>
      </w:r>
      <w:r w:rsidR="00A05D91" w:rsidRPr="00FC7A70">
        <w:rPr>
          <w:rFonts w:ascii="Garamond" w:hAnsi="Garamond"/>
          <w:color w:val="000000" w:themeColor="text1"/>
          <w:szCs w:val="24"/>
        </w:rPr>
        <w:t>pela entidade coordenadora</w:t>
      </w:r>
      <w:r w:rsidR="00EB23D2" w:rsidRPr="00FC7A70">
        <w:rPr>
          <w:rFonts w:ascii="Garamond" w:hAnsi="Garamond"/>
          <w:color w:val="000000" w:themeColor="text1"/>
          <w:szCs w:val="24"/>
        </w:rPr>
        <w:t xml:space="preserve">, </w:t>
      </w:r>
      <w:r w:rsidRPr="00FC7A70">
        <w:rPr>
          <w:rFonts w:ascii="Garamond" w:hAnsi="Garamond"/>
          <w:color w:val="000000" w:themeColor="text1"/>
          <w:szCs w:val="24"/>
        </w:rPr>
        <w:t>quando ocorra uma das seguintes circunstâncias:</w:t>
      </w:r>
    </w:p>
    <w:p w14:paraId="70706ACB" w14:textId="0BEAAC55" w:rsidR="002D3B83" w:rsidRPr="00FC7A70" w:rsidRDefault="002D3B83" w:rsidP="00903A2F">
      <w:pPr>
        <w:pStyle w:val="PargrafodaLista"/>
        <w:widowControl w:val="0"/>
        <w:numPr>
          <w:ilvl w:val="0"/>
          <w:numId w:val="16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Declaração de desconformidade do Estudo de Impacte Ambiental</w:t>
      </w:r>
      <w:r w:rsidR="00FC1DFD" w:rsidRPr="00FC7A70">
        <w:rPr>
          <w:rFonts w:ascii="Garamond" w:hAnsi="Garamond"/>
          <w:color w:val="000000" w:themeColor="text1"/>
          <w:szCs w:val="24"/>
        </w:rPr>
        <w:t>, nos termos do RJAIA;</w:t>
      </w:r>
    </w:p>
    <w:p w14:paraId="28D33A90" w14:textId="2D1ECE38" w:rsidR="00E137AC" w:rsidRPr="00FC7A70" w:rsidRDefault="008C56A3" w:rsidP="00903A2F">
      <w:pPr>
        <w:pStyle w:val="PargrafodaLista"/>
        <w:widowControl w:val="0"/>
        <w:numPr>
          <w:ilvl w:val="0"/>
          <w:numId w:val="16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Declaração de Impacte Ambiental (DIA) desfavorável ou decisão de não conformidade ambiental do projeto de execução</w:t>
      </w:r>
      <w:r w:rsidR="00EC27FA" w:rsidRPr="00FC7A70">
        <w:rPr>
          <w:rFonts w:ascii="Garamond" w:hAnsi="Garamond"/>
          <w:color w:val="000000" w:themeColor="text1"/>
          <w:szCs w:val="24"/>
        </w:rPr>
        <w:t>;</w:t>
      </w:r>
    </w:p>
    <w:p w14:paraId="2A0A4562" w14:textId="4C2F0ECE"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Indeferimento do pedido de licença ambiental;</w:t>
      </w:r>
    </w:p>
    <w:p w14:paraId="67149A24" w14:textId="4457C682"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Indeferimento do pedido de aprovação do relatório de segurança ou </w:t>
      </w:r>
      <w:r w:rsidR="00866DC0" w:rsidRPr="00FC7A70">
        <w:rPr>
          <w:rFonts w:ascii="Garamond" w:hAnsi="Garamond"/>
          <w:color w:val="000000" w:themeColor="text1"/>
          <w:szCs w:val="24"/>
        </w:rPr>
        <w:t>decisão desfavorável</w:t>
      </w:r>
      <w:r w:rsidRPr="00FC7A70">
        <w:rPr>
          <w:rFonts w:ascii="Garamond" w:hAnsi="Garamond"/>
          <w:color w:val="000000" w:themeColor="text1"/>
          <w:szCs w:val="24"/>
        </w:rPr>
        <w:t xml:space="preserve"> da APA, I. P., relativo à compatibilidade da localização;</w:t>
      </w:r>
    </w:p>
    <w:p w14:paraId="1C6A333E" w14:textId="7667429D"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Indeferimento do pedido de título de emissão de gases com efeito de estufa;</w:t>
      </w:r>
    </w:p>
    <w:p w14:paraId="313C9509" w14:textId="792396A3"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Decisão desfavorável quanto à atribuição do </w:t>
      </w:r>
      <w:r w:rsidR="007100C6" w:rsidRPr="00FC7A70">
        <w:rPr>
          <w:rFonts w:ascii="Garamond" w:hAnsi="Garamond"/>
          <w:color w:val="000000" w:themeColor="text1"/>
          <w:szCs w:val="24"/>
        </w:rPr>
        <w:t>NCV</w:t>
      </w:r>
      <w:r w:rsidRPr="00FC7A70">
        <w:rPr>
          <w:rFonts w:ascii="Garamond" w:hAnsi="Garamond"/>
          <w:color w:val="000000" w:themeColor="text1"/>
          <w:szCs w:val="24"/>
        </w:rPr>
        <w:t xml:space="preserve"> ou </w:t>
      </w:r>
      <w:r w:rsidR="007100C6" w:rsidRPr="00FC7A70">
        <w:rPr>
          <w:rFonts w:ascii="Garamond" w:hAnsi="Garamond"/>
          <w:color w:val="000000" w:themeColor="text1"/>
          <w:szCs w:val="24"/>
        </w:rPr>
        <w:t>NII</w:t>
      </w:r>
      <w:r w:rsidRPr="00FC7A70">
        <w:rPr>
          <w:rFonts w:ascii="Garamond" w:hAnsi="Garamond"/>
          <w:color w:val="000000" w:themeColor="text1"/>
          <w:szCs w:val="24"/>
        </w:rPr>
        <w:t>, consoante se trate de operador no setor dos géneros alimentícios ou subprodutos de origem animal ou do setor dos alimentos para animais, respetivamente, quando tal atribuição seja exigível nos termos da legislação aplicável;</w:t>
      </w:r>
    </w:p>
    <w:p w14:paraId="1933855C" w14:textId="7273759F" w:rsidR="00D70CDC" w:rsidRPr="00FC7A70" w:rsidRDefault="00392C55"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Indeferimento do pedido de informação de utilização de recurso hídricos, ou do título de utilização de recurso hídricos;</w:t>
      </w:r>
    </w:p>
    <w:p w14:paraId="16667E7B" w14:textId="527446E0"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Indeferimento do pedido do Título de Emissões para o Ar (TEAR);</w:t>
      </w:r>
    </w:p>
    <w:p w14:paraId="750EE010" w14:textId="51CFF1CA" w:rsidR="0038030A"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Indeferimento do </w:t>
      </w:r>
      <w:r w:rsidR="000F7C91" w:rsidRPr="00FC7A70">
        <w:rPr>
          <w:rFonts w:ascii="Garamond" w:hAnsi="Garamond"/>
          <w:color w:val="000000" w:themeColor="text1"/>
          <w:szCs w:val="24"/>
        </w:rPr>
        <w:t>parecer vinculativo obrigatório a emitir no âmbito do regime geral de gestão de resíduos</w:t>
      </w:r>
      <w:r w:rsidRPr="00FC7A70">
        <w:rPr>
          <w:rFonts w:ascii="Garamond" w:hAnsi="Garamond"/>
          <w:color w:val="000000" w:themeColor="text1"/>
          <w:szCs w:val="24"/>
        </w:rPr>
        <w:t>;</w:t>
      </w:r>
    </w:p>
    <w:p w14:paraId="3CBC3407" w14:textId="77777777" w:rsidR="00903A2F" w:rsidRPr="00FC7A70" w:rsidRDefault="00903A2F" w:rsidP="00903A2F">
      <w:pPr>
        <w:widowControl w:val="0"/>
        <w:spacing w:after="120"/>
        <w:rPr>
          <w:rFonts w:ascii="Garamond" w:hAnsi="Garamond"/>
          <w:color w:val="000000" w:themeColor="text1"/>
          <w:szCs w:val="24"/>
        </w:rPr>
      </w:pPr>
    </w:p>
    <w:p w14:paraId="4BE0D6B9" w14:textId="6D329C2D" w:rsidR="00C43834" w:rsidRPr="00FC7A70" w:rsidRDefault="00C43834"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Ausência de título urbanístico de utilização que permita o desenvolvimento da atividade económica;</w:t>
      </w:r>
    </w:p>
    <w:p w14:paraId="463B21FB" w14:textId="317BBA3C" w:rsidR="00ED6418" w:rsidRPr="00FC7A70" w:rsidRDefault="00B80A22"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A</w:t>
      </w:r>
      <w:r w:rsidR="00ED6418" w:rsidRPr="00FC7A70">
        <w:rPr>
          <w:rFonts w:ascii="Garamond" w:hAnsi="Garamond"/>
          <w:color w:val="000000" w:themeColor="text1"/>
          <w:szCs w:val="24"/>
        </w:rPr>
        <w:t xml:space="preserve"> inexistência do seguro obrigatório válido ou a falta de envio da informação e comprovativo do mesmo;</w:t>
      </w:r>
    </w:p>
    <w:p w14:paraId="56B6CC88" w14:textId="72A46031"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 caso das </w:t>
      </w:r>
      <w:r w:rsidR="00BE4015" w:rsidRPr="00FC7A70">
        <w:rPr>
          <w:rFonts w:ascii="Garamond" w:hAnsi="Garamond"/>
          <w:color w:val="000000" w:themeColor="text1"/>
          <w:szCs w:val="24"/>
        </w:rPr>
        <w:t>ZAI</w:t>
      </w:r>
      <w:r w:rsidRPr="00FC7A70">
        <w:rPr>
          <w:rFonts w:ascii="Garamond" w:hAnsi="Garamond"/>
          <w:color w:val="000000" w:themeColor="text1"/>
          <w:szCs w:val="24"/>
        </w:rPr>
        <w:t>, parecer desfavorável do IMT, I. P., por incompatibilidade do projeto com a Rede Nacional de Plataformas Logísticas ou com as redes de transportes rodo e ferroviárias;</w:t>
      </w:r>
    </w:p>
    <w:p w14:paraId="268CBE5D" w14:textId="3E9D6C5F" w:rsidR="008F0806" w:rsidRPr="00FC7A70" w:rsidRDefault="008F0806"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w:t>
      </w:r>
      <w:r w:rsidR="00D70CDC" w:rsidRPr="00FC7A70">
        <w:rPr>
          <w:rFonts w:ascii="Garamond" w:hAnsi="Garamond"/>
          <w:color w:val="000000" w:themeColor="text1"/>
          <w:szCs w:val="24"/>
        </w:rPr>
        <w:t>a exploração de estabelecimentos de</w:t>
      </w:r>
      <w:r w:rsidRPr="00FC7A70">
        <w:rPr>
          <w:rFonts w:ascii="Garamond" w:hAnsi="Garamond"/>
          <w:color w:val="000000" w:themeColor="text1"/>
          <w:szCs w:val="24"/>
        </w:rPr>
        <w:t xml:space="preserve"> alojamento loca</w:t>
      </w:r>
      <w:r w:rsidR="00D70CDC" w:rsidRPr="00FC7A70">
        <w:rPr>
          <w:rFonts w:ascii="Garamond" w:hAnsi="Garamond"/>
          <w:color w:val="000000" w:themeColor="text1"/>
          <w:szCs w:val="24"/>
        </w:rPr>
        <w:t>l</w:t>
      </w:r>
      <w:r w:rsidR="00B15B0B" w:rsidRPr="00FC7A70">
        <w:rPr>
          <w:rFonts w:ascii="Garamond" w:hAnsi="Garamond"/>
          <w:color w:val="000000" w:themeColor="text1"/>
          <w:szCs w:val="24"/>
        </w:rPr>
        <w:t>:</w:t>
      </w:r>
    </w:p>
    <w:p w14:paraId="31C4E16D" w14:textId="385360BD" w:rsidR="00C51274" w:rsidRPr="00FC7A70" w:rsidRDefault="00C51274" w:rsidP="00903A2F">
      <w:pPr>
        <w:pStyle w:val="PargrafodaLista"/>
        <w:widowControl w:val="0"/>
        <w:numPr>
          <w:ilvl w:val="0"/>
          <w:numId w:val="247"/>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 xml:space="preserve">Quando exista qualquer desconformidade em relação </w:t>
      </w:r>
      <w:r w:rsidR="00652BB9" w:rsidRPr="00FC7A70">
        <w:rPr>
          <w:rFonts w:ascii="Garamond" w:hAnsi="Garamond"/>
          <w:color w:val="000000" w:themeColor="text1"/>
          <w:szCs w:val="24"/>
        </w:rPr>
        <w:t>à</w:t>
      </w:r>
      <w:r w:rsidRPr="00FC7A70">
        <w:rPr>
          <w:rFonts w:ascii="Garamond" w:hAnsi="Garamond"/>
          <w:color w:val="000000" w:themeColor="text1"/>
          <w:szCs w:val="24"/>
        </w:rPr>
        <w:t xml:space="preserve"> informação ou documento constante do título digital de atividade económica;</w:t>
      </w:r>
    </w:p>
    <w:p w14:paraId="6908D85B" w14:textId="0827C936" w:rsidR="00C51274" w:rsidRPr="00FC7A70" w:rsidRDefault="00C51274" w:rsidP="00903A2F">
      <w:pPr>
        <w:pStyle w:val="PargrafodaLista"/>
        <w:widowControl w:val="0"/>
        <w:numPr>
          <w:ilvl w:val="0"/>
          <w:numId w:val="247"/>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 xml:space="preserve">No caso de instalação de novo </w:t>
      </w:r>
      <w:r w:rsidR="00D70CDC" w:rsidRPr="00FC7A70">
        <w:rPr>
          <w:rFonts w:ascii="Garamond" w:hAnsi="Garamond"/>
          <w:color w:val="000000" w:themeColor="text1"/>
          <w:szCs w:val="24"/>
        </w:rPr>
        <w:t xml:space="preserve">estabelecimento de </w:t>
      </w:r>
      <w:r w:rsidRPr="00FC7A70">
        <w:rPr>
          <w:rFonts w:ascii="Garamond" w:hAnsi="Garamond"/>
          <w:color w:val="000000" w:themeColor="text1"/>
          <w:szCs w:val="24"/>
        </w:rPr>
        <w:t xml:space="preserve">alojamento local em violação de áreas de contenção estabelecidas nos termos do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_Ref228208713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81.º</w:t>
      </w:r>
      <w:r w:rsidRPr="00FC7A70">
        <w:rPr>
          <w:rFonts w:ascii="Garamond" w:hAnsi="Garamond"/>
          <w:color w:val="000000" w:themeColor="text1"/>
          <w:szCs w:val="24"/>
        </w:rPr>
        <w:fldChar w:fldCharType="end"/>
      </w:r>
      <w:r w:rsidRPr="00FC7A70">
        <w:rPr>
          <w:rFonts w:ascii="Garamond" w:hAnsi="Garamond"/>
          <w:color w:val="000000" w:themeColor="text1"/>
          <w:szCs w:val="24"/>
        </w:rPr>
        <w:t>, após a respetiva definição;</w:t>
      </w:r>
    </w:p>
    <w:p w14:paraId="1360F906" w14:textId="6F0CFD4D" w:rsidR="00C51274" w:rsidRPr="00FC7A70" w:rsidRDefault="00C51274" w:rsidP="00903A2F">
      <w:pPr>
        <w:pStyle w:val="PargrafodaLista"/>
        <w:widowControl w:val="0"/>
        <w:numPr>
          <w:ilvl w:val="0"/>
          <w:numId w:val="247"/>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 xml:space="preserve">Por violação dos requisitos estabelecidos nos </w:t>
      </w:r>
      <w:r w:rsidR="00ED6418" w:rsidRPr="00FC7A70">
        <w:rPr>
          <w:rFonts w:ascii="Garamond" w:hAnsi="Garamond"/>
          <w:color w:val="000000" w:themeColor="text1"/>
          <w:szCs w:val="24"/>
        </w:rPr>
        <w:fldChar w:fldCharType="begin"/>
      </w:r>
      <w:r w:rsidR="00ED6418" w:rsidRPr="00FC7A70">
        <w:rPr>
          <w:rFonts w:ascii="Garamond" w:hAnsi="Garamond"/>
          <w:color w:val="000000" w:themeColor="text1"/>
          <w:szCs w:val="24"/>
        </w:rPr>
        <w:instrText xml:space="preserve"> REF _Ref228208757 \r \h </w:instrText>
      </w:r>
      <w:r w:rsidR="00FC7A70" w:rsidRPr="00FC7A70">
        <w:rPr>
          <w:rFonts w:ascii="Garamond" w:hAnsi="Garamond"/>
          <w:color w:val="000000" w:themeColor="text1"/>
          <w:szCs w:val="24"/>
        </w:rPr>
        <w:instrText xml:space="preserve"> \* MERGEFORMAT </w:instrText>
      </w:r>
      <w:r w:rsidR="00ED6418" w:rsidRPr="00FC7A70">
        <w:rPr>
          <w:rFonts w:ascii="Garamond" w:hAnsi="Garamond"/>
          <w:color w:val="000000" w:themeColor="text1"/>
          <w:szCs w:val="24"/>
        </w:rPr>
      </w:r>
      <w:r w:rsidR="00ED6418" w:rsidRPr="00FC7A70">
        <w:rPr>
          <w:rFonts w:ascii="Garamond" w:hAnsi="Garamond"/>
          <w:color w:val="000000" w:themeColor="text1"/>
          <w:szCs w:val="24"/>
        </w:rPr>
        <w:fldChar w:fldCharType="separate"/>
      </w:r>
      <w:r w:rsidR="009D4F47">
        <w:rPr>
          <w:rFonts w:ascii="Garamond" w:hAnsi="Garamond"/>
          <w:color w:val="000000" w:themeColor="text1"/>
          <w:szCs w:val="24"/>
        </w:rPr>
        <w:t>Artigo 76.º</w:t>
      </w:r>
      <w:r w:rsidR="00ED6418" w:rsidRPr="00FC7A70">
        <w:rPr>
          <w:rFonts w:ascii="Garamond" w:hAnsi="Garamond"/>
          <w:color w:val="000000" w:themeColor="text1"/>
          <w:szCs w:val="24"/>
        </w:rPr>
        <w:fldChar w:fldCharType="end"/>
      </w:r>
      <w:r w:rsidR="00ED6418" w:rsidRPr="00FC7A70">
        <w:rPr>
          <w:rFonts w:ascii="Garamond" w:hAnsi="Garamond"/>
          <w:color w:val="000000" w:themeColor="text1"/>
          <w:szCs w:val="24"/>
        </w:rPr>
        <w:t xml:space="preserve">, </w:t>
      </w:r>
      <w:r w:rsidR="00ED6418" w:rsidRPr="00FC7A70">
        <w:rPr>
          <w:rFonts w:ascii="Garamond" w:hAnsi="Garamond"/>
          <w:color w:val="000000" w:themeColor="text1"/>
          <w:szCs w:val="24"/>
        </w:rPr>
        <w:fldChar w:fldCharType="begin"/>
      </w:r>
      <w:r w:rsidR="00ED6418" w:rsidRPr="00FC7A70">
        <w:rPr>
          <w:rFonts w:ascii="Garamond" w:hAnsi="Garamond"/>
          <w:color w:val="000000" w:themeColor="text1"/>
          <w:szCs w:val="24"/>
        </w:rPr>
        <w:instrText xml:space="preserve"> REF _Ref228208758 \r \h </w:instrText>
      </w:r>
      <w:r w:rsidR="00FC7A70" w:rsidRPr="00FC7A70">
        <w:rPr>
          <w:rFonts w:ascii="Garamond" w:hAnsi="Garamond"/>
          <w:color w:val="000000" w:themeColor="text1"/>
          <w:szCs w:val="24"/>
        </w:rPr>
        <w:instrText xml:space="preserve"> \* MERGEFORMAT </w:instrText>
      </w:r>
      <w:r w:rsidR="00ED6418" w:rsidRPr="00FC7A70">
        <w:rPr>
          <w:rFonts w:ascii="Garamond" w:hAnsi="Garamond"/>
          <w:color w:val="000000" w:themeColor="text1"/>
          <w:szCs w:val="24"/>
        </w:rPr>
      </w:r>
      <w:r w:rsidR="00ED6418" w:rsidRPr="00FC7A70">
        <w:rPr>
          <w:rFonts w:ascii="Garamond" w:hAnsi="Garamond"/>
          <w:color w:val="000000" w:themeColor="text1"/>
          <w:szCs w:val="24"/>
        </w:rPr>
        <w:fldChar w:fldCharType="separate"/>
      </w:r>
      <w:r w:rsidR="009D4F47">
        <w:rPr>
          <w:rFonts w:ascii="Garamond" w:hAnsi="Garamond"/>
          <w:color w:val="000000" w:themeColor="text1"/>
          <w:szCs w:val="24"/>
        </w:rPr>
        <w:t>Artigo 77.º</w:t>
      </w:r>
      <w:r w:rsidR="00ED6418" w:rsidRPr="00FC7A70">
        <w:rPr>
          <w:rFonts w:ascii="Garamond" w:hAnsi="Garamond"/>
          <w:color w:val="000000" w:themeColor="text1"/>
          <w:szCs w:val="24"/>
        </w:rPr>
        <w:fldChar w:fldCharType="end"/>
      </w:r>
      <w:r w:rsidR="00B07F87" w:rsidRPr="00FC7A70">
        <w:rPr>
          <w:rFonts w:ascii="Garamond" w:hAnsi="Garamond"/>
          <w:color w:val="000000" w:themeColor="text1"/>
          <w:szCs w:val="24"/>
        </w:rPr>
        <w:t xml:space="preserve"> </w:t>
      </w:r>
      <w:r w:rsidR="00ED6418" w:rsidRPr="00FC7A70">
        <w:rPr>
          <w:rFonts w:ascii="Garamond" w:hAnsi="Garamond"/>
          <w:color w:val="000000" w:themeColor="text1"/>
          <w:szCs w:val="24"/>
        </w:rPr>
        <w:t xml:space="preserve">e </w:t>
      </w:r>
      <w:r w:rsidR="00ED6418" w:rsidRPr="00FC7A70">
        <w:rPr>
          <w:rFonts w:ascii="Garamond" w:hAnsi="Garamond"/>
          <w:color w:val="000000" w:themeColor="text1"/>
          <w:szCs w:val="24"/>
        </w:rPr>
        <w:fldChar w:fldCharType="begin"/>
      </w:r>
      <w:r w:rsidR="00ED6418" w:rsidRPr="00FC7A70">
        <w:rPr>
          <w:rFonts w:ascii="Garamond" w:hAnsi="Garamond"/>
          <w:color w:val="000000" w:themeColor="text1"/>
          <w:szCs w:val="24"/>
        </w:rPr>
        <w:instrText xml:space="preserve"> REF _Ref228207834 \r \h </w:instrText>
      </w:r>
      <w:r w:rsidR="00FC7A70" w:rsidRPr="00FC7A70">
        <w:rPr>
          <w:rFonts w:ascii="Garamond" w:hAnsi="Garamond"/>
          <w:color w:val="000000" w:themeColor="text1"/>
          <w:szCs w:val="24"/>
        </w:rPr>
        <w:instrText xml:space="preserve"> \* MERGEFORMAT </w:instrText>
      </w:r>
      <w:r w:rsidR="00ED6418" w:rsidRPr="00FC7A70">
        <w:rPr>
          <w:rFonts w:ascii="Garamond" w:hAnsi="Garamond"/>
          <w:color w:val="000000" w:themeColor="text1"/>
          <w:szCs w:val="24"/>
        </w:rPr>
      </w:r>
      <w:r w:rsidR="00ED6418" w:rsidRPr="00FC7A70">
        <w:rPr>
          <w:rFonts w:ascii="Garamond" w:hAnsi="Garamond"/>
          <w:color w:val="000000" w:themeColor="text1"/>
          <w:szCs w:val="24"/>
        </w:rPr>
        <w:fldChar w:fldCharType="separate"/>
      </w:r>
      <w:r w:rsidR="009D4F47">
        <w:rPr>
          <w:rFonts w:ascii="Garamond" w:hAnsi="Garamond"/>
          <w:color w:val="000000" w:themeColor="text1"/>
          <w:szCs w:val="24"/>
        </w:rPr>
        <w:t>Artigo 79.º</w:t>
      </w:r>
      <w:r w:rsidR="00ED6418" w:rsidRPr="00FC7A70">
        <w:rPr>
          <w:rFonts w:ascii="Garamond" w:hAnsi="Garamond"/>
          <w:color w:val="000000" w:themeColor="text1"/>
          <w:szCs w:val="24"/>
        </w:rPr>
        <w:fldChar w:fldCharType="end"/>
      </w:r>
    </w:p>
    <w:p w14:paraId="087D6373" w14:textId="634226EB" w:rsidR="00C51274" w:rsidRPr="00FC7A70" w:rsidRDefault="00C51274" w:rsidP="00903A2F">
      <w:pPr>
        <w:pStyle w:val="PargrafodaLista"/>
        <w:widowControl w:val="0"/>
        <w:numPr>
          <w:ilvl w:val="0"/>
          <w:numId w:val="247"/>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Quando se verifique a prática reiterada e comprovada de atos que perturbem a normal utilização do prédio urbano, nos casos em que não se efetive o arquivamento do procedimento mediante a aceitação de compromissos e condições</w:t>
      </w:r>
      <w:r w:rsidR="00792406" w:rsidRPr="00FC7A70">
        <w:rPr>
          <w:rFonts w:ascii="Garamond" w:hAnsi="Garamond"/>
          <w:color w:val="000000" w:themeColor="text1"/>
          <w:szCs w:val="24"/>
        </w:rPr>
        <w:t>;</w:t>
      </w:r>
    </w:p>
    <w:p w14:paraId="4BD9B578" w14:textId="60A303A3" w:rsidR="00B15B0B" w:rsidRPr="00FC7A70" w:rsidRDefault="00C51274" w:rsidP="00903A2F">
      <w:pPr>
        <w:pStyle w:val="PargrafodaLista"/>
        <w:widowControl w:val="0"/>
        <w:numPr>
          <w:ilvl w:val="0"/>
          <w:numId w:val="247"/>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Em áreas de contenção, quando se verifique que na modalidade de alojamento local onde foi instalado o estabelecimento, foram celebrados contratos de arrendamento urbano para habitação permanente nos dois anos anteriores à entrega do pedido de comunicação prévia com prazo, em violação do regulamento municipal aplicável.</w:t>
      </w:r>
    </w:p>
    <w:p w14:paraId="3DD16E06" w14:textId="1E988396"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grandes superfícies comerciais não inseridas em conjuntos comerciais e de conjuntos comerciais, quando o projeto apresente valia global negativa em função dos critérios definidos no</w:t>
      </w:r>
      <w:r w:rsidR="00BE76C5" w:rsidRPr="00FC7A70">
        <w:rPr>
          <w:rFonts w:ascii="Garamond" w:hAnsi="Garamond"/>
          <w:color w:val="000000" w:themeColor="text1"/>
          <w:szCs w:val="24"/>
        </w:rPr>
        <w:t xml:space="preserve"> </w:t>
      </w:r>
      <w:r w:rsidR="00BE76C5" w:rsidRPr="00FC7A70">
        <w:rPr>
          <w:rFonts w:ascii="Garamond" w:hAnsi="Garamond"/>
          <w:color w:val="000000" w:themeColor="text1"/>
          <w:szCs w:val="24"/>
        </w:rPr>
        <w:fldChar w:fldCharType="begin"/>
      </w:r>
      <w:r w:rsidR="00BE76C5" w:rsidRPr="00FC7A70">
        <w:rPr>
          <w:rFonts w:ascii="Garamond" w:hAnsi="Garamond"/>
          <w:color w:val="000000" w:themeColor="text1"/>
          <w:szCs w:val="24"/>
        </w:rPr>
        <w:instrText xml:space="preserve"> REF _Ref228781261 \r \h </w:instrText>
      </w:r>
      <w:r w:rsidR="00FC7A70" w:rsidRPr="00FC7A70">
        <w:rPr>
          <w:rFonts w:ascii="Garamond" w:hAnsi="Garamond"/>
          <w:color w:val="000000" w:themeColor="text1"/>
          <w:szCs w:val="24"/>
        </w:rPr>
        <w:instrText xml:space="preserve"> \* MERGEFORMAT </w:instrText>
      </w:r>
      <w:r w:rsidR="00BE76C5" w:rsidRPr="00FC7A70">
        <w:rPr>
          <w:rFonts w:ascii="Garamond" w:hAnsi="Garamond"/>
          <w:color w:val="000000" w:themeColor="text1"/>
          <w:szCs w:val="24"/>
        </w:rPr>
      </w:r>
      <w:r w:rsidR="00BE76C5" w:rsidRPr="00FC7A70">
        <w:rPr>
          <w:rFonts w:ascii="Garamond" w:hAnsi="Garamond"/>
          <w:color w:val="000000" w:themeColor="text1"/>
          <w:szCs w:val="24"/>
        </w:rPr>
        <w:fldChar w:fldCharType="separate"/>
      </w:r>
      <w:r w:rsidR="009D4F47">
        <w:rPr>
          <w:rFonts w:ascii="Garamond" w:hAnsi="Garamond"/>
          <w:color w:val="000000" w:themeColor="text1"/>
          <w:szCs w:val="24"/>
        </w:rPr>
        <w:t>Artigo 120.º</w:t>
      </w:r>
      <w:r w:rsidR="00BE76C5" w:rsidRPr="00FC7A70">
        <w:rPr>
          <w:rFonts w:ascii="Garamond" w:hAnsi="Garamond"/>
          <w:color w:val="000000" w:themeColor="text1"/>
          <w:szCs w:val="24"/>
        </w:rPr>
        <w:fldChar w:fldCharType="end"/>
      </w:r>
      <w:r w:rsidRPr="00FC7A70">
        <w:rPr>
          <w:rFonts w:ascii="Garamond" w:hAnsi="Garamond"/>
          <w:color w:val="000000" w:themeColor="text1"/>
          <w:szCs w:val="24"/>
        </w:rPr>
        <w:t xml:space="preserve">; </w:t>
      </w:r>
    </w:p>
    <w:p w14:paraId="2676B63F" w14:textId="642E9137" w:rsidR="0038030A" w:rsidRPr="00FC7A70" w:rsidRDefault="0038030A" w:rsidP="00903A2F">
      <w:pPr>
        <w:widowControl w:val="0"/>
        <w:numPr>
          <w:ilvl w:val="0"/>
          <w:numId w:val="16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 caso da atividade leiloeira e prestamista, quando se verifique uma situação de inidoneidade, nos termos dos </w:t>
      </w:r>
      <w:r w:rsidR="00E12F00" w:rsidRPr="00FC7A70">
        <w:rPr>
          <w:rFonts w:ascii="Garamond" w:hAnsi="Garamond"/>
          <w:color w:val="000000" w:themeColor="text1"/>
          <w:szCs w:val="24"/>
        </w:rPr>
        <w:fldChar w:fldCharType="begin"/>
      </w:r>
      <w:r w:rsidR="00E12F00" w:rsidRPr="00FC7A70">
        <w:rPr>
          <w:rFonts w:ascii="Garamond" w:hAnsi="Garamond"/>
          <w:color w:val="000000" w:themeColor="text1"/>
          <w:szCs w:val="24"/>
        </w:rPr>
        <w:instrText xml:space="preserve"> REF _Ref225508177 \r \h </w:instrText>
      </w:r>
      <w:r w:rsidR="00FC7A70" w:rsidRPr="00FC7A70">
        <w:rPr>
          <w:rFonts w:ascii="Garamond" w:hAnsi="Garamond"/>
          <w:color w:val="000000" w:themeColor="text1"/>
          <w:szCs w:val="24"/>
        </w:rPr>
        <w:instrText xml:space="preserve"> \* MERGEFORMAT </w:instrText>
      </w:r>
      <w:r w:rsidR="00E12F00" w:rsidRPr="00FC7A70">
        <w:rPr>
          <w:rFonts w:ascii="Garamond" w:hAnsi="Garamond"/>
          <w:color w:val="000000" w:themeColor="text1"/>
          <w:szCs w:val="24"/>
        </w:rPr>
      </w:r>
      <w:r w:rsidR="00E12F00" w:rsidRPr="00FC7A70">
        <w:rPr>
          <w:rFonts w:ascii="Garamond" w:hAnsi="Garamond"/>
          <w:color w:val="000000" w:themeColor="text1"/>
          <w:szCs w:val="24"/>
        </w:rPr>
        <w:fldChar w:fldCharType="separate"/>
      </w:r>
      <w:r w:rsidR="009D4F47">
        <w:rPr>
          <w:rFonts w:ascii="Garamond" w:hAnsi="Garamond"/>
          <w:color w:val="000000" w:themeColor="text1"/>
          <w:szCs w:val="24"/>
        </w:rPr>
        <w:t>Artigo 152.º</w:t>
      </w:r>
      <w:r w:rsidR="00E12F00" w:rsidRPr="00FC7A70">
        <w:rPr>
          <w:rFonts w:ascii="Garamond" w:hAnsi="Garamond"/>
          <w:color w:val="000000" w:themeColor="text1"/>
          <w:szCs w:val="24"/>
        </w:rPr>
        <w:fldChar w:fldCharType="end"/>
      </w:r>
      <w:r w:rsidRPr="00FC7A70">
        <w:rPr>
          <w:rFonts w:ascii="Garamond" w:hAnsi="Garamond"/>
          <w:color w:val="000000" w:themeColor="text1"/>
          <w:szCs w:val="24"/>
        </w:rPr>
        <w:t xml:space="preserve"> e </w:t>
      </w:r>
      <w:r w:rsidR="00E12F00" w:rsidRPr="00FC7A70">
        <w:rPr>
          <w:rFonts w:ascii="Garamond" w:hAnsi="Garamond"/>
          <w:color w:val="000000" w:themeColor="text1"/>
          <w:szCs w:val="24"/>
        </w:rPr>
        <w:fldChar w:fldCharType="begin"/>
      </w:r>
      <w:r w:rsidR="00E12F00" w:rsidRPr="00FC7A70">
        <w:rPr>
          <w:rFonts w:ascii="Garamond" w:hAnsi="Garamond"/>
          <w:color w:val="000000" w:themeColor="text1"/>
          <w:szCs w:val="24"/>
        </w:rPr>
        <w:instrText xml:space="preserve"> REF _Ref225508191 \r \h </w:instrText>
      </w:r>
      <w:r w:rsidR="00FC7A70" w:rsidRPr="00FC7A70">
        <w:rPr>
          <w:rFonts w:ascii="Garamond" w:hAnsi="Garamond"/>
          <w:color w:val="000000" w:themeColor="text1"/>
          <w:szCs w:val="24"/>
        </w:rPr>
        <w:instrText xml:space="preserve"> \* MERGEFORMAT </w:instrText>
      </w:r>
      <w:r w:rsidR="00E12F00" w:rsidRPr="00FC7A70">
        <w:rPr>
          <w:rFonts w:ascii="Garamond" w:hAnsi="Garamond"/>
          <w:color w:val="000000" w:themeColor="text1"/>
          <w:szCs w:val="24"/>
        </w:rPr>
      </w:r>
      <w:r w:rsidR="00E12F00" w:rsidRPr="00FC7A70">
        <w:rPr>
          <w:rFonts w:ascii="Garamond" w:hAnsi="Garamond"/>
          <w:color w:val="000000" w:themeColor="text1"/>
          <w:szCs w:val="24"/>
        </w:rPr>
        <w:fldChar w:fldCharType="separate"/>
      </w:r>
      <w:r w:rsidR="009D4F47">
        <w:rPr>
          <w:rFonts w:ascii="Garamond" w:hAnsi="Garamond"/>
          <w:color w:val="000000" w:themeColor="text1"/>
          <w:szCs w:val="24"/>
        </w:rPr>
        <w:t>Artigo 159.º</w:t>
      </w:r>
      <w:r w:rsidR="00E12F00" w:rsidRPr="00FC7A70">
        <w:rPr>
          <w:rFonts w:ascii="Garamond" w:hAnsi="Garamond"/>
          <w:color w:val="000000" w:themeColor="text1"/>
          <w:szCs w:val="24"/>
        </w:rPr>
        <w:fldChar w:fldCharType="end"/>
      </w:r>
      <w:r w:rsidR="008F0806" w:rsidRPr="00FC7A70">
        <w:rPr>
          <w:rFonts w:ascii="Garamond" w:hAnsi="Garamond"/>
          <w:color w:val="000000" w:themeColor="text1"/>
          <w:szCs w:val="24"/>
        </w:rPr>
        <w:t>.</w:t>
      </w:r>
    </w:p>
    <w:p w14:paraId="0B4DA5EA" w14:textId="77777777" w:rsidR="00945604" w:rsidRPr="00FC7A70" w:rsidRDefault="00945604" w:rsidP="00DF7BBF">
      <w:pPr>
        <w:widowControl w:val="0"/>
        <w:spacing w:after="120"/>
        <w:rPr>
          <w:rFonts w:ascii="Garamond" w:hAnsi="Garamond"/>
          <w:color w:val="000000" w:themeColor="text1"/>
          <w:szCs w:val="24"/>
        </w:rPr>
      </w:pPr>
    </w:p>
    <w:p w14:paraId="0D393212" w14:textId="46C65026" w:rsidR="00A24E21" w:rsidRPr="00FC7A70" w:rsidRDefault="00945604"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Secção </w:t>
      </w:r>
      <w:r w:rsidR="008172AE" w:rsidRPr="00FC7A70">
        <w:rPr>
          <w:rFonts w:ascii="Garamond" w:hAnsi="Garamond"/>
          <w:smallCaps/>
          <w:color w:val="000000" w:themeColor="text1"/>
          <w:szCs w:val="24"/>
        </w:rPr>
        <w:t>V</w:t>
      </w:r>
    </w:p>
    <w:p w14:paraId="3D78964C" w14:textId="096E1D03" w:rsidR="008A4623" w:rsidRPr="00FC7A70" w:rsidRDefault="00201565"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 Controlo, suspensão</w:t>
      </w:r>
      <w:r w:rsidR="00430ED6" w:rsidRPr="00FC7A70">
        <w:rPr>
          <w:rFonts w:ascii="Garamond" w:hAnsi="Garamond"/>
          <w:smallCaps/>
          <w:color w:val="000000" w:themeColor="text1"/>
          <w:szCs w:val="24"/>
        </w:rPr>
        <w:t>,</w:t>
      </w:r>
      <w:r w:rsidRPr="00FC7A70">
        <w:rPr>
          <w:rFonts w:ascii="Garamond" w:hAnsi="Garamond"/>
          <w:smallCaps/>
          <w:color w:val="000000" w:themeColor="text1"/>
          <w:szCs w:val="24"/>
        </w:rPr>
        <w:t xml:space="preserve"> cessação</w:t>
      </w:r>
      <w:r w:rsidR="00430ED6" w:rsidRPr="00FC7A70">
        <w:rPr>
          <w:rFonts w:ascii="Garamond" w:hAnsi="Garamond"/>
          <w:smallCaps/>
          <w:color w:val="000000" w:themeColor="text1"/>
          <w:szCs w:val="24"/>
        </w:rPr>
        <w:t xml:space="preserve"> e alteração</w:t>
      </w:r>
      <w:r w:rsidRPr="00FC7A70">
        <w:rPr>
          <w:rFonts w:ascii="Garamond" w:hAnsi="Garamond"/>
          <w:smallCaps/>
          <w:color w:val="000000" w:themeColor="text1"/>
          <w:szCs w:val="24"/>
        </w:rPr>
        <w:t xml:space="preserve"> </w:t>
      </w:r>
      <w:r w:rsidR="008A4623" w:rsidRPr="00FC7A70">
        <w:rPr>
          <w:rFonts w:ascii="Garamond" w:hAnsi="Garamond"/>
          <w:smallCaps/>
          <w:color w:val="000000" w:themeColor="text1"/>
          <w:szCs w:val="24"/>
        </w:rPr>
        <w:t>da atividade económica</w:t>
      </w:r>
    </w:p>
    <w:p w14:paraId="59247E6E" w14:textId="77777777" w:rsidR="001C0D8C" w:rsidRPr="00FC7A70" w:rsidRDefault="001C0D8C" w:rsidP="00DF7BBF">
      <w:pPr>
        <w:widowControl w:val="0"/>
        <w:spacing w:after="120"/>
        <w:rPr>
          <w:rFonts w:ascii="Garamond" w:hAnsi="Garamond"/>
          <w:szCs w:val="24"/>
        </w:rPr>
      </w:pPr>
    </w:p>
    <w:p w14:paraId="5EAC2B5A" w14:textId="77777777" w:rsidR="0056555A" w:rsidRPr="00FC7A70" w:rsidRDefault="0056555A" w:rsidP="00DF7BBF">
      <w:pPr>
        <w:pStyle w:val="PargrafodaLista"/>
        <w:widowControl w:val="0"/>
        <w:numPr>
          <w:ilvl w:val="0"/>
          <w:numId w:val="199"/>
        </w:numPr>
        <w:spacing w:after="120"/>
        <w:contextualSpacing w:val="0"/>
        <w:jc w:val="center"/>
        <w:outlineLvl w:val="1"/>
        <w:rPr>
          <w:rFonts w:ascii="Garamond" w:hAnsi="Garamond"/>
          <w:szCs w:val="24"/>
        </w:rPr>
      </w:pPr>
      <w:bookmarkStart w:id="395" w:name="_Ref225506390"/>
      <w:commentRangeStart w:id="396"/>
      <w:commentRangeStart w:id="397"/>
    </w:p>
    <w:bookmarkEnd w:id="395"/>
    <w:p w14:paraId="4D36EE01" w14:textId="691EFFA8"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Vistorias de revisão</w:t>
      </w:r>
      <w:commentRangeEnd w:id="396"/>
      <w:r w:rsidR="00F25669" w:rsidRPr="00FC7A70">
        <w:rPr>
          <w:rStyle w:val="Refdecomentrio"/>
          <w:rFonts w:ascii="Garamond" w:eastAsiaTheme="majorEastAsia" w:hAnsi="Garamond" w:cstheme="majorBidi"/>
          <w:color w:val="000000" w:themeColor="text1"/>
          <w:sz w:val="24"/>
          <w:szCs w:val="24"/>
        </w:rPr>
        <w:commentReference w:id="396"/>
      </w:r>
      <w:commentRangeEnd w:id="397"/>
      <w:r w:rsidRPr="00FC7A70">
        <w:rPr>
          <w:rStyle w:val="Refdecomentrio"/>
          <w:rFonts w:ascii="Garamond" w:eastAsiaTheme="majorEastAsia" w:hAnsi="Garamond" w:cstheme="majorBidi"/>
          <w:color w:val="000000" w:themeColor="text1"/>
          <w:sz w:val="24"/>
          <w:szCs w:val="24"/>
        </w:rPr>
        <w:commentReference w:id="397"/>
      </w:r>
    </w:p>
    <w:p w14:paraId="4F557D9F" w14:textId="37505770" w:rsidR="008A4623" w:rsidRPr="00AD4150" w:rsidRDefault="008A4623"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As vistorias de revisão são agendadas pela entidade coordenadora ou a pedido dos operadores económicos, após articulação com as entidades públicas </w:t>
      </w:r>
      <w:r w:rsidR="00047513" w:rsidRPr="00AD4150">
        <w:rPr>
          <w:rFonts w:ascii="Garamond" w:hAnsi="Garamond"/>
          <w:color w:val="000000" w:themeColor="text1"/>
          <w:szCs w:val="24"/>
        </w:rPr>
        <w:t>consultadas</w:t>
      </w:r>
      <w:r w:rsidRPr="00AD4150">
        <w:rPr>
          <w:rFonts w:ascii="Garamond" w:hAnsi="Garamond"/>
          <w:color w:val="000000" w:themeColor="text1"/>
          <w:szCs w:val="24"/>
        </w:rPr>
        <w:t>, e têm as seguintes finalidades:</w:t>
      </w:r>
    </w:p>
    <w:p w14:paraId="1DC10DC3" w14:textId="59643797" w:rsidR="008A4623" w:rsidRPr="00FC7A70" w:rsidRDefault="008A4623"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Verificação do cumprimento dos condicionamentos legais ou das condições constantes do título digital de atividade económica;</w:t>
      </w:r>
    </w:p>
    <w:p w14:paraId="1239B2E1" w14:textId="705440A0" w:rsidR="008A4623" w:rsidRPr="00FC7A70" w:rsidRDefault="008A4623"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Revisão da classificação de empreendimentos turísticos;</w:t>
      </w:r>
    </w:p>
    <w:p w14:paraId="4A902EB0" w14:textId="696590E6" w:rsidR="008A4623" w:rsidRPr="00FC7A70" w:rsidRDefault="008A4623"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Verificação das correções identificadas no título digital de atividade económica</w:t>
      </w:r>
      <w:r w:rsidR="00E43A97" w:rsidRPr="00FC7A70">
        <w:rPr>
          <w:rFonts w:ascii="Garamond" w:hAnsi="Garamond"/>
          <w:color w:val="000000" w:themeColor="text1"/>
          <w:szCs w:val="24"/>
        </w:rPr>
        <w:t xml:space="preserve"> condicionado;</w:t>
      </w:r>
    </w:p>
    <w:p w14:paraId="688D4CE6" w14:textId="6538235B" w:rsidR="00DE7CD4" w:rsidRPr="00FC7A70" w:rsidRDefault="00DE7CD4"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Verificação das condições de reinício de atividade económica, nos termos do n.º 5 do artigo seguinte;</w:t>
      </w:r>
    </w:p>
    <w:p w14:paraId="1D2C72E3" w14:textId="093FA900" w:rsidR="008A4623" w:rsidRDefault="008A4623"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Análise de reclamações e recursos hierárquicos;</w:t>
      </w:r>
    </w:p>
    <w:p w14:paraId="6DF31F18" w14:textId="77777777" w:rsidR="00903A2F" w:rsidRPr="00FC7A70" w:rsidRDefault="00903A2F" w:rsidP="00903A2F">
      <w:pPr>
        <w:widowControl w:val="0"/>
        <w:spacing w:after="120"/>
        <w:rPr>
          <w:rFonts w:ascii="Garamond" w:hAnsi="Garamond"/>
          <w:color w:val="000000" w:themeColor="text1"/>
          <w:szCs w:val="24"/>
        </w:rPr>
      </w:pPr>
    </w:p>
    <w:p w14:paraId="4D40229D" w14:textId="28B04D48" w:rsidR="008A4623" w:rsidRPr="00FC7A70" w:rsidRDefault="008A4623"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Verificação do cumprimento de medidas impostas no âmbito de decisões proferidas sobre reclamações e recursos hierárquicos;</w:t>
      </w:r>
    </w:p>
    <w:p w14:paraId="307CCB0F" w14:textId="53699C87" w:rsidR="008A4623" w:rsidRPr="00FC7A70" w:rsidRDefault="008A4623"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Verificação do cumprimento de medidas impostas aquando da desativação definitiva do estabelecimento afeto à atividade económica</w:t>
      </w:r>
      <w:r w:rsidR="003727C3" w:rsidRPr="00FC7A70">
        <w:rPr>
          <w:rFonts w:ascii="Garamond" w:hAnsi="Garamond"/>
          <w:color w:val="000000" w:themeColor="text1"/>
          <w:szCs w:val="24"/>
        </w:rPr>
        <w:t>;</w:t>
      </w:r>
    </w:p>
    <w:p w14:paraId="1649A938" w14:textId="43EAF27C" w:rsidR="003B10E0" w:rsidRPr="00FC7A70" w:rsidRDefault="003B1AE4" w:rsidP="00903A2F">
      <w:pPr>
        <w:widowControl w:val="0"/>
        <w:numPr>
          <w:ilvl w:val="0"/>
          <w:numId w:val="5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Verificação do cumprimento dos requisitos para a exploração de estabelecimentos </w:t>
      </w:r>
      <w:r w:rsidR="001635B8" w:rsidRPr="00FC7A70">
        <w:rPr>
          <w:rFonts w:ascii="Garamond" w:hAnsi="Garamond"/>
          <w:color w:val="000000" w:themeColor="text1"/>
          <w:szCs w:val="24"/>
        </w:rPr>
        <w:t xml:space="preserve">de alojamento </w:t>
      </w:r>
      <w:r w:rsidRPr="00FC7A70">
        <w:rPr>
          <w:rFonts w:ascii="Garamond" w:hAnsi="Garamond"/>
          <w:color w:val="000000" w:themeColor="text1"/>
          <w:szCs w:val="24"/>
        </w:rPr>
        <w:t>loca</w:t>
      </w:r>
      <w:r w:rsidR="001635B8" w:rsidRPr="00FC7A70">
        <w:rPr>
          <w:rFonts w:ascii="Garamond" w:hAnsi="Garamond"/>
          <w:color w:val="000000" w:themeColor="text1"/>
          <w:szCs w:val="24"/>
        </w:rPr>
        <w:t>l</w:t>
      </w:r>
      <w:r w:rsidR="00EA6B6A" w:rsidRPr="00FC7A70">
        <w:rPr>
          <w:rFonts w:ascii="Garamond" w:hAnsi="Garamond"/>
          <w:color w:val="000000" w:themeColor="text1"/>
          <w:szCs w:val="24"/>
        </w:rPr>
        <w:t>.</w:t>
      </w:r>
    </w:p>
    <w:p w14:paraId="3E86D91D" w14:textId="50BEE5B4" w:rsidR="008A4623" w:rsidRPr="00FC7A70" w:rsidRDefault="008A4623"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vistorias com as finalidades referidas nas alíneas </w:t>
      </w:r>
      <w:r w:rsidRPr="00AD4150">
        <w:rPr>
          <w:rFonts w:ascii="Garamond" w:hAnsi="Garamond"/>
          <w:i/>
          <w:iCs/>
          <w:color w:val="000000" w:themeColor="text1"/>
          <w:szCs w:val="24"/>
        </w:rPr>
        <w:t>a)</w:t>
      </w:r>
      <w:r w:rsidRPr="00FC7A70">
        <w:rPr>
          <w:rFonts w:ascii="Garamond" w:hAnsi="Garamond"/>
          <w:color w:val="000000" w:themeColor="text1"/>
          <w:szCs w:val="24"/>
        </w:rPr>
        <w:t xml:space="preserve"> a </w:t>
      </w:r>
      <w:r w:rsidRPr="00AD4150">
        <w:rPr>
          <w:rFonts w:ascii="Garamond" w:hAnsi="Garamond"/>
          <w:i/>
          <w:iCs/>
          <w:color w:val="000000" w:themeColor="text1"/>
          <w:szCs w:val="24"/>
        </w:rPr>
        <w:t>d)</w:t>
      </w:r>
      <w:r w:rsidRPr="00FC7A70">
        <w:rPr>
          <w:rFonts w:ascii="Garamond" w:hAnsi="Garamond"/>
          <w:color w:val="000000" w:themeColor="text1"/>
          <w:szCs w:val="24"/>
        </w:rPr>
        <w:t xml:space="preserve"> </w:t>
      </w:r>
      <w:r w:rsidR="00317FA2" w:rsidRPr="00FC7A70">
        <w:rPr>
          <w:rFonts w:ascii="Garamond" w:hAnsi="Garamond"/>
          <w:color w:val="000000" w:themeColor="text1"/>
          <w:szCs w:val="24"/>
        </w:rPr>
        <w:t xml:space="preserve">e </w:t>
      </w:r>
      <w:r w:rsidR="00317FA2" w:rsidRPr="00AD4150">
        <w:rPr>
          <w:rFonts w:ascii="Garamond" w:hAnsi="Garamond"/>
          <w:i/>
          <w:iCs/>
          <w:color w:val="000000" w:themeColor="text1"/>
          <w:szCs w:val="24"/>
        </w:rPr>
        <w:t>h)</w:t>
      </w:r>
      <w:r w:rsidR="00317FA2" w:rsidRPr="00FC7A70">
        <w:rPr>
          <w:rFonts w:ascii="Garamond" w:hAnsi="Garamond"/>
          <w:color w:val="000000" w:themeColor="text1"/>
          <w:szCs w:val="24"/>
        </w:rPr>
        <w:t xml:space="preserve"> </w:t>
      </w:r>
      <w:r w:rsidRPr="00FC7A70">
        <w:rPr>
          <w:rFonts w:ascii="Garamond" w:hAnsi="Garamond"/>
          <w:color w:val="000000" w:themeColor="text1"/>
          <w:szCs w:val="24"/>
        </w:rPr>
        <w:t>do número anterior podem também ser realizadas por entidades acreditadas a pedido do operador económico</w:t>
      </w:r>
      <w:r w:rsidR="00E43A97" w:rsidRPr="00FC7A70">
        <w:rPr>
          <w:rFonts w:ascii="Garamond" w:hAnsi="Garamond"/>
          <w:color w:val="000000" w:themeColor="text1"/>
          <w:szCs w:val="24"/>
        </w:rPr>
        <w:t>, nos termos d</w:t>
      </w:r>
      <w:r w:rsidR="001451C3" w:rsidRPr="00FC7A70">
        <w:rPr>
          <w:rFonts w:ascii="Garamond" w:hAnsi="Garamond"/>
          <w:color w:val="000000" w:themeColor="text1"/>
          <w:szCs w:val="24"/>
        </w:rPr>
        <w:t xml:space="preserve">a alínea </w:t>
      </w:r>
      <w:r w:rsidR="003F03F4" w:rsidRPr="00AD4150">
        <w:rPr>
          <w:rFonts w:ascii="Garamond" w:hAnsi="Garamond"/>
          <w:i/>
          <w:iCs/>
          <w:color w:val="000000" w:themeColor="text1"/>
          <w:szCs w:val="24"/>
        </w:rPr>
        <w:t>d</w:t>
      </w:r>
      <w:r w:rsidR="001451C3" w:rsidRPr="00AD4150">
        <w:rPr>
          <w:rFonts w:ascii="Garamond" w:hAnsi="Garamond"/>
          <w:i/>
          <w:iCs/>
          <w:color w:val="000000" w:themeColor="text1"/>
          <w:szCs w:val="24"/>
        </w:rPr>
        <w:t>)</w:t>
      </w:r>
      <w:r w:rsidR="001451C3" w:rsidRPr="00FC7A70">
        <w:rPr>
          <w:rFonts w:ascii="Garamond" w:hAnsi="Garamond"/>
          <w:color w:val="000000" w:themeColor="text1"/>
          <w:szCs w:val="24"/>
        </w:rPr>
        <w:t xml:space="preserve"> do n.º 2 do </w:t>
      </w:r>
      <w:r w:rsidR="001451C3" w:rsidRPr="00FC7A70">
        <w:rPr>
          <w:rFonts w:ascii="Garamond" w:hAnsi="Garamond"/>
          <w:color w:val="000000" w:themeColor="text1"/>
          <w:szCs w:val="24"/>
        </w:rPr>
        <w:fldChar w:fldCharType="begin"/>
      </w:r>
      <w:r w:rsidR="001451C3" w:rsidRPr="00FC7A70">
        <w:rPr>
          <w:rFonts w:ascii="Garamond" w:hAnsi="Garamond"/>
          <w:color w:val="000000" w:themeColor="text1"/>
          <w:szCs w:val="24"/>
        </w:rPr>
        <w:instrText xml:space="preserve"> REF _Ref227750896 \r \h </w:instrText>
      </w:r>
      <w:r w:rsidR="00FC7A70" w:rsidRPr="00FC7A70">
        <w:rPr>
          <w:rFonts w:ascii="Garamond" w:hAnsi="Garamond"/>
          <w:color w:val="000000" w:themeColor="text1"/>
          <w:szCs w:val="24"/>
        </w:rPr>
        <w:instrText xml:space="preserve"> \* MERGEFORMAT </w:instrText>
      </w:r>
      <w:r w:rsidR="001451C3" w:rsidRPr="00FC7A70">
        <w:rPr>
          <w:rFonts w:ascii="Garamond" w:hAnsi="Garamond"/>
          <w:color w:val="000000" w:themeColor="text1"/>
          <w:szCs w:val="24"/>
        </w:rPr>
      </w:r>
      <w:r w:rsidR="001451C3" w:rsidRPr="00FC7A70">
        <w:rPr>
          <w:rFonts w:ascii="Garamond" w:hAnsi="Garamond"/>
          <w:color w:val="000000" w:themeColor="text1"/>
          <w:szCs w:val="24"/>
        </w:rPr>
        <w:fldChar w:fldCharType="separate"/>
      </w:r>
      <w:r w:rsidR="009D4F47">
        <w:rPr>
          <w:rFonts w:ascii="Garamond" w:hAnsi="Garamond"/>
          <w:color w:val="000000" w:themeColor="text1"/>
          <w:szCs w:val="24"/>
        </w:rPr>
        <w:t>Artigo 10.º</w:t>
      </w:r>
      <w:r w:rsidR="001451C3" w:rsidRPr="00FC7A70">
        <w:rPr>
          <w:rFonts w:ascii="Garamond" w:hAnsi="Garamond"/>
          <w:color w:val="000000" w:themeColor="text1"/>
          <w:szCs w:val="24"/>
        </w:rPr>
        <w:fldChar w:fldCharType="end"/>
      </w:r>
    </w:p>
    <w:p w14:paraId="597200A3" w14:textId="79FB9B08" w:rsidR="000E7F1D" w:rsidRPr="00FC7A70" w:rsidRDefault="000E7F1D"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 prejuízo do disposto </w:t>
      </w:r>
      <w:r w:rsidR="00BF5133" w:rsidRPr="00FC7A70">
        <w:rPr>
          <w:rFonts w:ascii="Garamond" w:hAnsi="Garamond"/>
          <w:color w:val="000000" w:themeColor="text1"/>
          <w:szCs w:val="24"/>
        </w:rPr>
        <w:t xml:space="preserve">na alínea </w:t>
      </w:r>
      <w:r w:rsidR="00BF5133" w:rsidRPr="00AD4150">
        <w:rPr>
          <w:rFonts w:ascii="Garamond" w:hAnsi="Garamond"/>
          <w:i/>
          <w:iCs/>
          <w:color w:val="000000" w:themeColor="text1"/>
          <w:szCs w:val="24"/>
        </w:rPr>
        <w:t>a)</w:t>
      </w:r>
      <w:r w:rsidR="00BF5133" w:rsidRPr="00FC7A70">
        <w:rPr>
          <w:rFonts w:ascii="Garamond" w:hAnsi="Garamond"/>
          <w:color w:val="000000" w:themeColor="text1"/>
          <w:szCs w:val="24"/>
        </w:rPr>
        <w:t xml:space="preserve"> do </w:t>
      </w:r>
      <w:r w:rsidR="003F6694" w:rsidRPr="00FC7A70">
        <w:rPr>
          <w:rFonts w:ascii="Garamond" w:hAnsi="Garamond"/>
          <w:color w:val="000000" w:themeColor="text1"/>
          <w:szCs w:val="24"/>
        </w:rPr>
        <w:t>n.º 1</w:t>
      </w:r>
      <w:r w:rsidR="00BF5133" w:rsidRPr="00FC7A70">
        <w:rPr>
          <w:rFonts w:ascii="Garamond" w:hAnsi="Garamond"/>
          <w:color w:val="000000" w:themeColor="text1"/>
          <w:szCs w:val="24"/>
        </w:rPr>
        <w:t>, a</w:t>
      </w:r>
      <w:r w:rsidR="007B5723" w:rsidRPr="00FC7A70">
        <w:rPr>
          <w:rFonts w:ascii="Garamond" w:hAnsi="Garamond"/>
          <w:color w:val="000000" w:themeColor="text1"/>
          <w:szCs w:val="24"/>
        </w:rPr>
        <w:t xml:space="preserve"> vistoria com a finalidade referida </w:t>
      </w:r>
      <w:r w:rsidR="007A5EEF" w:rsidRPr="00FC7A70">
        <w:rPr>
          <w:rFonts w:ascii="Garamond" w:hAnsi="Garamond"/>
          <w:color w:val="000000" w:themeColor="text1"/>
          <w:szCs w:val="24"/>
        </w:rPr>
        <w:t>n</w:t>
      </w:r>
      <w:r w:rsidR="007B5723" w:rsidRPr="00FC7A70">
        <w:rPr>
          <w:rFonts w:ascii="Garamond" w:hAnsi="Garamond"/>
          <w:color w:val="000000" w:themeColor="text1"/>
          <w:szCs w:val="24"/>
        </w:rPr>
        <w:t xml:space="preserve">a alínea </w:t>
      </w:r>
      <w:r w:rsidR="007B5723" w:rsidRPr="00AD4150">
        <w:rPr>
          <w:rFonts w:ascii="Garamond" w:hAnsi="Garamond"/>
          <w:i/>
          <w:iCs/>
          <w:color w:val="000000" w:themeColor="text1"/>
          <w:szCs w:val="24"/>
        </w:rPr>
        <w:t>h)</w:t>
      </w:r>
      <w:r w:rsidR="007B5723" w:rsidRPr="00FC7A70">
        <w:rPr>
          <w:rFonts w:ascii="Garamond" w:hAnsi="Garamond"/>
          <w:color w:val="000000" w:themeColor="text1"/>
          <w:szCs w:val="24"/>
        </w:rPr>
        <w:t xml:space="preserve"> </w:t>
      </w:r>
      <w:r w:rsidR="003F6694" w:rsidRPr="00FC7A70">
        <w:rPr>
          <w:rFonts w:ascii="Garamond" w:hAnsi="Garamond"/>
          <w:color w:val="000000" w:themeColor="text1"/>
          <w:szCs w:val="24"/>
        </w:rPr>
        <w:t xml:space="preserve">do mesmo </w:t>
      </w:r>
      <w:r w:rsidR="00BF5133" w:rsidRPr="00FC7A70">
        <w:rPr>
          <w:rFonts w:ascii="Garamond" w:hAnsi="Garamond"/>
          <w:color w:val="000000" w:themeColor="text1"/>
          <w:szCs w:val="24"/>
        </w:rPr>
        <w:t>número</w:t>
      </w:r>
      <w:r w:rsidR="007B5723" w:rsidRPr="00FC7A70">
        <w:rPr>
          <w:rFonts w:ascii="Garamond" w:hAnsi="Garamond"/>
          <w:color w:val="000000" w:themeColor="text1"/>
          <w:szCs w:val="24"/>
        </w:rPr>
        <w:t xml:space="preserve"> é realizada no prazo de </w:t>
      </w:r>
      <w:r w:rsidR="005F221E" w:rsidRPr="00FC7A70">
        <w:rPr>
          <w:rFonts w:ascii="Garamond" w:hAnsi="Garamond"/>
          <w:color w:val="000000" w:themeColor="text1"/>
          <w:szCs w:val="24"/>
        </w:rPr>
        <w:t>60</w:t>
      </w:r>
      <w:r w:rsidR="007B5723" w:rsidRPr="00FC7A70">
        <w:rPr>
          <w:rFonts w:ascii="Garamond" w:hAnsi="Garamond"/>
          <w:color w:val="000000" w:themeColor="text1"/>
          <w:szCs w:val="24"/>
        </w:rPr>
        <w:t xml:space="preserve"> ou </w:t>
      </w:r>
      <w:r w:rsidRPr="00FC7A70">
        <w:rPr>
          <w:rFonts w:ascii="Garamond" w:hAnsi="Garamond"/>
          <w:color w:val="000000" w:themeColor="text1"/>
          <w:szCs w:val="24"/>
        </w:rPr>
        <w:t>90</w:t>
      </w:r>
      <w:r w:rsidR="007B5723" w:rsidRPr="00FC7A70">
        <w:rPr>
          <w:rFonts w:ascii="Garamond" w:hAnsi="Garamond"/>
          <w:color w:val="000000" w:themeColor="text1"/>
          <w:szCs w:val="24"/>
        </w:rPr>
        <w:t xml:space="preserve"> dias a contar d</w:t>
      </w:r>
      <w:r w:rsidRPr="00FC7A70">
        <w:rPr>
          <w:rFonts w:ascii="Garamond" w:hAnsi="Garamond"/>
          <w:color w:val="000000" w:themeColor="text1"/>
          <w:szCs w:val="24"/>
        </w:rPr>
        <w:t>a data do pedido de</w:t>
      </w:r>
      <w:r w:rsidR="007B5723" w:rsidRPr="00FC7A70">
        <w:rPr>
          <w:rFonts w:ascii="Garamond" w:hAnsi="Garamond"/>
          <w:color w:val="000000" w:themeColor="text1"/>
          <w:szCs w:val="24"/>
        </w:rPr>
        <w:t xml:space="preserve"> título digital de atividade económica, consoante o estabelecimento de alojamento local se situe em área de contenção ou não.</w:t>
      </w:r>
    </w:p>
    <w:p w14:paraId="5643FF22" w14:textId="13506BE8" w:rsidR="008A4623" w:rsidRPr="00FC7A70" w:rsidRDefault="008A4623"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aplicável às vistorias de revisão o regime das vistorias previsto no</w:t>
      </w:r>
      <w:r w:rsidR="0089249F" w:rsidRPr="00FC7A70">
        <w:rPr>
          <w:rFonts w:ascii="Garamond" w:hAnsi="Garamond"/>
          <w:color w:val="000000" w:themeColor="text1"/>
          <w:szCs w:val="24"/>
        </w:rPr>
        <w:t xml:space="preserve"> </w:t>
      </w:r>
      <w:r w:rsidR="00BB4506" w:rsidRPr="00FC7A70">
        <w:rPr>
          <w:rFonts w:ascii="Garamond" w:hAnsi="Garamond"/>
          <w:color w:val="000000" w:themeColor="text1"/>
          <w:szCs w:val="24"/>
        </w:rPr>
        <w:fldChar w:fldCharType="begin"/>
      </w:r>
      <w:r w:rsidR="00BB4506" w:rsidRPr="00FC7A70">
        <w:rPr>
          <w:rFonts w:ascii="Garamond" w:hAnsi="Garamond"/>
          <w:color w:val="000000" w:themeColor="text1"/>
          <w:szCs w:val="24"/>
        </w:rPr>
        <w:instrText xml:space="preserve"> REF _Ref227750834 \r \h </w:instrText>
      </w:r>
      <w:r w:rsidR="00FC7A70" w:rsidRPr="00FC7A70">
        <w:rPr>
          <w:rFonts w:ascii="Garamond" w:hAnsi="Garamond"/>
          <w:color w:val="000000" w:themeColor="text1"/>
          <w:szCs w:val="24"/>
        </w:rPr>
        <w:instrText xml:space="preserve"> \* MERGEFORMAT </w:instrText>
      </w:r>
      <w:r w:rsidR="00BB4506" w:rsidRPr="00FC7A70">
        <w:rPr>
          <w:rFonts w:ascii="Garamond" w:hAnsi="Garamond"/>
          <w:color w:val="000000" w:themeColor="text1"/>
          <w:szCs w:val="24"/>
        </w:rPr>
      </w:r>
      <w:r w:rsidR="00BB4506" w:rsidRPr="00FC7A70">
        <w:rPr>
          <w:rFonts w:ascii="Garamond" w:hAnsi="Garamond"/>
          <w:color w:val="000000" w:themeColor="text1"/>
          <w:szCs w:val="24"/>
        </w:rPr>
        <w:fldChar w:fldCharType="separate"/>
      </w:r>
      <w:r w:rsidR="009D4F47">
        <w:rPr>
          <w:rFonts w:ascii="Garamond" w:hAnsi="Garamond"/>
          <w:color w:val="000000" w:themeColor="text1"/>
          <w:szCs w:val="24"/>
        </w:rPr>
        <w:t>Artigo 28.º</w:t>
      </w:r>
      <w:r w:rsidR="00BB4506" w:rsidRPr="00FC7A70">
        <w:rPr>
          <w:rFonts w:ascii="Garamond" w:hAnsi="Garamond"/>
          <w:color w:val="000000" w:themeColor="text1"/>
          <w:szCs w:val="24"/>
        </w:rPr>
        <w:fldChar w:fldCharType="end"/>
      </w:r>
      <w:r w:rsidRPr="00FC7A70">
        <w:rPr>
          <w:rFonts w:ascii="Garamond" w:hAnsi="Garamond"/>
          <w:color w:val="000000" w:themeColor="text1"/>
          <w:szCs w:val="24"/>
        </w:rPr>
        <w:t>, com as devidas adaptações.</w:t>
      </w:r>
    </w:p>
    <w:p w14:paraId="4167DDBE" w14:textId="2F370F3E" w:rsidR="00E7558A" w:rsidRPr="00FC7A70" w:rsidRDefault="00E7558A"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do disposto no número seguinte, para efeitos de verificação do cumprimento das condições fixadas</w:t>
      </w:r>
      <w:r w:rsidR="001172BA" w:rsidRPr="00FC7A70">
        <w:rPr>
          <w:rFonts w:ascii="Garamond" w:hAnsi="Garamond"/>
          <w:color w:val="000000" w:themeColor="text1"/>
          <w:szCs w:val="24"/>
        </w:rPr>
        <w:t xml:space="preserve"> nos autos de vistoria</w:t>
      </w:r>
      <w:r w:rsidR="001451C3" w:rsidRPr="00FC7A70">
        <w:rPr>
          <w:rFonts w:ascii="Garamond" w:hAnsi="Garamond"/>
          <w:color w:val="000000" w:themeColor="text1"/>
          <w:szCs w:val="24"/>
        </w:rPr>
        <w:t xml:space="preserve"> subjacentes ao título digital de atividade económica</w:t>
      </w:r>
      <w:r w:rsidRPr="00FC7A70">
        <w:rPr>
          <w:rFonts w:ascii="Garamond" w:hAnsi="Garamond"/>
          <w:color w:val="000000" w:themeColor="text1"/>
          <w:szCs w:val="24"/>
        </w:rPr>
        <w:t>, a entidade coordenadora pode agendar a realização, no máximo, de três vistorias de revisão.</w:t>
      </w:r>
    </w:p>
    <w:p w14:paraId="48B2921F" w14:textId="3EAA0713" w:rsidR="00E7558A" w:rsidRDefault="00E7558A"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 a terceira vistoria de revisão revelar que ainda não estão cumpridas todas as condições anteriormente impostas, a entidade coordenadora após articulação com as entidades públicas </w:t>
      </w:r>
      <w:r w:rsidR="00047513" w:rsidRPr="00FC7A70">
        <w:rPr>
          <w:rFonts w:ascii="Garamond" w:hAnsi="Garamond"/>
          <w:color w:val="000000" w:themeColor="text1"/>
          <w:szCs w:val="24"/>
        </w:rPr>
        <w:t xml:space="preserve">consultadas </w:t>
      </w:r>
      <w:r w:rsidRPr="00FC7A70">
        <w:rPr>
          <w:rFonts w:ascii="Garamond" w:hAnsi="Garamond"/>
          <w:color w:val="000000" w:themeColor="text1"/>
          <w:szCs w:val="24"/>
        </w:rPr>
        <w:t xml:space="preserve">nos procedimentos aplicáveis, </w:t>
      </w:r>
      <w:r w:rsidR="00E011A4" w:rsidRPr="00FC7A70">
        <w:rPr>
          <w:rFonts w:ascii="Garamond" w:hAnsi="Garamond"/>
          <w:color w:val="000000" w:themeColor="text1"/>
          <w:szCs w:val="24"/>
        </w:rPr>
        <w:t xml:space="preserve">pode </w:t>
      </w:r>
      <w:r w:rsidRPr="00FC7A70">
        <w:rPr>
          <w:rFonts w:ascii="Garamond" w:hAnsi="Garamond"/>
          <w:color w:val="000000" w:themeColor="text1"/>
          <w:szCs w:val="24"/>
        </w:rPr>
        <w:t>adotar as medidas cautelares e as providências legalmente aplicáveis.</w:t>
      </w:r>
    </w:p>
    <w:p w14:paraId="55FBA79B" w14:textId="77777777" w:rsidR="00903A2F" w:rsidRPr="00903A2F" w:rsidRDefault="00903A2F" w:rsidP="00903A2F">
      <w:pPr>
        <w:widowControl w:val="0"/>
        <w:spacing w:after="120"/>
        <w:rPr>
          <w:rFonts w:ascii="Garamond" w:hAnsi="Garamond"/>
          <w:color w:val="000000" w:themeColor="text1"/>
          <w:szCs w:val="24"/>
        </w:rPr>
      </w:pPr>
    </w:p>
    <w:p w14:paraId="4FA693AF" w14:textId="4E41CBD6" w:rsidR="00695FDC" w:rsidRPr="00FC7A70" w:rsidRDefault="008A4623" w:rsidP="00DF7BBF">
      <w:pPr>
        <w:pStyle w:val="PargrafodaLista"/>
        <w:widowControl w:val="0"/>
        <w:numPr>
          <w:ilvl w:val="0"/>
          <w:numId w:val="31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título digital de atividade económica é atualizado pela entidade coordenadora na sequência da realização das vistorias de revisão</w:t>
      </w:r>
      <w:r w:rsidR="00C24929" w:rsidRPr="00FC7A70">
        <w:rPr>
          <w:rFonts w:ascii="Garamond" w:hAnsi="Garamond"/>
          <w:color w:val="000000" w:themeColor="text1"/>
          <w:szCs w:val="24"/>
        </w:rPr>
        <w:t>, sendo as entidades intervenientes notificadas.</w:t>
      </w:r>
    </w:p>
    <w:p w14:paraId="59358C4C" w14:textId="77777777" w:rsidR="00695FDC" w:rsidRPr="00FC7A70" w:rsidRDefault="00695FDC" w:rsidP="00DF7BBF">
      <w:pPr>
        <w:widowControl w:val="0"/>
        <w:spacing w:after="120"/>
        <w:rPr>
          <w:rFonts w:ascii="Garamond" w:hAnsi="Garamond"/>
          <w:color w:val="000000" w:themeColor="text1"/>
          <w:szCs w:val="24"/>
        </w:rPr>
      </w:pPr>
    </w:p>
    <w:p w14:paraId="1C1E211E" w14:textId="77777777" w:rsidR="009B781E" w:rsidRPr="00FC7A70" w:rsidRDefault="009B781E"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2846B7E" w14:textId="1CA0B8D1" w:rsidR="00695FDC" w:rsidRPr="00FC7A70" w:rsidRDefault="00695FDC"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Suspensão</w:t>
      </w:r>
      <w:r w:rsidR="00227D29" w:rsidRPr="00FC7A70">
        <w:rPr>
          <w:rFonts w:ascii="Garamond" w:eastAsiaTheme="majorEastAsia" w:hAnsi="Garamond" w:cstheme="majorBidi"/>
          <w:color w:val="000000" w:themeColor="text1"/>
          <w:szCs w:val="24"/>
        </w:rPr>
        <w:t xml:space="preserve">, </w:t>
      </w:r>
      <w:r w:rsidR="007765D5" w:rsidRPr="00FC7A70">
        <w:rPr>
          <w:rFonts w:ascii="Garamond" w:eastAsiaTheme="majorEastAsia" w:hAnsi="Garamond" w:cstheme="majorBidi"/>
          <w:color w:val="000000" w:themeColor="text1"/>
          <w:szCs w:val="24"/>
        </w:rPr>
        <w:t>reinício e</w:t>
      </w:r>
      <w:r w:rsidR="00227D29" w:rsidRPr="00FC7A70">
        <w:rPr>
          <w:rFonts w:ascii="Garamond" w:eastAsiaTheme="majorEastAsia" w:hAnsi="Garamond" w:cstheme="majorBidi"/>
          <w:color w:val="000000" w:themeColor="text1"/>
          <w:szCs w:val="24"/>
        </w:rPr>
        <w:t xml:space="preserve"> </w:t>
      </w:r>
      <w:r w:rsidRPr="00FC7A70">
        <w:rPr>
          <w:rFonts w:ascii="Garamond" w:eastAsiaTheme="majorEastAsia" w:hAnsi="Garamond" w:cstheme="majorBidi"/>
          <w:color w:val="000000" w:themeColor="text1"/>
          <w:szCs w:val="24"/>
        </w:rPr>
        <w:t>cessação</w:t>
      </w:r>
      <w:r w:rsidR="00227D29" w:rsidRPr="00FC7A70">
        <w:rPr>
          <w:rFonts w:ascii="Garamond" w:eastAsiaTheme="majorEastAsia" w:hAnsi="Garamond" w:cstheme="majorBidi"/>
          <w:color w:val="000000" w:themeColor="text1"/>
          <w:szCs w:val="24"/>
        </w:rPr>
        <w:t xml:space="preserve"> </w:t>
      </w:r>
      <w:r w:rsidRPr="00FC7A70">
        <w:rPr>
          <w:rFonts w:ascii="Garamond" w:eastAsiaTheme="majorEastAsia" w:hAnsi="Garamond" w:cstheme="majorBidi"/>
          <w:color w:val="000000" w:themeColor="text1"/>
          <w:szCs w:val="24"/>
        </w:rPr>
        <w:t>da atividade económica</w:t>
      </w:r>
    </w:p>
    <w:p w14:paraId="4D7F2B04" w14:textId="6D3EE791" w:rsidR="00170BBF" w:rsidRPr="00AD4150" w:rsidRDefault="004A362F"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Sem prejuízo do disposto na legislação ambiental, urbanística e de segurança da cadeia alimenta</w:t>
      </w:r>
      <w:r w:rsidR="00981519" w:rsidRPr="00AD4150">
        <w:rPr>
          <w:rFonts w:ascii="Garamond" w:hAnsi="Garamond"/>
          <w:color w:val="000000" w:themeColor="text1"/>
          <w:szCs w:val="24"/>
        </w:rPr>
        <w:t>r</w:t>
      </w:r>
      <w:r w:rsidRPr="00AD4150">
        <w:rPr>
          <w:rFonts w:ascii="Garamond" w:hAnsi="Garamond"/>
          <w:color w:val="000000" w:themeColor="text1"/>
          <w:szCs w:val="24"/>
        </w:rPr>
        <w:t xml:space="preserve"> aplicável, </w:t>
      </w:r>
      <w:r w:rsidR="000B08C2" w:rsidRPr="00AD4150">
        <w:rPr>
          <w:rFonts w:ascii="Garamond" w:hAnsi="Garamond"/>
          <w:color w:val="000000" w:themeColor="text1"/>
          <w:szCs w:val="24"/>
        </w:rPr>
        <w:t>o</w:t>
      </w:r>
      <w:r w:rsidRPr="00AD4150">
        <w:rPr>
          <w:rFonts w:ascii="Garamond" w:hAnsi="Garamond"/>
          <w:color w:val="000000" w:themeColor="text1"/>
          <w:szCs w:val="24"/>
        </w:rPr>
        <w:t xml:space="preserve"> titular </w:t>
      </w:r>
      <w:r w:rsidR="000B08C2" w:rsidRPr="00AD4150">
        <w:rPr>
          <w:rFonts w:ascii="Garamond" w:hAnsi="Garamond"/>
          <w:color w:val="000000" w:themeColor="text1"/>
          <w:szCs w:val="24"/>
        </w:rPr>
        <w:t xml:space="preserve">do título digital de atividade económica deve </w:t>
      </w:r>
      <w:r w:rsidRPr="00AD4150">
        <w:rPr>
          <w:rFonts w:ascii="Garamond" w:hAnsi="Garamond"/>
          <w:color w:val="000000" w:themeColor="text1"/>
          <w:szCs w:val="24"/>
        </w:rPr>
        <w:t>comunicar n</w:t>
      </w:r>
      <w:r w:rsidR="00247BE0" w:rsidRPr="00AD4150">
        <w:rPr>
          <w:rFonts w:ascii="Garamond" w:hAnsi="Garamond"/>
          <w:color w:val="000000" w:themeColor="text1"/>
          <w:szCs w:val="24"/>
        </w:rPr>
        <w:t>a</w:t>
      </w:r>
      <w:r w:rsidRPr="00AD4150">
        <w:rPr>
          <w:rFonts w:ascii="Garamond" w:hAnsi="Garamond"/>
          <w:color w:val="000000" w:themeColor="text1"/>
          <w:szCs w:val="24"/>
        </w:rPr>
        <w:t xml:space="preserve"> </w:t>
      </w:r>
      <w:r w:rsidR="005406FB" w:rsidRPr="00AD4150">
        <w:rPr>
          <w:rFonts w:ascii="Garamond" w:hAnsi="Garamond"/>
          <w:color w:val="000000" w:themeColor="text1"/>
          <w:szCs w:val="24"/>
        </w:rPr>
        <w:t>“Plataforma dos Licenciamentos”</w:t>
      </w:r>
      <w:r w:rsidRPr="00AD4150">
        <w:rPr>
          <w:rFonts w:ascii="Garamond" w:hAnsi="Garamond"/>
          <w:color w:val="000000" w:themeColor="text1"/>
          <w:szCs w:val="24"/>
        </w:rPr>
        <w:t>, no prazo de 30 dias contados da data do facto que lhes deu origem</w:t>
      </w:r>
      <w:r w:rsidR="000F0491" w:rsidRPr="00AD4150">
        <w:rPr>
          <w:rFonts w:ascii="Garamond" w:hAnsi="Garamond"/>
          <w:color w:val="000000" w:themeColor="text1"/>
          <w:szCs w:val="24"/>
        </w:rPr>
        <w:t xml:space="preserve"> a</w:t>
      </w:r>
      <w:r w:rsidR="00170BBF" w:rsidRPr="00AD4150">
        <w:rPr>
          <w:rFonts w:ascii="Garamond" w:hAnsi="Garamond"/>
          <w:color w:val="000000" w:themeColor="text1"/>
          <w:szCs w:val="24"/>
        </w:rPr>
        <w:t xml:space="preserve"> suspensão da atividade económica</w:t>
      </w:r>
      <w:r w:rsidR="007765D5" w:rsidRPr="00AD4150">
        <w:rPr>
          <w:rFonts w:ascii="Garamond" w:hAnsi="Garamond"/>
          <w:color w:val="000000" w:themeColor="text1"/>
          <w:szCs w:val="24"/>
        </w:rPr>
        <w:t xml:space="preserve"> por mais de um ano</w:t>
      </w:r>
      <w:r w:rsidR="000F0491" w:rsidRPr="00AD4150">
        <w:rPr>
          <w:rFonts w:ascii="Garamond" w:hAnsi="Garamond"/>
          <w:color w:val="000000" w:themeColor="text1"/>
          <w:szCs w:val="24"/>
        </w:rPr>
        <w:t xml:space="preserve">, o </w:t>
      </w:r>
      <w:r w:rsidR="007765D5" w:rsidRPr="00AD4150">
        <w:rPr>
          <w:rFonts w:ascii="Garamond" w:hAnsi="Garamond"/>
          <w:color w:val="000000" w:themeColor="text1"/>
          <w:szCs w:val="24"/>
        </w:rPr>
        <w:t xml:space="preserve">reinício </w:t>
      </w:r>
      <w:r w:rsidR="000F0491" w:rsidRPr="00AD4150">
        <w:rPr>
          <w:rFonts w:ascii="Garamond" w:hAnsi="Garamond"/>
          <w:color w:val="000000" w:themeColor="text1"/>
          <w:szCs w:val="24"/>
        </w:rPr>
        <w:t xml:space="preserve">ou a cessação </w:t>
      </w:r>
      <w:r w:rsidR="007765D5" w:rsidRPr="00AD4150">
        <w:rPr>
          <w:rFonts w:ascii="Garamond" w:hAnsi="Garamond"/>
          <w:color w:val="000000" w:themeColor="text1"/>
          <w:szCs w:val="24"/>
        </w:rPr>
        <w:t>da atividade económica</w:t>
      </w:r>
      <w:r w:rsidR="000F0491" w:rsidRPr="00AD4150">
        <w:rPr>
          <w:rFonts w:ascii="Garamond" w:hAnsi="Garamond"/>
          <w:color w:val="000000" w:themeColor="text1"/>
          <w:szCs w:val="24"/>
        </w:rPr>
        <w:t>.</w:t>
      </w:r>
    </w:p>
    <w:p w14:paraId="17717E79" w14:textId="4E51CEC4" w:rsidR="00B76070" w:rsidRPr="00AD4150" w:rsidRDefault="00B76070"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No caso dos estabelecimentos afetos à atividade económica abrangidos pelo RJPCIP, a cessação do exercício da atividade </w:t>
      </w:r>
      <w:r w:rsidR="00767364" w:rsidRPr="00AD4150">
        <w:rPr>
          <w:rFonts w:ascii="Garamond" w:hAnsi="Garamond"/>
          <w:color w:val="000000" w:themeColor="text1"/>
          <w:szCs w:val="24"/>
        </w:rPr>
        <w:t>económica</w:t>
      </w:r>
      <w:r w:rsidRPr="00AD4150">
        <w:rPr>
          <w:rFonts w:ascii="Garamond" w:hAnsi="Garamond"/>
          <w:color w:val="000000" w:themeColor="text1"/>
          <w:szCs w:val="24"/>
        </w:rPr>
        <w:t xml:space="preserve"> é objeto de comunicação pelo requerente à entidade coordenadora, através d</w:t>
      </w:r>
      <w:r w:rsidR="00247BE0" w:rsidRPr="00AD4150">
        <w:rPr>
          <w:rFonts w:ascii="Garamond" w:hAnsi="Garamond"/>
          <w:color w:val="000000" w:themeColor="text1"/>
          <w:szCs w:val="24"/>
        </w:rPr>
        <w:t>a</w:t>
      </w:r>
      <w:r w:rsidRPr="00AD4150">
        <w:rPr>
          <w:rFonts w:ascii="Garamond" w:hAnsi="Garamond"/>
          <w:color w:val="000000" w:themeColor="text1"/>
          <w:szCs w:val="24"/>
        </w:rPr>
        <w:t xml:space="preserve"> </w:t>
      </w:r>
      <w:r w:rsidR="005406FB" w:rsidRPr="00AD4150">
        <w:rPr>
          <w:rFonts w:ascii="Garamond" w:hAnsi="Garamond"/>
          <w:color w:val="000000" w:themeColor="text1"/>
          <w:szCs w:val="24"/>
        </w:rPr>
        <w:t>“Plataforma dos Licenciamentos”</w:t>
      </w:r>
      <w:r w:rsidRPr="00AD4150">
        <w:rPr>
          <w:rFonts w:ascii="Garamond" w:hAnsi="Garamond"/>
          <w:color w:val="000000" w:themeColor="text1"/>
          <w:szCs w:val="24"/>
        </w:rPr>
        <w:t>, com a antecedência mínima de três meses relativamente à data prevista para a cessação.</w:t>
      </w:r>
    </w:p>
    <w:p w14:paraId="03D80CF5" w14:textId="693D13B8" w:rsidR="00655879" w:rsidRPr="00AD4150" w:rsidRDefault="00655879"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No caso das </w:t>
      </w:r>
      <w:r w:rsidR="00BE4015" w:rsidRPr="00AD4150">
        <w:rPr>
          <w:rFonts w:ascii="Garamond" w:hAnsi="Garamond"/>
          <w:color w:val="000000" w:themeColor="text1"/>
          <w:szCs w:val="24"/>
        </w:rPr>
        <w:t>ZAI</w:t>
      </w:r>
      <w:r w:rsidRPr="00AD4150">
        <w:rPr>
          <w:rFonts w:ascii="Garamond" w:hAnsi="Garamond"/>
          <w:color w:val="000000" w:themeColor="text1"/>
          <w:szCs w:val="24"/>
        </w:rPr>
        <w:t xml:space="preserve">, a não acreditação da sua entidade gestora no prazo de um ano, nos termos do n.º 5 do </w:t>
      </w:r>
      <w:r w:rsidRPr="00AD4150">
        <w:rPr>
          <w:rFonts w:ascii="Garamond" w:hAnsi="Garamond"/>
          <w:color w:val="000000" w:themeColor="text1"/>
          <w:szCs w:val="24"/>
        </w:rPr>
        <w:fldChar w:fldCharType="begin"/>
      </w:r>
      <w:r w:rsidRPr="00AD4150">
        <w:rPr>
          <w:rFonts w:ascii="Garamond" w:hAnsi="Garamond"/>
          <w:color w:val="000000" w:themeColor="text1"/>
          <w:szCs w:val="24"/>
        </w:rPr>
        <w:instrText xml:space="preserve"> REF _Ref229998884 \r \h </w:instrText>
      </w:r>
      <w:r w:rsidR="00FC7A70" w:rsidRPr="00AD4150">
        <w:rPr>
          <w:rFonts w:ascii="Garamond" w:hAnsi="Garamond"/>
          <w:color w:val="000000" w:themeColor="text1"/>
          <w:szCs w:val="24"/>
        </w:rPr>
        <w:instrText xml:space="preserve"> \* MERGEFORMAT </w:instrText>
      </w:r>
      <w:r w:rsidRPr="00AD4150">
        <w:rPr>
          <w:rFonts w:ascii="Garamond" w:hAnsi="Garamond"/>
          <w:color w:val="000000" w:themeColor="text1"/>
          <w:szCs w:val="24"/>
        </w:rPr>
      </w:r>
      <w:r w:rsidRPr="00AD4150">
        <w:rPr>
          <w:rFonts w:ascii="Garamond" w:hAnsi="Garamond"/>
          <w:color w:val="000000" w:themeColor="text1"/>
          <w:szCs w:val="24"/>
        </w:rPr>
        <w:fldChar w:fldCharType="separate"/>
      </w:r>
      <w:r w:rsidR="009D4F47">
        <w:rPr>
          <w:rFonts w:ascii="Garamond" w:hAnsi="Garamond"/>
          <w:color w:val="000000" w:themeColor="text1"/>
          <w:szCs w:val="24"/>
        </w:rPr>
        <w:t>Artigo 42.º</w:t>
      </w:r>
      <w:r w:rsidRPr="00AD4150">
        <w:rPr>
          <w:rFonts w:ascii="Garamond" w:hAnsi="Garamond"/>
          <w:color w:val="000000" w:themeColor="text1"/>
          <w:szCs w:val="24"/>
        </w:rPr>
        <w:fldChar w:fldCharType="end"/>
      </w:r>
      <w:r w:rsidRPr="00AD4150">
        <w:rPr>
          <w:rFonts w:ascii="Garamond" w:hAnsi="Garamond"/>
          <w:color w:val="000000" w:themeColor="text1"/>
          <w:szCs w:val="24"/>
        </w:rPr>
        <w:t xml:space="preserve">, determina a suspensão do exercício provisório da </w:t>
      </w:r>
      <w:r w:rsidR="00721340" w:rsidRPr="00AD4150">
        <w:rPr>
          <w:rFonts w:ascii="Garamond" w:hAnsi="Garamond"/>
          <w:color w:val="000000" w:themeColor="text1"/>
          <w:szCs w:val="24"/>
        </w:rPr>
        <w:t>ZAI</w:t>
      </w:r>
      <w:r w:rsidRPr="00AD4150">
        <w:rPr>
          <w:rFonts w:ascii="Garamond" w:hAnsi="Garamond"/>
          <w:color w:val="000000" w:themeColor="text1"/>
          <w:szCs w:val="24"/>
        </w:rPr>
        <w:t xml:space="preserve">, até que a entidade gestora da </w:t>
      </w:r>
      <w:r w:rsidR="00BE4015" w:rsidRPr="00AD4150">
        <w:rPr>
          <w:rFonts w:ascii="Garamond" w:hAnsi="Garamond"/>
          <w:color w:val="000000" w:themeColor="text1"/>
          <w:szCs w:val="24"/>
        </w:rPr>
        <w:t xml:space="preserve">ZAI </w:t>
      </w:r>
      <w:r w:rsidRPr="00AD4150">
        <w:rPr>
          <w:rFonts w:ascii="Garamond" w:hAnsi="Garamond"/>
          <w:color w:val="000000" w:themeColor="text1"/>
          <w:szCs w:val="24"/>
        </w:rPr>
        <w:t xml:space="preserve">se constitua como entidade acreditada. </w:t>
      </w:r>
    </w:p>
    <w:p w14:paraId="67A3DE31" w14:textId="6048F62E" w:rsidR="00FE43B0" w:rsidRPr="00AD4150" w:rsidRDefault="003C5A86"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Sem prejuízo do disposto no n.º </w:t>
      </w:r>
      <w:r w:rsidR="00655879" w:rsidRPr="00AD4150">
        <w:rPr>
          <w:rFonts w:ascii="Garamond" w:hAnsi="Garamond"/>
          <w:color w:val="000000" w:themeColor="text1"/>
          <w:szCs w:val="24"/>
        </w:rPr>
        <w:t>6</w:t>
      </w:r>
      <w:r w:rsidRPr="00AD4150">
        <w:rPr>
          <w:rFonts w:ascii="Garamond" w:hAnsi="Garamond"/>
          <w:color w:val="000000" w:themeColor="text1"/>
          <w:szCs w:val="24"/>
        </w:rPr>
        <w:t>, a</w:t>
      </w:r>
      <w:r w:rsidR="00FE43B0" w:rsidRPr="00AD4150">
        <w:rPr>
          <w:rFonts w:ascii="Garamond" w:hAnsi="Garamond"/>
          <w:color w:val="000000" w:themeColor="text1"/>
          <w:szCs w:val="24"/>
        </w:rPr>
        <w:t xml:space="preserve"> inatividade de um estabelecimento ou instalação afeta a uma atividade económica</w:t>
      </w:r>
      <w:r w:rsidR="00984CDE" w:rsidRPr="00AD4150">
        <w:rPr>
          <w:rFonts w:ascii="Garamond" w:hAnsi="Garamond"/>
          <w:color w:val="000000" w:themeColor="text1"/>
          <w:szCs w:val="24"/>
        </w:rPr>
        <w:t xml:space="preserve"> sujeita a título digital de atividade económica</w:t>
      </w:r>
      <w:r w:rsidR="00FE43B0" w:rsidRPr="00AD4150">
        <w:rPr>
          <w:rFonts w:ascii="Garamond" w:hAnsi="Garamond"/>
          <w:color w:val="000000" w:themeColor="text1"/>
          <w:szCs w:val="24"/>
        </w:rPr>
        <w:t xml:space="preserve"> por um período igual ou superior a três anos determina a </w:t>
      </w:r>
      <w:r w:rsidR="00984CDE" w:rsidRPr="00AD4150">
        <w:rPr>
          <w:rFonts w:ascii="Garamond" w:hAnsi="Garamond"/>
          <w:color w:val="000000" w:themeColor="text1"/>
          <w:szCs w:val="24"/>
        </w:rPr>
        <w:t xml:space="preserve">sua </w:t>
      </w:r>
      <w:r w:rsidR="00FE43B0" w:rsidRPr="00AD4150">
        <w:rPr>
          <w:rFonts w:ascii="Garamond" w:hAnsi="Garamond"/>
          <w:color w:val="000000" w:themeColor="text1"/>
          <w:szCs w:val="24"/>
        </w:rPr>
        <w:t>caducidade</w:t>
      </w:r>
      <w:r w:rsidR="006D17FA" w:rsidRPr="00AD4150">
        <w:rPr>
          <w:rFonts w:ascii="Garamond" w:hAnsi="Garamond"/>
          <w:color w:val="000000" w:themeColor="text1"/>
          <w:szCs w:val="24"/>
        </w:rPr>
        <w:t xml:space="preserve"> nos termos do </w:t>
      </w:r>
      <w:r w:rsidR="006D17FA" w:rsidRPr="00AD4150">
        <w:rPr>
          <w:rFonts w:ascii="Garamond" w:hAnsi="Garamond"/>
          <w:color w:val="000000" w:themeColor="text1"/>
          <w:szCs w:val="24"/>
        </w:rPr>
        <w:fldChar w:fldCharType="begin"/>
      </w:r>
      <w:r w:rsidR="006D17FA" w:rsidRPr="00AD4150">
        <w:rPr>
          <w:rFonts w:ascii="Garamond" w:hAnsi="Garamond"/>
          <w:color w:val="000000" w:themeColor="text1"/>
          <w:szCs w:val="24"/>
        </w:rPr>
        <w:instrText xml:space="preserve"> REF _Ref227771087 \r \h </w:instrText>
      </w:r>
      <w:r w:rsidR="00FC7A70" w:rsidRPr="00AD4150">
        <w:rPr>
          <w:rFonts w:ascii="Garamond" w:hAnsi="Garamond"/>
          <w:color w:val="000000" w:themeColor="text1"/>
          <w:szCs w:val="24"/>
        </w:rPr>
        <w:instrText xml:space="preserve"> \* MERGEFORMAT </w:instrText>
      </w:r>
      <w:r w:rsidR="006D17FA" w:rsidRPr="00AD4150">
        <w:rPr>
          <w:rFonts w:ascii="Garamond" w:hAnsi="Garamond"/>
          <w:color w:val="000000" w:themeColor="text1"/>
          <w:szCs w:val="24"/>
        </w:rPr>
      </w:r>
      <w:r w:rsidR="006D17FA" w:rsidRPr="00AD4150">
        <w:rPr>
          <w:rFonts w:ascii="Garamond" w:hAnsi="Garamond"/>
          <w:color w:val="000000" w:themeColor="text1"/>
          <w:szCs w:val="24"/>
        </w:rPr>
        <w:fldChar w:fldCharType="separate"/>
      </w:r>
      <w:r w:rsidR="009D4F47">
        <w:rPr>
          <w:rFonts w:ascii="Garamond" w:hAnsi="Garamond"/>
          <w:color w:val="000000" w:themeColor="text1"/>
          <w:szCs w:val="24"/>
        </w:rPr>
        <w:t>Artigo 35.º</w:t>
      </w:r>
      <w:r w:rsidR="006D17FA" w:rsidRPr="00AD4150">
        <w:rPr>
          <w:rFonts w:ascii="Garamond" w:hAnsi="Garamond"/>
          <w:color w:val="000000" w:themeColor="text1"/>
          <w:szCs w:val="24"/>
        </w:rPr>
        <w:fldChar w:fldCharType="end"/>
      </w:r>
    </w:p>
    <w:p w14:paraId="7DF4F2C3" w14:textId="644E9204" w:rsidR="00655879" w:rsidRPr="00AD4150" w:rsidRDefault="00984CDE"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No caso previsto no número anterior, a subsequente pretensão de reinício de atividade é sujeita </w:t>
      </w:r>
      <w:r w:rsidR="00C9245D" w:rsidRPr="00AD4150">
        <w:rPr>
          <w:rFonts w:ascii="Garamond" w:hAnsi="Garamond"/>
          <w:color w:val="000000" w:themeColor="text1"/>
          <w:szCs w:val="24"/>
        </w:rPr>
        <w:t xml:space="preserve">ao procedimento previsto no </w:t>
      </w:r>
      <w:r w:rsidR="00C9245D" w:rsidRPr="00AD4150">
        <w:rPr>
          <w:rFonts w:ascii="Garamond" w:hAnsi="Garamond"/>
          <w:color w:val="000000" w:themeColor="text1"/>
          <w:szCs w:val="24"/>
        </w:rPr>
        <w:fldChar w:fldCharType="begin"/>
      </w:r>
      <w:r w:rsidR="00C9245D" w:rsidRPr="00AD4150">
        <w:rPr>
          <w:rFonts w:ascii="Garamond" w:hAnsi="Garamond"/>
          <w:color w:val="000000" w:themeColor="text1"/>
          <w:szCs w:val="24"/>
        </w:rPr>
        <w:instrText xml:space="preserve"> REF _Ref227751603 \r \h </w:instrText>
      </w:r>
      <w:r w:rsidR="00FC7A70" w:rsidRPr="00AD4150">
        <w:rPr>
          <w:rFonts w:ascii="Garamond" w:hAnsi="Garamond"/>
          <w:color w:val="000000" w:themeColor="text1"/>
          <w:szCs w:val="24"/>
        </w:rPr>
        <w:instrText xml:space="preserve"> \* MERGEFORMAT </w:instrText>
      </w:r>
      <w:r w:rsidR="00C9245D" w:rsidRPr="00AD4150">
        <w:rPr>
          <w:rFonts w:ascii="Garamond" w:hAnsi="Garamond"/>
          <w:color w:val="000000" w:themeColor="text1"/>
          <w:szCs w:val="24"/>
        </w:rPr>
      </w:r>
      <w:r w:rsidR="00C9245D" w:rsidRPr="00AD4150">
        <w:rPr>
          <w:rFonts w:ascii="Garamond" w:hAnsi="Garamond"/>
          <w:color w:val="000000" w:themeColor="text1"/>
          <w:szCs w:val="24"/>
        </w:rPr>
        <w:fldChar w:fldCharType="separate"/>
      </w:r>
      <w:r w:rsidR="009D4F47">
        <w:rPr>
          <w:rFonts w:ascii="Garamond" w:hAnsi="Garamond"/>
          <w:color w:val="000000" w:themeColor="text1"/>
          <w:szCs w:val="24"/>
        </w:rPr>
        <w:t>Artigo 16.º</w:t>
      </w:r>
      <w:r w:rsidR="00C9245D" w:rsidRPr="00AD4150">
        <w:rPr>
          <w:rFonts w:ascii="Garamond" w:hAnsi="Garamond"/>
          <w:color w:val="000000" w:themeColor="text1"/>
          <w:szCs w:val="24"/>
        </w:rPr>
        <w:fldChar w:fldCharType="end"/>
      </w:r>
      <w:r w:rsidR="00655879" w:rsidRPr="00AD4150">
        <w:rPr>
          <w:rFonts w:ascii="Garamond" w:hAnsi="Garamond"/>
          <w:color w:val="000000" w:themeColor="text1"/>
          <w:szCs w:val="24"/>
        </w:rPr>
        <w:t>.</w:t>
      </w:r>
    </w:p>
    <w:p w14:paraId="0FFFB861" w14:textId="6643FD8F" w:rsidR="003C5A86" w:rsidRPr="00AD4150" w:rsidRDefault="003C5A86"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Sempre que o período de inatividade </w:t>
      </w:r>
      <w:r w:rsidR="00DE7CD4" w:rsidRPr="00AD4150">
        <w:rPr>
          <w:rFonts w:ascii="Garamond" w:hAnsi="Garamond"/>
          <w:color w:val="000000" w:themeColor="text1"/>
          <w:szCs w:val="24"/>
        </w:rPr>
        <w:t xml:space="preserve">de uma atividade económica sujeita a procedimento de comunicação com prazo e vistoria </w:t>
      </w:r>
      <w:r w:rsidRPr="00AD4150">
        <w:rPr>
          <w:rFonts w:ascii="Garamond" w:hAnsi="Garamond"/>
          <w:color w:val="000000" w:themeColor="text1"/>
          <w:szCs w:val="24"/>
        </w:rPr>
        <w:t xml:space="preserve">seja superior a um ano e inferior a três anos, o </w:t>
      </w:r>
      <w:r w:rsidR="00DE7CD4" w:rsidRPr="00AD4150">
        <w:rPr>
          <w:rFonts w:ascii="Garamond" w:hAnsi="Garamond"/>
          <w:color w:val="000000" w:themeColor="text1"/>
          <w:szCs w:val="24"/>
        </w:rPr>
        <w:t>operador económic</w:t>
      </w:r>
      <w:r w:rsidR="007D259E" w:rsidRPr="00AD4150">
        <w:rPr>
          <w:rFonts w:ascii="Garamond" w:hAnsi="Garamond"/>
          <w:color w:val="000000" w:themeColor="text1"/>
          <w:szCs w:val="24"/>
        </w:rPr>
        <w:t>o</w:t>
      </w:r>
      <w:r w:rsidRPr="00AD4150">
        <w:rPr>
          <w:rFonts w:ascii="Garamond" w:hAnsi="Garamond"/>
          <w:color w:val="000000" w:themeColor="text1"/>
          <w:szCs w:val="24"/>
        </w:rPr>
        <w:t xml:space="preserve"> apresenta, antes de reiniciar a exploração, um pedido de vistoria</w:t>
      </w:r>
      <w:r w:rsidR="00DE7CD4" w:rsidRPr="00AD4150">
        <w:rPr>
          <w:rFonts w:ascii="Garamond" w:hAnsi="Garamond"/>
          <w:color w:val="000000" w:themeColor="text1"/>
          <w:szCs w:val="24"/>
        </w:rPr>
        <w:t xml:space="preserve"> de revisão nos termos do artigo anterior, </w:t>
      </w:r>
      <w:r w:rsidRPr="00AD4150">
        <w:rPr>
          <w:rFonts w:ascii="Garamond" w:hAnsi="Garamond"/>
          <w:color w:val="000000" w:themeColor="text1"/>
          <w:szCs w:val="24"/>
        </w:rPr>
        <w:t xml:space="preserve">podendo ser impostas pela entidade coordenadora, após articulação com as entidades públicas </w:t>
      </w:r>
      <w:r w:rsidR="00047513" w:rsidRPr="00AD4150">
        <w:rPr>
          <w:rFonts w:ascii="Garamond" w:hAnsi="Garamond"/>
          <w:color w:val="000000" w:themeColor="text1"/>
          <w:szCs w:val="24"/>
        </w:rPr>
        <w:t>consultadas</w:t>
      </w:r>
      <w:r w:rsidRPr="00AD4150">
        <w:rPr>
          <w:rFonts w:ascii="Garamond" w:hAnsi="Garamond"/>
          <w:color w:val="000000" w:themeColor="text1"/>
          <w:szCs w:val="24"/>
        </w:rPr>
        <w:t>, novas condições de exploração, sempre que tal se revele necessário ao cumprimento dos condicionamentos legais e regulamentares em vigor, através de decisão fundamentada.</w:t>
      </w:r>
    </w:p>
    <w:p w14:paraId="69509267" w14:textId="3A1BF727" w:rsidR="00170BBF" w:rsidRPr="00AD4150" w:rsidRDefault="00170BBF"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As comunicações a que se refere o n.º 1 são automaticamente notificadas à entidade coordenadora e demais entidades públicas </w:t>
      </w:r>
      <w:r w:rsidR="000F0491" w:rsidRPr="00AD4150">
        <w:rPr>
          <w:rFonts w:ascii="Garamond" w:hAnsi="Garamond"/>
          <w:color w:val="000000" w:themeColor="text1"/>
          <w:szCs w:val="24"/>
        </w:rPr>
        <w:t>consultadas</w:t>
      </w:r>
      <w:r w:rsidR="00FE43B0" w:rsidRPr="00AD4150">
        <w:rPr>
          <w:rFonts w:ascii="Garamond" w:hAnsi="Garamond"/>
          <w:color w:val="000000" w:themeColor="text1"/>
          <w:szCs w:val="24"/>
        </w:rPr>
        <w:t xml:space="preserve"> e notificadas</w:t>
      </w:r>
      <w:r w:rsidR="003C5A86" w:rsidRPr="00AD4150">
        <w:rPr>
          <w:rFonts w:ascii="Garamond" w:hAnsi="Garamond"/>
          <w:color w:val="000000" w:themeColor="text1"/>
          <w:szCs w:val="24"/>
        </w:rPr>
        <w:t xml:space="preserve"> e averbadas automaticamente no </w:t>
      </w:r>
      <w:r w:rsidRPr="00AD4150">
        <w:rPr>
          <w:rFonts w:ascii="Garamond" w:hAnsi="Garamond"/>
          <w:color w:val="000000" w:themeColor="text1"/>
          <w:szCs w:val="24"/>
        </w:rPr>
        <w:t>título digital de atividade económica.</w:t>
      </w:r>
    </w:p>
    <w:p w14:paraId="4D83A22F" w14:textId="6E387716" w:rsidR="00CA593F" w:rsidRPr="00AD4150" w:rsidRDefault="00CA593F"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No caso dos </w:t>
      </w:r>
      <w:r w:rsidR="002563C6" w:rsidRPr="00AD4150">
        <w:rPr>
          <w:rFonts w:ascii="Garamond" w:hAnsi="Garamond"/>
          <w:color w:val="000000" w:themeColor="text1"/>
          <w:szCs w:val="24"/>
        </w:rPr>
        <w:t xml:space="preserve">empreendimentos turísticos e </w:t>
      </w:r>
      <w:r w:rsidR="00321CB2" w:rsidRPr="00AD4150">
        <w:rPr>
          <w:rFonts w:ascii="Garamond" w:hAnsi="Garamond"/>
          <w:color w:val="000000" w:themeColor="text1"/>
          <w:szCs w:val="24"/>
        </w:rPr>
        <w:t xml:space="preserve">dos </w:t>
      </w:r>
      <w:r w:rsidRPr="00AD4150">
        <w:rPr>
          <w:rFonts w:ascii="Garamond" w:hAnsi="Garamond"/>
          <w:color w:val="000000" w:themeColor="text1"/>
          <w:szCs w:val="24"/>
        </w:rPr>
        <w:t>estabelecimentos de alojamento loca</w:t>
      </w:r>
      <w:r w:rsidR="002563C6" w:rsidRPr="00AD4150">
        <w:rPr>
          <w:rFonts w:ascii="Garamond" w:hAnsi="Garamond"/>
          <w:color w:val="000000" w:themeColor="text1"/>
          <w:szCs w:val="24"/>
        </w:rPr>
        <w:t>l, os operadores económicos</w:t>
      </w:r>
      <w:r w:rsidR="00321CB2" w:rsidRPr="00AD4150">
        <w:rPr>
          <w:rFonts w:ascii="Garamond" w:hAnsi="Garamond"/>
          <w:color w:val="000000" w:themeColor="text1"/>
          <w:szCs w:val="24"/>
        </w:rPr>
        <w:t xml:space="preserve"> comunicam às plataformas eletrónicas de reservas</w:t>
      </w:r>
      <w:r w:rsidR="003F085E" w:rsidRPr="00AD4150">
        <w:rPr>
          <w:rFonts w:ascii="Garamond" w:hAnsi="Garamond"/>
          <w:color w:val="000000" w:themeColor="text1"/>
          <w:szCs w:val="24"/>
        </w:rPr>
        <w:t>, no prazo de 15 dias,</w:t>
      </w:r>
      <w:r w:rsidR="00321CB2" w:rsidRPr="00AD4150">
        <w:rPr>
          <w:rFonts w:ascii="Garamond" w:hAnsi="Garamond"/>
          <w:color w:val="000000" w:themeColor="text1"/>
          <w:szCs w:val="24"/>
        </w:rPr>
        <w:t xml:space="preserve"> a cessação ou suspensão da exploração da atividade económica.</w:t>
      </w:r>
    </w:p>
    <w:p w14:paraId="7ACCB55A" w14:textId="1B650BF3" w:rsidR="00867715" w:rsidRPr="00AD4150" w:rsidRDefault="00D44C32" w:rsidP="00DF7BBF">
      <w:pPr>
        <w:pStyle w:val="PargrafodaLista"/>
        <w:widowControl w:val="0"/>
        <w:numPr>
          <w:ilvl w:val="0"/>
          <w:numId w:val="319"/>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A </w:t>
      </w:r>
      <w:r w:rsidR="00ED005D" w:rsidRPr="00AD4150">
        <w:rPr>
          <w:rFonts w:ascii="Garamond" w:hAnsi="Garamond"/>
          <w:color w:val="000000" w:themeColor="text1"/>
          <w:szCs w:val="24"/>
        </w:rPr>
        <w:t>violação do disposto no</w:t>
      </w:r>
      <w:r w:rsidRPr="00AD4150">
        <w:rPr>
          <w:rFonts w:ascii="Garamond" w:hAnsi="Garamond"/>
          <w:color w:val="000000" w:themeColor="text1"/>
          <w:szCs w:val="24"/>
        </w:rPr>
        <w:t>s</w:t>
      </w:r>
      <w:r w:rsidR="00ED005D" w:rsidRPr="00AD4150">
        <w:rPr>
          <w:rFonts w:ascii="Garamond" w:hAnsi="Garamond"/>
          <w:color w:val="000000" w:themeColor="text1"/>
          <w:szCs w:val="24"/>
        </w:rPr>
        <w:t xml:space="preserve"> n.</w:t>
      </w:r>
      <w:r w:rsidRPr="00AD4150">
        <w:rPr>
          <w:rFonts w:ascii="Garamond" w:hAnsi="Garamond"/>
          <w:color w:val="000000" w:themeColor="text1"/>
          <w:szCs w:val="24"/>
          <w:vertAlign w:val="superscript"/>
        </w:rPr>
        <w:t>os</w:t>
      </w:r>
      <w:r w:rsidR="00ED005D" w:rsidRPr="00AD4150">
        <w:rPr>
          <w:rFonts w:ascii="Garamond" w:hAnsi="Garamond"/>
          <w:color w:val="000000" w:themeColor="text1"/>
          <w:szCs w:val="24"/>
        </w:rPr>
        <w:t xml:space="preserve"> </w:t>
      </w:r>
      <w:r w:rsidRPr="00AD4150">
        <w:rPr>
          <w:rFonts w:ascii="Garamond" w:hAnsi="Garamond"/>
          <w:color w:val="000000" w:themeColor="text1"/>
          <w:szCs w:val="24"/>
        </w:rPr>
        <w:t>1</w:t>
      </w:r>
      <w:r w:rsidR="00CA593F" w:rsidRPr="00AD4150">
        <w:rPr>
          <w:rFonts w:ascii="Garamond" w:hAnsi="Garamond"/>
          <w:color w:val="000000" w:themeColor="text1"/>
          <w:szCs w:val="24"/>
        </w:rPr>
        <w:t xml:space="preserve">, </w:t>
      </w:r>
      <w:r w:rsidR="00655879" w:rsidRPr="00AD4150">
        <w:rPr>
          <w:rFonts w:ascii="Garamond" w:hAnsi="Garamond"/>
          <w:color w:val="000000" w:themeColor="text1"/>
          <w:szCs w:val="24"/>
        </w:rPr>
        <w:t>5</w:t>
      </w:r>
      <w:r w:rsidR="00CA593F" w:rsidRPr="00AD4150">
        <w:rPr>
          <w:rFonts w:ascii="Garamond" w:hAnsi="Garamond"/>
          <w:color w:val="000000" w:themeColor="text1"/>
          <w:szCs w:val="24"/>
        </w:rPr>
        <w:t xml:space="preserve"> e </w:t>
      </w:r>
      <w:r w:rsidR="00655879" w:rsidRPr="00AD4150">
        <w:rPr>
          <w:rFonts w:ascii="Garamond" w:hAnsi="Garamond"/>
          <w:color w:val="000000" w:themeColor="text1"/>
          <w:szCs w:val="24"/>
        </w:rPr>
        <w:t>8</w:t>
      </w:r>
      <w:r w:rsidR="00170BBF" w:rsidRPr="00AD4150">
        <w:rPr>
          <w:rFonts w:ascii="Garamond" w:hAnsi="Garamond"/>
          <w:color w:val="000000" w:themeColor="text1"/>
          <w:szCs w:val="24"/>
        </w:rPr>
        <w:t xml:space="preserve"> constitui contraordenação económica </w:t>
      </w:r>
      <w:r w:rsidR="006E43BA" w:rsidRPr="00AD4150">
        <w:rPr>
          <w:rFonts w:ascii="Garamond" w:hAnsi="Garamond"/>
          <w:color w:val="000000" w:themeColor="text1"/>
          <w:szCs w:val="24"/>
        </w:rPr>
        <w:t>grave</w:t>
      </w:r>
      <w:r w:rsidR="00170BBF" w:rsidRPr="00AD4150">
        <w:rPr>
          <w:rFonts w:ascii="Garamond" w:hAnsi="Garamond"/>
          <w:color w:val="000000" w:themeColor="text1"/>
          <w:szCs w:val="24"/>
        </w:rPr>
        <w:t>, punível nos termos do RJCE.</w:t>
      </w:r>
    </w:p>
    <w:p w14:paraId="470B510B" w14:textId="77777777" w:rsidR="00984A83" w:rsidRPr="00FC7A70" w:rsidRDefault="00984A83" w:rsidP="00DF7BBF">
      <w:pPr>
        <w:widowControl w:val="0"/>
        <w:spacing w:after="120"/>
        <w:rPr>
          <w:rFonts w:ascii="Garamond" w:hAnsi="Garamond"/>
          <w:color w:val="000000" w:themeColor="text1"/>
          <w:szCs w:val="24"/>
        </w:rPr>
      </w:pPr>
    </w:p>
    <w:p w14:paraId="6EBD2108" w14:textId="77777777" w:rsidR="00BB3646" w:rsidRPr="00FC7A70" w:rsidRDefault="00BB3646"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398" w:name="_Ref225506245"/>
    </w:p>
    <w:bookmarkEnd w:id="398"/>
    <w:p w14:paraId="1E2EB586" w14:textId="278F0863" w:rsidR="009B781E" w:rsidRPr="00FC7A70" w:rsidRDefault="00BB3646"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Alterações ao título digital de atividade económica</w:t>
      </w:r>
    </w:p>
    <w:p w14:paraId="3C5F8FCF" w14:textId="4D38E272" w:rsidR="009B781E" w:rsidRPr="00AD4150" w:rsidRDefault="009B781E" w:rsidP="00DF7BBF">
      <w:pPr>
        <w:pStyle w:val="PargrafodaLista"/>
        <w:widowControl w:val="0"/>
        <w:numPr>
          <w:ilvl w:val="0"/>
          <w:numId w:val="320"/>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Fica sujeita ao procedimento de comunicação com prazo</w:t>
      </w:r>
      <w:r w:rsidR="001B72C1" w:rsidRPr="00AD4150">
        <w:rPr>
          <w:rFonts w:ascii="Garamond" w:hAnsi="Garamond"/>
          <w:color w:val="000000" w:themeColor="text1"/>
          <w:szCs w:val="24"/>
        </w:rPr>
        <w:t xml:space="preserve"> e vistoria</w:t>
      </w:r>
      <w:r w:rsidRPr="00AD4150">
        <w:rPr>
          <w:rFonts w:ascii="Garamond" w:hAnsi="Garamond"/>
          <w:color w:val="000000" w:themeColor="text1"/>
          <w:szCs w:val="24"/>
        </w:rPr>
        <w:t>, com as necessárias adaptações:</w:t>
      </w:r>
    </w:p>
    <w:p w14:paraId="391CD376" w14:textId="396A9C1D" w:rsidR="009B781E" w:rsidRPr="00FC7A70" w:rsidRDefault="009B781E" w:rsidP="00903A2F">
      <w:pPr>
        <w:widowControl w:val="0"/>
        <w:numPr>
          <w:ilvl w:val="0"/>
          <w:numId w:val="153"/>
        </w:numPr>
        <w:spacing w:after="120"/>
        <w:ind w:left="851" w:hanging="284"/>
        <w:rPr>
          <w:rFonts w:ascii="Garamond" w:hAnsi="Garamond"/>
          <w:color w:val="000000" w:themeColor="text1"/>
          <w:szCs w:val="24"/>
        </w:rPr>
      </w:pPr>
      <w:r w:rsidRPr="00FC7A70">
        <w:rPr>
          <w:rFonts w:ascii="Garamond" w:hAnsi="Garamond"/>
          <w:color w:val="000000" w:themeColor="text1"/>
          <w:szCs w:val="24"/>
        </w:rPr>
        <w:t>A alteração d</w:t>
      </w:r>
      <w:r w:rsidR="00C52B15" w:rsidRPr="00FC7A70">
        <w:rPr>
          <w:rFonts w:ascii="Garamond" w:hAnsi="Garamond"/>
          <w:color w:val="000000" w:themeColor="text1"/>
          <w:szCs w:val="24"/>
        </w:rPr>
        <w:t>a Z</w:t>
      </w:r>
      <w:r w:rsidR="00BE4015" w:rsidRPr="00FC7A70">
        <w:rPr>
          <w:rFonts w:ascii="Garamond" w:hAnsi="Garamond"/>
          <w:color w:val="000000" w:themeColor="text1"/>
          <w:szCs w:val="24"/>
        </w:rPr>
        <w:t>AI</w:t>
      </w:r>
      <w:r w:rsidR="00C52B15" w:rsidRPr="00FC7A70">
        <w:rPr>
          <w:rFonts w:ascii="Garamond" w:hAnsi="Garamond"/>
          <w:color w:val="000000" w:themeColor="text1"/>
          <w:szCs w:val="24"/>
        </w:rPr>
        <w:t xml:space="preserve"> ou do</w:t>
      </w:r>
      <w:r w:rsidRPr="00FC7A70">
        <w:rPr>
          <w:rFonts w:ascii="Garamond" w:hAnsi="Garamond"/>
          <w:color w:val="000000" w:themeColor="text1"/>
          <w:szCs w:val="24"/>
        </w:rPr>
        <w:t xml:space="preserve"> estabelecimento afeto a uma atividade económica que constitua:</w:t>
      </w:r>
    </w:p>
    <w:p w14:paraId="21E938DA" w14:textId="77777777" w:rsidR="009B781E" w:rsidRDefault="009B781E" w:rsidP="00903A2F">
      <w:pPr>
        <w:widowControl w:val="0"/>
        <w:numPr>
          <w:ilvl w:val="0"/>
          <w:numId w:val="173"/>
        </w:numPr>
        <w:spacing w:after="120"/>
        <w:ind w:left="1276" w:hanging="283"/>
        <w:rPr>
          <w:rFonts w:ascii="Garamond" w:hAnsi="Garamond"/>
          <w:color w:val="000000" w:themeColor="text1"/>
          <w:szCs w:val="24"/>
        </w:rPr>
      </w:pPr>
      <w:r w:rsidRPr="00FC7A70">
        <w:rPr>
          <w:rFonts w:ascii="Garamond" w:hAnsi="Garamond"/>
          <w:color w:val="000000" w:themeColor="text1"/>
          <w:szCs w:val="24"/>
        </w:rPr>
        <w:t>«Alteração de um projeto», na aceção do artigo 1.º, n.º 4 do RJAIA;</w:t>
      </w:r>
    </w:p>
    <w:p w14:paraId="1970F769" w14:textId="77777777" w:rsidR="00903A2F" w:rsidRPr="00FC7A70" w:rsidRDefault="00903A2F" w:rsidP="00903A2F">
      <w:pPr>
        <w:widowControl w:val="0"/>
        <w:spacing w:after="120"/>
        <w:rPr>
          <w:rFonts w:ascii="Garamond" w:hAnsi="Garamond"/>
          <w:color w:val="000000" w:themeColor="text1"/>
          <w:szCs w:val="24"/>
        </w:rPr>
      </w:pPr>
    </w:p>
    <w:p w14:paraId="0B36B4A7" w14:textId="77777777" w:rsidR="009B781E" w:rsidRPr="00FC7A70" w:rsidRDefault="009B781E" w:rsidP="00903A2F">
      <w:pPr>
        <w:widowControl w:val="0"/>
        <w:numPr>
          <w:ilvl w:val="0"/>
          <w:numId w:val="173"/>
        </w:numPr>
        <w:spacing w:after="120"/>
        <w:ind w:left="1276" w:hanging="283"/>
        <w:rPr>
          <w:rFonts w:ascii="Garamond" w:hAnsi="Garamond"/>
          <w:color w:val="000000" w:themeColor="text1"/>
          <w:szCs w:val="24"/>
        </w:rPr>
      </w:pPr>
      <w:r w:rsidRPr="00FC7A70">
        <w:rPr>
          <w:rFonts w:ascii="Garamond" w:hAnsi="Garamond"/>
          <w:color w:val="000000" w:themeColor="text1"/>
          <w:szCs w:val="24"/>
        </w:rPr>
        <w:t>Alteração de exploração considerada «alteração substancial», na aceção do REI, no caso da atividade industrial;</w:t>
      </w:r>
    </w:p>
    <w:p w14:paraId="4CBD19A6" w14:textId="3944F48A" w:rsidR="009B781E" w:rsidRPr="00FC7A70" w:rsidRDefault="009B781E" w:rsidP="00903A2F">
      <w:pPr>
        <w:widowControl w:val="0"/>
        <w:numPr>
          <w:ilvl w:val="0"/>
          <w:numId w:val="173"/>
        </w:numPr>
        <w:spacing w:after="120"/>
        <w:ind w:left="1276" w:hanging="283"/>
        <w:rPr>
          <w:rFonts w:ascii="Garamond" w:hAnsi="Garamond"/>
          <w:color w:val="000000" w:themeColor="text1"/>
          <w:szCs w:val="24"/>
        </w:rPr>
      </w:pPr>
      <w:r w:rsidRPr="00FC7A70">
        <w:rPr>
          <w:rFonts w:ascii="Garamond" w:hAnsi="Garamond"/>
          <w:color w:val="000000" w:themeColor="text1"/>
          <w:szCs w:val="24"/>
        </w:rPr>
        <w:t>Alteração considerada uma «alteração substancial», na aceção do artigo 25.º do RPAG</w:t>
      </w:r>
      <w:r w:rsidR="00AF766E" w:rsidRPr="00FC7A70">
        <w:rPr>
          <w:rFonts w:ascii="Garamond" w:hAnsi="Garamond"/>
          <w:color w:val="000000" w:themeColor="text1"/>
          <w:szCs w:val="24"/>
        </w:rPr>
        <w:t>;</w:t>
      </w:r>
    </w:p>
    <w:p w14:paraId="13ACB77D" w14:textId="03133C3F" w:rsidR="009B781E" w:rsidRPr="00FC7A70" w:rsidRDefault="009B781E" w:rsidP="00903A2F">
      <w:pPr>
        <w:widowControl w:val="0"/>
        <w:numPr>
          <w:ilvl w:val="0"/>
          <w:numId w:val="15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Alteração ao estabelecimento afeto a uma atividade económica que </w:t>
      </w:r>
      <w:r w:rsidR="004D67B2" w:rsidRPr="00FC7A70">
        <w:rPr>
          <w:rFonts w:ascii="Garamond" w:hAnsi="Garamond"/>
          <w:color w:val="000000" w:themeColor="text1"/>
          <w:szCs w:val="24"/>
        </w:rPr>
        <w:t xml:space="preserve">disponha ou </w:t>
      </w:r>
      <w:r w:rsidR="00F33A04" w:rsidRPr="00FC7A70">
        <w:rPr>
          <w:rFonts w:ascii="Garamond" w:hAnsi="Garamond"/>
          <w:color w:val="000000" w:themeColor="text1"/>
          <w:szCs w:val="24"/>
        </w:rPr>
        <w:t>passe a carecer</w:t>
      </w:r>
      <w:r w:rsidRPr="00FC7A70">
        <w:rPr>
          <w:rFonts w:ascii="Garamond" w:hAnsi="Garamond"/>
          <w:color w:val="000000" w:themeColor="text1"/>
          <w:szCs w:val="24"/>
        </w:rPr>
        <w:t xml:space="preserve"> de aprovação da DGAV para efeitos de atribuição do NCV e do NII;</w:t>
      </w:r>
    </w:p>
    <w:p w14:paraId="34FC6BB0" w14:textId="23A0A8B7" w:rsidR="009645FC" w:rsidRPr="00FC7A70" w:rsidRDefault="009B781E" w:rsidP="00903A2F">
      <w:pPr>
        <w:widowControl w:val="0"/>
        <w:numPr>
          <w:ilvl w:val="0"/>
          <w:numId w:val="153"/>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dos empreendimentos turísticos</w:t>
      </w:r>
      <w:r w:rsidR="009645FC" w:rsidRPr="00FC7A70">
        <w:rPr>
          <w:rFonts w:ascii="Garamond" w:hAnsi="Garamond"/>
          <w:color w:val="000000" w:themeColor="text1"/>
          <w:szCs w:val="24"/>
        </w:rPr>
        <w:t xml:space="preserve">, sem que tenha sido junto auto de vistoria de revisão nos termos do </w:t>
      </w:r>
      <w:r w:rsidR="009645FC" w:rsidRPr="00FC7A70">
        <w:rPr>
          <w:rFonts w:ascii="Garamond" w:hAnsi="Garamond"/>
          <w:color w:val="000000" w:themeColor="text1"/>
          <w:szCs w:val="24"/>
        </w:rPr>
        <w:fldChar w:fldCharType="begin"/>
      </w:r>
      <w:r w:rsidR="009645FC" w:rsidRPr="00FC7A70">
        <w:rPr>
          <w:rFonts w:ascii="Garamond" w:hAnsi="Garamond"/>
          <w:color w:val="000000" w:themeColor="text1"/>
          <w:szCs w:val="24"/>
        </w:rPr>
        <w:instrText xml:space="preserve"> REF _Ref225506390 \r \h  \* MERGEFORMAT </w:instrText>
      </w:r>
      <w:r w:rsidR="009645FC" w:rsidRPr="00FC7A70">
        <w:rPr>
          <w:rFonts w:ascii="Garamond" w:hAnsi="Garamond"/>
          <w:color w:val="000000" w:themeColor="text1"/>
          <w:szCs w:val="24"/>
        </w:rPr>
      </w:r>
      <w:r w:rsidR="009645FC" w:rsidRPr="00FC7A70">
        <w:rPr>
          <w:rFonts w:ascii="Garamond" w:hAnsi="Garamond"/>
          <w:color w:val="000000" w:themeColor="text1"/>
          <w:szCs w:val="24"/>
        </w:rPr>
        <w:fldChar w:fldCharType="separate"/>
      </w:r>
      <w:r w:rsidR="009D4F47">
        <w:rPr>
          <w:rFonts w:ascii="Garamond" w:hAnsi="Garamond"/>
          <w:color w:val="000000" w:themeColor="text1"/>
          <w:szCs w:val="24"/>
        </w:rPr>
        <w:t>Artigo 32.º</w:t>
      </w:r>
      <w:r w:rsidR="009645FC" w:rsidRPr="00FC7A70">
        <w:rPr>
          <w:rFonts w:ascii="Garamond" w:hAnsi="Garamond"/>
          <w:color w:val="000000" w:themeColor="text1"/>
          <w:szCs w:val="24"/>
        </w:rPr>
        <w:fldChar w:fldCharType="end"/>
      </w:r>
      <w:r w:rsidR="00FB5242" w:rsidRPr="00FC7A70">
        <w:rPr>
          <w:rFonts w:ascii="Garamond" w:hAnsi="Garamond"/>
          <w:color w:val="000000" w:themeColor="text1"/>
          <w:szCs w:val="24"/>
        </w:rPr>
        <w:t xml:space="preserve"> e estejam em causa:</w:t>
      </w:r>
    </w:p>
    <w:p w14:paraId="3A14391D" w14:textId="395D305C" w:rsidR="004E47A7" w:rsidRPr="00FC7A70" w:rsidRDefault="009645FC" w:rsidP="00903A2F">
      <w:pPr>
        <w:pStyle w:val="PargrafodaLista"/>
        <w:widowControl w:val="0"/>
        <w:numPr>
          <w:ilvl w:val="0"/>
          <w:numId w:val="26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A</w:t>
      </w:r>
      <w:r w:rsidR="00F32560" w:rsidRPr="00FC7A70">
        <w:rPr>
          <w:rFonts w:ascii="Garamond" w:hAnsi="Garamond"/>
          <w:color w:val="000000" w:themeColor="text1"/>
          <w:szCs w:val="24"/>
        </w:rPr>
        <w:t xml:space="preserve">lterações </w:t>
      </w:r>
      <w:r w:rsidR="00DB72B7" w:rsidRPr="00FC7A70">
        <w:rPr>
          <w:rFonts w:ascii="Garamond" w:hAnsi="Garamond"/>
          <w:color w:val="000000" w:themeColor="text1"/>
          <w:szCs w:val="24"/>
        </w:rPr>
        <w:t>à</w:t>
      </w:r>
      <w:r w:rsidR="00F32560" w:rsidRPr="00FC7A70">
        <w:rPr>
          <w:rFonts w:ascii="Garamond" w:hAnsi="Garamond"/>
          <w:color w:val="000000" w:themeColor="text1"/>
          <w:szCs w:val="24"/>
        </w:rPr>
        <w:t xml:space="preserve"> classificação ou a capacidade máxima do empreendimento turístico</w:t>
      </w:r>
      <w:r w:rsidR="00FB5242" w:rsidRPr="00FC7A70">
        <w:rPr>
          <w:rFonts w:ascii="Garamond" w:hAnsi="Garamond"/>
          <w:color w:val="000000" w:themeColor="text1"/>
          <w:szCs w:val="24"/>
        </w:rPr>
        <w:t>;</w:t>
      </w:r>
    </w:p>
    <w:p w14:paraId="73C43C40" w14:textId="5F05A013" w:rsidR="004E47A7" w:rsidRPr="00FC7A70" w:rsidRDefault="00094142" w:rsidP="00903A2F">
      <w:pPr>
        <w:pStyle w:val="PargrafodaLista"/>
        <w:widowControl w:val="0"/>
        <w:numPr>
          <w:ilvl w:val="0"/>
          <w:numId w:val="260"/>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A realização de o</w:t>
      </w:r>
      <w:r w:rsidR="00714B29" w:rsidRPr="00FC7A70">
        <w:rPr>
          <w:rFonts w:ascii="Garamond" w:hAnsi="Garamond"/>
          <w:color w:val="000000" w:themeColor="text1"/>
          <w:szCs w:val="24"/>
        </w:rPr>
        <w:t xml:space="preserve">bras </w:t>
      </w:r>
      <w:r w:rsidR="00DF7360" w:rsidRPr="00FC7A70">
        <w:rPr>
          <w:rFonts w:ascii="Garamond" w:hAnsi="Garamond"/>
          <w:color w:val="000000" w:themeColor="text1"/>
          <w:szCs w:val="24"/>
        </w:rPr>
        <w:t xml:space="preserve">no empreendimento turístico </w:t>
      </w:r>
      <w:r w:rsidR="004E47A7" w:rsidRPr="00FC7A70">
        <w:rPr>
          <w:rFonts w:ascii="Garamond" w:hAnsi="Garamond"/>
          <w:color w:val="000000" w:themeColor="text1"/>
          <w:szCs w:val="24"/>
        </w:rPr>
        <w:t xml:space="preserve">sujeitas a licença ou comunicação prévia </w:t>
      </w:r>
      <w:r w:rsidR="00F04A88" w:rsidRPr="00FC7A70">
        <w:rPr>
          <w:rFonts w:ascii="Garamond" w:hAnsi="Garamond"/>
          <w:color w:val="000000" w:themeColor="text1"/>
          <w:szCs w:val="24"/>
        </w:rPr>
        <w:t>nos termos do RJUE</w:t>
      </w:r>
      <w:r w:rsidR="00DF7360" w:rsidRPr="00FC7A70">
        <w:rPr>
          <w:rFonts w:ascii="Garamond" w:hAnsi="Garamond"/>
          <w:color w:val="000000" w:themeColor="text1"/>
          <w:szCs w:val="24"/>
        </w:rPr>
        <w:t>, que sejam suscetíveis de alterar a classificação ou a capacidade máxima fixada</w:t>
      </w:r>
      <w:r w:rsidR="0070030F" w:rsidRPr="00FC7A70">
        <w:rPr>
          <w:rFonts w:ascii="Garamond" w:hAnsi="Garamond"/>
          <w:color w:val="000000" w:themeColor="text1"/>
          <w:szCs w:val="24"/>
        </w:rPr>
        <w:t xml:space="preserve">, sem prejuízo do disposto no n.º </w:t>
      </w:r>
      <w:r w:rsidR="000D1242" w:rsidRPr="00FC7A70">
        <w:rPr>
          <w:rFonts w:ascii="Garamond" w:hAnsi="Garamond"/>
          <w:color w:val="000000" w:themeColor="text1"/>
          <w:szCs w:val="24"/>
        </w:rPr>
        <w:t>5</w:t>
      </w:r>
      <w:r w:rsidR="0070030F" w:rsidRPr="00FC7A70">
        <w:rPr>
          <w:rFonts w:ascii="Garamond" w:hAnsi="Garamond"/>
          <w:color w:val="000000" w:themeColor="text1"/>
          <w:szCs w:val="24"/>
        </w:rPr>
        <w:t xml:space="preserve"> do </w:t>
      </w:r>
      <w:r w:rsidR="00F87628" w:rsidRPr="00FC7A70">
        <w:rPr>
          <w:rFonts w:ascii="Garamond" w:hAnsi="Garamond"/>
          <w:color w:val="000000" w:themeColor="text1"/>
          <w:szCs w:val="24"/>
        </w:rPr>
        <w:fldChar w:fldCharType="begin"/>
      </w:r>
      <w:r w:rsidR="00F87628"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00F87628" w:rsidRPr="00FC7A70">
        <w:rPr>
          <w:rFonts w:ascii="Garamond" w:hAnsi="Garamond"/>
          <w:color w:val="000000" w:themeColor="text1"/>
          <w:szCs w:val="24"/>
        </w:rPr>
      </w:r>
      <w:r w:rsidR="00F87628"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00F87628" w:rsidRPr="00FC7A70">
        <w:rPr>
          <w:rFonts w:ascii="Garamond" w:hAnsi="Garamond"/>
          <w:color w:val="000000" w:themeColor="text1"/>
          <w:szCs w:val="24"/>
        </w:rPr>
        <w:fldChar w:fldCharType="end"/>
      </w:r>
      <w:r w:rsidR="00DB72B7" w:rsidRPr="00FC7A70">
        <w:rPr>
          <w:rFonts w:ascii="Garamond" w:hAnsi="Garamond"/>
          <w:color w:val="000000" w:themeColor="text1"/>
          <w:szCs w:val="24"/>
        </w:rPr>
        <w:t>.</w:t>
      </w:r>
    </w:p>
    <w:p w14:paraId="34C25AE0" w14:textId="356ED7A3" w:rsidR="009B781E" w:rsidRPr="00FC7A70" w:rsidRDefault="009B781E" w:rsidP="00DF7BBF">
      <w:pPr>
        <w:pStyle w:val="PargrafodaLista"/>
        <w:widowControl w:val="0"/>
        <w:numPr>
          <w:ilvl w:val="0"/>
          <w:numId w:val="32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Fica sujeita a procedimento de comunicação com prazo, com as necessárias adaptações</w:t>
      </w:r>
      <w:r w:rsidR="005C6E6C" w:rsidRPr="00FC7A70">
        <w:rPr>
          <w:rFonts w:ascii="Garamond" w:hAnsi="Garamond"/>
          <w:color w:val="000000" w:themeColor="text1"/>
          <w:szCs w:val="24"/>
        </w:rPr>
        <w:t>, a</w:t>
      </w:r>
      <w:r w:rsidRPr="00FC7A70">
        <w:rPr>
          <w:rFonts w:ascii="Garamond" w:hAnsi="Garamond"/>
          <w:color w:val="000000" w:themeColor="text1"/>
          <w:szCs w:val="24"/>
        </w:rPr>
        <w:t xml:space="preserve"> alteração de estabelecimento afeto a uma atividade económica que:</w:t>
      </w:r>
    </w:p>
    <w:p w14:paraId="335FA8BD" w14:textId="712E4AE3" w:rsidR="002D18A8" w:rsidRPr="00FC7A70" w:rsidRDefault="002D18A8" w:rsidP="00903A2F">
      <w:pPr>
        <w:widowControl w:val="0"/>
        <w:numPr>
          <w:ilvl w:val="0"/>
          <w:numId w:val="20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 atividade industrial:</w:t>
      </w:r>
    </w:p>
    <w:p w14:paraId="31769759" w14:textId="77777777" w:rsidR="002D18A8" w:rsidRPr="00FC7A70" w:rsidRDefault="009B781E" w:rsidP="00903A2F">
      <w:pPr>
        <w:pStyle w:val="PargrafodaLista"/>
        <w:widowControl w:val="0"/>
        <w:numPr>
          <w:ilvl w:val="0"/>
          <w:numId w:val="212"/>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 xml:space="preserve">Não se encontrando abrangida pelo disposto na alínea </w:t>
      </w:r>
      <w:r w:rsidRPr="00AD4150">
        <w:rPr>
          <w:rFonts w:ascii="Garamond" w:hAnsi="Garamond"/>
          <w:i/>
          <w:iCs/>
          <w:color w:val="000000" w:themeColor="text1"/>
          <w:szCs w:val="24"/>
        </w:rPr>
        <w:t>a)</w:t>
      </w:r>
      <w:r w:rsidRPr="00FC7A70">
        <w:rPr>
          <w:rFonts w:ascii="Garamond" w:hAnsi="Garamond"/>
          <w:color w:val="000000" w:themeColor="text1"/>
          <w:szCs w:val="24"/>
        </w:rPr>
        <w:t xml:space="preserve"> do n.º 1, configure, ainda assim, uma «alteração de exploração», para efeitos do disposto no n.º 1 do artigo 19.º ou do n.º 2 do artigo 66.º do REI;</w:t>
      </w:r>
    </w:p>
    <w:p w14:paraId="22F3793B" w14:textId="77777777" w:rsidR="002D18A8" w:rsidRDefault="009B781E" w:rsidP="00903A2F">
      <w:pPr>
        <w:pStyle w:val="PargrafodaLista"/>
        <w:widowControl w:val="0"/>
        <w:numPr>
          <w:ilvl w:val="0"/>
          <w:numId w:val="212"/>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Corresponda a uma alteração da natureza ou funcionamento do estabelecimento na aceção do CELE;</w:t>
      </w:r>
    </w:p>
    <w:p w14:paraId="0A0A0F15" w14:textId="77777777" w:rsidR="009D590A" w:rsidRPr="009D590A" w:rsidRDefault="009D590A" w:rsidP="009D590A">
      <w:pPr>
        <w:widowControl w:val="0"/>
        <w:spacing w:after="120"/>
        <w:rPr>
          <w:rFonts w:ascii="Garamond" w:hAnsi="Garamond"/>
          <w:color w:val="000000" w:themeColor="text1"/>
          <w:szCs w:val="24"/>
        </w:rPr>
      </w:pPr>
    </w:p>
    <w:p w14:paraId="028115D4" w14:textId="2D189406" w:rsidR="009B781E" w:rsidRPr="00FC7A70" w:rsidRDefault="002D18A8" w:rsidP="00903A2F">
      <w:pPr>
        <w:pStyle w:val="PargrafodaLista"/>
        <w:widowControl w:val="0"/>
        <w:numPr>
          <w:ilvl w:val="0"/>
          <w:numId w:val="212"/>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Q</w:t>
      </w:r>
      <w:r w:rsidR="009B781E" w:rsidRPr="00FC7A70">
        <w:rPr>
          <w:rFonts w:ascii="Garamond" w:hAnsi="Garamond"/>
          <w:color w:val="000000" w:themeColor="text1"/>
          <w:szCs w:val="24"/>
        </w:rPr>
        <w:t>uando, não se encontrando abrangida pelo n.º 1, implique, por si mesma, ou por efeito acumulado de anteriores alterações, um aumento superior a 30 % da capacidade produtiva existente ou a 30 % da área total de construção das instalações industriais que integram o estabelecimento;</w:t>
      </w:r>
    </w:p>
    <w:p w14:paraId="1481B7C7" w14:textId="5AED1ACC" w:rsidR="00602D07" w:rsidRPr="00FC7A70" w:rsidRDefault="00602D07" w:rsidP="00903A2F">
      <w:pPr>
        <w:widowControl w:val="0"/>
        <w:numPr>
          <w:ilvl w:val="0"/>
          <w:numId w:val="20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 caso das </w:t>
      </w:r>
      <w:r w:rsidR="00BE4015" w:rsidRPr="00FC7A70">
        <w:rPr>
          <w:rFonts w:ascii="Garamond" w:hAnsi="Garamond"/>
          <w:color w:val="000000" w:themeColor="text1"/>
          <w:szCs w:val="24"/>
        </w:rPr>
        <w:t>ZAI</w:t>
      </w:r>
      <w:r w:rsidRPr="00FC7A70">
        <w:rPr>
          <w:rFonts w:ascii="Garamond" w:hAnsi="Garamond"/>
          <w:color w:val="000000" w:themeColor="text1"/>
          <w:szCs w:val="24"/>
        </w:rPr>
        <w:t xml:space="preserve">, a alteração de </w:t>
      </w:r>
      <w:r w:rsidR="00BE4015" w:rsidRPr="00FC7A70">
        <w:rPr>
          <w:rFonts w:ascii="Garamond" w:hAnsi="Garamond"/>
          <w:color w:val="000000" w:themeColor="text1"/>
          <w:szCs w:val="24"/>
        </w:rPr>
        <w:t xml:space="preserve">ZAI </w:t>
      </w:r>
      <w:r w:rsidRPr="00FC7A70">
        <w:rPr>
          <w:rFonts w:ascii="Garamond" w:hAnsi="Garamond"/>
          <w:color w:val="000000" w:themeColor="text1"/>
          <w:szCs w:val="24"/>
        </w:rPr>
        <w:t xml:space="preserve">sempre que a referida alteração implique um aumento superior a 30 % da respetiva área de implantação e ou a alteração das atividades, classificadas de acordo com a respetiva CAE, cuja instalação é permitida na </w:t>
      </w:r>
      <w:r w:rsidR="00BE4015" w:rsidRPr="00FC7A70">
        <w:rPr>
          <w:rFonts w:ascii="Garamond" w:hAnsi="Garamond"/>
          <w:color w:val="000000" w:themeColor="text1"/>
          <w:szCs w:val="24"/>
        </w:rPr>
        <w:t>ZAI</w:t>
      </w:r>
      <w:r w:rsidRPr="00FC7A70">
        <w:rPr>
          <w:rFonts w:ascii="Garamond" w:hAnsi="Garamond"/>
          <w:color w:val="000000" w:themeColor="text1"/>
          <w:szCs w:val="24"/>
        </w:rPr>
        <w:t>.</w:t>
      </w:r>
    </w:p>
    <w:p w14:paraId="600E263D" w14:textId="5D421C0C" w:rsidR="000A19E0" w:rsidRPr="00FC7A70" w:rsidRDefault="000A19E0" w:rsidP="00903A2F">
      <w:pPr>
        <w:widowControl w:val="0"/>
        <w:numPr>
          <w:ilvl w:val="0"/>
          <w:numId w:val="20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 atividade pecuária, quando</w:t>
      </w:r>
      <w:r w:rsidR="00072A24" w:rsidRPr="00FC7A70">
        <w:rPr>
          <w:rFonts w:ascii="Garamond" w:hAnsi="Garamond"/>
          <w:color w:val="000000" w:themeColor="text1"/>
          <w:szCs w:val="24"/>
        </w:rPr>
        <w:t xml:space="preserve"> não se encontrando abrangida </w:t>
      </w:r>
      <w:r w:rsidR="00600BEA" w:rsidRPr="00FC7A70">
        <w:rPr>
          <w:rFonts w:ascii="Garamond" w:hAnsi="Garamond"/>
          <w:color w:val="000000" w:themeColor="text1"/>
          <w:szCs w:val="24"/>
        </w:rPr>
        <w:t xml:space="preserve">pelo n.º 1, implique, por si mesma, ou por efeito acumulado de anteriores alterações, </w:t>
      </w:r>
      <w:r w:rsidR="00520101" w:rsidRPr="00FC7A70">
        <w:rPr>
          <w:rFonts w:ascii="Garamond" w:hAnsi="Garamond"/>
          <w:color w:val="000000" w:themeColor="text1"/>
          <w:szCs w:val="24"/>
        </w:rPr>
        <w:t>um aumento</w:t>
      </w:r>
      <w:r w:rsidR="00894EDB" w:rsidRPr="00FC7A70">
        <w:rPr>
          <w:rFonts w:ascii="Garamond" w:hAnsi="Garamond"/>
          <w:color w:val="000000" w:themeColor="text1"/>
          <w:szCs w:val="24"/>
        </w:rPr>
        <w:t xml:space="preserve"> superior a</w:t>
      </w:r>
      <w:r w:rsidR="00520101" w:rsidRPr="00FC7A70">
        <w:rPr>
          <w:rFonts w:ascii="Garamond" w:hAnsi="Garamond"/>
          <w:color w:val="000000" w:themeColor="text1"/>
          <w:szCs w:val="24"/>
        </w:rPr>
        <w:t xml:space="preserve"> 30 % da capacidade</w:t>
      </w:r>
      <w:r w:rsidR="003D05F3" w:rsidRPr="00FC7A70">
        <w:rPr>
          <w:rFonts w:ascii="Garamond" w:hAnsi="Garamond"/>
          <w:color w:val="000000" w:themeColor="text1"/>
          <w:szCs w:val="24"/>
        </w:rPr>
        <w:t xml:space="preserve"> </w:t>
      </w:r>
      <w:r w:rsidR="006F70BE" w:rsidRPr="00FC7A70">
        <w:rPr>
          <w:rFonts w:ascii="Garamond" w:hAnsi="Garamond"/>
          <w:color w:val="000000" w:themeColor="text1"/>
          <w:szCs w:val="24"/>
        </w:rPr>
        <w:t>instalad</w:t>
      </w:r>
      <w:r w:rsidR="000566AA" w:rsidRPr="00FC7A70">
        <w:rPr>
          <w:rFonts w:ascii="Garamond" w:hAnsi="Garamond"/>
          <w:color w:val="000000" w:themeColor="text1"/>
          <w:szCs w:val="24"/>
        </w:rPr>
        <w:t>a</w:t>
      </w:r>
      <w:r w:rsidR="00894EDB" w:rsidRPr="00FC7A70">
        <w:rPr>
          <w:rFonts w:ascii="Garamond" w:hAnsi="Garamond"/>
          <w:color w:val="000000" w:themeColor="text1"/>
          <w:szCs w:val="24"/>
        </w:rPr>
        <w:t xml:space="preserve"> existente ou a 30% da área total de construção das instalações que integram a exploração pecuária,</w:t>
      </w:r>
      <w:r w:rsidR="006F70BE" w:rsidRPr="00FC7A70">
        <w:rPr>
          <w:rFonts w:ascii="Garamond" w:hAnsi="Garamond"/>
          <w:color w:val="000000" w:themeColor="text1"/>
          <w:szCs w:val="24"/>
        </w:rPr>
        <w:t xml:space="preserve">, </w:t>
      </w:r>
      <w:r w:rsidR="003373E8" w:rsidRPr="00FC7A70">
        <w:rPr>
          <w:rFonts w:ascii="Garamond" w:hAnsi="Garamond"/>
          <w:color w:val="000000" w:themeColor="text1"/>
          <w:szCs w:val="24"/>
        </w:rPr>
        <w:t xml:space="preserve">salvo o disposto na alínea </w:t>
      </w:r>
      <w:r w:rsidR="003373E8" w:rsidRPr="00AD4150">
        <w:rPr>
          <w:rFonts w:ascii="Garamond" w:hAnsi="Garamond"/>
          <w:i/>
          <w:iCs/>
          <w:color w:val="000000" w:themeColor="text1"/>
          <w:szCs w:val="24"/>
        </w:rPr>
        <w:t>d)</w:t>
      </w:r>
      <w:r w:rsidR="003373E8" w:rsidRPr="00FC7A70">
        <w:rPr>
          <w:rFonts w:ascii="Garamond" w:hAnsi="Garamond"/>
          <w:color w:val="000000" w:themeColor="text1"/>
          <w:szCs w:val="24"/>
        </w:rPr>
        <w:t xml:space="preserve"> do número seguinte</w:t>
      </w:r>
      <w:r w:rsidR="00C27F34" w:rsidRPr="00FC7A70">
        <w:rPr>
          <w:rFonts w:ascii="Garamond" w:hAnsi="Garamond"/>
          <w:color w:val="000000" w:themeColor="text1"/>
          <w:szCs w:val="24"/>
        </w:rPr>
        <w:t>;</w:t>
      </w:r>
    </w:p>
    <w:p w14:paraId="0D4AB71C" w14:textId="5D409CD6" w:rsidR="00C27F34" w:rsidRPr="00FC7A70" w:rsidRDefault="00C27F34" w:rsidP="00903A2F">
      <w:pPr>
        <w:widowControl w:val="0"/>
        <w:numPr>
          <w:ilvl w:val="0"/>
          <w:numId w:val="20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 caso dos empreendimentos turísticos, quando se comuniquem alterações que alterem a classificação ou a capacidade máxima do empreendimento turístico, </w:t>
      </w:r>
      <w:r w:rsidR="000D3CBB" w:rsidRPr="00FC7A70">
        <w:rPr>
          <w:rFonts w:ascii="Garamond" w:hAnsi="Garamond"/>
          <w:color w:val="000000" w:themeColor="text1"/>
          <w:szCs w:val="24"/>
        </w:rPr>
        <w:t>em que tenha sido junto vistoria de revisão.</w:t>
      </w:r>
    </w:p>
    <w:p w14:paraId="33E3B20F" w14:textId="1B74C959" w:rsidR="000074D3" w:rsidRPr="00FC7A70" w:rsidRDefault="6E39183A" w:rsidP="482EA073">
      <w:pPr>
        <w:pStyle w:val="PargrafodaLista"/>
        <w:widowControl w:val="0"/>
        <w:numPr>
          <w:ilvl w:val="0"/>
          <w:numId w:val="320"/>
        </w:numPr>
        <w:spacing w:after="120"/>
        <w:ind w:left="426" w:hanging="426"/>
        <w:contextualSpacing w:val="0"/>
        <w:rPr>
          <w:rFonts w:ascii="Garamond" w:hAnsi="Garamond"/>
          <w:color w:val="000000" w:themeColor="text1"/>
        </w:rPr>
      </w:pPr>
      <w:r w:rsidRPr="482EA073">
        <w:rPr>
          <w:rFonts w:ascii="Garamond" w:hAnsi="Garamond"/>
          <w:color w:val="000000" w:themeColor="text1"/>
        </w:rPr>
        <w:t>Fica sujeito a procedimento de comunicação prévia</w:t>
      </w:r>
      <w:r w:rsidR="1E8F695E" w:rsidRPr="482EA073">
        <w:rPr>
          <w:rFonts w:ascii="Garamond" w:hAnsi="Garamond"/>
          <w:color w:val="000000" w:themeColor="text1"/>
        </w:rPr>
        <w:t xml:space="preserve">, a realizar no prazo de 30 </w:t>
      </w:r>
      <w:r w:rsidR="28974E92" w:rsidRPr="482EA073">
        <w:rPr>
          <w:rFonts w:ascii="Garamond" w:hAnsi="Garamond"/>
          <w:color w:val="000000" w:themeColor="text1"/>
        </w:rPr>
        <w:t>dias</w:t>
      </w:r>
      <w:r w:rsidRPr="482EA073">
        <w:rPr>
          <w:rFonts w:ascii="Garamond" w:hAnsi="Garamond"/>
          <w:color w:val="000000" w:themeColor="text1"/>
        </w:rPr>
        <w:t>:</w:t>
      </w:r>
    </w:p>
    <w:p w14:paraId="32CD4FE1" w14:textId="383C7CF4" w:rsidR="00211CE5" w:rsidRPr="00FC7A70" w:rsidRDefault="00211CE5"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A alteração da denominação social, natureza jurídica</w:t>
      </w:r>
      <w:r w:rsidR="000D3CBB" w:rsidRPr="00FC7A70">
        <w:rPr>
          <w:rFonts w:ascii="Garamond" w:hAnsi="Garamond"/>
          <w:color w:val="000000" w:themeColor="text1"/>
          <w:szCs w:val="24"/>
        </w:rPr>
        <w:t xml:space="preserve">, </w:t>
      </w:r>
      <w:r w:rsidRPr="00FC7A70">
        <w:rPr>
          <w:rFonts w:ascii="Garamond" w:hAnsi="Garamond"/>
          <w:color w:val="000000" w:themeColor="text1"/>
          <w:szCs w:val="24"/>
        </w:rPr>
        <w:t>sede social do titular do título digital de atividade económica;</w:t>
      </w:r>
    </w:p>
    <w:p w14:paraId="2D6A3B25" w14:textId="03927E47" w:rsidR="000074D3" w:rsidRPr="00FC7A70" w:rsidRDefault="000074D3"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A alteração d</w:t>
      </w:r>
      <w:r w:rsidR="00594552" w:rsidRPr="00FC7A70">
        <w:rPr>
          <w:rFonts w:ascii="Garamond" w:hAnsi="Garamond"/>
          <w:color w:val="000000" w:themeColor="text1"/>
          <w:szCs w:val="24"/>
        </w:rPr>
        <w:t>o ou código de atividade económica (CAE) do titular d</w:t>
      </w:r>
      <w:r w:rsidR="004B3035" w:rsidRPr="00FC7A70">
        <w:rPr>
          <w:rFonts w:ascii="Garamond" w:hAnsi="Garamond"/>
          <w:color w:val="000000" w:themeColor="text1"/>
          <w:szCs w:val="24"/>
        </w:rPr>
        <w:t>o título digital de atividade económica, bem como a alteração d</w:t>
      </w:r>
      <w:r w:rsidRPr="00FC7A70">
        <w:rPr>
          <w:rFonts w:ascii="Garamond" w:hAnsi="Garamond"/>
          <w:color w:val="000000" w:themeColor="text1"/>
          <w:szCs w:val="24"/>
        </w:rPr>
        <w:t xml:space="preserve">a atividade económica exercida em estabelecimento inscrito </w:t>
      </w:r>
      <w:r w:rsidR="004B3035" w:rsidRPr="00FC7A70">
        <w:rPr>
          <w:rFonts w:ascii="Garamond" w:hAnsi="Garamond"/>
          <w:color w:val="000000" w:themeColor="text1"/>
          <w:szCs w:val="24"/>
        </w:rPr>
        <w:t xml:space="preserve">no </w:t>
      </w:r>
      <w:r w:rsidRPr="00FC7A70">
        <w:rPr>
          <w:rFonts w:ascii="Garamond" w:hAnsi="Garamond"/>
          <w:color w:val="000000" w:themeColor="text1"/>
          <w:szCs w:val="24"/>
        </w:rPr>
        <w:t xml:space="preserve">título digital de atividade económica; </w:t>
      </w:r>
    </w:p>
    <w:p w14:paraId="6824939C" w14:textId="678E6C49" w:rsidR="00846BBB" w:rsidRDefault="00846BBB"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contratação ou renovação do contrato de seguro responsabilidade civil nos termos do n.º 3 do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_Ref225518219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40.º</w:t>
      </w:r>
      <w:r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18D3EDB9" w14:textId="77777777" w:rsidR="009D590A" w:rsidRPr="00FC7A70" w:rsidRDefault="009D590A" w:rsidP="009D590A">
      <w:pPr>
        <w:widowControl w:val="0"/>
        <w:spacing w:after="120"/>
        <w:rPr>
          <w:rFonts w:ascii="Garamond" w:hAnsi="Garamond"/>
          <w:color w:val="000000" w:themeColor="text1"/>
          <w:szCs w:val="24"/>
        </w:rPr>
      </w:pPr>
    </w:p>
    <w:p w14:paraId="1A927005" w14:textId="260310E8" w:rsidR="00D52925" w:rsidRPr="00FC7A70" w:rsidRDefault="00D52925"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A alteração que implique uma alteração do título de emissões para o ar na aceção do regime da prevenção e controlo das emissões de poluentes para o ar, bem como das áreas do domínio hídrico ocupadas nos termos do disposto no regime de utilização de recursos hídricos</w:t>
      </w:r>
      <w:r w:rsidR="00B2183A" w:rsidRPr="00FC7A70">
        <w:rPr>
          <w:rFonts w:ascii="Garamond" w:hAnsi="Garamond"/>
          <w:color w:val="000000" w:themeColor="text1"/>
          <w:szCs w:val="24"/>
        </w:rPr>
        <w:t>, e ainda uma alteração, que careça por si mesma, de parecer vinculativo para efeitos de operação de tratamento de resíduos;</w:t>
      </w:r>
    </w:p>
    <w:p w14:paraId="5F6BD541" w14:textId="270A46EF" w:rsidR="000074D3" w:rsidRPr="00FC7A70" w:rsidRDefault="000074D3"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A realização de obras sujeitas a controlo prévio</w:t>
      </w:r>
      <w:r w:rsidR="00582E5E" w:rsidRPr="00FC7A70">
        <w:rPr>
          <w:rFonts w:ascii="Garamond" w:hAnsi="Garamond"/>
          <w:color w:val="000000" w:themeColor="text1"/>
          <w:szCs w:val="24"/>
        </w:rPr>
        <w:t xml:space="preserve"> nos termos do RJUE</w:t>
      </w:r>
      <w:r w:rsidRPr="00FC7A70">
        <w:rPr>
          <w:rFonts w:ascii="Garamond" w:hAnsi="Garamond"/>
          <w:color w:val="000000" w:themeColor="text1"/>
          <w:szCs w:val="24"/>
        </w:rPr>
        <w:t xml:space="preserve">, bem como, no caso dos empreendimentos turísticos, as obras que, ainda que não sujeitas a controlo prévio, </w:t>
      </w:r>
      <w:r w:rsidR="00A0721B" w:rsidRPr="00FC7A70">
        <w:rPr>
          <w:rFonts w:ascii="Garamond" w:hAnsi="Garamond"/>
          <w:color w:val="000000" w:themeColor="text1"/>
          <w:szCs w:val="24"/>
        </w:rPr>
        <w:t xml:space="preserve">não </w:t>
      </w:r>
      <w:r w:rsidRPr="00FC7A70">
        <w:rPr>
          <w:rFonts w:ascii="Garamond" w:hAnsi="Garamond"/>
          <w:color w:val="000000" w:themeColor="text1"/>
          <w:szCs w:val="24"/>
        </w:rPr>
        <w:t>tenham impacto na classificação ou na capacidade máxima fixada ao empreendimento;</w:t>
      </w:r>
    </w:p>
    <w:p w14:paraId="2AA02A21" w14:textId="4A60D655" w:rsidR="00493A36" w:rsidRPr="00FC7A70" w:rsidRDefault="00493A36"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atividades pecuárias, as alterações</w:t>
      </w:r>
      <w:r w:rsidR="00B96458" w:rsidRPr="00FC7A70">
        <w:rPr>
          <w:rFonts w:ascii="Garamond" w:hAnsi="Garamond"/>
          <w:color w:val="000000" w:themeColor="text1"/>
          <w:szCs w:val="24"/>
        </w:rPr>
        <w:t xml:space="preserve"> </w:t>
      </w:r>
      <w:r w:rsidR="002B0045" w:rsidRPr="00FC7A70">
        <w:rPr>
          <w:rFonts w:ascii="Garamond" w:hAnsi="Garamond"/>
          <w:color w:val="000000" w:themeColor="text1"/>
          <w:szCs w:val="24"/>
        </w:rPr>
        <w:t xml:space="preserve">que </w:t>
      </w:r>
      <w:r w:rsidRPr="00FC7A70">
        <w:rPr>
          <w:rFonts w:ascii="Garamond" w:hAnsi="Garamond"/>
          <w:color w:val="000000" w:themeColor="text1"/>
          <w:szCs w:val="24"/>
        </w:rPr>
        <w:t xml:space="preserve">não se traduzam numa atividade pecuária substancialmente diferente, nem impliquem modificação das condições </w:t>
      </w:r>
      <w:r w:rsidR="003373E8" w:rsidRPr="00FC7A70">
        <w:rPr>
          <w:rFonts w:ascii="Garamond" w:hAnsi="Garamond"/>
          <w:color w:val="000000" w:themeColor="text1"/>
          <w:szCs w:val="24"/>
        </w:rPr>
        <w:t>da licença ambiental</w:t>
      </w:r>
      <w:r w:rsidR="00763879" w:rsidRPr="00FC7A70">
        <w:rPr>
          <w:rFonts w:ascii="Garamond" w:hAnsi="Garamond"/>
          <w:color w:val="000000" w:themeColor="text1"/>
          <w:szCs w:val="24"/>
        </w:rPr>
        <w:t xml:space="preserve"> e do ordenamento do território</w:t>
      </w:r>
      <w:r w:rsidR="003373E8" w:rsidRPr="00FC7A70">
        <w:rPr>
          <w:rFonts w:ascii="Garamond" w:hAnsi="Garamond"/>
          <w:color w:val="000000" w:themeColor="text1"/>
          <w:szCs w:val="24"/>
        </w:rPr>
        <w:t>;</w:t>
      </w:r>
    </w:p>
    <w:p w14:paraId="46E0FE26" w14:textId="23414525" w:rsidR="000074D3" w:rsidRPr="00FC7A70" w:rsidRDefault="000074D3"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 caso dos empreendimentos turísticos, a alteração aos períodos de funcionamento e </w:t>
      </w:r>
      <w:r w:rsidR="00516286" w:rsidRPr="00FC7A70">
        <w:rPr>
          <w:rFonts w:ascii="Garamond" w:hAnsi="Garamond"/>
          <w:color w:val="000000" w:themeColor="text1"/>
          <w:szCs w:val="24"/>
        </w:rPr>
        <w:t>da</w:t>
      </w:r>
      <w:r w:rsidRPr="00FC7A70">
        <w:rPr>
          <w:rFonts w:ascii="Garamond" w:hAnsi="Garamond"/>
          <w:color w:val="000000" w:themeColor="text1"/>
          <w:szCs w:val="24"/>
        </w:rPr>
        <w:t xml:space="preserve"> identificação da entidade exploradora;</w:t>
      </w:r>
    </w:p>
    <w:p w14:paraId="4082C1FC" w14:textId="7E5F0610" w:rsidR="000074D3" w:rsidRPr="00FC7A70" w:rsidRDefault="000074D3"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w:t>
      </w:r>
      <w:r w:rsidR="00516B42" w:rsidRPr="00FC7A70">
        <w:rPr>
          <w:rFonts w:ascii="Garamond" w:hAnsi="Garamond"/>
          <w:color w:val="000000" w:themeColor="text1"/>
          <w:szCs w:val="24"/>
        </w:rPr>
        <w:t>s atividades de</w:t>
      </w:r>
      <w:r w:rsidRPr="00FC7A70">
        <w:rPr>
          <w:rFonts w:ascii="Garamond" w:hAnsi="Garamond"/>
          <w:color w:val="000000" w:themeColor="text1"/>
          <w:szCs w:val="24"/>
        </w:rPr>
        <w:t xml:space="preserve"> agências de viagem e turismo,</w:t>
      </w:r>
      <w:r w:rsidR="00516B42" w:rsidRPr="00FC7A70">
        <w:rPr>
          <w:rFonts w:ascii="Garamond" w:hAnsi="Garamond"/>
          <w:color w:val="000000" w:themeColor="text1"/>
          <w:szCs w:val="24"/>
        </w:rPr>
        <w:t xml:space="preserve"> animação turística,</w:t>
      </w:r>
      <w:r w:rsidRPr="00FC7A70">
        <w:rPr>
          <w:rFonts w:ascii="Garamond" w:hAnsi="Garamond"/>
          <w:color w:val="000000" w:themeColor="text1"/>
          <w:szCs w:val="24"/>
        </w:rPr>
        <w:t xml:space="preserve"> leiloeira</w:t>
      </w:r>
      <w:r w:rsidR="00516B42" w:rsidRPr="00FC7A70">
        <w:rPr>
          <w:rFonts w:ascii="Garamond" w:hAnsi="Garamond"/>
          <w:color w:val="000000" w:themeColor="text1"/>
          <w:szCs w:val="24"/>
        </w:rPr>
        <w:t xml:space="preserve"> </w:t>
      </w:r>
      <w:r w:rsidRPr="00FC7A70">
        <w:rPr>
          <w:rFonts w:ascii="Garamond" w:hAnsi="Garamond"/>
          <w:color w:val="000000" w:themeColor="text1"/>
          <w:szCs w:val="24"/>
        </w:rPr>
        <w:t>e prestamista</w:t>
      </w:r>
      <w:r w:rsidR="00516B42" w:rsidRPr="00FC7A70">
        <w:rPr>
          <w:rFonts w:ascii="Garamond" w:hAnsi="Garamond"/>
          <w:color w:val="000000" w:themeColor="text1"/>
          <w:szCs w:val="24"/>
        </w:rPr>
        <w:t xml:space="preserve">, as </w:t>
      </w:r>
      <w:r w:rsidRPr="00FC7A70">
        <w:rPr>
          <w:rFonts w:ascii="Garamond" w:hAnsi="Garamond"/>
          <w:color w:val="000000" w:themeColor="text1"/>
          <w:szCs w:val="24"/>
        </w:rPr>
        <w:t>alterações ao contrato de seguro relativo ao exercício da respetiva atividade;</w:t>
      </w:r>
    </w:p>
    <w:p w14:paraId="541279C2" w14:textId="0915065E" w:rsidR="00867715" w:rsidRPr="00FC7A70" w:rsidRDefault="000074D3" w:rsidP="00903A2F">
      <w:pPr>
        <w:widowControl w:val="0"/>
        <w:numPr>
          <w:ilvl w:val="0"/>
          <w:numId w:val="219"/>
        </w:numPr>
        <w:spacing w:after="120"/>
        <w:ind w:left="851" w:hanging="284"/>
        <w:rPr>
          <w:rFonts w:ascii="Garamond" w:hAnsi="Garamond"/>
          <w:color w:val="000000" w:themeColor="text1"/>
          <w:szCs w:val="24"/>
        </w:rPr>
      </w:pPr>
      <w:r w:rsidRPr="00FC7A70">
        <w:rPr>
          <w:rFonts w:ascii="Garamond" w:hAnsi="Garamond"/>
          <w:color w:val="000000" w:themeColor="text1"/>
          <w:szCs w:val="24"/>
        </w:rPr>
        <w:t>A cessação da ocupação do espaço público para os fins previstos n</w:t>
      </w:r>
      <w:r w:rsidR="007A6E76" w:rsidRPr="00FC7A70">
        <w:rPr>
          <w:rFonts w:ascii="Garamond" w:hAnsi="Garamond"/>
          <w:color w:val="000000" w:themeColor="text1"/>
          <w:szCs w:val="24"/>
        </w:rPr>
        <w:t xml:space="preserve">o </w:t>
      </w:r>
      <w:r w:rsidR="007A6E76" w:rsidRPr="00FC7A70">
        <w:rPr>
          <w:rFonts w:ascii="Garamond" w:hAnsi="Garamond"/>
          <w:color w:val="000000" w:themeColor="text1"/>
          <w:szCs w:val="24"/>
        </w:rPr>
        <w:fldChar w:fldCharType="begin"/>
      </w:r>
      <w:r w:rsidR="007A6E76" w:rsidRPr="00FC7A70">
        <w:rPr>
          <w:rFonts w:ascii="Garamond" w:hAnsi="Garamond"/>
          <w:color w:val="000000" w:themeColor="text1"/>
          <w:szCs w:val="24"/>
        </w:rPr>
        <w:instrText xml:space="preserve"> REF _Ref227754409 \r \h </w:instrText>
      </w:r>
      <w:r w:rsidR="00FC7A70" w:rsidRPr="00FC7A70">
        <w:rPr>
          <w:rFonts w:ascii="Garamond" w:hAnsi="Garamond"/>
          <w:color w:val="000000" w:themeColor="text1"/>
          <w:szCs w:val="24"/>
        </w:rPr>
        <w:instrText xml:space="preserve"> \* MERGEFORMAT </w:instrText>
      </w:r>
      <w:r w:rsidR="007A6E76" w:rsidRPr="00FC7A70">
        <w:rPr>
          <w:rFonts w:ascii="Garamond" w:hAnsi="Garamond"/>
          <w:color w:val="000000" w:themeColor="text1"/>
          <w:szCs w:val="24"/>
        </w:rPr>
      </w:r>
      <w:r w:rsidR="007A6E76" w:rsidRPr="00FC7A70">
        <w:rPr>
          <w:rFonts w:ascii="Garamond" w:hAnsi="Garamond"/>
          <w:color w:val="000000" w:themeColor="text1"/>
          <w:szCs w:val="24"/>
        </w:rPr>
        <w:fldChar w:fldCharType="separate"/>
      </w:r>
      <w:r w:rsidR="009D4F47">
        <w:rPr>
          <w:rFonts w:ascii="Garamond" w:hAnsi="Garamond"/>
          <w:color w:val="000000" w:themeColor="text1"/>
          <w:szCs w:val="24"/>
        </w:rPr>
        <w:t>Artigo 19.º</w:t>
      </w:r>
      <w:r w:rsidR="007A6E76" w:rsidRPr="00FC7A70">
        <w:rPr>
          <w:rFonts w:ascii="Garamond" w:hAnsi="Garamond"/>
          <w:color w:val="000000" w:themeColor="text1"/>
          <w:szCs w:val="24"/>
        </w:rPr>
        <w:fldChar w:fldCharType="end"/>
      </w:r>
      <w:r w:rsidR="007A6E76" w:rsidRPr="00FC7A70">
        <w:rPr>
          <w:rFonts w:ascii="Garamond" w:hAnsi="Garamond"/>
          <w:color w:val="000000" w:themeColor="text1"/>
          <w:szCs w:val="24"/>
        </w:rPr>
        <w:t>.</w:t>
      </w:r>
    </w:p>
    <w:p w14:paraId="3DF6A5AA" w14:textId="5C9C20D9" w:rsidR="009B781E" w:rsidDel="00B53CFE" w:rsidRDefault="007A6E76" w:rsidP="00DF7BBF">
      <w:pPr>
        <w:pStyle w:val="PargrafodaLista"/>
        <w:widowControl w:val="0"/>
        <w:numPr>
          <w:ilvl w:val="0"/>
          <w:numId w:val="320"/>
        </w:numPr>
        <w:spacing w:after="120"/>
        <w:ind w:left="426" w:hanging="426"/>
        <w:contextualSpacing w:val="0"/>
        <w:rPr>
          <w:del w:id="399" w:author="G-MECT" w:date="2026-09-11T22:41:00Z" w16du:dateUtc="2026-09-11T21:41:00Z"/>
          <w:rFonts w:ascii="Garamond" w:hAnsi="Garamond"/>
          <w:color w:val="000000" w:themeColor="text1"/>
          <w:szCs w:val="24"/>
        </w:rPr>
      </w:pPr>
      <w:r w:rsidRPr="00FC7A70">
        <w:rPr>
          <w:rFonts w:ascii="Garamond" w:hAnsi="Garamond"/>
          <w:color w:val="000000" w:themeColor="text1"/>
          <w:szCs w:val="24"/>
        </w:rPr>
        <w:t>As</w:t>
      </w:r>
      <w:r w:rsidR="009B781E" w:rsidRPr="00FC7A70">
        <w:rPr>
          <w:rFonts w:ascii="Garamond" w:hAnsi="Garamond"/>
          <w:color w:val="000000" w:themeColor="text1"/>
          <w:szCs w:val="24"/>
        </w:rPr>
        <w:t xml:space="preserve"> comunicações a que se refere</w:t>
      </w:r>
      <w:r w:rsidR="00A71808" w:rsidRPr="00FC7A70">
        <w:rPr>
          <w:rFonts w:ascii="Garamond" w:hAnsi="Garamond"/>
          <w:color w:val="000000" w:themeColor="text1"/>
          <w:szCs w:val="24"/>
        </w:rPr>
        <w:t xml:space="preserve">m os </w:t>
      </w:r>
      <w:r w:rsidR="00954623" w:rsidRPr="00FC7A70">
        <w:rPr>
          <w:rFonts w:ascii="Garamond" w:hAnsi="Garamond"/>
          <w:color w:val="000000" w:themeColor="text1"/>
          <w:szCs w:val="24"/>
        </w:rPr>
        <w:t>n.</w:t>
      </w:r>
      <w:r w:rsidR="00954623" w:rsidRPr="00FC7A70">
        <w:rPr>
          <w:rFonts w:ascii="Garamond" w:hAnsi="Garamond"/>
          <w:color w:val="000000" w:themeColor="text1"/>
          <w:szCs w:val="24"/>
          <w:vertAlign w:val="superscript"/>
        </w:rPr>
        <w:t>os</w:t>
      </w:r>
      <w:r w:rsidR="00954623" w:rsidRPr="00FC7A70">
        <w:rPr>
          <w:rFonts w:ascii="Garamond" w:hAnsi="Garamond"/>
          <w:color w:val="000000" w:themeColor="text1"/>
          <w:szCs w:val="24"/>
        </w:rPr>
        <w:t xml:space="preserve"> </w:t>
      </w:r>
      <w:r w:rsidR="002622FD" w:rsidRPr="00FC7A70">
        <w:rPr>
          <w:rFonts w:ascii="Garamond" w:hAnsi="Garamond"/>
          <w:color w:val="000000" w:themeColor="text1"/>
          <w:szCs w:val="24"/>
        </w:rPr>
        <w:t>1 a 3</w:t>
      </w:r>
      <w:r w:rsidR="00A71808" w:rsidRPr="00FC7A70">
        <w:rPr>
          <w:rFonts w:ascii="Garamond" w:hAnsi="Garamond"/>
          <w:color w:val="000000" w:themeColor="text1"/>
          <w:szCs w:val="24"/>
        </w:rPr>
        <w:t xml:space="preserve"> </w:t>
      </w:r>
      <w:r w:rsidR="00954623" w:rsidRPr="00FC7A70">
        <w:rPr>
          <w:rFonts w:ascii="Garamond" w:hAnsi="Garamond"/>
          <w:color w:val="000000" w:themeColor="text1"/>
          <w:szCs w:val="24"/>
        </w:rPr>
        <w:t>são realizadas no prazo de 30 dias contados da data do facto que lhes deu origem e são</w:t>
      </w:r>
      <w:r w:rsidR="009B781E" w:rsidRPr="00FC7A70">
        <w:rPr>
          <w:rFonts w:ascii="Garamond" w:hAnsi="Garamond"/>
          <w:color w:val="000000" w:themeColor="text1"/>
          <w:szCs w:val="24"/>
        </w:rPr>
        <w:t xml:space="preserve"> automaticamente notificadas à entidade coordenadora e demais entidades intervenientes e inscritas no título digital de atividade económica.</w:t>
      </w:r>
    </w:p>
    <w:p w14:paraId="3F594677" w14:textId="77777777" w:rsidR="009D590A" w:rsidRPr="00B53CFE" w:rsidDel="00B53CFE" w:rsidRDefault="009D590A">
      <w:pPr>
        <w:pStyle w:val="PargrafodaLista"/>
        <w:widowControl w:val="0"/>
        <w:numPr>
          <w:ilvl w:val="0"/>
          <w:numId w:val="320"/>
        </w:numPr>
        <w:spacing w:after="120"/>
        <w:ind w:left="426" w:hanging="426"/>
        <w:contextualSpacing w:val="0"/>
        <w:rPr>
          <w:del w:id="400" w:author="G-MECT" w:date="2026-09-11T22:41:00Z" w16du:dateUtc="2026-09-11T21:41:00Z"/>
          <w:rFonts w:ascii="Garamond" w:hAnsi="Garamond"/>
          <w:color w:val="000000" w:themeColor="text1"/>
          <w:szCs w:val="24"/>
          <w:rPrChange w:id="401" w:author="G-MECT" w:date="2026-09-11T22:41:00Z" w16du:dateUtc="2026-09-11T21:41:00Z">
            <w:rPr>
              <w:del w:id="402" w:author="G-MECT" w:date="2026-09-11T22:41:00Z" w16du:dateUtc="2026-09-11T21:41:00Z"/>
            </w:rPr>
          </w:rPrChange>
        </w:rPr>
        <w:pPrChange w:id="403" w:author="G-MECT" w:date="2026-09-11T22:41:00Z" w16du:dateUtc="2026-09-11T21:41:00Z">
          <w:pPr>
            <w:widowControl w:val="0"/>
            <w:spacing w:after="120"/>
          </w:pPr>
        </w:pPrChange>
      </w:pPr>
    </w:p>
    <w:p w14:paraId="7B3C1D06" w14:textId="77777777" w:rsidR="009D590A" w:rsidRPr="009D590A" w:rsidRDefault="009D590A">
      <w:pPr>
        <w:pStyle w:val="PargrafodaLista"/>
        <w:widowControl w:val="0"/>
        <w:numPr>
          <w:ilvl w:val="0"/>
          <w:numId w:val="320"/>
        </w:numPr>
        <w:spacing w:after="120"/>
        <w:ind w:left="426" w:hanging="426"/>
        <w:contextualSpacing w:val="0"/>
        <w:pPrChange w:id="404" w:author="G-MECT" w:date="2026-09-11T22:41:00Z" w16du:dateUtc="2026-09-11T21:41:00Z">
          <w:pPr>
            <w:widowControl w:val="0"/>
            <w:spacing w:after="120"/>
          </w:pPr>
        </w:pPrChange>
      </w:pPr>
    </w:p>
    <w:p w14:paraId="038C96BC" w14:textId="0C70953C" w:rsidR="009B781E" w:rsidRPr="00FC7A70" w:rsidRDefault="009B781E" w:rsidP="00DF7BBF">
      <w:pPr>
        <w:pStyle w:val="PargrafodaLista"/>
        <w:widowControl w:val="0"/>
        <w:numPr>
          <w:ilvl w:val="0"/>
          <w:numId w:val="32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âmbito dos procedimentos de alteração de </w:t>
      </w:r>
      <w:r w:rsidR="001915B3" w:rsidRPr="00FC7A70">
        <w:rPr>
          <w:rFonts w:ascii="Garamond" w:hAnsi="Garamond"/>
          <w:color w:val="000000" w:themeColor="text1"/>
          <w:szCs w:val="24"/>
        </w:rPr>
        <w:t xml:space="preserve">estabelecimento ou </w:t>
      </w:r>
      <w:r w:rsidR="00043CAC" w:rsidRPr="00FC7A70">
        <w:rPr>
          <w:rFonts w:ascii="Garamond" w:hAnsi="Garamond"/>
          <w:color w:val="000000" w:themeColor="text1"/>
          <w:szCs w:val="24"/>
        </w:rPr>
        <w:t>instalações referidas</w:t>
      </w:r>
      <w:r w:rsidRPr="00FC7A70">
        <w:rPr>
          <w:rFonts w:ascii="Garamond" w:hAnsi="Garamond"/>
          <w:color w:val="000000" w:themeColor="text1"/>
          <w:szCs w:val="24"/>
        </w:rPr>
        <w:t xml:space="preserve">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w:t>
      </w:r>
      <w:r w:rsidR="00D57E98" w:rsidRPr="00FC7A70">
        <w:rPr>
          <w:rFonts w:ascii="Garamond" w:hAnsi="Garamond"/>
          <w:color w:val="000000" w:themeColor="text1"/>
          <w:szCs w:val="24"/>
        </w:rPr>
        <w:t>1</w:t>
      </w:r>
      <w:r w:rsidRPr="00FC7A70">
        <w:rPr>
          <w:rFonts w:ascii="Garamond" w:hAnsi="Garamond"/>
          <w:color w:val="000000" w:themeColor="text1"/>
          <w:szCs w:val="24"/>
        </w:rPr>
        <w:t xml:space="preserve"> </w:t>
      </w:r>
      <w:r w:rsidR="007A6E76" w:rsidRPr="00FC7A70">
        <w:rPr>
          <w:rFonts w:ascii="Garamond" w:hAnsi="Garamond"/>
          <w:color w:val="000000" w:themeColor="text1"/>
          <w:szCs w:val="24"/>
        </w:rPr>
        <w:t>e 2</w:t>
      </w:r>
      <w:r w:rsidRPr="00FC7A70">
        <w:rPr>
          <w:rFonts w:ascii="Garamond" w:hAnsi="Garamond"/>
          <w:color w:val="000000" w:themeColor="text1"/>
          <w:szCs w:val="24"/>
        </w:rPr>
        <w:t xml:space="preserve"> e das respetivas avaliações técnicas limita-se aos elementos e partes do estabelecimento afeto à atividade económica que possam ser afetados pela alteração, exceto se o operador económico pedir a antecipação do reexame global das condições de exploração no caso dos estabelecimentos </w:t>
      </w:r>
      <w:r w:rsidR="00567B8E" w:rsidRPr="00FC7A70">
        <w:rPr>
          <w:rFonts w:ascii="Garamond" w:hAnsi="Garamond"/>
          <w:color w:val="000000" w:themeColor="text1"/>
          <w:szCs w:val="24"/>
        </w:rPr>
        <w:t xml:space="preserve">ou instalações </w:t>
      </w:r>
      <w:r w:rsidRPr="00FC7A70">
        <w:rPr>
          <w:rFonts w:ascii="Garamond" w:hAnsi="Garamond"/>
          <w:color w:val="000000" w:themeColor="text1"/>
          <w:szCs w:val="24"/>
        </w:rPr>
        <w:t>afet</w:t>
      </w:r>
      <w:r w:rsidR="00567B8E" w:rsidRPr="00FC7A70">
        <w:rPr>
          <w:rFonts w:ascii="Garamond" w:hAnsi="Garamond"/>
          <w:color w:val="000000" w:themeColor="text1"/>
          <w:szCs w:val="24"/>
        </w:rPr>
        <w:t>a</w:t>
      </w:r>
      <w:r w:rsidRPr="00FC7A70">
        <w:rPr>
          <w:rFonts w:ascii="Garamond" w:hAnsi="Garamond"/>
          <w:color w:val="000000" w:themeColor="text1"/>
          <w:szCs w:val="24"/>
        </w:rPr>
        <w:t>s à atividade industrial</w:t>
      </w:r>
      <w:r w:rsidR="00194514" w:rsidRPr="00FC7A70">
        <w:rPr>
          <w:rFonts w:ascii="Garamond" w:hAnsi="Garamond"/>
          <w:color w:val="000000" w:themeColor="text1"/>
          <w:szCs w:val="24"/>
        </w:rPr>
        <w:t xml:space="preserve"> e à atividade pecuária</w:t>
      </w:r>
      <w:r w:rsidRPr="00FC7A70">
        <w:rPr>
          <w:rFonts w:ascii="Garamond" w:hAnsi="Garamond"/>
          <w:color w:val="000000" w:themeColor="text1"/>
          <w:szCs w:val="24"/>
        </w:rPr>
        <w:t>.</w:t>
      </w:r>
    </w:p>
    <w:p w14:paraId="4FC71593" w14:textId="216D7598" w:rsidR="009B781E" w:rsidRDefault="009B781E" w:rsidP="00DF7BBF">
      <w:pPr>
        <w:pStyle w:val="PargrafodaLista"/>
        <w:widowControl w:val="0"/>
        <w:numPr>
          <w:ilvl w:val="0"/>
          <w:numId w:val="32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falta de comunicação </w:t>
      </w:r>
      <w:r w:rsidR="00EA58EC" w:rsidRPr="00FC7A70">
        <w:rPr>
          <w:rFonts w:ascii="Garamond" w:hAnsi="Garamond"/>
          <w:color w:val="000000" w:themeColor="text1"/>
          <w:szCs w:val="24"/>
        </w:rPr>
        <w:t xml:space="preserve">ou a apresentação fora do prazo </w:t>
      </w:r>
      <w:r w:rsidRPr="00FC7A70">
        <w:rPr>
          <w:rFonts w:ascii="Garamond" w:hAnsi="Garamond"/>
          <w:color w:val="000000" w:themeColor="text1"/>
          <w:szCs w:val="24"/>
        </w:rPr>
        <w:t>das alterações previstas n</w:t>
      </w:r>
      <w:r w:rsidR="00EA58EC" w:rsidRPr="00FC7A70">
        <w:rPr>
          <w:rFonts w:ascii="Garamond" w:hAnsi="Garamond"/>
          <w:color w:val="000000" w:themeColor="text1"/>
          <w:szCs w:val="24"/>
        </w:rPr>
        <w:t>os n</w:t>
      </w:r>
      <w:r w:rsidR="00EA58EC" w:rsidRPr="00FC7A70">
        <w:rPr>
          <w:rFonts w:ascii="Garamond" w:hAnsi="Garamond"/>
          <w:color w:val="000000" w:themeColor="text1"/>
          <w:szCs w:val="24"/>
          <w:vertAlign w:val="superscript"/>
        </w:rPr>
        <w:t>.</w:t>
      </w:r>
      <w:r w:rsidR="00F8563F" w:rsidRPr="00FC7A70">
        <w:rPr>
          <w:rFonts w:ascii="Garamond" w:hAnsi="Garamond"/>
          <w:color w:val="000000" w:themeColor="text1"/>
          <w:szCs w:val="24"/>
          <w:vertAlign w:val="superscript"/>
        </w:rPr>
        <w:t>os</w:t>
      </w:r>
      <w:r w:rsidR="00EA58EC" w:rsidRPr="00FC7A70">
        <w:rPr>
          <w:rFonts w:ascii="Garamond" w:hAnsi="Garamond"/>
          <w:color w:val="000000" w:themeColor="text1"/>
          <w:szCs w:val="24"/>
        </w:rPr>
        <w:t xml:space="preserve"> 1 a 3 </w:t>
      </w:r>
      <w:r w:rsidRPr="00FC7A70">
        <w:rPr>
          <w:rFonts w:ascii="Garamond" w:hAnsi="Garamond"/>
          <w:color w:val="000000" w:themeColor="text1"/>
          <w:szCs w:val="24"/>
        </w:rPr>
        <w:t xml:space="preserve">constitui contraordenação económica </w:t>
      </w:r>
      <w:r w:rsidR="00EA58EC" w:rsidRPr="00FC7A70">
        <w:rPr>
          <w:rFonts w:ascii="Garamond" w:hAnsi="Garamond"/>
          <w:color w:val="000000" w:themeColor="text1"/>
          <w:szCs w:val="24"/>
        </w:rPr>
        <w:t>grave</w:t>
      </w:r>
      <w:r w:rsidRPr="00FC7A70">
        <w:rPr>
          <w:rFonts w:ascii="Garamond" w:hAnsi="Garamond"/>
          <w:color w:val="000000" w:themeColor="text1"/>
          <w:szCs w:val="24"/>
        </w:rPr>
        <w:t>, punível nos termos do RJCE.</w:t>
      </w:r>
    </w:p>
    <w:p w14:paraId="31268AC0" w14:textId="77777777" w:rsidR="009D590A" w:rsidRPr="009D590A" w:rsidRDefault="009D590A" w:rsidP="009D590A">
      <w:pPr>
        <w:widowControl w:val="0"/>
        <w:spacing w:after="120"/>
        <w:rPr>
          <w:rFonts w:ascii="Garamond" w:hAnsi="Garamond"/>
          <w:color w:val="000000" w:themeColor="text1"/>
          <w:szCs w:val="24"/>
        </w:rPr>
      </w:pPr>
    </w:p>
    <w:p w14:paraId="7B51A1DD" w14:textId="77777777" w:rsidR="008A4623" w:rsidRPr="00FC7A70" w:rsidRDefault="008A4623" w:rsidP="398F2AD4">
      <w:pPr>
        <w:pStyle w:val="PargrafodaLista"/>
        <w:widowControl w:val="0"/>
        <w:numPr>
          <w:ilvl w:val="0"/>
          <w:numId w:val="199"/>
        </w:numPr>
        <w:spacing w:after="120"/>
        <w:contextualSpacing w:val="0"/>
        <w:jc w:val="center"/>
        <w:outlineLvl w:val="1"/>
        <w:rPr>
          <w:rFonts w:ascii="Garamond" w:hAnsi="Garamond"/>
          <w:color w:val="000000" w:themeColor="text1"/>
        </w:rPr>
      </w:pPr>
      <w:bookmarkStart w:id="405" w:name="_Ref227771087"/>
      <w:commentRangeStart w:id="406"/>
      <w:commentRangeEnd w:id="406"/>
      <w:r w:rsidRPr="00FC7A70">
        <w:rPr>
          <w:rStyle w:val="Refdecomentrio"/>
          <w:rFonts w:ascii="Garamond" w:hAnsi="Garamond"/>
          <w:color w:val="000000" w:themeColor="text1"/>
          <w:sz w:val="24"/>
          <w:szCs w:val="22"/>
        </w:rPr>
        <w:commentReference w:id="406"/>
      </w:r>
    </w:p>
    <w:bookmarkEnd w:id="405"/>
    <w:p w14:paraId="06D9184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Caducidade do título digital de atividade económica</w:t>
      </w:r>
    </w:p>
    <w:p w14:paraId="5185E87C" w14:textId="39189D4C" w:rsidR="008A4623" w:rsidRPr="00AD4150" w:rsidRDefault="008A4623" w:rsidP="00DF7BBF">
      <w:pPr>
        <w:pStyle w:val="PargrafodaLista"/>
        <w:widowControl w:val="0"/>
        <w:numPr>
          <w:ilvl w:val="0"/>
          <w:numId w:val="321"/>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O título digital de atividade económica caduca:</w:t>
      </w:r>
    </w:p>
    <w:p w14:paraId="1934C4D3" w14:textId="548B61B8" w:rsidR="008A4623" w:rsidRPr="00FC7A70" w:rsidRDefault="008A4623"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Quando o estabelecimento afeto à atividade económica estiver inativo por um período igual ou superior a três anos, exceto se a suspensão da atividade for determinada por obras de requalificação</w:t>
      </w:r>
      <w:r w:rsidR="006D57BD" w:rsidRPr="00FC7A70">
        <w:rPr>
          <w:rFonts w:ascii="Garamond" w:hAnsi="Garamond"/>
          <w:color w:val="000000" w:themeColor="text1"/>
          <w:szCs w:val="24"/>
        </w:rPr>
        <w:t xml:space="preserve">, salvo os casos previstas na alínea </w:t>
      </w:r>
      <w:r w:rsidR="006D57BD" w:rsidRPr="00AD4150">
        <w:rPr>
          <w:rFonts w:ascii="Garamond" w:hAnsi="Garamond"/>
          <w:i/>
          <w:iCs/>
          <w:color w:val="000000" w:themeColor="text1"/>
          <w:szCs w:val="24"/>
        </w:rPr>
        <w:t>e)</w:t>
      </w:r>
      <w:r w:rsidRPr="00FC7A70">
        <w:rPr>
          <w:rFonts w:ascii="Garamond" w:hAnsi="Garamond"/>
          <w:color w:val="000000" w:themeColor="text1"/>
          <w:szCs w:val="24"/>
        </w:rPr>
        <w:t>;</w:t>
      </w:r>
    </w:p>
    <w:p w14:paraId="49A16BBF" w14:textId="77777777" w:rsidR="008A4623" w:rsidRPr="00FC7A70" w:rsidRDefault="008A4623"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Em caso de declaração de insolvência, sem o respetivo plano de recuperação aprovado, ou dissolução;</w:t>
      </w:r>
    </w:p>
    <w:p w14:paraId="53B04510" w14:textId="70B20295" w:rsidR="00393299" w:rsidRPr="00FC7A70" w:rsidRDefault="004977CD"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não apresentação ou a inexistência de contrato de seguro obrigatório em vigor para o exercício da atividade ou exploração do estabelecimento </w:t>
      </w:r>
      <w:r w:rsidR="005322A6" w:rsidRPr="00FC7A70">
        <w:rPr>
          <w:rFonts w:ascii="Garamond" w:hAnsi="Garamond"/>
          <w:color w:val="000000" w:themeColor="text1"/>
          <w:szCs w:val="24"/>
        </w:rPr>
        <w:t xml:space="preserve">ou instalação </w:t>
      </w:r>
      <w:r w:rsidRPr="00FC7A70">
        <w:rPr>
          <w:rFonts w:ascii="Garamond" w:hAnsi="Garamond"/>
          <w:color w:val="000000" w:themeColor="text1"/>
          <w:szCs w:val="24"/>
        </w:rPr>
        <w:t>que lhe esteja afet</w:t>
      </w:r>
      <w:r w:rsidR="005322A6" w:rsidRPr="00FC7A70">
        <w:rPr>
          <w:rFonts w:ascii="Garamond" w:hAnsi="Garamond"/>
          <w:color w:val="000000" w:themeColor="text1"/>
          <w:szCs w:val="24"/>
        </w:rPr>
        <w:t>a</w:t>
      </w:r>
      <w:r w:rsidR="002B0045" w:rsidRPr="00FC7A70">
        <w:rPr>
          <w:rFonts w:ascii="Garamond" w:hAnsi="Garamond"/>
          <w:color w:val="000000" w:themeColor="text1"/>
          <w:szCs w:val="24"/>
        </w:rPr>
        <w:t xml:space="preserve"> para o período em causa</w:t>
      </w:r>
      <w:r w:rsidR="00393299" w:rsidRPr="00FC7A70">
        <w:rPr>
          <w:rFonts w:ascii="Garamond" w:hAnsi="Garamond"/>
          <w:color w:val="000000" w:themeColor="text1"/>
          <w:szCs w:val="24"/>
        </w:rPr>
        <w:t>;</w:t>
      </w:r>
    </w:p>
    <w:p w14:paraId="7DDEDF58" w14:textId="50A7EF26" w:rsidR="00A86465" w:rsidRPr="00FC7A70" w:rsidRDefault="00A86465"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Em caso de caducidade de uma ou mais decisões </w:t>
      </w:r>
      <w:r w:rsidR="008566A0" w:rsidRPr="00FC7A70">
        <w:rPr>
          <w:rFonts w:ascii="Garamond" w:hAnsi="Garamond"/>
          <w:color w:val="000000" w:themeColor="text1"/>
          <w:szCs w:val="24"/>
        </w:rPr>
        <w:t>emitidas nos termos dos regimes de ambiente aplicáveis</w:t>
      </w:r>
      <w:r w:rsidRPr="00FC7A70">
        <w:rPr>
          <w:rFonts w:ascii="Garamond" w:hAnsi="Garamond"/>
          <w:color w:val="000000" w:themeColor="text1"/>
          <w:szCs w:val="24"/>
        </w:rPr>
        <w:t>;</w:t>
      </w:r>
    </w:p>
    <w:p w14:paraId="40603804" w14:textId="7DB8C880" w:rsidR="00393299" w:rsidRDefault="008A4623"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atividades leiloeira e prestamista,</w:t>
      </w:r>
      <w:r w:rsidR="005322A6" w:rsidRPr="00FC7A70">
        <w:rPr>
          <w:rFonts w:ascii="Garamond" w:hAnsi="Garamond"/>
          <w:color w:val="000000" w:themeColor="text1"/>
          <w:szCs w:val="24"/>
        </w:rPr>
        <w:t xml:space="preserve"> em caso de</w:t>
      </w:r>
      <w:r w:rsidR="006E144D" w:rsidRPr="00FC7A70">
        <w:rPr>
          <w:rFonts w:ascii="Garamond" w:hAnsi="Garamond"/>
          <w:color w:val="000000" w:themeColor="text1"/>
          <w:szCs w:val="24"/>
        </w:rPr>
        <w:t xml:space="preserve"> </w:t>
      </w:r>
      <w:r w:rsidR="00A035CB" w:rsidRPr="00FC7A70">
        <w:rPr>
          <w:rFonts w:ascii="Garamond" w:hAnsi="Garamond"/>
          <w:color w:val="000000" w:themeColor="text1"/>
          <w:szCs w:val="24"/>
        </w:rPr>
        <w:t>situação de inidoneidade</w:t>
      </w:r>
      <w:r w:rsidRPr="00FC7A70">
        <w:rPr>
          <w:rFonts w:ascii="Garamond" w:hAnsi="Garamond"/>
          <w:color w:val="000000" w:themeColor="text1"/>
          <w:szCs w:val="24"/>
        </w:rPr>
        <w:t>;</w:t>
      </w:r>
    </w:p>
    <w:p w14:paraId="24EB4834" w14:textId="77777777" w:rsidR="009D590A" w:rsidRPr="00FC7A70" w:rsidRDefault="009D590A" w:rsidP="009D590A">
      <w:pPr>
        <w:widowControl w:val="0"/>
        <w:spacing w:after="120"/>
        <w:rPr>
          <w:rFonts w:ascii="Garamond" w:hAnsi="Garamond"/>
          <w:color w:val="000000" w:themeColor="text1"/>
          <w:szCs w:val="24"/>
        </w:rPr>
      </w:pPr>
    </w:p>
    <w:p w14:paraId="3398DBE6" w14:textId="3F298752" w:rsidR="006D57BD" w:rsidRPr="00FC7A70" w:rsidRDefault="008A4623"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grandes superfícies comerciais ou conjuntos comerciais, quando não se verificar a sua entrada em funcionamento no prazo de seis ou oito anos, respetivamente, a grande superfície comercial ou do conjunto comercial;</w:t>
      </w:r>
    </w:p>
    <w:p w14:paraId="7BF16806" w14:textId="34F0DB59" w:rsidR="006D72D1" w:rsidRPr="00FC7A70" w:rsidRDefault="008A4623"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w:t>
      </w:r>
      <w:r w:rsidR="005322A6" w:rsidRPr="00FC7A70">
        <w:rPr>
          <w:rFonts w:ascii="Garamond" w:hAnsi="Garamond"/>
          <w:color w:val="000000" w:themeColor="text1"/>
          <w:szCs w:val="24"/>
        </w:rPr>
        <w:t>e exploração de</w:t>
      </w:r>
      <w:r w:rsidRPr="00FC7A70">
        <w:rPr>
          <w:rFonts w:ascii="Garamond" w:hAnsi="Garamond"/>
          <w:color w:val="000000" w:themeColor="text1"/>
          <w:szCs w:val="24"/>
        </w:rPr>
        <w:t xml:space="preserve"> empreendimentos turísticos, quando, por qualquer motivo, o empreendimento não puder ser classificado ou manter a classificação de empreendimento turístico</w:t>
      </w:r>
      <w:r w:rsidR="006C6818" w:rsidRPr="00FC7A70">
        <w:rPr>
          <w:rFonts w:ascii="Garamond" w:hAnsi="Garamond"/>
          <w:color w:val="000000" w:themeColor="text1"/>
          <w:szCs w:val="24"/>
        </w:rPr>
        <w:t>;</w:t>
      </w:r>
    </w:p>
    <w:p w14:paraId="276CDDDE" w14:textId="0C1BE407" w:rsidR="00791929" w:rsidRPr="00FC7A70" w:rsidRDefault="006D72D1"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w:t>
      </w:r>
      <w:r w:rsidR="00736EA6" w:rsidRPr="00FC7A70">
        <w:rPr>
          <w:rFonts w:ascii="Garamond" w:hAnsi="Garamond"/>
          <w:color w:val="000000" w:themeColor="text1"/>
          <w:szCs w:val="24"/>
        </w:rPr>
        <w:t xml:space="preserve"> dos </w:t>
      </w:r>
      <w:r w:rsidR="00D70CDC" w:rsidRPr="00FC7A70">
        <w:rPr>
          <w:rFonts w:ascii="Garamond" w:hAnsi="Garamond"/>
          <w:color w:val="000000" w:themeColor="text1"/>
          <w:szCs w:val="24"/>
        </w:rPr>
        <w:t>estabelecimentos de alojamento local</w:t>
      </w:r>
      <w:r w:rsidR="00736EA6" w:rsidRPr="00FC7A70">
        <w:rPr>
          <w:rFonts w:ascii="Garamond" w:hAnsi="Garamond"/>
          <w:color w:val="000000" w:themeColor="text1"/>
          <w:szCs w:val="24"/>
        </w:rPr>
        <w:t xml:space="preserve">, </w:t>
      </w:r>
      <w:r w:rsidR="00553D04" w:rsidRPr="00FC7A70">
        <w:rPr>
          <w:rFonts w:ascii="Garamond" w:hAnsi="Garamond"/>
          <w:color w:val="000000" w:themeColor="text1"/>
          <w:szCs w:val="24"/>
        </w:rPr>
        <w:t>a verificação dos casos</w:t>
      </w:r>
      <w:r w:rsidR="00736EA6" w:rsidRPr="00FC7A70">
        <w:rPr>
          <w:rFonts w:ascii="Garamond" w:hAnsi="Garamond"/>
          <w:color w:val="000000" w:themeColor="text1"/>
          <w:szCs w:val="24"/>
        </w:rPr>
        <w:t xml:space="preserve"> </w:t>
      </w:r>
      <w:r w:rsidR="00553D04" w:rsidRPr="00FC7A70">
        <w:rPr>
          <w:rFonts w:ascii="Garamond" w:hAnsi="Garamond"/>
          <w:color w:val="000000" w:themeColor="text1"/>
          <w:szCs w:val="24"/>
        </w:rPr>
        <w:t xml:space="preserve">previsto na </w:t>
      </w:r>
      <w:r w:rsidR="00B07F87" w:rsidRPr="00FC7A70">
        <w:rPr>
          <w:rFonts w:ascii="Garamond" w:hAnsi="Garamond"/>
          <w:color w:val="000000" w:themeColor="text1"/>
          <w:szCs w:val="24"/>
        </w:rPr>
        <w:t xml:space="preserve">alínea </w:t>
      </w:r>
      <w:r w:rsidR="008C2A4C" w:rsidRPr="00AD4150">
        <w:rPr>
          <w:rFonts w:ascii="Garamond" w:hAnsi="Garamond"/>
          <w:i/>
          <w:iCs/>
          <w:color w:val="000000" w:themeColor="text1"/>
          <w:szCs w:val="24"/>
        </w:rPr>
        <w:t>m</w:t>
      </w:r>
      <w:r w:rsidR="00B07F87" w:rsidRPr="00AD4150">
        <w:rPr>
          <w:rFonts w:ascii="Garamond" w:hAnsi="Garamond"/>
          <w:i/>
          <w:iCs/>
          <w:color w:val="000000" w:themeColor="text1"/>
          <w:szCs w:val="24"/>
        </w:rPr>
        <w:t>)</w:t>
      </w:r>
      <w:r w:rsidR="00B07F87" w:rsidRPr="00FC7A70">
        <w:rPr>
          <w:rFonts w:ascii="Garamond" w:hAnsi="Garamond"/>
          <w:color w:val="000000" w:themeColor="text1"/>
          <w:szCs w:val="24"/>
        </w:rPr>
        <w:t xml:space="preserve"> do</w:t>
      </w:r>
      <w:r w:rsidR="00DD3808" w:rsidRPr="00FC7A70">
        <w:rPr>
          <w:rFonts w:ascii="Garamond" w:hAnsi="Garamond"/>
          <w:color w:val="000000" w:themeColor="text1"/>
          <w:szCs w:val="24"/>
        </w:rPr>
        <w:t xml:space="preserve"> </w:t>
      </w:r>
      <w:r w:rsidR="00B07F87" w:rsidRPr="00FC7A70">
        <w:rPr>
          <w:rFonts w:ascii="Garamond" w:hAnsi="Garamond"/>
          <w:color w:val="000000" w:themeColor="text1"/>
          <w:szCs w:val="24"/>
        </w:rPr>
        <w:fldChar w:fldCharType="begin"/>
      </w:r>
      <w:r w:rsidR="00B07F87" w:rsidRPr="00FC7A70">
        <w:rPr>
          <w:rFonts w:ascii="Garamond" w:hAnsi="Garamond"/>
          <w:color w:val="000000" w:themeColor="text1"/>
          <w:szCs w:val="24"/>
        </w:rPr>
        <w:instrText xml:space="preserve"> REF _Ref228443305 \r \h </w:instrText>
      </w:r>
      <w:r w:rsidR="00FC7A70" w:rsidRPr="00FC7A70">
        <w:rPr>
          <w:rFonts w:ascii="Garamond" w:hAnsi="Garamond"/>
          <w:color w:val="000000" w:themeColor="text1"/>
          <w:szCs w:val="24"/>
        </w:rPr>
        <w:instrText xml:space="preserve"> \* MERGEFORMAT </w:instrText>
      </w:r>
      <w:r w:rsidR="00B07F87" w:rsidRPr="00FC7A70">
        <w:rPr>
          <w:rFonts w:ascii="Garamond" w:hAnsi="Garamond"/>
          <w:color w:val="000000" w:themeColor="text1"/>
          <w:szCs w:val="24"/>
        </w:rPr>
      </w:r>
      <w:r w:rsidR="00B07F87" w:rsidRPr="00FC7A70">
        <w:rPr>
          <w:rFonts w:ascii="Garamond" w:hAnsi="Garamond"/>
          <w:color w:val="000000" w:themeColor="text1"/>
          <w:szCs w:val="24"/>
        </w:rPr>
        <w:fldChar w:fldCharType="separate"/>
      </w:r>
      <w:r w:rsidR="009D4F47">
        <w:rPr>
          <w:rFonts w:ascii="Garamond" w:hAnsi="Garamond"/>
          <w:color w:val="000000" w:themeColor="text1"/>
          <w:szCs w:val="24"/>
        </w:rPr>
        <w:t>Artigo 31.º</w:t>
      </w:r>
      <w:r w:rsidR="00B07F87" w:rsidRPr="00FC7A70">
        <w:rPr>
          <w:rFonts w:ascii="Garamond" w:hAnsi="Garamond"/>
          <w:color w:val="000000" w:themeColor="text1"/>
          <w:szCs w:val="24"/>
        </w:rPr>
        <w:fldChar w:fldCharType="end"/>
      </w:r>
      <w:r w:rsidR="00B07F87" w:rsidRPr="00FC7A70">
        <w:rPr>
          <w:rFonts w:ascii="Garamond" w:hAnsi="Garamond"/>
          <w:color w:val="000000" w:themeColor="text1"/>
          <w:szCs w:val="24"/>
        </w:rPr>
        <w:t>;</w:t>
      </w:r>
    </w:p>
    <w:p w14:paraId="1ADD7833" w14:textId="304D43E7" w:rsidR="006C6818" w:rsidRPr="00FC7A70" w:rsidRDefault="006C6818" w:rsidP="009D590A">
      <w:pPr>
        <w:widowControl w:val="0"/>
        <w:numPr>
          <w:ilvl w:val="0"/>
          <w:numId w:val="54"/>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agências de viagem e turismo, a não contribuição para o</w:t>
      </w:r>
      <w:r w:rsidR="00C752C4" w:rsidRPr="00FC7A70">
        <w:rPr>
          <w:rFonts w:ascii="Garamond" w:hAnsi="Garamond"/>
          <w:color w:val="000000" w:themeColor="text1"/>
          <w:szCs w:val="24"/>
        </w:rPr>
        <w:t xml:space="preserve"> Fundo de Garantia de Viagens e Turismo</w:t>
      </w:r>
      <w:r w:rsidR="007B39FE" w:rsidRPr="00FC7A70">
        <w:rPr>
          <w:rFonts w:ascii="Garamond" w:hAnsi="Garamond"/>
          <w:color w:val="000000" w:themeColor="text1"/>
          <w:szCs w:val="24"/>
        </w:rPr>
        <w:t xml:space="preserve">, nos termos do </w:t>
      </w:r>
      <w:r w:rsidR="005C6E6C" w:rsidRPr="00FC7A70">
        <w:rPr>
          <w:rFonts w:ascii="Garamond" w:hAnsi="Garamond"/>
          <w:color w:val="000000" w:themeColor="text1"/>
          <w:szCs w:val="24"/>
        </w:rPr>
        <w:fldChar w:fldCharType="begin"/>
      </w:r>
      <w:r w:rsidR="005C6E6C" w:rsidRPr="00FC7A70">
        <w:rPr>
          <w:rFonts w:ascii="Garamond" w:hAnsi="Garamond"/>
          <w:color w:val="000000" w:themeColor="text1"/>
          <w:szCs w:val="24"/>
        </w:rPr>
        <w:instrText xml:space="preserve"> REF _Ref225951989 \r \h </w:instrText>
      </w:r>
      <w:r w:rsidR="00567B8E" w:rsidRPr="00FC7A70">
        <w:rPr>
          <w:rFonts w:ascii="Garamond" w:hAnsi="Garamond"/>
          <w:color w:val="000000" w:themeColor="text1"/>
          <w:szCs w:val="24"/>
        </w:rPr>
        <w:instrText xml:space="preserve"> \* MERGEFORMAT </w:instrText>
      </w:r>
      <w:r w:rsidR="005C6E6C" w:rsidRPr="00FC7A70">
        <w:rPr>
          <w:rFonts w:ascii="Garamond" w:hAnsi="Garamond"/>
          <w:color w:val="000000" w:themeColor="text1"/>
          <w:szCs w:val="24"/>
        </w:rPr>
      </w:r>
      <w:r w:rsidR="005C6E6C" w:rsidRPr="00FC7A70">
        <w:rPr>
          <w:rFonts w:ascii="Garamond" w:hAnsi="Garamond"/>
          <w:color w:val="000000" w:themeColor="text1"/>
          <w:szCs w:val="24"/>
        </w:rPr>
        <w:fldChar w:fldCharType="separate"/>
      </w:r>
      <w:r w:rsidR="009D4F47">
        <w:rPr>
          <w:rFonts w:ascii="Garamond" w:hAnsi="Garamond"/>
          <w:color w:val="000000" w:themeColor="text1"/>
          <w:szCs w:val="24"/>
        </w:rPr>
        <w:t>Artigo 109.º</w:t>
      </w:r>
      <w:r w:rsidR="005C6E6C" w:rsidRPr="00FC7A70">
        <w:rPr>
          <w:rFonts w:ascii="Garamond" w:hAnsi="Garamond"/>
          <w:color w:val="000000" w:themeColor="text1"/>
          <w:szCs w:val="24"/>
        </w:rPr>
        <w:fldChar w:fldCharType="end"/>
      </w:r>
    </w:p>
    <w:p w14:paraId="32A26689" w14:textId="629DC754" w:rsidR="001922B5" w:rsidRPr="00FC7A70" w:rsidRDefault="001922B5" w:rsidP="00DF7BBF">
      <w:pPr>
        <w:pStyle w:val="PargrafodaLista"/>
        <w:widowControl w:val="0"/>
        <w:numPr>
          <w:ilvl w:val="0"/>
          <w:numId w:val="3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caducidade do título digital de atividade económica é </w:t>
      </w:r>
      <w:r w:rsidR="00F665D3" w:rsidRPr="00FC7A70">
        <w:rPr>
          <w:rFonts w:ascii="Garamond" w:hAnsi="Garamond"/>
          <w:color w:val="000000" w:themeColor="text1"/>
          <w:szCs w:val="24"/>
        </w:rPr>
        <w:t>declarad</w:t>
      </w:r>
      <w:r w:rsidR="00A97664" w:rsidRPr="00FC7A70">
        <w:rPr>
          <w:rFonts w:ascii="Garamond" w:hAnsi="Garamond"/>
          <w:color w:val="000000" w:themeColor="text1"/>
          <w:szCs w:val="24"/>
        </w:rPr>
        <w:t>a pela entidade coordenadora e notificada às entidades intervenientes.</w:t>
      </w:r>
    </w:p>
    <w:p w14:paraId="07EE2775" w14:textId="46171437" w:rsidR="008A4623" w:rsidRPr="00FC7A70" w:rsidRDefault="008A4623" w:rsidP="00DF7BBF">
      <w:pPr>
        <w:pStyle w:val="PargrafodaLista"/>
        <w:widowControl w:val="0"/>
        <w:numPr>
          <w:ilvl w:val="0"/>
          <w:numId w:val="3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caducidade do título digital de atividade económica determina </w:t>
      </w:r>
      <w:r w:rsidR="00E16FC6" w:rsidRPr="00FC7A70">
        <w:rPr>
          <w:rFonts w:ascii="Garamond" w:hAnsi="Garamond"/>
          <w:color w:val="000000" w:themeColor="text1"/>
          <w:szCs w:val="24"/>
        </w:rPr>
        <w:t xml:space="preserve">a cessação da atividade e </w:t>
      </w:r>
      <w:r w:rsidRPr="00FC7A70">
        <w:rPr>
          <w:rFonts w:ascii="Garamond" w:hAnsi="Garamond"/>
          <w:color w:val="000000" w:themeColor="text1"/>
          <w:szCs w:val="24"/>
        </w:rPr>
        <w:t>o encerramento da atividade e do estabelecimento que lhe esteja afeto.</w:t>
      </w:r>
    </w:p>
    <w:p w14:paraId="566C63D5" w14:textId="5959CD1B" w:rsidR="008A4623" w:rsidRPr="00FC7A70" w:rsidRDefault="008A4623" w:rsidP="00DF7BBF">
      <w:pPr>
        <w:pStyle w:val="PargrafodaLista"/>
        <w:widowControl w:val="0"/>
        <w:numPr>
          <w:ilvl w:val="0"/>
          <w:numId w:val="3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exercício da atividade económica ou a exploração de um estabelecimento que lhe esteja afeto com o título digital de atividade económica caducado constitui contraordenação económica muito grave, punível nos termos do RJCE.</w:t>
      </w:r>
    </w:p>
    <w:p w14:paraId="173EC24A" w14:textId="29892EE1" w:rsidR="00EC6E1A" w:rsidRPr="00FC7A70" w:rsidRDefault="00EC6E1A" w:rsidP="00DF7BBF">
      <w:pPr>
        <w:widowControl w:val="0"/>
        <w:spacing w:after="120"/>
        <w:jc w:val="left"/>
        <w:rPr>
          <w:rFonts w:ascii="Garamond" w:hAnsi="Garamond"/>
          <w:smallCaps/>
          <w:color w:val="000000" w:themeColor="text1"/>
          <w:szCs w:val="24"/>
        </w:rPr>
      </w:pPr>
    </w:p>
    <w:p w14:paraId="5BE627F7" w14:textId="2C013ECC" w:rsidR="008A4623" w:rsidRPr="00FC7A70" w:rsidRDefault="000A13C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Título</w:t>
      </w:r>
      <w:r w:rsidR="008A4623" w:rsidRPr="00FC7A70">
        <w:rPr>
          <w:rFonts w:ascii="Garamond" w:hAnsi="Garamond"/>
          <w:smallCaps/>
          <w:color w:val="000000" w:themeColor="text1"/>
          <w:szCs w:val="24"/>
        </w:rPr>
        <w:t xml:space="preserve"> </w:t>
      </w:r>
      <w:r w:rsidRPr="00FC7A70">
        <w:rPr>
          <w:rFonts w:ascii="Garamond" w:hAnsi="Garamond"/>
          <w:smallCaps/>
          <w:color w:val="000000" w:themeColor="text1"/>
          <w:szCs w:val="24"/>
        </w:rPr>
        <w:t>I</w:t>
      </w:r>
      <w:r w:rsidR="008A4623" w:rsidRPr="00FC7A70">
        <w:rPr>
          <w:rFonts w:ascii="Garamond" w:hAnsi="Garamond"/>
          <w:smallCaps/>
          <w:color w:val="000000" w:themeColor="text1"/>
          <w:szCs w:val="24"/>
        </w:rPr>
        <w:t>I</w:t>
      </w:r>
    </w:p>
    <w:p w14:paraId="27980A72" w14:textId="21183C05" w:rsidR="008A4623" w:rsidRPr="00FC7A70" w:rsidRDefault="00E76068"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Requisitos </w:t>
      </w:r>
      <w:r w:rsidR="000A13C2" w:rsidRPr="00FC7A70">
        <w:rPr>
          <w:rFonts w:ascii="Garamond" w:hAnsi="Garamond"/>
          <w:smallCaps/>
          <w:color w:val="000000" w:themeColor="text1"/>
          <w:szCs w:val="24"/>
        </w:rPr>
        <w:t>de</w:t>
      </w:r>
      <w:r w:rsidRPr="00FC7A70">
        <w:rPr>
          <w:rFonts w:ascii="Garamond" w:hAnsi="Garamond"/>
          <w:smallCaps/>
          <w:color w:val="000000" w:themeColor="text1"/>
          <w:szCs w:val="24"/>
        </w:rPr>
        <w:t xml:space="preserve"> exercício</w:t>
      </w:r>
    </w:p>
    <w:p w14:paraId="29F9DAEB" w14:textId="77777777" w:rsidR="00945604" w:rsidRPr="00FC7A70" w:rsidRDefault="00945604" w:rsidP="00DF7BBF">
      <w:pPr>
        <w:widowControl w:val="0"/>
        <w:spacing w:after="120"/>
        <w:rPr>
          <w:rFonts w:ascii="Garamond" w:hAnsi="Garamond"/>
          <w:szCs w:val="24"/>
        </w:rPr>
      </w:pPr>
    </w:p>
    <w:p w14:paraId="0BA23B79" w14:textId="77777777" w:rsidR="000A13C2" w:rsidRPr="00FC7A70" w:rsidRDefault="000A13C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I</w:t>
      </w:r>
    </w:p>
    <w:p w14:paraId="69D057C3" w14:textId="77777777" w:rsidR="000A13C2" w:rsidRPr="00FC7A70" w:rsidRDefault="000A13C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Requisitos gerais de exercício</w:t>
      </w:r>
    </w:p>
    <w:p w14:paraId="0ED5777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DA14B86" w14:textId="73B833C0"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Condições de </w:t>
      </w:r>
      <w:r w:rsidR="00C67CEA" w:rsidRPr="00FC7A70">
        <w:rPr>
          <w:rFonts w:ascii="Garamond" w:eastAsiaTheme="majorEastAsia" w:hAnsi="Garamond" w:cstheme="majorBidi"/>
          <w:color w:val="000000" w:themeColor="text1"/>
          <w:szCs w:val="24"/>
        </w:rPr>
        <w:t xml:space="preserve">exercício </w:t>
      </w:r>
    </w:p>
    <w:p w14:paraId="4FDB141E" w14:textId="1BDA97EF" w:rsidR="008A4623" w:rsidRPr="00AD4150" w:rsidRDefault="008A4623"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Para além da verificação dos requisitos técnicos de funcionamento aplicáveis a cada uma das atividades económicas e à instalação, organização e funcionamento de estabelecimento que lhe esteja afeto, previstos no presente capítulo, o exercício da atividade económica deve cumprir requisitos de higiene, segurança</w:t>
      </w:r>
      <w:r w:rsidR="00F36478" w:rsidRPr="00AD4150">
        <w:rPr>
          <w:rFonts w:ascii="Garamond" w:hAnsi="Garamond"/>
          <w:color w:val="000000" w:themeColor="text1"/>
          <w:szCs w:val="24"/>
        </w:rPr>
        <w:t>,</w:t>
      </w:r>
      <w:r w:rsidRPr="00AD4150">
        <w:rPr>
          <w:rFonts w:ascii="Garamond" w:hAnsi="Garamond"/>
          <w:color w:val="000000" w:themeColor="text1"/>
          <w:szCs w:val="24"/>
        </w:rPr>
        <w:t xml:space="preserve"> salvaguarda da saúde pública</w:t>
      </w:r>
      <w:r w:rsidR="007D7687" w:rsidRPr="00AD4150">
        <w:rPr>
          <w:rFonts w:ascii="Garamond" w:hAnsi="Garamond"/>
          <w:color w:val="000000" w:themeColor="text1"/>
          <w:szCs w:val="24"/>
        </w:rPr>
        <w:t xml:space="preserve"> e cadeia alim</w:t>
      </w:r>
      <w:r w:rsidR="00932AAE" w:rsidRPr="00AD4150">
        <w:rPr>
          <w:rFonts w:ascii="Garamond" w:hAnsi="Garamond"/>
          <w:color w:val="000000" w:themeColor="text1"/>
          <w:szCs w:val="24"/>
        </w:rPr>
        <w:t>e</w:t>
      </w:r>
      <w:r w:rsidR="007D7687" w:rsidRPr="00AD4150">
        <w:rPr>
          <w:rFonts w:ascii="Garamond" w:hAnsi="Garamond"/>
          <w:color w:val="000000" w:themeColor="text1"/>
          <w:szCs w:val="24"/>
        </w:rPr>
        <w:t>ntar</w:t>
      </w:r>
      <w:r w:rsidR="00F36478" w:rsidRPr="00AD4150">
        <w:rPr>
          <w:rFonts w:ascii="Garamond" w:hAnsi="Garamond"/>
          <w:color w:val="000000" w:themeColor="text1"/>
          <w:szCs w:val="24"/>
        </w:rPr>
        <w:t xml:space="preserve"> e ambiente</w:t>
      </w:r>
      <w:r w:rsidRPr="00AD4150">
        <w:rPr>
          <w:rFonts w:ascii="Garamond" w:hAnsi="Garamond"/>
          <w:color w:val="000000" w:themeColor="text1"/>
          <w:szCs w:val="24"/>
        </w:rPr>
        <w:t>.</w:t>
      </w:r>
    </w:p>
    <w:p w14:paraId="7EB05DA5" w14:textId="2FB72A4D" w:rsidR="00561DAE" w:rsidRPr="00AD4150" w:rsidRDefault="008A4623"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Os operadores económicos devem observar os direitos dos consumidores </w:t>
      </w:r>
      <w:r w:rsidR="00586CBE" w:rsidRPr="00AD4150">
        <w:rPr>
          <w:rFonts w:ascii="Garamond" w:hAnsi="Garamond"/>
          <w:color w:val="000000" w:themeColor="text1"/>
          <w:szCs w:val="24"/>
        </w:rPr>
        <w:t xml:space="preserve">previstos </w:t>
      </w:r>
      <w:r w:rsidRPr="00AD4150">
        <w:rPr>
          <w:rFonts w:ascii="Garamond" w:hAnsi="Garamond"/>
          <w:color w:val="000000" w:themeColor="text1"/>
          <w:szCs w:val="24"/>
        </w:rPr>
        <w:t>na Constituição e na lei, quando aplicáve</w:t>
      </w:r>
      <w:r w:rsidR="00561DAE" w:rsidRPr="00AD4150">
        <w:rPr>
          <w:rFonts w:ascii="Garamond" w:hAnsi="Garamond"/>
          <w:color w:val="000000" w:themeColor="text1"/>
          <w:szCs w:val="24"/>
        </w:rPr>
        <w:t>l.</w:t>
      </w:r>
    </w:p>
    <w:p w14:paraId="29AA3478" w14:textId="22B29EA8" w:rsidR="00561DAE" w:rsidRPr="00AD4150" w:rsidRDefault="00561DAE"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Os operadores económicos devem obedecer à legislação específica aplicável aos produtos que comercializam</w:t>
      </w:r>
      <w:r w:rsidR="00DC3E8C" w:rsidRPr="00AD4150">
        <w:rPr>
          <w:rFonts w:ascii="Garamond" w:hAnsi="Garamond"/>
          <w:color w:val="000000" w:themeColor="text1"/>
          <w:szCs w:val="24"/>
        </w:rPr>
        <w:t>.</w:t>
      </w:r>
    </w:p>
    <w:p w14:paraId="03D762B0" w14:textId="74056A88" w:rsidR="00C67CEA" w:rsidRPr="00AD4150" w:rsidRDefault="00C67CEA"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Sempre que o operador económico exercer mais do que uma atividade económica, deve cumprir as exigências e requisitos respetivamente aplicáveis.</w:t>
      </w:r>
    </w:p>
    <w:p w14:paraId="3C292378" w14:textId="7ADEDD63" w:rsidR="007E04F4" w:rsidRPr="00AD4150" w:rsidRDefault="00EB462B"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Podem ser estabelecidos outros requisitos técnicos de exercício ou funcionamento dos estabelecimentos</w:t>
      </w:r>
      <w:r w:rsidR="00AB479C" w:rsidRPr="00AD4150">
        <w:rPr>
          <w:rFonts w:ascii="Garamond" w:hAnsi="Garamond"/>
          <w:color w:val="000000" w:themeColor="text1"/>
          <w:szCs w:val="24"/>
        </w:rPr>
        <w:t xml:space="preserve"> ou instalações afetas a atividades económicas</w:t>
      </w:r>
      <w:r w:rsidRPr="00AD4150">
        <w:rPr>
          <w:rFonts w:ascii="Garamond" w:hAnsi="Garamond"/>
          <w:color w:val="000000" w:themeColor="text1"/>
          <w:szCs w:val="24"/>
        </w:rPr>
        <w:t xml:space="preserve"> por portaria do membro do Governo responsável pela</w:t>
      </w:r>
      <w:r w:rsidR="00AB479C" w:rsidRPr="00AD4150">
        <w:rPr>
          <w:rFonts w:ascii="Garamond" w:hAnsi="Garamond"/>
          <w:color w:val="000000" w:themeColor="text1"/>
          <w:szCs w:val="24"/>
        </w:rPr>
        <w:t xml:space="preserve">s </w:t>
      </w:r>
      <w:r w:rsidRPr="00AD4150">
        <w:rPr>
          <w:rFonts w:ascii="Garamond" w:hAnsi="Garamond"/>
          <w:color w:val="000000" w:themeColor="text1"/>
          <w:szCs w:val="24"/>
        </w:rPr>
        <w:t>área</w:t>
      </w:r>
      <w:r w:rsidR="00AB479C" w:rsidRPr="00AD4150">
        <w:rPr>
          <w:rFonts w:ascii="Garamond" w:hAnsi="Garamond"/>
          <w:color w:val="000000" w:themeColor="text1"/>
          <w:szCs w:val="24"/>
        </w:rPr>
        <w:t>s</w:t>
      </w:r>
      <w:r w:rsidRPr="00AD4150">
        <w:rPr>
          <w:rFonts w:ascii="Garamond" w:hAnsi="Garamond"/>
          <w:color w:val="000000" w:themeColor="text1"/>
          <w:szCs w:val="24"/>
        </w:rPr>
        <w:t xml:space="preserve"> da </w:t>
      </w:r>
      <w:r w:rsidR="00AB479C" w:rsidRPr="00AD4150">
        <w:rPr>
          <w:rFonts w:ascii="Garamond" w:hAnsi="Garamond"/>
          <w:color w:val="000000" w:themeColor="text1"/>
          <w:szCs w:val="24"/>
        </w:rPr>
        <w:t xml:space="preserve">economia </w:t>
      </w:r>
      <w:r w:rsidR="00D60B25" w:rsidRPr="00AD4150">
        <w:rPr>
          <w:rFonts w:ascii="Garamond" w:hAnsi="Garamond"/>
          <w:color w:val="000000" w:themeColor="text1"/>
          <w:szCs w:val="24"/>
        </w:rPr>
        <w:t xml:space="preserve">e da </w:t>
      </w:r>
      <w:r w:rsidR="008308BF" w:rsidRPr="00AD4150">
        <w:rPr>
          <w:rFonts w:ascii="Garamond" w:hAnsi="Garamond"/>
          <w:color w:val="000000" w:themeColor="text1"/>
          <w:szCs w:val="24"/>
        </w:rPr>
        <w:t xml:space="preserve">respetiva </w:t>
      </w:r>
      <w:r w:rsidR="00D60B25" w:rsidRPr="00AD4150">
        <w:rPr>
          <w:rFonts w:ascii="Garamond" w:hAnsi="Garamond"/>
          <w:color w:val="000000" w:themeColor="text1"/>
          <w:szCs w:val="24"/>
        </w:rPr>
        <w:t>área setorial</w:t>
      </w:r>
      <w:r w:rsidRPr="00AD4150">
        <w:rPr>
          <w:rFonts w:ascii="Garamond" w:hAnsi="Garamond"/>
          <w:color w:val="000000" w:themeColor="text1"/>
          <w:szCs w:val="24"/>
        </w:rPr>
        <w:t>.</w:t>
      </w:r>
    </w:p>
    <w:p w14:paraId="528CD302" w14:textId="41FD1211" w:rsidR="0071346A" w:rsidRPr="00AD4150" w:rsidRDefault="0071346A"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A</w:t>
      </w:r>
      <w:r w:rsidR="008308BF" w:rsidRPr="00AD4150">
        <w:rPr>
          <w:rFonts w:ascii="Garamond" w:hAnsi="Garamond"/>
          <w:color w:val="000000" w:themeColor="text1"/>
          <w:szCs w:val="24"/>
        </w:rPr>
        <w:t xml:space="preserve"> ARTE, I.P.</w:t>
      </w:r>
      <w:r w:rsidR="004F3E77" w:rsidRPr="00AD4150">
        <w:rPr>
          <w:rFonts w:ascii="Garamond" w:hAnsi="Garamond"/>
          <w:color w:val="000000" w:themeColor="text1"/>
          <w:szCs w:val="24"/>
        </w:rPr>
        <w:t>, em articulação com as entidades coordenadoras,</w:t>
      </w:r>
      <w:r w:rsidR="008308BF" w:rsidRPr="00AD4150">
        <w:rPr>
          <w:rFonts w:ascii="Garamond" w:hAnsi="Garamond"/>
          <w:color w:val="000000" w:themeColor="text1"/>
          <w:szCs w:val="24"/>
        </w:rPr>
        <w:t xml:space="preserve"> </w:t>
      </w:r>
      <w:r w:rsidRPr="00AD4150">
        <w:rPr>
          <w:rFonts w:ascii="Garamond" w:hAnsi="Garamond"/>
          <w:color w:val="000000" w:themeColor="text1"/>
          <w:szCs w:val="24"/>
        </w:rPr>
        <w:t>assegura a publicação</w:t>
      </w:r>
      <w:r w:rsidR="008308BF" w:rsidRPr="00AD4150">
        <w:rPr>
          <w:rFonts w:ascii="Garamond" w:hAnsi="Garamond"/>
          <w:color w:val="000000" w:themeColor="text1"/>
          <w:szCs w:val="24"/>
        </w:rPr>
        <w:t>,</w:t>
      </w:r>
      <w:r w:rsidRPr="00AD4150">
        <w:rPr>
          <w:rFonts w:ascii="Garamond" w:hAnsi="Garamond"/>
          <w:color w:val="000000" w:themeColor="text1"/>
          <w:szCs w:val="24"/>
        </w:rPr>
        <w:t xml:space="preserve"> n</w:t>
      </w:r>
      <w:r w:rsidR="00247BE0" w:rsidRPr="00AD4150">
        <w:rPr>
          <w:rFonts w:ascii="Garamond" w:hAnsi="Garamond"/>
          <w:color w:val="000000" w:themeColor="text1"/>
          <w:szCs w:val="24"/>
        </w:rPr>
        <w:t>a</w:t>
      </w:r>
      <w:r w:rsidRPr="00AD4150">
        <w:rPr>
          <w:rFonts w:ascii="Garamond" w:hAnsi="Garamond"/>
          <w:color w:val="000000" w:themeColor="text1"/>
          <w:szCs w:val="24"/>
        </w:rPr>
        <w:t xml:space="preserve"> </w:t>
      </w:r>
      <w:r w:rsidR="005406FB" w:rsidRPr="00AD4150">
        <w:rPr>
          <w:rFonts w:ascii="Garamond" w:hAnsi="Garamond"/>
          <w:color w:val="000000" w:themeColor="text1"/>
          <w:szCs w:val="24"/>
        </w:rPr>
        <w:t>“Plataforma dos Licenciamentos”</w:t>
      </w:r>
      <w:r w:rsidR="008308BF" w:rsidRPr="00AD4150">
        <w:rPr>
          <w:rFonts w:ascii="Garamond" w:hAnsi="Garamond"/>
          <w:color w:val="000000" w:themeColor="text1"/>
          <w:szCs w:val="24"/>
        </w:rPr>
        <w:t>,</w:t>
      </w:r>
      <w:r w:rsidRPr="00AD4150">
        <w:rPr>
          <w:rFonts w:ascii="Garamond" w:hAnsi="Garamond"/>
          <w:color w:val="000000" w:themeColor="text1"/>
          <w:szCs w:val="24"/>
        </w:rPr>
        <w:t xml:space="preserve"> da</w:t>
      </w:r>
      <w:r w:rsidR="00584DE4" w:rsidRPr="00AD4150">
        <w:rPr>
          <w:rFonts w:ascii="Garamond" w:hAnsi="Garamond"/>
          <w:color w:val="000000" w:themeColor="text1"/>
          <w:szCs w:val="24"/>
        </w:rPr>
        <w:t xml:space="preserve"> principal legislação e regulamentação aplicável ao exercício da atividade económica.</w:t>
      </w:r>
      <w:r w:rsidRPr="00AD4150">
        <w:rPr>
          <w:rFonts w:ascii="Garamond" w:hAnsi="Garamond"/>
          <w:color w:val="000000" w:themeColor="text1"/>
          <w:szCs w:val="24"/>
        </w:rPr>
        <w:t xml:space="preserve"> </w:t>
      </w:r>
    </w:p>
    <w:p w14:paraId="28734F38" w14:textId="08FE29B6" w:rsidR="008A4623" w:rsidRPr="00AD4150" w:rsidRDefault="008A4623" w:rsidP="00DF7BBF">
      <w:pPr>
        <w:pStyle w:val="PargrafodaLista"/>
        <w:widowControl w:val="0"/>
        <w:numPr>
          <w:ilvl w:val="0"/>
          <w:numId w:val="322"/>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Sem prejuízo do disposto nos números anteriores, os operadores económicos podem estabelecer, através da autorregulação, princípios e condutas considerados necessários e mais adequados para promover uma atuação responsável, sustentável, eficaz e competitiva das empresas, que respondam, de modo mais concreto e imediato, às exigências e dinâmicas do mercado.</w:t>
      </w:r>
    </w:p>
    <w:p w14:paraId="7E708F96" w14:textId="77777777" w:rsidR="00561DAE" w:rsidRPr="00FC7A70" w:rsidRDefault="00561DAE" w:rsidP="00DF7BBF">
      <w:pPr>
        <w:widowControl w:val="0"/>
        <w:spacing w:after="120"/>
        <w:rPr>
          <w:rFonts w:ascii="Garamond" w:hAnsi="Garamond"/>
          <w:color w:val="000000" w:themeColor="text1"/>
          <w:szCs w:val="24"/>
        </w:rPr>
      </w:pPr>
    </w:p>
    <w:p w14:paraId="316EA271" w14:textId="77777777" w:rsidR="00297A01" w:rsidRPr="00FC7A70" w:rsidRDefault="00297A01"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0BB6C4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Horário de funcionamento</w:t>
      </w:r>
    </w:p>
    <w:p w14:paraId="5136E51F" w14:textId="1B1A4606" w:rsidR="008A4623" w:rsidRPr="00AD4150" w:rsidRDefault="008A4623"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 xml:space="preserve">Sem prejuízo do disposto </w:t>
      </w:r>
      <w:r w:rsidR="001C2C26" w:rsidRPr="00AD4150">
        <w:rPr>
          <w:rFonts w:ascii="Garamond" w:hAnsi="Garamond"/>
          <w:color w:val="000000" w:themeColor="text1"/>
          <w:szCs w:val="24"/>
        </w:rPr>
        <w:t xml:space="preserve">em </w:t>
      </w:r>
      <w:r w:rsidR="007E45EB" w:rsidRPr="00AD4150">
        <w:rPr>
          <w:rFonts w:ascii="Garamond" w:hAnsi="Garamond"/>
          <w:color w:val="000000" w:themeColor="text1"/>
          <w:szCs w:val="24"/>
        </w:rPr>
        <w:t xml:space="preserve">legislação </w:t>
      </w:r>
      <w:r w:rsidRPr="00AD4150">
        <w:rPr>
          <w:rFonts w:ascii="Garamond" w:hAnsi="Garamond"/>
          <w:color w:val="000000" w:themeColor="text1"/>
          <w:szCs w:val="24"/>
        </w:rPr>
        <w:t xml:space="preserve">especial </w:t>
      </w:r>
      <w:r w:rsidR="007E45EB" w:rsidRPr="00AD4150">
        <w:rPr>
          <w:rFonts w:ascii="Garamond" w:hAnsi="Garamond"/>
          <w:color w:val="000000" w:themeColor="text1"/>
          <w:szCs w:val="24"/>
        </w:rPr>
        <w:t xml:space="preserve">aplicável </w:t>
      </w:r>
      <w:r w:rsidRPr="00AD4150">
        <w:rPr>
          <w:rFonts w:ascii="Garamond" w:hAnsi="Garamond"/>
          <w:color w:val="000000" w:themeColor="text1"/>
          <w:szCs w:val="24"/>
        </w:rPr>
        <w:t>a atividades</w:t>
      </w:r>
      <w:r w:rsidR="001C2C26" w:rsidRPr="00AD4150">
        <w:rPr>
          <w:rFonts w:ascii="Garamond" w:hAnsi="Garamond"/>
          <w:color w:val="000000" w:themeColor="text1"/>
          <w:szCs w:val="24"/>
        </w:rPr>
        <w:t xml:space="preserve"> económicas</w:t>
      </w:r>
      <w:r w:rsidRPr="00AD4150">
        <w:rPr>
          <w:rFonts w:ascii="Garamond" w:hAnsi="Garamond"/>
          <w:color w:val="000000" w:themeColor="text1"/>
          <w:szCs w:val="24"/>
        </w:rPr>
        <w:t xml:space="preserve"> não especificadas no </w:t>
      </w:r>
      <w:del w:id="407" w:author="Maria João Torres" w:date="2026-09-11T14:01:00Z" w16du:dateUtc="2026-09-11T13:01:00Z">
        <w:r w:rsidRPr="00AD4150">
          <w:rPr>
            <w:rFonts w:ascii="Garamond" w:hAnsi="Garamond"/>
            <w:color w:val="000000" w:themeColor="text1"/>
            <w:szCs w:val="24"/>
          </w:rPr>
          <w:delText xml:space="preserve">presente </w:delText>
        </w:r>
        <w:r w:rsidR="007E45EB" w:rsidRPr="00AD4150">
          <w:rPr>
            <w:rFonts w:ascii="Garamond" w:hAnsi="Garamond"/>
            <w:color w:val="000000" w:themeColor="text1"/>
            <w:szCs w:val="24"/>
          </w:rPr>
          <w:delText>diploma</w:delText>
        </w:r>
      </w:del>
      <w:ins w:id="408" w:author="Maria João Torres" w:date="2026-09-11T14:01:00Z" w16du:dateUtc="2026-09-11T13:01:00Z">
        <w:r w:rsidR="00AA1A5A">
          <w:rPr>
            <w:rFonts w:ascii="Garamond" w:hAnsi="Garamond"/>
            <w:color w:val="000000" w:themeColor="text1"/>
            <w:szCs w:val="24"/>
          </w:rPr>
          <w:t>presente decreto-lei</w:t>
        </w:r>
      </w:ins>
      <w:r w:rsidRPr="00AD4150">
        <w:rPr>
          <w:rFonts w:ascii="Garamond" w:hAnsi="Garamond"/>
          <w:color w:val="000000" w:themeColor="text1"/>
          <w:szCs w:val="24"/>
        </w:rPr>
        <w:t>, os estabelecimentos de venda ao público, de prestação de serviços, de restauração ou de bebidas, de restauração ou de bebidas com espaço para dança ou salas destinadas a dança, ou onde habitualmente se dance, ou onde se realizem, de forma acessória, espetáculos de natureza artística, os recintos fixos de espetáculos e de divertimentos públicos não artísticos têm horário de funcionamento livre.</w:t>
      </w:r>
    </w:p>
    <w:p w14:paraId="4200A89C" w14:textId="163DEE06" w:rsidR="008A4623" w:rsidRPr="00AD4150" w:rsidRDefault="008A4623"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A duração semanal e diária do trabalho estabelecida na lei, em instrumento de regulamentação coletiva de trabalho ou no contrato individual de trabalho deve ser observada, sem prejuízo do período de abertura dos estabelecimentos.</w:t>
      </w:r>
    </w:p>
    <w:p w14:paraId="2E51340D" w14:textId="55055A11" w:rsidR="008A4623" w:rsidRPr="00AD4150" w:rsidRDefault="008A4623"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As câmaras municipais, ouvidos os sindicatos, as forças de segurança, as associações de empregadores, os operadores económicos interessados, as associações de consumidores e a junta de freguesia onde o estabelecimento se situe, podem restringir os períodos de funcionamento, a vigorar em todas as épocas do ano ou apenas em épocas determinadas, em casos devidamente justificados e que se prendam com razões de segurança ou de proteção da qualidade de vida dos cidadãos.</w:t>
      </w:r>
    </w:p>
    <w:p w14:paraId="3D63A7D5" w14:textId="240D3E98" w:rsidR="008A4623" w:rsidRPr="00AD4150" w:rsidRDefault="008A4623"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Em cada estabelecimento deve estar afixado o mapa de horário de funcionamento em local bem visível do exterior.</w:t>
      </w:r>
    </w:p>
    <w:p w14:paraId="332A6907" w14:textId="409E21BB" w:rsidR="008A4623" w:rsidRDefault="008A4623"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Para os conjuntos de estabelecimentos, instalados num único edifício, que pratiquem o mesmo horário de funcionamento, deve ser afixado um mapa de horário de funcionamento em local bem visível do exterior.</w:t>
      </w:r>
    </w:p>
    <w:p w14:paraId="412C2B87" w14:textId="3C20190A" w:rsidR="009D590A" w:rsidRPr="009D590A" w:rsidDel="00B53CFE" w:rsidRDefault="009D590A" w:rsidP="009D590A">
      <w:pPr>
        <w:widowControl w:val="0"/>
        <w:spacing w:after="120"/>
        <w:rPr>
          <w:del w:id="409" w:author="G-MECT" w:date="2026-09-11T22:41:00Z" w16du:dateUtc="2026-09-11T21:41:00Z"/>
          <w:rFonts w:ascii="Garamond" w:hAnsi="Garamond"/>
          <w:color w:val="000000" w:themeColor="text1"/>
          <w:szCs w:val="24"/>
        </w:rPr>
      </w:pPr>
    </w:p>
    <w:p w14:paraId="11754B94" w14:textId="41FC4EEF" w:rsidR="00D54073" w:rsidRPr="00AD4150" w:rsidRDefault="008A4623"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A definição do horário de funcionamento de cada estabelecimento ou de conjunto de estabelecimentos instalados no mesmo edifício, as suas alterações e o mapa referido no número anterior não estão sujeitos a qualquer formalidade ou procedimento, sem prejuízo de serem ouvidas as entidades representativas dos trabalhadores, nos termos da lei.</w:t>
      </w:r>
    </w:p>
    <w:p w14:paraId="2FB0DF55" w14:textId="36F538B3" w:rsidR="00561DAE" w:rsidRPr="00AD4150" w:rsidRDefault="003E4FBE" w:rsidP="00DF7BBF">
      <w:pPr>
        <w:pStyle w:val="PargrafodaLista"/>
        <w:widowControl w:val="0"/>
        <w:numPr>
          <w:ilvl w:val="0"/>
          <w:numId w:val="323"/>
        </w:numPr>
        <w:spacing w:after="120"/>
        <w:ind w:left="426" w:hanging="426"/>
        <w:contextualSpacing w:val="0"/>
        <w:rPr>
          <w:rFonts w:ascii="Garamond" w:hAnsi="Garamond"/>
          <w:color w:val="000000" w:themeColor="text1"/>
          <w:szCs w:val="24"/>
        </w:rPr>
      </w:pPr>
      <w:r w:rsidRPr="00AD4150">
        <w:rPr>
          <w:rFonts w:ascii="Garamond" w:hAnsi="Garamond"/>
          <w:color w:val="000000" w:themeColor="text1"/>
          <w:szCs w:val="24"/>
        </w:rPr>
        <w:t>A violação do disposto nos n.</w:t>
      </w:r>
      <w:r w:rsidRPr="00AD4150">
        <w:rPr>
          <w:rFonts w:ascii="Garamond" w:hAnsi="Garamond"/>
          <w:color w:val="000000" w:themeColor="text1"/>
          <w:szCs w:val="24"/>
          <w:vertAlign w:val="superscript"/>
        </w:rPr>
        <w:t>os</w:t>
      </w:r>
      <w:r w:rsidRPr="00AD4150">
        <w:rPr>
          <w:rFonts w:ascii="Garamond" w:hAnsi="Garamond"/>
          <w:color w:val="000000" w:themeColor="text1"/>
          <w:szCs w:val="24"/>
        </w:rPr>
        <w:t xml:space="preserve"> </w:t>
      </w:r>
      <w:r w:rsidR="00386159" w:rsidRPr="00AD4150">
        <w:rPr>
          <w:rFonts w:ascii="Garamond" w:hAnsi="Garamond"/>
          <w:color w:val="000000" w:themeColor="text1"/>
          <w:szCs w:val="24"/>
        </w:rPr>
        <w:t>4</w:t>
      </w:r>
      <w:r w:rsidRPr="00AD4150">
        <w:rPr>
          <w:rFonts w:ascii="Garamond" w:hAnsi="Garamond"/>
          <w:color w:val="000000" w:themeColor="text1"/>
          <w:szCs w:val="24"/>
        </w:rPr>
        <w:t xml:space="preserve"> e </w:t>
      </w:r>
      <w:r w:rsidR="00386159" w:rsidRPr="00AD4150">
        <w:rPr>
          <w:rFonts w:ascii="Garamond" w:hAnsi="Garamond"/>
          <w:color w:val="000000" w:themeColor="text1"/>
          <w:szCs w:val="24"/>
        </w:rPr>
        <w:t>5</w:t>
      </w:r>
      <w:r w:rsidRPr="00AD4150">
        <w:rPr>
          <w:rFonts w:ascii="Garamond" w:hAnsi="Garamond"/>
          <w:color w:val="000000" w:themeColor="text1"/>
          <w:szCs w:val="24"/>
        </w:rPr>
        <w:t xml:space="preserve"> constitui contraordenação económica leve, punível nos termos do RJCE.</w:t>
      </w:r>
    </w:p>
    <w:p w14:paraId="4E604B57"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EE1D1FE" w14:textId="48D62C13" w:rsidR="00AB765F" w:rsidRPr="00FC7A70" w:rsidRDefault="00932AAE"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Acesso de animais de companhia</w:t>
      </w:r>
    </w:p>
    <w:p w14:paraId="2FF0851A" w14:textId="0E889C59" w:rsidR="00AB765F" w:rsidRPr="00F1799E" w:rsidRDefault="00AB765F" w:rsidP="00DF7BBF">
      <w:pPr>
        <w:pStyle w:val="PargrafodaLista"/>
        <w:widowControl w:val="0"/>
        <w:numPr>
          <w:ilvl w:val="0"/>
          <w:numId w:val="324"/>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É permitida a permanência de animais de companhia em espaços fechados, mediante autorização da entidade exploradora do estabelecimento </w:t>
      </w:r>
      <w:r w:rsidR="00932AAE" w:rsidRPr="00F1799E">
        <w:rPr>
          <w:rFonts w:ascii="Garamond" w:hAnsi="Garamond"/>
          <w:color w:val="000000" w:themeColor="text1"/>
          <w:szCs w:val="24"/>
        </w:rPr>
        <w:t xml:space="preserve">afeto a uma atividade económica </w:t>
      </w:r>
      <w:r w:rsidRPr="00F1799E">
        <w:rPr>
          <w:rFonts w:ascii="Garamond" w:hAnsi="Garamond"/>
          <w:color w:val="000000" w:themeColor="text1"/>
          <w:szCs w:val="24"/>
        </w:rPr>
        <w:t>através de dístico visível afixado à entrada do estabelecimento, e desde que:</w:t>
      </w:r>
    </w:p>
    <w:p w14:paraId="392EF11D" w14:textId="77777777" w:rsidR="00AB765F" w:rsidRPr="00FC7A70" w:rsidRDefault="00AB765F" w:rsidP="009D590A">
      <w:pPr>
        <w:widowControl w:val="0"/>
        <w:numPr>
          <w:ilvl w:val="0"/>
          <w:numId w:val="120"/>
        </w:numPr>
        <w:spacing w:after="120"/>
        <w:ind w:left="851" w:hanging="284"/>
        <w:rPr>
          <w:rFonts w:ascii="Garamond" w:hAnsi="Garamond"/>
          <w:color w:val="000000" w:themeColor="text1"/>
          <w:szCs w:val="24"/>
        </w:rPr>
      </w:pPr>
      <w:r w:rsidRPr="00FC7A70">
        <w:rPr>
          <w:rFonts w:ascii="Garamond" w:hAnsi="Garamond"/>
          <w:color w:val="000000" w:themeColor="text1"/>
          <w:szCs w:val="24"/>
        </w:rPr>
        <w:t>Não seja ultrapassado o número máximo de animais de companhia que podem permanecer em simultâneo no estabelecimento, estabelecido pela entidade exploradora do estabelecimento, de modo a salvaguardar o seu normal funcionamento;</w:t>
      </w:r>
    </w:p>
    <w:p w14:paraId="58E4C7FD" w14:textId="77777777" w:rsidR="00AB765F" w:rsidRPr="00FC7A70" w:rsidRDefault="00AB765F" w:rsidP="009D590A">
      <w:pPr>
        <w:widowControl w:val="0"/>
        <w:numPr>
          <w:ilvl w:val="0"/>
          <w:numId w:val="120"/>
        </w:numPr>
        <w:spacing w:after="120"/>
        <w:ind w:left="851" w:hanging="284"/>
        <w:rPr>
          <w:rFonts w:ascii="Garamond" w:hAnsi="Garamond"/>
          <w:color w:val="000000" w:themeColor="text1"/>
          <w:szCs w:val="24"/>
        </w:rPr>
      </w:pPr>
      <w:r w:rsidRPr="00FC7A70">
        <w:rPr>
          <w:rFonts w:ascii="Garamond" w:hAnsi="Garamond"/>
          <w:color w:val="000000" w:themeColor="text1"/>
          <w:szCs w:val="24"/>
        </w:rPr>
        <w:t>Os animais de companhia permaneçam com trela curta ou devidamente acondicionados, em função das características do animal;</w:t>
      </w:r>
    </w:p>
    <w:p w14:paraId="5BD928AC" w14:textId="77777777" w:rsidR="00AB765F" w:rsidRPr="00FC7A70" w:rsidRDefault="00AB765F" w:rsidP="009D590A">
      <w:pPr>
        <w:widowControl w:val="0"/>
        <w:numPr>
          <w:ilvl w:val="0"/>
          <w:numId w:val="120"/>
        </w:numPr>
        <w:spacing w:after="120"/>
        <w:ind w:left="851" w:hanging="284"/>
        <w:rPr>
          <w:rFonts w:ascii="Garamond" w:hAnsi="Garamond"/>
          <w:color w:val="000000" w:themeColor="text1"/>
          <w:szCs w:val="24"/>
        </w:rPr>
      </w:pPr>
      <w:r w:rsidRPr="00FC7A70">
        <w:rPr>
          <w:rFonts w:ascii="Garamond" w:hAnsi="Garamond"/>
          <w:color w:val="000000" w:themeColor="text1"/>
          <w:szCs w:val="24"/>
        </w:rPr>
        <w:t>Os animais de companhia não circulem livremente nos estabelecimentos, estando totalmente impedida a sua permanência nas zonas da área de serviço e junto aos locais onde estão expostos alimentos para venda.</w:t>
      </w:r>
    </w:p>
    <w:p w14:paraId="34FA40AD" w14:textId="6D3E4E8E" w:rsidR="00AB765F" w:rsidRPr="00FC7A70" w:rsidRDefault="00AB765F" w:rsidP="00DF7BBF">
      <w:pPr>
        <w:pStyle w:val="PargrafodaLista"/>
        <w:widowControl w:val="0"/>
        <w:numPr>
          <w:ilvl w:val="0"/>
          <w:numId w:val="32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Pode ser recusado o acesso ou a permanência nos estabelecimentos aos animais de companhia que, pelas suas características, comportamento, eventual doença ou falta de higiene, perturbem o normal funcionamento do estabelecimento.</w:t>
      </w:r>
    </w:p>
    <w:p w14:paraId="7F8FFFCA" w14:textId="0818FBA8" w:rsidR="00AB765F" w:rsidRPr="00FC7A70" w:rsidRDefault="00AB765F" w:rsidP="00DF7BBF">
      <w:pPr>
        <w:pStyle w:val="PargrafodaLista"/>
        <w:widowControl w:val="0"/>
        <w:numPr>
          <w:ilvl w:val="0"/>
          <w:numId w:val="32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sempre permitida a permanência de cães de assistência, desde que cumpridas as obrigações legais por parte dos portadores destes animais.</w:t>
      </w:r>
    </w:p>
    <w:p w14:paraId="712BA3D8" w14:textId="77777777" w:rsidR="004D2050" w:rsidRPr="00FC7A70" w:rsidRDefault="004D2050" w:rsidP="00DF7BBF">
      <w:pPr>
        <w:widowControl w:val="0"/>
        <w:spacing w:after="120"/>
        <w:rPr>
          <w:rFonts w:ascii="Garamond" w:hAnsi="Garamond"/>
          <w:color w:val="000000" w:themeColor="text1"/>
          <w:szCs w:val="24"/>
        </w:rPr>
      </w:pPr>
    </w:p>
    <w:p w14:paraId="4023501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B1F74B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Livro de reclamações</w:t>
      </w:r>
    </w:p>
    <w:p w14:paraId="60CEAFBB" w14:textId="4ACF482D" w:rsidR="008A4623" w:rsidRPr="00FC7A70" w:rsidRDefault="0030633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Os operadores económicos</w:t>
      </w:r>
      <w:r w:rsidR="008A4623" w:rsidRPr="00FC7A70">
        <w:rPr>
          <w:rFonts w:ascii="Garamond" w:hAnsi="Garamond"/>
          <w:color w:val="000000" w:themeColor="text1"/>
          <w:szCs w:val="24"/>
        </w:rPr>
        <w:t xml:space="preserve"> que forneçam bens ou prestem serviços ao público devem dispor de livro de reclamações, nos termos e condições estabelecidos </w:t>
      </w:r>
      <w:r w:rsidR="00C51B2C" w:rsidRPr="00FC7A70">
        <w:rPr>
          <w:rFonts w:ascii="Garamond" w:hAnsi="Garamond"/>
          <w:color w:val="000000" w:themeColor="text1"/>
          <w:szCs w:val="24"/>
        </w:rPr>
        <w:t>na legislação aplicável</w:t>
      </w:r>
      <w:r w:rsidR="008A4623" w:rsidRPr="00FC7A70">
        <w:rPr>
          <w:rFonts w:ascii="Garamond" w:hAnsi="Garamond"/>
          <w:color w:val="000000" w:themeColor="text1"/>
          <w:szCs w:val="24"/>
        </w:rPr>
        <w:t>.</w:t>
      </w:r>
    </w:p>
    <w:p w14:paraId="3B888065" w14:textId="77777777" w:rsidR="008D1BE9" w:rsidRPr="00FC7A70" w:rsidRDefault="008D1BE9" w:rsidP="00DF7BBF">
      <w:pPr>
        <w:widowControl w:val="0"/>
        <w:spacing w:after="120"/>
        <w:rPr>
          <w:rFonts w:ascii="Garamond" w:hAnsi="Garamond"/>
          <w:color w:val="000000" w:themeColor="text1"/>
          <w:szCs w:val="24"/>
        </w:rPr>
      </w:pPr>
    </w:p>
    <w:p w14:paraId="3857FC68"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410" w:name="_Ref225518219"/>
    </w:p>
    <w:bookmarkEnd w:id="410"/>
    <w:p w14:paraId="63B4CD31" w14:textId="7536D1FD"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Seguro de responsabilidade civil</w:t>
      </w:r>
      <w:r w:rsidR="0082198A" w:rsidRPr="00FC7A70">
        <w:rPr>
          <w:rFonts w:ascii="Garamond" w:eastAsiaTheme="majorEastAsia" w:hAnsi="Garamond" w:cstheme="majorBidi"/>
          <w:color w:val="000000" w:themeColor="text1"/>
          <w:szCs w:val="24"/>
        </w:rPr>
        <w:t>, garantias financeiras ou instrumento equivalente</w:t>
      </w:r>
    </w:p>
    <w:p w14:paraId="2A30A998" w14:textId="6125221C" w:rsidR="008A4623" w:rsidRPr="00F1799E" w:rsidRDefault="008A4623"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Sem prejuízo das obrigações que decorram do regime jurídico da responsabilidade por danos ambientais e da responsabilidade profissional dos seus representantes, agentes ou mandatários, o operador económico e as entidades acreditadas devem celebrar um contrato de seguro de responsabilidade civil que cubra os riscos decorrentes da sua atividade, </w:t>
      </w:r>
      <w:commentRangeStart w:id="411"/>
      <w:commentRangeStart w:id="412"/>
      <w:r w:rsidRPr="00F1799E">
        <w:rPr>
          <w:rFonts w:ascii="Garamond" w:hAnsi="Garamond"/>
          <w:color w:val="000000" w:themeColor="text1"/>
          <w:szCs w:val="24"/>
        </w:rPr>
        <w:t>nos termos a definir por portaria dos membros do Governo responsáveis pelas áreas das finanças, da economia, d</w:t>
      </w:r>
      <w:r w:rsidR="00985247" w:rsidRPr="00F1799E">
        <w:rPr>
          <w:rFonts w:ascii="Garamond" w:hAnsi="Garamond"/>
          <w:color w:val="000000" w:themeColor="text1"/>
          <w:szCs w:val="24"/>
        </w:rPr>
        <w:t xml:space="preserve">o ambiente e da </w:t>
      </w:r>
      <w:r w:rsidRPr="00F1799E">
        <w:rPr>
          <w:rFonts w:ascii="Garamond" w:hAnsi="Garamond"/>
          <w:color w:val="000000" w:themeColor="text1"/>
          <w:szCs w:val="24"/>
        </w:rPr>
        <w:t>agricultura</w:t>
      </w:r>
      <w:commentRangeEnd w:id="411"/>
      <w:r w:rsidR="00143295" w:rsidRPr="00F1799E">
        <w:rPr>
          <w:rStyle w:val="Refdecomentrio"/>
          <w:rFonts w:ascii="Garamond" w:hAnsi="Garamond"/>
          <w:color w:val="000000" w:themeColor="text1"/>
          <w:sz w:val="24"/>
          <w:szCs w:val="24"/>
        </w:rPr>
        <w:commentReference w:id="411"/>
      </w:r>
      <w:commentRangeEnd w:id="412"/>
      <w:r w:rsidRPr="00F1799E">
        <w:rPr>
          <w:rStyle w:val="Refdecomentrio"/>
          <w:rFonts w:ascii="Garamond" w:hAnsi="Garamond"/>
          <w:color w:val="000000" w:themeColor="text1"/>
          <w:sz w:val="24"/>
          <w:szCs w:val="24"/>
        </w:rPr>
        <w:commentReference w:id="412"/>
      </w:r>
      <w:r w:rsidRPr="00F1799E">
        <w:rPr>
          <w:rFonts w:ascii="Garamond" w:hAnsi="Garamond"/>
          <w:color w:val="000000" w:themeColor="text1"/>
          <w:szCs w:val="24"/>
        </w:rPr>
        <w:t>.</w:t>
      </w:r>
    </w:p>
    <w:p w14:paraId="27E6E910" w14:textId="64C8510F" w:rsidR="008A4623" w:rsidRPr="00F1799E" w:rsidRDefault="008A4623"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 operador económico deve disponibilizar cópia simples das apólices de seguros obrigatórios e comprovativo do pagamento do prémio ou fração inicial à entidade coordenadora, através d</w:t>
      </w:r>
      <w:r w:rsidR="00247BE0" w:rsidRPr="00F1799E">
        <w:rPr>
          <w:rFonts w:ascii="Garamond" w:hAnsi="Garamond"/>
          <w:color w:val="000000" w:themeColor="text1"/>
          <w:szCs w:val="24"/>
        </w:rPr>
        <w:t>a</w:t>
      </w:r>
      <w:r w:rsidRPr="00F1799E">
        <w:rPr>
          <w:rFonts w:ascii="Garamond" w:hAnsi="Garamond"/>
          <w:color w:val="000000" w:themeColor="text1"/>
          <w:szCs w:val="24"/>
        </w:rPr>
        <w:t xml:space="preserve"> </w:t>
      </w:r>
      <w:r w:rsidR="005406FB" w:rsidRPr="00F1799E">
        <w:rPr>
          <w:rFonts w:ascii="Garamond" w:hAnsi="Garamond"/>
          <w:color w:val="000000" w:themeColor="text1"/>
          <w:szCs w:val="24"/>
        </w:rPr>
        <w:t>“Plataforma dos Licenciamentos”</w:t>
      </w:r>
      <w:r w:rsidRPr="00F1799E">
        <w:rPr>
          <w:rFonts w:ascii="Garamond" w:hAnsi="Garamond"/>
          <w:color w:val="000000" w:themeColor="text1"/>
          <w:szCs w:val="24"/>
        </w:rPr>
        <w:t>.</w:t>
      </w:r>
    </w:p>
    <w:p w14:paraId="10D9F8C7" w14:textId="2211F806" w:rsidR="003F18B5" w:rsidRPr="00F1799E" w:rsidRDefault="003F18B5"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Os operadores económicos devem comprovar junto da entidade coordenadora, através d</w:t>
      </w:r>
      <w:r w:rsidR="00247BE0" w:rsidRPr="00F1799E">
        <w:rPr>
          <w:rFonts w:ascii="Garamond" w:hAnsi="Garamond"/>
          <w:color w:val="000000" w:themeColor="text1"/>
          <w:szCs w:val="24"/>
        </w:rPr>
        <w:t xml:space="preserve">a </w:t>
      </w:r>
      <w:r w:rsidR="005406FB" w:rsidRPr="00F1799E">
        <w:rPr>
          <w:rFonts w:ascii="Garamond" w:hAnsi="Garamond"/>
          <w:color w:val="000000" w:themeColor="text1"/>
          <w:szCs w:val="24"/>
        </w:rPr>
        <w:t>“Plataforma dos Licenciamentos”</w:t>
      </w:r>
      <w:r w:rsidRPr="00F1799E">
        <w:rPr>
          <w:rFonts w:ascii="Garamond" w:hAnsi="Garamond"/>
          <w:color w:val="000000" w:themeColor="text1"/>
          <w:szCs w:val="24"/>
        </w:rPr>
        <w:t>,</w:t>
      </w:r>
      <w:r w:rsidR="00901086" w:rsidRPr="00F1799E">
        <w:rPr>
          <w:rFonts w:ascii="Garamond" w:hAnsi="Garamond"/>
          <w:color w:val="000000" w:themeColor="text1"/>
          <w:szCs w:val="24"/>
        </w:rPr>
        <w:t xml:space="preserve"> no prazo de 30 dias a contar data d</w:t>
      </w:r>
      <w:r w:rsidRPr="00F1799E">
        <w:rPr>
          <w:rFonts w:ascii="Garamond" w:hAnsi="Garamond"/>
          <w:color w:val="000000" w:themeColor="text1"/>
          <w:szCs w:val="24"/>
        </w:rPr>
        <w:t>a contratação e revalidação das apólices de seguro</w:t>
      </w:r>
      <w:r w:rsidR="00F356C6" w:rsidRPr="00F1799E">
        <w:rPr>
          <w:rFonts w:ascii="Garamond" w:hAnsi="Garamond"/>
          <w:color w:val="000000" w:themeColor="text1"/>
          <w:szCs w:val="24"/>
        </w:rPr>
        <w:t>, acompanhada de documento comprovativo</w:t>
      </w:r>
      <w:r w:rsidRPr="00F1799E">
        <w:rPr>
          <w:rFonts w:ascii="Garamond" w:hAnsi="Garamond"/>
          <w:color w:val="000000" w:themeColor="text1"/>
          <w:szCs w:val="24"/>
        </w:rPr>
        <w:t>, a fim de comprovar a</w:t>
      </w:r>
      <w:r w:rsidR="00F356C6" w:rsidRPr="00F1799E">
        <w:rPr>
          <w:rFonts w:ascii="Garamond" w:hAnsi="Garamond"/>
          <w:color w:val="000000" w:themeColor="text1"/>
          <w:szCs w:val="24"/>
        </w:rPr>
        <w:t xml:space="preserve"> contratação ou</w:t>
      </w:r>
      <w:r w:rsidRPr="00F1799E">
        <w:rPr>
          <w:rFonts w:ascii="Garamond" w:hAnsi="Garamond"/>
          <w:color w:val="000000" w:themeColor="text1"/>
          <w:szCs w:val="24"/>
        </w:rPr>
        <w:t xml:space="preserve"> vigência do instrumento destinado a assegurar a devida indemnização e cobrir eventuais danos resultantes do exercício da atividade.</w:t>
      </w:r>
    </w:p>
    <w:p w14:paraId="05341A1B" w14:textId="64D5EEB1" w:rsidR="00900139" w:rsidRPr="00F1799E" w:rsidRDefault="008A4623"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Os seguros, garantias financeiras ou instrumentos equivalentes celebrados noutro Estado-Membro da União Europeia ou do Espaço Económico Europeu são reconhecidos nos termos do artigo 13.º do Decreto-Lei n.º 92/2010, de 26 de julho</w:t>
      </w:r>
      <w:r w:rsidR="00900139" w:rsidRPr="00F1799E">
        <w:rPr>
          <w:rFonts w:ascii="Garamond" w:hAnsi="Garamond"/>
          <w:color w:val="000000" w:themeColor="text1"/>
          <w:szCs w:val="24"/>
        </w:rPr>
        <w:t>.</w:t>
      </w:r>
    </w:p>
    <w:p w14:paraId="0C7BBA54" w14:textId="72E58B09" w:rsidR="00AA78F0" w:rsidRPr="00F1799E" w:rsidRDefault="0079070A"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Os operadores económicos estabelecidos noutro Estado-Membro da União Europeia ou do espaço económico europeu que pretendam exercer atividades económicas em Portugal devem apresentar comprovativo da contratação, em Portugal ou noutro Estado-Membro, dos seguros obrigatórios, ou de seguros, garantias financeiras ou instrumentos equivalentes, nos termos do presente artigo</w:t>
      </w:r>
      <w:r w:rsidR="00923C36" w:rsidRPr="00F1799E">
        <w:rPr>
          <w:rFonts w:ascii="Garamond" w:hAnsi="Garamond"/>
          <w:color w:val="000000" w:themeColor="text1"/>
          <w:szCs w:val="24"/>
        </w:rPr>
        <w:t xml:space="preserve"> e da portaria referida no n.º 1</w:t>
      </w:r>
      <w:r w:rsidR="00AE394D" w:rsidRPr="00F1799E">
        <w:rPr>
          <w:rFonts w:ascii="Garamond" w:hAnsi="Garamond"/>
          <w:color w:val="000000" w:themeColor="text1"/>
          <w:szCs w:val="24"/>
        </w:rPr>
        <w:t>.</w:t>
      </w:r>
    </w:p>
    <w:p w14:paraId="65B1F8A9" w14:textId="6D039B5A" w:rsidR="002116B4" w:rsidRPr="00F1799E" w:rsidRDefault="002116B4"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Em todos os casos de cessação do contrato de seguro, a seguradora informa a entidade coordenadora competente, no prazo máximo de 30 dias após a data da cessação, sob pena da inoponibilidade da cessação do contrato perante terceiros.</w:t>
      </w:r>
    </w:p>
    <w:p w14:paraId="55704DF7" w14:textId="6DAB11A9" w:rsidR="008A4623" w:rsidRPr="00F1799E" w:rsidRDefault="008A4623"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A violação do disposto no </w:t>
      </w:r>
      <w:r w:rsidR="003F18B5" w:rsidRPr="00F1799E">
        <w:rPr>
          <w:rFonts w:ascii="Garamond" w:hAnsi="Garamond"/>
          <w:color w:val="000000" w:themeColor="text1"/>
          <w:szCs w:val="24"/>
        </w:rPr>
        <w:t xml:space="preserve">n.º 1 </w:t>
      </w:r>
      <w:r w:rsidRPr="00F1799E">
        <w:rPr>
          <w:rFonts w:ascii="Garamond" w:hAnsi="Garamond"/>
          <w:color w:val="000000" w:themeColor="text1"/>
          <w:szCs w:val="24"/>
        </w:rPr>
        <w:t xml:space="preserve">constitui contraordenação económica </w:t>
      </w:r>
      <w:r w:rsidR="00AB4612" w:rsidRPr="00F1799E">
        <w:rPr>
          <w:rFonts w:ascii="Garamond" w:hAnsi="Garamond"/>
          <w:color w:val="000000" w:themeColor="text1"/>
          <w:szCs w:val="24"/>
        </w:rPr>
        <w:t xml:space="preserve">muito </w:t>
      </w:r>
      <w:r w:rsidRPr="00F1799E">
        <w:rPr>
          <w:rFonts w:ascii="Garamond" w:hAnsi="Garamond"/>
          <w:color w:val="000000" w:themeColor="text1"/>
          <w:szCs w:val="24"/>
        </w:rPr>
        <w:t>grave, punível nos termos do RJCE.</w:t>
      </w:r>
    </w:p>
    <w:p w14:paraId="00339191" w14:textId="7208F6E8" w:rsidR="00AB4612" w:rsidRPr="00F1799E" w:rsidRDefault="00AB4612" w:rsidP="00DF7BBF">
      <w:pPr>
        <w:pStyle w:val="PargrafodaLista"/>
        <w:widowControl w:val="0"/>
        <w:numPr>
          <w:ilvl w:val="0"/>
          <w:numId w:val="325"/>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A violação do disposto no</w:t>
      </w:r>
      <w:r w:rsidR="007E79C0" w:rsidRPr="00F1799E">
        <w:rPr>
          <w:rFonts w:ascii="Garamond" w:hAnsi="Garamond"/>
          <w:color w:val="000000" w:themeColor="text1"/>
          <w:szCs w:val="24"/>
        </w:rPr>
        <w:t>s</w:t>
      </w:r>
      <w:r w:rsidRPr="00F1799E">
        <w:rPr>
          <w:rFonts w:ascii="Garamond" w:hAnsi="Garamond"/>
          <w:color w:val="000000" w:themeColor="text1"/>
          <w:szCs w:val="24"/>
        </w:rPr>
        <w:t xml:space="preserve"> n.</w:t>
      </w:r>
      <w:r w:rsidR="007E79C0" w:rsidRPr="00F1799E">
        <w:rPr>
          <w:rFonts w:ascii="Garamond" w:hAnsi="Garamond"/>
          <w:color w:val="000000" w:themeColor="text1"/>
          <w:szCs w:val="24"/>
          <w:vertAlign w:val="superscript"/>
        </w:rPr>
        <w:t>os</w:t>
      </w:r>
      <w:r w:rsidRPr="00F1799E">
        <w:rPr>
          <w:rFonts w:ascii="Garamond" w:hAnsi="Garamond"/>
          <w:color w:val="000000" w:themeColor="text1"/>
          <w:szCs w:val="24"/>
        </w:rPr>
        <w:t xml:space="preserve"> 2</w:t>
      </w:r>
      <w:r w:rsidR="007E79C0" w:rsidRPr="00F1799E">
        <w:rPr>
          <w:rFonts w:ascii="Garamond" w:hAnsi="Garamond"/>
          <w:color w:val="000000" w:themeColor="text1"/>
          <w:szCs w:val="24"/>
        </w:rPr>
        <w:t xml:space="preserve"> e 3</w:t>
      </w:r>
      <w:r w:rsidRPr="00F1799E">
        <w:rPr>
          <w:rFonts w:ascii="Garamond" w:hAnsi="Garamond"/>
          <w:color w:val="000000" w:themeColor="text1"/>
          <w:szCs w:val="24"/>
        </w:rPr>
        <w:t xml:space="preserve"> constitui contraordenação económica grave, punível nos termos do RJCE.</w:t>
      </w:r>
    </w:p>
    <w:p w14:paraId="722A72E9" w14:textId="77777777" w:rsidR="002F3E4A" w:rsidRPr="00FC7A70" w:rsidRDefault="002F3E4A" w:rsidP="00DF7BBF">
      <w:pPr>
        <w:widowControl w:val="0"/>
        <w:spacing w:after="120"/>
        <w:rPr>
          <w:rFonts w:ascii="Garamond" w:eastAsiaTheme="majorEastAsia" w:hAnsi="Garamond" w:cstheme="majorBidi"/>
          <w:color w:val="000000" w:themeColor="text1"/>
          <w:szCs w:val="24"/>
        </w:rPr>
      </w:pPr>
    </w:p>
    <w:p w14:paraId="587B4F8C" w14:textId="39B24932" w:rsidR="000A13C2" w:rsidRPr="00FC7A70" w:rsidRDefault="000A13C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II</w:t>
      </w:r>
    </w:p>
    <w:p w14:paraId="0DA799AF" w14:textId="4301204F" w:rsidR="000A13C2" w:rsidRPr="00FC7A70" w:rsidRDefault="000A13C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Requisitos especiais de exercício</w:t>
      </w:r>
    </w:p>
    <w:p w14:paraId="714A7019" w14:textId="7039121C"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I</w:t>
      </w:r>
    </w:p>
    <w:p w14:paraId="4FBB53EF"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Atividade industrial</w:t>
      </w:r>
    </w:p>
    <w:p w14:paraId="1477FFCD" w14:textId="77777777" w:rsidR="00945604" w:rsidRPr="00FC7A70" w:rsidRDefault="00945604" w:rsidP="00DF7BBF">
      <w:pPr>
        <w:widowControl w:val="0"/>
        <w:spacing w:after="120"/>
        <w:rPr>
          <w:rFonts w:ascii="Garamond" w:hAnsi="Garamond"/>
          <w:szCs w:val="24"/>
        </w:rPr>
      </w:pPr>
    </w:p>
    <w:p w14:paraId="09DE15BB" w14:textId="77777777" w:rsidR="008D1BE9" w:rsidRPr="00FC7A70" w:rsidRDefault="008D1BE9" w:rsidP="00DF7BBF">
      <w:pPr>
        <w:pStyle w:val="PargrafodaLista"/>
        <w:widowControl w:val="0"/>
        <w:numPr>
          <w:ilvl w:val="0"/>
          <w:numId w:val="199"/>
        </w:numPr>
        <w:spacing w:after="120"/>
        <w:contextualSpacing w:val="0"/>
        <w:jc w:val="center"/>
        <w:outlineLvl w:val="1"/>
        <w:rPr>
          <w:rFonts w:ascii="Garamond" w:hAnsi="Garamond"/>
          <w:szCs w:val="24"/>
        </w:rPr>
      </w:pPr>
      <w:commentRangeStart w:id="413"/>
      <w:commentRangeStart w:id="414"/>
    </w:p>
    <w:p w14:paraId="0B3F97D8"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Atividade industrial</w:t>
      </w:r>
      <w:commentRangeEnd w:id="413"/>
      <w:r w:rsidR="003205B8" w:rsidRPr="00FC7A70">
        <w:rPr>
          <w:rStyle w:val="Refdecomentrio"/>
          <w:rFonts w:ascii="Garamond" w:eastAsiaTheme="majorEastAsia" w:hAnsi="Garamond" w:cstheme="majorBidi"/>
          <w:color w:val="000000" w:themeColor="text1"/>
          <w:sz w:val="24"/>
          <w:szCs w:val="24"/>
        </w:rPr>
        <w:commentReference w:id="413"/>
      </w:r>
      <w:commentRangeEnd w:id="414"/>
      <w:r w:rsidRPr="00FC7A70">
        <w:rPr>
          <w:rStyle w:val="Refdecomentrio"/>
          <w:rFonts w:ascii="Garamond" w:eastAsiaTheme="majorEastAsia" w:hAnsi="Garamond" w:cstheme="majorBidi"/>
          <w:color w:val="000000" w:themeColor="text1"/>
          <w:sz w:val="24"/>
          <w:szCs w:val="24"/>
        </w:rPr>
        <w:commentReference w:id="414"/>
      </w:r>
    </w:p>
    <w:p w14:paraId="36BE5E81" w14:textId="59FD0D20" w:rsidR="0021682B" w:rsidRPr="00F1799E" w:rsidRDefault="005226E5" w:rsidP="00DF7BBF">
      <w:pPr>
        <w:pStyle w:val="PargrafodaLista"/>
        <w:widowControl w:val="0"/>
        <w:numPr>
          <w:ilvl w:val="0"/>
          <w:numId w:val="326"/>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Para efeitos do </w:t>
      </w:r>
      <w:del w:id="415" w:author="Maria João Torres" w:date="2026-09-11T14:01:00Z" w16du:dateUtc="2026-09-11T13:01:00Z">
        <w:r w:rsidRPr="00F1799E">
          <w:rPr>
            <w:rFonts w:ascii="Garamond" w:hAnsi="Garamond"/>
            <w:color w:val="000000" w:themeColor="text1"/>
            <w:szCs w:val="24"/>
          </w:rPr>
          <w:delText>presente diploma</w:delText>
        </w:r>
      </w:del>
      <w:ins w:id="416" w:author="Maria João Torres" w:date="2026-09-11T14:01:00Z" w16du:dateUtc="2026-09-11T13:01:00Z">
        <w:r w:rsidR="00AA1A5A">
          <w:rPr>
            <w:rFonts w:ascii="Garamond" w:hAnsi="Garamond"/>
            <w:color w:val="000000" w:themeColor="text1"/>
            <w:szCs w:val="24"/>
          </w:rPr>
          <w:t>presente decreto-lei</w:t>
        </w:r>
      </w:ins>
      <w:r w:rsidRPr="00F1799E">
        <w:rPr>
          <w:rFonts w:ascii="Garamond" w:hAnsi="Garamond"/>
          <w:color w:val="000000" w:themeColor="text1"/>
          <w:szCs w:val="24"/>
        </w:rPr>
        <w:t>, considera</w:t>
      </w:r>
      <w:r w:rsidR="00AA63E3" w:rsidRPr="00F1799E">
        <w:rPr>
          <w:rFonts w:ascii="Garamond" w:hAnsi="Garamond"/>
          <w:color w:val="000000" w:themeColor="text1"/>
          <w:szCs w:val="24"/>
        </w:rPr>
        <w:t>-se</w:t>
      </w:r>
      <w:r w:rsidR="0021682B" w:rsidRPr="00F1799E">
        <w:rPr>
          <w:rFonts w:ascii="Garamond" w:hAnsi="Garamond"/>
          <w:color w:val="000000" w:themeColor="text1"/>
          <w:szCs w:val="24"/>
        </w:rPr>
        <w:t xml:space="preserve"> atividade industrial, as atividades económicas da Classificação Portuguesa das Atividades Económicas (CAE - rev. 4), aprovada em anexo ao Decreto-Lei n.º 9/2025, de 12 de fevereiro, nos termos definidos na lista I do Anexo I</w:t>
      </w:r>
      <w:r w:rsidR="00273857" w:rsidRPr="00F1799E">
        <w:rPr>
          <w:rFonts w:ascii="Garamond" w:hAnsi="Garamond"/>
          <w:color w:val="000000" w:themeColor="text1"/>
          <w:szCs w:val="24"/>
        </w:rPr>
        <w:t>.</w:t>
      </w:r>
    </w:p>
    <w:p w14:paraId="4AEB1DA3" w14:textId="6B48B49A" w:rsidR="00847C41" w:rsidRPr="00F1799E" w:rsidRDefault="00CA51D0" w:rsidP="00DF7BBF">
      <w:pPr>
        <w:pStyle w:val="PargrafodaLista"/>
        <w:widowControl w:val="0"/>
        <w:numPr>
          <w:ilvl w:val="0"/>
          <w:numId w:val="326"/>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 estabelecimento industrial corresponde à totalidade da área coberta e não coberta sob responsabilidade do operador económico, que inclui as instalações industriais, onde é exercida a atividade industrial.</w:t>
      </w:r>
    </w:p>
    <w:p w14:paraId="1B061705" w14:textId="77A0A345" w:rsidR="008A4623" w:rsidRPr="00F1799E" w:rsidRDefault="008A4623" w:rsidP="00DF7BBF">
      <w:pPr>
        <w:pStyle w:val="PargrafodaLista"/>
        <w:widowControl w:val="0"/>
        <w:numPr>
          <w:ilvl w:val="0"/>
          <w:numId w:val="326"/>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O estabelecimento </w:t>
      </w:r>
      <w:r w:rsidR="00CA51D0" w:rsidRPr="00F1799E">
        <w:rPr>
          <w:rFonts w:ascii="Garamond" w:hAnsi="Garamond"/>
          <w:color w:val="000000" w:themeColor="text1"/>
          <w:szCs w:val="24"/>
        </w:rPr>
        <w:t xml:space="preserve">industrial </w:t>
      </w:r>
      <w:r w:rsidRPr="00F1799E">
        <w:rPr>
          <w:rFonts w:ascii="Garamond" w:hAnsi="Garamond"/>
          <w:color w:val="000000" w:themeColor="text1"/>
          <w:szCs w:val="24"/>
        </w:rPr>
        <w:t>está sujeito ao reexame global das condições constantes do título digital de atividade económica, mediante vistoria de revisão, nos termos do</w:t>
      </w:r>
      <w:r w:rsidR="007C4983" w:rsidRPr="00F1799E">
        <w:rPr>
          <w:rFonts w:ascii="Garamond" w:hAnsi="Garamond"/>
          <w:color w:val="000000" w:themeColor="text1"/>
          <w:szCs w:val="24"/>
        </w:rPr>
        <w:t xml:space="preserve"> </w:t>
      </w:r>
      <w:r w:rsidR="000A2034" w:rsidRPr="00F1799E">
        <w:rPr>
          <w:rFonts w:ascii="Garamond" w:hAnsi="Garamond"/>
          <w:color w:val="000000" w:themeColor="text1"/>
          <w:szCs w:val="24"/>
        </w:rPr>
        <w:fldChar w:fldCharType="begin"/>
      </w:r>
      <w:r w:rsidR="000A2034" w:rsidRPr="00F1799E">
        <w:rPr>
          <w:rFonts w:ascii="Garamond" w:hAnsi="Garamond"/>
          <w:color w:val="000000" w:themeColor="text1"/>
          <w:szCs w:val="24"/>
        </w:rPr>
        <w:instrText xml:space="preserve"> REF _Ref225506390 \r \h </w:instrText>
      </w:r>
      <w:r w:rsidR="00FC7A70" w:rsidRPr="00F1799E">
        <w:rPr>
          <w:rFonts w:ascii="Garamond" w:hAnsi="Garamond"/>
          <w:color w:val="000000" w:themeColor="text1"/>
          <w:szCs w:val="24"/>
        </w:rPr>
        <w:instrText xml:space="preserve"> \* MERGEFORMAT </w:instrText>
      </w:r>
      <w:r w:rsidR="000A2034" w:rsidRPr="00F1799E">
        <w:rPr>
          <w:rFonts w:ascii="Garamond" w:hAnsi="Garamond"/>
          <w:color w:val="000000" w:themeColor="text1"/>
          <w:szCs w:val="24"/>
        </w:rPr>
      </w:r>
      <w:r w:rsidR="000A2034" w:rsidRPr="00F1799E">
        <w:rPr>
          <w:rFonts w:ascii="Garamond" w:hAnsi="Garamond"/>
          <w:color w:val="000000" w:themeColor="text1"/>
          <w:szCs w:val="24"/>
        </w:rPr>
        <w:fldChar w:fldCharType="separate"/>
      </w:r>
      <w:r w:rsidR="009D4F47">
        <w:rPr>
          <w:rFonts w:ascii="Garamond" w:hAnsi="Garamond"/>
          <w:color w:val="000000" w:themeColor="text1"/>
          <w:szCs w:val="24"/>
        </w:rPr>
        <w:t>Artigo 32.º</w:t>
      </w:r>
      <w:r w:rsidR="000A2034" w:rsidRPr="00F1799E">
        <w:rPr>
          <w:rFonts w:ascii="Garamond" w:hAnsi="Garamond"/>
          <w:color w:val="000000" w:themeColor="text1"/>
          <w:szCs w:val="24"/>
        </w:rPr>
        <w:fldChar w:fldCharType="end"/>
      </w:r>
      <w:r w:rsidRPr="00F1799E">
        <w:rPr>
          <w:rFonts w:ascii="Garamond" w:hAnsi="Garamond"/>
          <w:color w:val="000000" w:themeColor="text1"/>
          <w:szCs w:val="24"/>
        </w:rPr>
        <w:t xml:space="preserve">, após terem decorridos </w:t>
      </w:r>
      <w:r w:rsidR="002238D7" w:rsidRPr="00F1799E">
        <w:rPr>
          <w:rFonts w:ascii="Garamond" w:hAnsi="Garamond"/>
          <w:color w:val="000000" w:themeColor="text1"/>
          <w:szCs w:val="24"/>
        </w:rPr>
        <w:t>sete</w:t>
      </w:r>
      <w:r w:rsidRPr="00F1799E">
        <w:rPr>
          <w:rFonts w:ascii="Garamond" w:hAnsi="Garamond"/>
          <w:color w:val="000000" w:themeColor="text1"/>
          <w:szCs w:val="24"/>
        </w:rPr>
        <w:t xml:space="preserve"> anos contados da sua emissão ou da data de última atualização do mesmo, sem prejuízo do que for exigido por legislação específica.</w:t>
      </w:r>
    </w:p>
    <w:p w14:paraId="0284DEEA" w14:textId="56FBCB41" w:rsidR="0063155E" w:rsidRPr="00F1799E" w:rsidRDefault="0063155E" w:rsidP="00DF7BBF">
      <w:pPr>
        <w:pStyle w:val="PargrafodaLista"/>
        <w:widowControl w:val="0"/>
        <w:numPr>
          <w:ilvl w:val="0"/>
          <w:numId w:val="326"/>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A não realização da vistoria de revisão para efeitos do reexame global das condições constantes do título digital de atividade económica por motivos não imputáveis ao operador económico não prejudica a continuidade da atividade.</w:t>
      </w:r>
    </w:p>
    <w:p w14:paraId="53ADE179" w14:textId="114EA75E" w:rsidR="008A4623" w:rsidRPr="00F1799E" w:rsidRDefault="008A4623" w:rsidP="00DF7BBF">
      <w:pPr>
        <w:pStyle w:val="PargrafodaLista"/>
        <w:widowControl w:val="0"/>
        <w:numPr>
          <w:ilvl w:val="0"/>
          <w:numId w:val="326"/>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 operador económico que desenvolva atividade industrial sujeita a título digital de atividade económica deve comunicar</w:t>
      </w:r>
      <w:r w:rsidR="001D3904" w:rsidRPr="00F1799E">
        <w:rPr>
          <w:rFonts w:ascii="Garamond" w:hAnsi="Garamond"/>
          <w:color w:val="000000" w:themeColor="text1"/>
          <w:szCs w:val="24"/>
        </w:rPr>
        <w:t xml:space="preserve"> através d</w:t>
      </w:r>
      <w:r w:rsidR="00247BE0" w:rsidRPr="00F1799E">
        <w:rPr>
          <w:rFonts w:ascii="Garamond" w:hAnsi="Garamond"/>
          <w:color w:val="000000" w:themeColor="text1"/>
          <w:szCs w:val="24"/>
        </w:rPr>
        <w:t>a</w:t>
      </w:r>
      <w:r w:rsidR="001D3904" w:rsidRPr="00F1799E">
        <w:rPr>
          <w:rFonts w:ascii="Garamond" w:hAnsi="Garamond"/>
          <w:color w:val="000000" w:themeColor="text1"/>
          <w:szCs w:val="24"/>
        </w:rPr>
        <w:t xml:space="preserve"> </w:t>
      </w:r>
      <w:r w:rsidR="00247BE0" w:rsidRPr="00F1799E">
        <w:rPr>
          <w:rFonts w:ascii="Garamond" w:hAnsi="Garamond"/>
          <w:color w:val="000000" w:themeColor="text1"/>
          <w:szCs w:val="24"/>
        </w:rPr>
        <w:t>“Plataforma dos Licenciamentos”</w:t>
      </w:r>
      <w:r w:rsidR="001D3904" w:rsidRPr="00F1799E">
        <w:rPr>
          <w:rFonts w:ascii="Garamond" w:hAnsi="Garamond"/>
          <w:color w:val="000000" w:themeColor="text1"/>
          <w:szCs w:val="24"/>
        </w:rPr>
        <w:t>, que notifica automática e imediatamente a entidade coordenadora e as entidades públicas consultadas,</w:t>
      </w:r>
      <w:r w:rsidRPr="00F1799E">
        <w:rPr>
          <w:rFonts w:ascii="Garamond" w:hAnsi="Garamond"/>
          <w:color w:val="000000" w:themeColor="text1"/>
          <w:szCs w:val="24"/>
        </w:rPr>
        <w:t xml:space="preserve"> a data de início da exploração </w:t>
      </w:r>
      <w:r w:rsidR="00C1476A" w:rsidRPr="00F1799E">
        <w:rPr>
          <w:rFonts w:ascii="Garamond" w:hAnsi="Garamond"/>
          <w:color w:val="000000" w:themeColor="text1"/>
          <w:szCs w:val="24"/>
        </w:rPr>
        <w:t xml:space="preserve">de estabelecimento </w:t>
      </w:r>
      <w:r w:rsidRPr="00F1799E">
        <w:rPr>
          <w:rFonts w:ascii="Garamond" w:hAnsi="Garamond"/>
          <w:color w:val="000000" w:themeColor="text1"/>
          <w:szCs w:val="24"/>
        </w:rPr>
        <w:t>industrial</w:t>
      </w:r>
      <w:r w:rsidR="00C1476A" w:rsidRPr="00F1799E">
        <w:rPr>
          <w:rFonts w:ascii="Garamond" w:hAnsi="Garamond"/>
          <w:color w:val="000000" w:themeColor="text1"/>
          <w:szCs w:val="24"/>
        </w:rPr>
        <w:t xml:space="preserve"> </w:t>
      </w:r>
      <w:commentRangeStart w:id="417"/>
      <w:commentRangeStart w:id="418"/>
      <w:del w:id="419" w:author="Maria João Torres" w:date="2026-09-04T16:53:00Z" w16du:dateUtc="2026-09-04T15:53:00Z">
        <w:r w:rsidR="00C1476A" w:rsidRPr="00F1799E" w:rsidDel="0063019B">
          <w:rPr>
            <w:rFonts w:ascii="Garamond" w:hAnsi="Garamond"/>
            <w:color w:val="000000" w:themeColor="text1"/>
            <w:szCs w:val="24"/>
          </w:rPr>
          <w:delText>que lhe esteja afeto</w:delText>
        </w:r>
        <w:r w:rsidRPr="00F1799E" w:rsidDel="0063019B">
          <w:rPr>
            <w:rFonts w:ascii="Garamond" w:hAnsi="Garamond"/>
            <w:color w:val="000000" w:themeColor="text1"/>
            <w:szCs w:val="24"/>
          </w:rPr>
          <w:delText xml:space="preserve"> </w:delText>
        </w:r>
      </w:del>
      <w:commentRangeEnd w:id="417"/>
      <w:r w:rsidR="0063019B" w:rsidRPr="00F1799E">
        <w:rPr>
          <w:rStyle w:val="Refdecomentrio"/>
          <w:rFonts w:ascii="Garamond" w:hAnsi="Garamond"/>
          <w:color w:val="000000" w:themeColor="text1"/>
          <w:sz w:val="24"/>
          <w:szCs w:val="24"/>
        </w:rPr>
        <w:commentReference w:id="417"/>
      </w:r>
      <w:commentRangeEnd w:id="418"/>
      <w:r w:rsidRPr="00F1799E">
        <w:rPr>
          <w:rStyle w:val="Refdecomentrio"/>
          <w:rFonts w:ascii="Garamond" w:hAnsi="Garamond"/>
          <w:color w:val="000000" w:themeColor="text1"/>
          <w:sz w:val="24"/>
          <w:szCs w:val="24"/>
        </w:rPr>
        <w:commentReference w:id="418"/>
      </w:r>
      <w:r w:rsidRPr="00F1799E">
        <w:rPr>
          <w:rFonts w:ascii="Garamond" w:hAnsi="Garamond"/>
          <w:color w:val="000000" w:themeColor="text1"/>
          <w:szCs w:val="24"/>
        </w:rPr>
        <w:t>com uma antecedência mínima de cinco dias, através d</w:t>
      </w:r>
      <w:r w:rsidR="00247BE0" w:rsidRPr="00F1799E">
        <w:rPr>
          <w:rFonts w:ascii="Garamond" w:hAnsi="Garamond"/>
          <w:color w:val="000000" w:themeColor="text1"/>
          <w:szCs w:val="24"/>
        </w:rPr>
        <w:t>a</w:t>
      </w:r>
      <w:r w:rsidRPr="00F1799E">
        <w:rPr>
          <w:rFonts w:ascii="Garamond" w:hAnsi="Garamond"/>
          <w:color w:val="000000" w:themeColor="text1"/>
          <w:szCs w:val="24"/>
        </w:rPr>
        <w:t xml:space="preserve"> </w:t>
      </w:r>
      <w:r w:rsidR="005406FB" w:rsidRPr="00F1799E">
        <w:rPr>
          <w:rFonts w:ascii="Garamond" w:hAnsi="Garamond"/>
          <w:color w:val="000000" w:themeColor="text1"/>
          <w:szCs w:val="24"/>
        </w:rPr>
        <w:t>“Plataforma dos Licenciamentos”</w:t>
      </w:r>
      <w:r w:rsidRPr="00F1799E">
        <w:rPr>
          <w:rFonts w:ascii="Garamond" w:hAnsi="Garamond"/>
          <w:color w:val="000000" w:themeColor="text1"/>
          <w:szCs w:val="24"/>
        </w:rPr>
        <w:t>.</w:t>
      </w:r>
    </w:p>
    <w:p w14:paraId="50AFC3CF" w14:textId="4E0BDE3D" w:rsidR="008A4623" w:rsidRPr="00F1799E" w:rsidRDefault="008A4623" w:rsidP="00DF7BBF">
      <w:pPr>
        <w:pStyle w:val="PargrafodaLista"/>
        <w:widowControl w:val="0"/>
        <w:numPr>
          <w:ilvl w:val="0"/>
          <w:numId w:val="326"/>
        </w:numPr>
        <w:spacing w:after="120"/>
        <w:ind w:left="426" w:hanging="426"/>
        <w:contextualSpacing w:val="0"/>
        <w:rPr>
          <w:rFonts w:ascii="Garamond" w:hAnsi="Garamond"/>
          <w:color w:val="000000" w:themeColor="text1"/>
          <w:szCs w:val="24"/>
        </w:rPr>
      </w:pPr>
      <w:commentRangeStart w:id="420"/>
      <w:commentRangeStart w:id="421"/>
      <w:r w:rsidRPr="00F1799E">
        <w:rPr>
          <w:rFonts w:ascii="Garamond" w:hAnsi="Garamond"/>
          <w:color w:val="000000" w:themeColor="text1"/>
          <w:szCs w:val="24"/>
        </w:rPr>
        <w:t>A violação do disposto no número anterior constitui contraordenação económica grave, punível nos termos do RJCE.</w:t>
      </w:r>
      <w:commentRangeEnd w:id="420"/>
      <w:r w:rsidR="0063019B" w:rsidRPr="00F1799E">
        <w:rPr>
          <w:rStyle w:val="Refdecomentrio"/>
          <w:rFonts w:ascii="Garamond" w:hAnsi="Garamond"/>
          <w:color w:val="000000" w:themeColor="text1"/>
          <w:sz w:val="24"/>
          <w:szCs w:val="24"/>
        </w:rPr>
        <w:commentReference w:id="420"/>
      </w:r>
      <w:commentRangeEnd w:id="421"/>
      <w:r w:rsidRPr="00F1799E">
        <w:rPr>
          <w:rStyle w:val="Refdecomentrio"/>
          <w:rFonts w:ascii="Garamond" w:hAnsi="Garamond"/>
          <w:color w:val="000000" w:themeColor="text1"/>
          <w:sz w:val="24"/>
          <w:szCs w:val="24"/>
        </w:rPr>
        <w:commentReference w:id="421"/>
      </w:r>
    </w:p>
    <w:p w14:paraId="01F7C8C6" w14:textId="77777777" w:rsidR="008A4623" w:rsidRPr="00FC7A70" w:rsidRDefault="008A4623" w:rsidP="00DF7BBF">
      <w:pPr>
        <w:widowControl w:val="0"/>
        <w:spacing w:after="120"/>
        <w:rPr>
          <w:rFonts w:ascii="Garamond" w:hAnsi="Garamond"/>
          <w:color w:val="000000" w:themeColor="text1"/>
          <w:szCs w:val="24"/>
        </w:rPr>
      </w:pPr>
    </w:p>
    <w:p w14:paraId="76F14564" w14:textId="53CA7FCC"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II</w:t>
      </w:r>
    </w:p>
    <w:p w14:paraId="2100037E" w14:textId="64F431C9"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Z</w:t>
      </w:r>
      <w:r w:rsidR="003E073A" w:rsidRPr="00FC7A70">
        <w:rPr>
          <w:rFonts w:ascii="Garamond" w:hAnsi="Garamond"/>
          <w:smallCaps/>
          <w:color w:val="000000" w:themeColor="text1"/>
          <w:szCs w:val="24"/>
        </w:rPr>
        <w:t xml:space="preserve">onas </w:t>
      </w:r>
      <w:r w:rsidR="00BE4015" w:rsidRPr="00FC7A70">
        <w:rPr>
          <w:rFonts w:ascii="Garamond" w:hAnsi="Garamond"/>
          <w:smallCaps/>
          <w:color w:val="000000" w:themeColor="text1"/>
          <w:szCs w:val="24"/>
        </w:rPr>
        <w:t>de Aceleração Industrial ou ZAI</w:t>
      </w:r>
    </w:p>
    <w:p w14:paraId="603E92D7" w14:textId="77777777" w:rsidR="003E073A" w:rsidRPr="00FC7A70" w:rsidRDefault="003E073A" w:rsidP="00DF7BBF">
      <w:pPr>
        <w:widowControl w:val="0"/>
        <w:spacing w:after="120"/>
        <w:rPr>
          <w:rFonts w:ascii="Garamond" w:hAnsi="Garamond"/>
          <w:szCs w:val="24"/>
        </w:rPr>
      </w:pPr>
    </w:p>
    <w:p w14:paraId="1ECAE9A5" w14:textId="77777777" w:rsidR="00945604" w:rsidRPr="00FC7A70" w:rsidRDefault="00945604" w:rsidP="00DF7BBF">
      <w:pPr>
        <w:pStyle w:val="PargrafodaLista"/>
        <w:widowControl w:val="0"/>
        <w:numPr>
          <w:ilvl w:val="0"/>
          <w:numId w:val="199"/>
        </w:numPr>
        <w:spacing w:after="120"/>
        <w:contextualSpacing w:val="0"/>
        <w:jc w:val="center"/>
        <w:outlineLvl w:val="1"/>
        <w:rPr>
          <w:rFonts w:ascii="Garamond" w:hAnsi="Garamond"/>
          <w:szCs w:val="24"/>
        </w:rPr>
      </w:pPr>
      <w:bookmarkStart w:id="422" w:name="_Ref229998884"/>
    </w:p>
    <w:bookmarkEnd w:id="422"/>
    <w:p w14:paraId="28504459" w14:textId="52E226F6" w:rsidR="003E073A" w:rsidRPr="00FC7A70" w:rsidRDefault="00BE4015"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 xml:space="preserve">ZAI </w:t>
      </w:r>
      <w:r w:rsidR="00B846D7" w:rsidRPr="00FC7A70">
        <w:rPr>
          <w:rFonts w:ascii="Garamond" w:hAnsi="Garamond"/>
          <w:color w:val="000000" w:themeColor="text1"/>
          <w:szCs w:val="24"/>
        </w:rPr>
        <w:t xml:space="preserve">e conversão em </w:t>
      </w:r>
      <w:r w:rsidRPr="00FC7A70">
        <w:rPr>
          <w:rFonts w:ascii="Garamond" w:hAnsi="Garamond"/>
          <w:color w:val="000000" w:themeColor="text1"/>
          <w:szCs w:val="24"/>
        </w:rPr>
        <w:t>ZAI</w:t>
      </w:r>
    </w:p>
    <w:p w14:paraId="2A5AE18D" w14:textId="2FC97BA8" w:rsidR="003E073A" w:rsidRPr="00F1799E" w:rsidRDefault="003E073A" w:rsidP="00DF7BBF">
      <w:pPr>
        <w:pStyle w:val="PargrafodaLista"/>
        <w:widowControl w:val="0"/>
        <w:numPr>
          <w:ilvl w:val="0"/>
          <w:numId w:val="327"/>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A</w:t>
      </w:r>
      <w:r w:rsidR="00BC6B7B" w:rsidRPr="00F1799E">
        <w:rPr>
          <w:rFonts w:ascii="Garamond" w:hAnsi="Garamond"/>
          <w:color w:val="000000" w:themeColor="text1"/>
          <w:szCs w:val="24"/>
        </w:rPr>
        <w:t xml:space="preserve"> </w:t>
      </w:r>
      <w:r w:rsidR="00BE4015" w:rsidRPr="00F1799E">
        <w:rPr>
          <w:rFonts w:ascii="Garamond" w:hAnsi="Garamond"/>
          <w:color w:val="000000" w:themeColor="text1"/>
          <w:szCs w:val="24"/>
        </w:rPr>
        <w:t xml:space="preserve">ZAI </w:t>
      </w:r>
      <w:r w:rsidR="00BC6B7B" w:rsidRPr="00F1799E">
        <w:rPr>
          <w:rFonts w:ascii="Garamond" w:hAnsi="Garamond"/>
          <w:color w:val="000000" w:themeColor="text1"/>
          <w:szCs w:val="24"/>
        </w:rPr>
        <w:t xml:space="preserve">corresponde à zona territorialmente delimitada afeta à instalação de atividades </w:t>
      </w:r>
      <w:r w:rsidR="00E42C68" w:rsidRPr="00F1799E">
        <w:rPr>
          <w:rFonts w:ascii="Garamond" w:hAnsi="Garamond"/>
          <w:color w:val="000000" w:themeColor="text1"/>
          <w:szCs w:val="24"/>
        </w:rPr>
        <w:t>industriais</w:t>
      </w:r>
      <w:r w:rsidR="00A25F86" w:rsidRPr="00F1799E">
        <w:rPr>
          <w:rFonts w:ascii="Garamond" w:hAnsi="Garamond"/>
          <w:color w:val="000000" w:themeColor="text1"/>
          <w:szCs w:val="24"/>
        </w:rPr>
        <w:t xml:space="preserve">, </w:t>
      </w:r>
      <w:r w:rsidR="00E42C68" w:rsidRPr="00F1799E">
        <w:rPr>
          <w:rFonts w:ascii="Garamond" w:hAnsi="Garamond"/>
          <w:color w:val="000000" w:themeColor="text1"/>
          <w:szCs w:val="24"/>
        </w:rPr>
        <w:t xml:space="preserve">bem como outras atividades </w:t>
      </w:r>
      <w:r w:rsidR="00625C7D" w:rsidRPr="00F1799E">
        <w:rPr>
          <w:rFonts w:ascii="Garamond" w:hAnsi="Garamond"/>
          <w:color w:val="000000" w:themeColor="text1"/>
          <w:szCs w:val="24"/>
        </w:rPr>
        <w:t>conexas</w:t>
      </w:r>
      <w:r w:rsidR="00BC6B7B" w:rsidRPr="00F1799E">
        <w:rPr>
          <w:rFonts w:ascii="Garamond" w:hAnsi="Garamond"/>
          <w:color w:val="000000" w:themeColor="text1"/>
          <w:szCs w:val="24"/>
        </w:rPr>
        <w:t>, administrada por uma entidade gestora.</w:t>
      </w:r>
    </w:p>
    <w:p w14:paraId="1BFB6F22" w14:textId="2F212A3B" w:rsidR="003E073A" w:rsidRPr="00F1799E" w:rsidRDefault="00F610B0" w:rsidP="00DF7BBF">
      <w:pPr>
        <w:pStyle w:val="PargrafodaLista"/>
        <w:widowControl w:val="0"/>
        <w:numPr>
          <w:ilvl w:val="0"/>
          <w:numId w:val="327"/>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Podem ser instaladas e exploradas </w:t>
      </w:r>
      <w:r w:rsidR="00721340" w:rsidRPr="00F1799E">
        <w:rPr>
          <w:rFonts w:ascii="Garamond" w:hAnsi="Garamond"/>
          <w:color w:val="000000" w:themeColor="text1"/>
          <w:szCs w:val="24"/>
        </w:rPr>
        <w:t xml:space="preserve">ZAI </w:t>
      </w:r>
      <w:r w:rsidRPr="00F1799E">
        <w:rPr>
          <w:rFonts w:ascii="Garamond" w:hAnsi="Garamond"/>
          <w:color w:val="000000" w:themeColor="text1"/>
          <w:szCs w:val="24"/>
        </w:rPr>
        <w:t xml:space="preserve">multipolares, </w:t>
      </w:r>
      <w:r w:rsidR="00ED5232" w:rsidRPr="00F1799E">
        <w:rPr>
          <w:rFonts w:ascii="Garamond" w:hAnsi="Garamond"/>
          <w:color w:val="000000" w:themeColor="text1"/>
          <w:szCs w:val="24"/>
        </w:rPr>
        <w:t>compostas</w:t>
      </w:r>
      <w:r w:rsidRPr="00F1799E">
        <w:rPr>
          <w:rFonts w:ascii="Garamond" w:hAnsi="Garamond"/>
          <w:color w:val="000000" w:themeColor="text1"/>
          <w:szCs w:val="24"/>
        </w:rPr>
        <w:t xml:space="preserve"> por </w:t>
      </w:r>
      <w:r w:rsidR="00ED5232" w:rsidRPr="00F1799E">
        <w:rPr>
          <w:rFonts w:ascii="Garamond" w:hAnsi="Garamond"/>
          <w:color w:val="000000" w:themeColor="text1"/>
          <w:szCs w:val="24"/>
        </w:rPr>
        <w:t xml:space="preserve">um </w:t>
      </w:r>
      <w:r w:rsidRPr="00F1799E">
        <w:rPr>
          <w:rFonts w:ascii="Garamond" w:hAnsi="Garamond"/>
          <w:color w:val="000000" w:themeColor="text1"/>
          <w:szCs w:val="24"/>
        </w:rPr>
        <w:t>conjunto de polos empresariais localizados em espaços territoriais não conexos, mas funcionalmente ligados entre si e administrada pela mesma entidade gestora.</w:t>
      </w:r>
    </w:p>
    <w:p w14:paraId="524F235A" w14:textId="4679E589" w:rsidR="00D272C4" w:rsidRPr="00F1799E" w:rsidRDefault="00D272C4" w:rsidP="00DF7BBF">
      <w:pPr>
        <w:pStyle w:val="PargrafodaLista"/>
        <w:widowControl w:val="0"/>
        <w:numPr>
          <w:ilvl w:val="0"/>
          <w:numId w:val="327"/>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Podem ser convertidas em </w:t>
      </w:r>
      <w:r w:rsidR="00C45425" w:rsidRPr="00F1799E">
        <w:rPr>
          <w:rFonts w:ascii="Garamond" w:hAnsi="Garamond"/>
          <w:color w:val="000000" w:themeColor="text1"/>
          <w:szCs w:val="24"/>
        </w:rPr>
        <w:t>ZAI</w:t>
      </w:r>
      <w:r w:rsidRPr="00F1799E">
        <w:rPr>
          <w:rFonts w:ascii="Garamond" w:hAnsi="Garamond"/>
          <w:color w:val="000000" w:themeColor="text1"/>
          <w:szCs w:val="24"/>
        </w:rPr>
        <w:t>, as zonas industriais, os parques industriais e as áreas de acolhimento empresarial atualmente existentes.</w:t>
      </w:r>
    </w:p>
    <w:p w14:paraId="2D46547A" w14:textId="159E8C0F" w:rsidR="00B846D7" w:rsidRPr="00F1799E" w:rsidRDefault="00B846D7" w:rsidP="00DF7BBF">
      <w:pPr>
        <w:pStyle w:val="PargrafodaLista"/>
        <w:widowControl w:val="0"/>
        <w:numPr>
          <w:ilvl w:val="0"/>
          <w:numId w:val="327"/>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O</w:t>
      </w:r>
      <w:r w:rsidR="007B1217" w:rsidRPr="00F1799E">
        <w:rPr>
          <w:rFonts w:ascii="Garamond" w:hAnsi="Garamond"/>
          <w:color w:val="000000" w:themeColor="text1"/>
          <w:szCs w:val="24"/>
        </w:rPr>
        <w:t>s</w:t>
      </w:r>
      <w:r w:rsidRPr="00F1799E">
        <w:rPr>
          <w:rFonts w:ascii="Garamond" w:hAnsi="Garamond"/>
          <w:color w:val="000000" w:themeColor="text1"/>
          <w:szCs w:val="24"/>
        </w:rPr>
        <w:t xml:space="preserve"> procedimento</w:t>
      </w:r>
      <w:r w:rsidR="007B1217" w:rsidRPr="00F1799E">
        <w:rPr>
          <w:rFonts w:ascii="Garamond" w:hAnsi="Garamond"/>
          <w:color w:val="000000" w:themeColor="text1"/>
          <w:szCs w:val="24"/>
        </w:rPr>
        <w:t>s</w:t>
      </w:r>
      <w:r w:rsidRPr="00F1799E">
        <w:rPr>
          <w:rFonts w:ascii="Garamond" w:hAnsi="Garamond"/>
          <w:color w:val="000000" w:themeColor="text1"/>
          <w:szCs w:val="24"/>
        </w:rPr>
        <w:t xml:space="preserve"> de exploração </w:t>
      </w:r>
      <w:r w:rsidR="007B1217" w:rsidRPr="00F1799E">
        <w:rPr>
          <w:rFonts w:ascii="Garamond" w:hAnsi="Garamond"/>
          <w:color w:val="000000" w:themeColor="text1"/>
          <w:szCs w:val="24"/>
        </w:rPr>
        <w:t xml:space="preserve">e de conversão </w:t>
      </w:r>
      <w:r w:rsidRPr="00F1799E">
        <w:rPr>
          <w:rFonts w:ascii="Garamond" w:hAnsi="Garamond"/>
          <w:color w:val="000000" w:themeColor="text1"/>
          <w:szCs w:val="24"/>
        </w:rPr>
        <w:t xml:space="preserve">de </w:t>
      </w:r>
      <w:r w:rsidR="00C45425" w:rsidRPr="00F1799E">
        <w:rPr>
          <w:rFonts w:ascii="Garamond" w:hAnsi="Garamond"/>
          <w:color w:val="000000" w:themeColor="text1"/>
          <w:szCs w:val="24"/>
        </w:rPr>
        <w:t xml:space="preserve">ZAI </w:t>
      </w:r>
      <w:r w:rsidRPr="00F1799E">
        <w:rPr>
          <w:rFonts w:ascii="Garamond" w:hAnsi="Garamond"/>
          <w:color w:val="000000" w:themeColor="text1"/>
          <w:szCs w:val="24"/>
        </w:rPr>
        <w:t>previsto</w:t>
      </w:r>
      <w:r w:rsidR="007B1217" w:rsidRPr="00F1799E">
        <w:rPr>
          <w:rFonts w:ascii="Garamond" w:hAnsi="Garamond"/>
          <w:color w:val="000000" w:themeColor="text1"/>
          <w:szCs w:val="24"/>
        </w:rPr>
        <w:t>s</w:t>
      </w:r>
      <w:r w:rsidRPr="00F1799E">
        <w:rPr>
          <w:rFonts w:ascii="Garamond" w:hAnsi="Garamond"/>
          <w:color w:val="000000" w:themeColor="text1"/>
          <w:szCs w:val="24"/>
        </w:rPr>
        <w:t xml:space="preserve"> na alínea </w:t>
      </w:r>
      <w:r w:rsidRPr="00F1799E">
        <w:rPr>
          <w:rFonts w:ascii="Garamond" w:hAnsi="Garamond"/>
          <w:i/>
          <w:iCs/>
          <w:color w:val="000000" w:themeColor="text1"/>
          <w:szCs w:val="24"/>
        </w:rPr>
        <w:t>b)</w:t>
      </w:r>
      <w:r w:rsidRPr="00F1799E">
        <w:rPr>
          <w:rFonts w:ascii="Garamond" w:hAnsi="Garamond"/>
          <w:color w:val="000000" w:themeColor="text1"/>
          <w:szCs w:val="24"/>
        </w:rPr>
        <w:t xml:space="preserve"> do n.</w:t>
      </w:r>
      <w:r w:rsidRPr="00F1799E">
        <w:rPr>
          <w:rFonts w:ascii="Garamond" w:hAnsi="Garamond"/>
          <w:color w:val="000000" w:themeColor="text1"/>
          <w:szCs w:val="24"/>
          <w:vertAlign w:val="superscript"/>
        </w:rPr>
        <w:t>os</w:t>
      </w:r>
      <w:r w:rsidRPr="00F1799E">
        <w:rPr>
          <w:rFonts w:ascii="Garamond" w:hAnsi="Garamond"/>
          <w:color w:val="000000" w:themeColor="text1"/>
          <w:szCs w:val="24"/>
        </w:rPr>
        <w:t xml:space="preserve"> 2 e 3 do </w:t>
      </w:r>
      <w:r w:rsidRPr="00F1799E">
        <w:rPr>
          <w:rFonts w:ascii="Garamond" w:hAnsi="Garamond"/>
          <w:color w:val="000000" w:themeColor="text1"/>
          <w:szCs w:val="24"/>
        </w:rPr>
        <w:fldChar w:fldCharType="begin"/>
      </w:r>
      <w:r w:rsidRPr="00F1799E">
        <w:rPr>
          <w:rFonts w:ascii="Garamond" w:hAnsi="Garamond"/>
          <w:color w:val="000000" w:themeColor="text1"/>
          <w:szCs w:val="24"/>
        </w:rPr>
        <w:instrText xml:space="preserve"> REF _Ref227751603 \r \h </w:instrText>
      </w:r>
      <w:r w:rsidR="00FC7A70" w:rsidRPr="00F1799E">
        <w:rPr>
          <w:rFonts w:ascii="Garamond" w:hAnsi="Garamond"/>
          <w:color w:val="000000" w:themeColor="text1"/>
          <w:szCs w:val="24"/>
        </w:rPr>
        <w:instrText xml:space="preserve"> \* MERGEFORMAT </w:instrText>
      </w:r>
      <w:r w:rsidRPr="00F1799E">
        <w:rPr>
          <w:rFonts w:ascii="Garamond" w:hAnsi="Garamond"/>
          <w:color w:val="000000" w:themeColor="text1"/>
          <w:szCs w:val="24"/>
        </w:rPr>
      </w:r>
      <w:r w:rsidRPr="00F1799E">
        <w:rPr>
          <w:rFonts w:ascii="Garamond" w:hAnsi="Garamond"/>
          <w:color w:val="000000" w:themeColor="text1"/>
          <w:szCs w:val="24"/>
        </w:rPr>
        <w:fldChar w:fldCharType="separate"/>
      </w:r>
      <w:ins w:id="423" w:author="Maria João Torres" w:date="2026-09-07T18:49:00Z" w16du:dateUtc="2026-09-07T17:49:00Z">
        <w:r w:rsidR="00631DE2">
          <w:rPr>
            <w:rFonts w:ascii="Garamond" w:hAnsi="Garamond"/>
            <w:color w:val="000000" w:themeColor="text1"/>
            <w:szCs w:val="24"/>
          </w:rPr>
          <w:t>a</w:t>
        </w:r>
      </w:ins>
      <w:del w:id="424" w:author="Maria João Torres" w:date="2026-09-07T18:49:00Z" w16du:dateUtc="2026-09-07T17:49:00Z">
        <w:r w:rsidR="009D4F47" w:rsidDel="00631DE2">
          <w:rPr>
            <w:rFonts w:ascii="Garamond" w:hAnsi="Garamond"/>
            <w:color w:val="000000" w:themeColor="text1"/>
            <w:szCs w:val="24"/>
          </w:rPr>
          <w:delText>A</w:delText>
        </w:r>
      </w:del>
      <w:r w:rsidR="009D4F47">
        <w:rPr>
          <w:rFonts w:ascii="Garamond" w:hAnsi="Garamond"/>
          <w:color w:val="000000" w:themeColor="text1"/>
          <w:szCs w:val="24"/>
        </w:rPr>
        <w:t>rtigo 16.º</w:t>
      </w:r>
      <w:r w:rsidRPr="00F1799E">
        <w:rPr>
          <w:rFonts w:ascii="Garamond" w:hAnsi="Garamond"/>
          <w:color w:val="000000" w:themeColor="text1"/>
          <w:szCs w:val="24"/>
        </w:rPr>
        <w:fldChar w:fldCharType="end"/>
      </w:r>
      <w:r w:rsidRPr="00F1799E">
        <w:rPr>
          <w:rFonts w:ascii="Garamond" w:hAnsi="Garamond"/>
          <w:color w:val="000000" w:themeColor="text1"/>
          <w:szCs w:val="24"/>
        </w:rPr>
        <w:t xml:space="preserve"> </w:t>
      </w:r>
      <w:r w:rsidR="005E53A7" w:rsidRPr="00F1799E">
        <w:rPr>
          <w:rFonts w:ascii="Garamond" w:hAnsi="Garamond"/>
          <w:color w:val="000000" w:themeColor="text1"/>
          <w:szCs w:val="24"/>
        </w:rPr>
        <w:t>podem ser</w:t>
      </w:r>
      <w:r w:rsidRPr="00F1799E">
        <w:rPr>
          <w:rFonts w:ascii="Garamond" w:hAnsi="Garamond"/>
          <w:color w:val="000000" w:themeColor="text1"/>
          <w:szCs w:val="24"/>
        </w:rPr>
        <w:t xml:space="preserve"> iniciado</w:t>
      </w:r>
      <w:r w:rsidR="005E53A7" w:rsidRPr="00F1799E">
        <w:rPr>
          <w:rFonts w:ascii="Garamond" w:hAnsi="Garamond"/>
          <w:color w:val="000000" w:themeColor="text1"/>
          <w:szCs w:val="24"/>
        </w:rPr>
        <w:t>s</w:t>
      </w:r>
      <w:r w:rsidRPr="00F1799E">
        <w:rPr>
          <w:rFonts w:ascii="Garamond" w:hAnsi="Garamond"/>
          <w:color w:val="000000" w:themeColor="text1"/>
          <w:szCs w:val="24"/>
        </w:rPr>
        <w:t xml:space="preserve"> pela entidade gestora ou, por quem possua legitimidade para proceder à sua constituição ou requerer a sua conversão</w:t>
      </w:r>
      <w:r w:rsidR="00472493" w:rsidRPr="00F1799E">
        <w:rPr>
          <w:rFonts w:ascii="Garamond" w:hAnsi="Garamond"/>
          <w:color w:val="000000" w:themeColor="text1"/>
          <w:szCs w:val="24"/>
        </w:rPr>
        <w:t xml:space="preserve"> nos termos do artigo seguinte</w:t>
      </w:r>
      <w:r w:rsidRPr="00F1799E">
        <w:rPr>
          <w:rFonts w:ascii="Garamond" w:hAnsi="Garamond"/>
          <w:color w:val="000000" w:themeColor="text1"/>
          <w:szCs w:val="24"/>
        </w:rPr>
        <w:t>.</w:t>
      </w:r>
    </w:p>
    <w:p w14:paraId="71076F39" w14:textId="4A176C21" w:rsidR="00717515" w:rsidRPr="00F1799E" w:rsidRDefault="00717515" w:rsidP="00DF7BBF">
      <w:pPr>
        <w:pStyle w:val="PargrafodaLista"/>
        <w:widowControl w:val="0"/>
        <w:numPr>
          <w:ilvl w:val="0"/>
          <w:numId w:val="327"/>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 xml:space="preserve">A </w:t>
      </w:r>
      <w:r w:rsidR="00C45425" w:rsidRPr="00F1799E">
        <w:rPr>
          <w:rFonts w:ascii="Garamond" w:hAnsi="Garamond"/>
          <w:color w:val="000000" w:themeColor="text1"/>
          <w:szCs w:val="24"/>
        </w:rPr>
        <w:t xml:space="preserve">ZAI </w:t>
      </w:r>
      <w:r w:rsidRPr="00F1799E">
        <w:rPr>
          <w:rFonts w:ascii="Garamond" w:hAnsi="Garamond"/>
          <w:color w:val="000000" w:themeColor="text1"/>
          <w:szCs w:val="24"/>
        </w:rPr>
        <w:t>está sujeita ao reexame global das condições constantes do título digital de atividade económica, mediante vistoria de revisão, nos termos do</w:t>
      </w:r>
      <w:r w:rsidR="00B07F87" w:rsidRPr="00F1799E">
        <w:rPr>
          <w:rFonts w:ascii="Garamond" w:hAnsi="Garamond"/>
          <w:color w:val="000000" w:themeColor="text1"/>
          <w:szCs w:val="24"/>
        </w:rPr>
        <w:t xml:space="preserve"> </w:t>
      </w:r>
      <w:r w:rsidR="00B07F87" w:rsidRPr="00F1799E">
        <w:rPr>
          <w:rFonts w:ascii="Garamond" w:hAnsi="Garamond"/>
          <w:color w:val="000000" w:themeColor="text1"/>
          <w:szCs w:val="24"/>
        </w:rPr>
        <w:fldChar w:fldCharType="begin"/>
      </w:r>
      <w:r w:rsidR="00B07F87" w:rsidRPr="00F1799E">
        <w:rPr>
          <w:rFonts w:ascii="Garamond" w:hAnsi="Garamond"/>
          <w:color w:val="000000" w:themeColor="text1"/>
          <w:szCs w:val="24"/>
        </w:rPr>
        <w:instrText xml:space="preserve"> REF _Ref225506390 \r \h </w:instrText>
      </w:r>
      <w:r w:rsidR="00FC7A70" w:rsidRPr="00F1799E">
        <w:rPr>
          <w:rFonts w:ascii="Garamond" w:hAnsi="Garamond"/>
          <w:color w:val="000000" w:themeColor="text1"/>
          <w:szCs w:val="24"/>
        </w:rPr>
        <w:instrText xml:space="preserve"> \* MERGEFORMAT </w:instrText>
      </w:r>
      <w:r w:rsidR="00B07F87" w:rsidRPr="00F1799E">
        <w:rPr>
          <w:rFonts w:ascii="Garamond" w:hAnsi="Garamond"/>
          <w:color w:val="000000" w:themeColor="text1"/>
          <w:szCs w:val="24"/>
        </w:rPr>
      </w:r>
      <w:r w:rsidR="00B07F87" w:rsidRPr="00F1799E">
        <w:rPr>
          <w:rFonts w:ascii="Garamond" w:hAnsi="Garamond"/>
          <w:color w:val="000000" w:themeColor="text1"/>
          <w:szCs w:val="24"/>
        </w:rPr>
        <w:fldChar w:fldCharType="separate"/>
      </w:r>
      <w:ins w:id="425" w:author="Maria João Torres" w:date="2026-09-07T18:49:00Z" w16du:dateUtc="2026-09-07T17:49:00Z">
        <w:r w:rsidR="00421C67">
          <w:rPr>
            <w:rFonts w:ascii="Garamond" w:hAnsi="Garamond"/>
            <w:color w:val="000000" w:themeColor="text1"/>
            <w:szCs w:val="24"/>
          </w:rPr>
          <w:t>a</w:t>
        </w:r>
      </w:ins>
      <w:del w:id="426" w:author="Maria João Torres" w:date="2026-09-07T18:49:00Z" w16du:dateUtc="2026-09-07T17:49:00Z">
        <w:r w:rsidR="009D4F47" w:rsidDel="00421C67">
          <w:rPr>
            <w:rFonts w:ascii="Garamond" w:hAnsi="Garamond"/>
            <w:color w:val="000000" w:themeColor="text1"/>
            <w:szCs w:val="24"/>
          </w:rPr>
          <w:delText>A</w:delText>
        </w:r>
      </w:del>
      <w:r w:rsidR="009D4F47">
        <w:rPr>
          <w:rFonts w:ascii="Garamond" w:hAnsi="Garamond"/>
          <w:color w:val="000000" w:themeColor="text1"/>
          <w:szCs w:val="24"/>
        </w:rPr>
        <w:t>rtigo 32.º</w:t>
      </w:r>
      <w:r w:rsidR="00B07F87" w:rsidRPr="00F1799E">
        <w:rPr>
          <w:rFonts w:ascii="Garamond" w:hAnsi="Garamond"/>
          <w:color w:val="000000" w:themeColor="text1"/>
          <w:szCs w:val="24"/>
        </w:rPr>
        <w:fldChar w:fldCharType="end"/>
      </w:r>
      <w:r w:rsidRPr="00F1799E">
        <w:rPr>
          <w:rFonts w:ascii="Garamond" w:hAnsi="Garamond"/>
          <w:color w:val="000000" w:themeColor="text1"/>
          <w:szCs w:val="24"/>
        </w:rPr>
        <w:t xml:space="preserve">, após terem decorrido sete anos contados a partir da data da respetiva emissão ou da data da </w:t>
      </w:r>
      <w:r w:rsidR="004C5ADD" w:rsidRPr="00F1799E">
        <w:rPr>
          <w:rFonts w:ascii="Garamond" w:hAnsi="Garamond"/>
          <w:color w:val="000000" w:themeColor="text1"/>
          <w:szCs w:val="24"/>
        </w:rPr>
        <w:t xml:space="preserve">sua </w:t>
      </w:r>
      <w:r w:rsidRPr="00F1799E">
        <w:rPr>
          <w:rFonts w:ascii="Garamond" w:hAnsi="Garamond"/>
          <w:color w:val="000000" w:themeColor="text1"/>
          <w:szCs w:val="24"/>
        </w:rPr>
        <w:t>última atualização, sem prejuízo do que for exigido por legislação específica.</w:t>
      </w:r>
    </w:p>
    <w:p w14:paraId="07F595AC" w14:textId="59E4C466" w:rsidR="009123FD" w:rsidRPr="00F1799E" w:rsidDel="00D368CD" w:rsidRDefault="009123FD" w:rsidP="00DF7BBF">
      <w:pPr>
        <w:pStyle w:val="PargrafodaLista"/>
        <w:widowControl w:val="0"/>
        <w:numPr>
          <w:ilvl w:val="0"/>
          <w:numId w:val="327"/>
        </w:numPr>
        <w:spacing w:after="120"/>
        <w:ind w:left="426" w:hanging="426"/>
        <w:contextualSpacing w:val="0"/>
        <w:rPr>
          <w:del w:id="427" w:author="G-MECT" w:date="2026-09-11T22:42:00Z" w16du:dateUtc="2026-09-11T21:42:00Z"/>
          <w:rFonts w:ascii="Garamond" w:hAnsi="Garamond"/>
          <w:color w:val="000000" w:themeColor="text1"/>
          <w:szCs w:val="24"/>
        </w:rPr>
      </w:pPr>
      <w:r w:rsidRPr="00F1799E">
        <w:rPr>
          <w:rFonts w:ascii="Garamond" w:hAnsi="Garamond"/>
          <w:color w:val="000000" w:themeColor="text1"/>
          <w:szCs w:val="24"/>
        </w:rPr>
        <w:t xml:space="preserve">O título digital de atividade económica da </w:t>
      </w:r>
      <w:r w:rsidR="00C45425" w:rsidRPr="00F1799E">
        <w:rPr>
          <w:rFonts w:ascii="Garamond" w:hAnsi="Garamond"/>
          <w:color w:val="000000" w:themeColor="text1"/>
          <w:szCs w:val="24"/>
        </w:rPr>
        <w:t xml:space="preserve">ZAI </w:t>
      </w:r>
      <w:r w:rsidRPr="00F1799E">
        <w:rPr>
          <w:rFonts w:ascii="Garamond" w:hAnsi="Garamond"/>
          <w:color w:val="000000" w:themeColor="text1"/>
          <w:szCs w:val="24"/>
        </w:rPr>
        <w:t xml:space="preserve">pode ser emitido condicionalmente, e a </w:t>
      </w:r>
      <w:r w:rsidR="00C45425" w:rsidRPr="00F1799E">
        <w:rPr>
          <w:rFonts w:ascii="Garamond" w:hAnsi="Garamond"/>
          <w:color w:val="000000" w:themeColor="text1"/>
          <w:szCs w:val="24"/>
        </w:rPr>
        <w:t xml:space="preserve">ZAI </w:t>
      </w:r>
      <w:r w:rsidRPr="00F1799E">
        <w:rPr>
          <w:rFonts w:ascii="Garamond" w:hAnsi="Garamond"/>
          <w:color w:val="000000" w:themeColor="text1"/>
          <w:szCs w:val="24"/>
        </w:rPr>
        <w:t xml:space="preserve">funcionar provisoriamente por um prazo de um ano, até que a entidade gestora da </w:t>
      </w:r>
      <w:r w:rsidR="00C45425" w:rsidRPr="00F1799E">
        <w:rPr>
          <w:rFonts w:ascii="Garamond" w:hAnsi="Garamond"/>
          <w:color w:val="000000" w:themeColor="text1"/>
          <w:szCs w:val="24"/>
        </w:rPr>
        <w:t xml:space="preserve">ZAI </w:t>
      </w:r>
      <w:r w:rsidRPr="00F1799E">
        <w:rPr>
          <w:rFonts w:ascii="Garamond" w:hAnsi="Garamond"/>
          <w:color w:val="000000" w:themeColor="text1"/>
          <w:szCs w:val="24"/>
        </w:rPr>
        <w:t>se constitua como entidade acreditada nos termos do n.º 3 do artigo seguinte.</w:t>
      </w:r>
    </w:p>
    <w:p w14:paraId="5CE29046" w14:textId="77777777" w:rsidR="00992E47" w:rsidRPr="00D368CD" w:rsidRDefault="00992E47">
      <w:pPr>
        <w:pStyle w:val="PargrafodaLista"/>
        <w:widowControl w:val="0"/>
        <w:numPr>
          <w:ilvl w:val="0"/>
          <w:numId w:val="327"/>
        </w:numPr>
        <w:spacing w:after="120"/>
        <w:ind w:left="426" w:hanging="426"/>
        <w:contextualSpacing w:val="0"/>
        <w:rPr>
          <w:rFonts w:ascii="Garamond" w:hAnsi="Garamond"/>
          <w:szCs w:val="24"/>
          <w:rPrChange w:id="428" w:author="G-MECT" w:date="2026-09-11T22:42:00Z" w16du:dateUtc="2026-09-11T21:42:00Z">
            <w:rPr/>
          </w:rPrChange>
        </w:rPr>
        <w:pPrChange w:id="429" w:author="G-MECT" w:date="2026-09-11T22:42:00Z" w16du:dateUtc="2026-09-11T21:42:00Z">
          <w:pPr>
            <w:widowControl w:val="0"/>
            <w:spacing w:after="120"/>
          </w:pPr>
        </w:pPrChange>
      </w:pPr>
    </w:p>
    <w:p w14:paraId="642AFE84" w14:textId="77777777" w:rsidR="00D368CD" w:rsidRDefault="00D368CD" w:rsidP="00D368CD">
      <w:pPr>
        <w:widowControl w:val="0"/>
        <w:spacing w:after="120"/>
        <w:rPr>
          <w:ins w:id="430" w:author="G-MECT" w:date="2026-09-11T22:42:00Z" w16du:dateUtc="2026-09-11T21:42:00Z"/>
          <w:rFonts w:ascii="Garamond" w:hAnsi="Garamond"/>
          <w:szCs w:val="24"/>
        </w:rPr>
      </w:pPr>
    </w:p>
    <w:p w14:paraId="607307B6" w14:textId="77777777" w:rsidR="00D368CD" w:rsidRDefault="00D368CD" w:rsidP="00D368CD">
      <w:pPr>
        <w:pStyle w:val="PargrafodaLista"/>
        <w:widowControl w:val="0"/>
        <w:numPr>
          <w:ilvl w:val="0"/>
          <w:numId w:val="199"/>
        </w:numPr>
        <w:spacing w:after="120"/>
        <w:contextualSpacing w:val="0"/>
        <w:jc w:val="center"/>
        <w:outlineLvl w:val="1"/>
        <w:rPr>
          <w:ins w:id="431" w:author="G-MECT" w:date="2026-09-11T22:42:00Z" w16du:dateUtc="2026-09-11T21:42:00Z"/>
          <w:rFonts w:ascii="Garamond" w:hAnsi="Garamond"/>
          <w:szCs w:val="24"/>
        </w:rPr>
      </w:pPr>
    </w:p>
    <w:p w14:paraId="37FBB153" w14:textId="77777777" w:rsidR="00D368CD" w:rsidRDefault="00D368CD" w:rsidP="00D368CD">
      <w:pPr>
        <w:widowControl w:val="0"/>
        <w:spacing w:after="120"/>
        <w:jc w:val="center"/>
        <w:outlineLvl w:val="1"/>
        <w:rPr>
          <w:ins w:id="432" w:author="G-MECT" w:date="2026-09-11T22:42:00Z" w16du:dateUtc="2026-09-11T21:42:00Z"/>
          <w:rFonts w:ascii="Garamond" w:hAnsi="Garamond"/>
          <w:szCs w:val="24"/>
        </w:rPr>
      </w:pPr>
      <w:ins w:id="433" w:author="G-MECT" w:date="2026-09-11T22:42:00Z" w16du:dateUtc="2026-09-11T21:42:00Z">
        <w:r>
          <w:rPr>
            <w:rFonts w:ascii="Garamond" w:hAnsi="Garamond"/>
            <w:szCs w:val="24"/>
          </w:rPr>
          <w:t>Organização e funcionamento da ZAI</w:t>
        </w:r>
      </w:ins>
    </w:p>
    <w:p w14:paraId="4DCE9FAF" w14:textId="77777777" w:rsidR="00D368CD" w:rsidRPr="00FE7B30" w:rsidRDefault="00D368CD" w:rsidP="00D368CD">
      <w:pPr>
        <w:pStyle w:val="PargrafodaLista"/>
        <w:widowControl w:val="0"/>
        <w:numPr>
          <w:ilvl w:val="0"/>
          <w:numId w:val="476"/>
        </w:numPr>
        <w:spacing w:after="120"/>
        <w:contextualSpacing w:val="0"/>
        <w:rPr>
          <w:ins w:id="434" w:author="G-MECT" w:date="2026-09-11T22:42:00Z" w16du:dateUtc="2026-09-11T21:42:00Z"/>
          <w:rFonts w:ascii="Garamond" w:hAnsi="Garamond"/>
          <w:color w:val="000000" w:themeColor="text1"/>
          <w:szCs w:val="24"/>
        </w:rPr>
      </w:pPr>
      <w:ins w:id="435" w:author="G-MECT" w:date="2026-09-11T22:42:00Z" w16du:dateUtc="2026-09-11T21:42:00Z">
        <w:r w:rsidRPr="00FE7B30">
          <w:rPr>
            <w:rFonts w:ascii="Garamond" w:hAnsi="Garamond"/>
            <w:color w:val="000000" w:themeColor="text1"/>
            <w:szCs w:val="24"/>
          </w:rPr>
          <w:t>As regras de organiza</w:t>
        </w:r>
        <w:r w:rsidRPr="00FE7B30">
          <w:rPr>
            <w:rFonts w:ascii="Garamond" w:hAnsi="Garamond" w:hint="cs"/>
            <w:color w:val="000000" w:themeColor="text1"/>
            <w:szCs w:val="24"/>
          </w:rPr>
          <w:t>çã</w:t>
        </w:r>
        <w:r w:rsidRPr="00FE7B30">
          <w:rPr>
            <w:rFonts w:ascii="Garamond" w:hAnsi="Garamond"/>
            <w:color w:val="000000" w:themeColor="text1"/>
            <w:szCs w:val="24"/>
          </w:rPr>
          <w:t xml:space="preserve">o e funcionamento da ZAI constam de regulamento interno relativo </w:t>
        </w:r>
        <w:r w:rsidRPr="00FE7B30">
          <w:rPr>
            <w:rFonts w:ascii="Garamond" w:hAnsi="Garamond" w:hint="cs"/>
            <w:color w:val="000000" w:themeColor="text1"/>
            <w:szCs w:val="24"/>
          </w:rPr>
          <w:t>à</w:t>
        </w:r>
        <w:r w:rsidRPr="00FE7B30">
          <w:rPr>
            <w:rFonts w:ascii="Garamond" w:hAnsi="Garamond"/>
            <w:color w:val="000000" w:themeColor="text1"/>
            <w:szCs w:val="24"/>
          </w:rPr>
          <w:t xml:space="preserve"> instala</w:t>
        </w:r>
        <w:r w:rsidRPr="00FE7B30">
          <w:rPr>
            <w:rFonts w:ascii="Garamond" w:hAnsi="Garamond" w:hint="cs"/>
            <w:color w:val="000000" w:themeColor="text1"/>
            <w:szCs w:val="24"/>
          </w:rPr>
          <w:t>çã</w:t>
        </w:r>
        <w:r w:rsidRPr="00FE7B30">
          <w:rPr>
            <w:rFonts w:ascii="Garamond" w:hAnsi="Garamond"/>
            <w:color w:val="000000" w:themeColor="text1"/>
            <w:szCs w:val="24"/>
          </w:rPr>
          <w:t>o e explora</w:t>
        </w:r>
        <w:r w:rsidRPr="00FE7B30">
          <w:rPr>
            <w:rFonts w:ascii="Garamond" w:hAnsi="Garamond" w:hint="cs"/>
            <w:color w:val="000000" w:themeColor="text1"/>
            <w:szCs w:val="24"/>
          </w:rPr>
          <w:t>çã</w:t>
        </w:r>
        <w:r w:rsidRPr="00FE7B30">
          <w:rPr>
            <w:rFonts w:ascii="Garamond" w:hAnsi="Garamond"/>
            <w:color w:val="000000" w:themeColor="text1"/>
            <w:szCs w:val="24"/>
          </w:rPr>
          <w:t>o de ZAI ou convers</w:t>
        </w:r>
        <w:r w:rsidRPr="00FE7B30">
          <w:rPr>
            <w:rFonts w:ascii="Garamond" w:hAnsi="Garamond" w:hint="cs"/>
            <w:color w:val="000000" w:themeColor="text1"/>
            <w:szCs w:val="24"/>
          </w:rPr>
          <w:t>ã</w:t>
        </w:r>
        <w:r w:rsidRPr="00FE7B30">
          <w:rPr>
            <w:rFonts w:ascii="Garamond" w:hAnsi="Garamond"/>
            <w:color w:val="000000" w:themeColor="text1"/>
            <w:szCs w:val="24"/>
          </w:rPr>
          <w:t>o em ZAI.</w:t>
        </w:r>
      </w:ins>
    </w:p>
    <w:p w14:paraId="0AD0D0F2" w14:textId="77777777" w:rsidR="00D368CD" w:rsidRPr="00FE7B30" w:rsidRDefault="00D368CD" w:rsidP="00D368CD">
      <w:pPr>
        <w:pStyle w:val="PargrafodaLista"/>
        <w:widowControl w:val="0"/>
        <w:numPr>
          <w:ilvl w:val="0"/>
          <w:numId w:val="476"/>
        </w:numPr>
        <w:spacing w:after="120"/>
        <w:contextualSpacing w:val="0"/>
        <w:rPr>
          <w:ins w:id="436" w:author="G-MECT" w:date="2026-09-11T22:42:00Z" w16du:dateUtc="2026-09-11T21:42:00Z"/>
          <w:rFonts w:ascii="Garamond" w:hAnsi="Garamond"/>
          <w:color w:val="000000" w:themeColor="text1"/>
          <w:szCs w:val="24"/>
        </w:rPr>
      </w:pPr>
      <w:ins w:id="437" w:author="G-MECT" w:date="2026-09-11T22:42:00Z" w16du:dateUtc="2026-09-11T21:42:00Z">
        <w:r w:rsidRPr="00FE7B30">
          <w:rPr>
            <w:rFonts w:ascii="Garamond" w:hAnsi="Garamond"/>
            <w:color w:val="000000" w:themeColor="text1"/>
            <w:szCs w:val="24"/>
          </w:rPr>
          <w:t>O regulamento referido no n</w:t>
        </w:r>
        <w:r w:rsidRPr="00FE7B30">
          <w:rPr>
            <w:rFonts w:ascii="Garamond" w:hAnsi="Garamond" w:hint="cs"/>
            <w:color w:val="000000" w:themeColor="text1"/>
            <w:szCs w:val="24"/>
          </w:rPr>
          <w:t>ú</w:t>
        </w:r>
        <w:r w:rsidRPr="00FE7B30">
          <w:rPr>
            <w:rFonts w:ascii="Garamond" w:hAnsi="Garamond"/>
            <w:color w:val="000000" w:themeColor="text1"/>
            <w:szCs w:val="24"/>
          </w:rPr>
          <w:t>mero anterior deve incluir:</w:t>
        </w:r>
      </w:ins>
    </w:p>
    <w:p w14:paraId="07EC9BA0" w14:textId="77777777" w:rsidR="00D368CD" w:rsidRPr="00FE7B30" w:rsidRDefault="00D368CD" w:rsidP="00D368CD">
      <w:pPr>
        <w:widowControl w:val="0"/>
        <w:numPr>
          <w:ilvl w:val="0"/>
          <w:numId w:val="174"/>
        </w:numPr>
        <w:spacing w:after="120"/>
        <w:ind w:left="851" w:hanging="284"/>
        <w:rPr>
          <w:ins w:id="438" w:author="G-MECT" w:date="2026-09-11T22:42:00Z" w16du:dateUtc="2026-09-11T21:42:00Z"/>
          <w:rFonts w:ascii="Garamond" w:hAnsi="Garamond"/>
          <w:color w:val="000000" w:themeColor="text1"/>
          <w:szCs w:val="24"/>
        </w:rPr>
      </w:pPr>
      <w:ins w:id="439" w:author="G-MECT" w:date="2026-09-11T22:42:00Z" w16du:dateUtc="2026-09-11T21:42:00Z">
        <w:r w:rsidRPr="00FE7B30">
          <w:rPr>
            <w:rFonts w:ascii="Garamond" w:hAnsi="Garamond"/>
            <w:color w:val="000000" w:themeColor="text1"/>
            <w:szCs w:val="24"/>
          </w:rPr>
          <w:t>A identifica</w:t>
        </w:r>
        <w:r w:rsidRPr="00FE7B30">
          <w:rPr>
            <w:rFonts w:ascii="Garamond" w:hAnsi="Garamond" w:hint="cs"/>
            <w:color w:val="000000" w:themeColor="text1"/>
            <w:szCs w:val="24"/>
          </w:rPr>
          <w:t>çã</w:t>
        </w:r>
        <w:r w:rsidRPr="00FE7B30">
          <w:rPr>
            <w:rFonts w:ascii="Garamond" w:hAnsi="Garamond"/>
            <w:color w:val="000000" w:themeColor="text1"/>
            <w:szCs w:val="24"/>
          </w:rPr>
          <w:t>o da tipologia de atividades econ</w:t>
        </w:r>
        <w:r w:rsidRPr="00FE7B30">
          <w:rPr>
            <w:rFonts w:ascii="Garamond" w:hAnsi="Garamond" w:hint="cs"/>
            <w:color w:val="000000" w:themeColor="text1"/>
            <w:szCs w:val="24"/>
          </w:rPr>
          <w:t>ó</w:t>
        </w:r>
        <w:r w:rsidRPr="00FE7B30">
          <w:rPr>
            <w:rFonts w:ascii="Garamond" w:hAnsi="Garamond"/>
            <w:color w:val="000000" w:themeColor="text1"/>
            <w:szCs w:val="24"/>
          </w:rPr>
          <w:t>micas poss</w:t>
        </w:r>
        <w:r w:rsidRPr="00FE7B30">
          <w:rPr>
            <w:rFonts w:ascii="Garamond" w:hAnsi="Garamond" w:hint="cs"/>
            <w:color w:val="000000" w:themeColor="text1"/>
            <w:szCs w:val="24"/>
          </w:rPr>
          <w:t>í</w:t>
        </w:r>
        <w:r w:rsidRPr="00FE7B30">
          <w:rPr>
            <w:rFonts w:ascii="Garamond" w:hAnsi="Garamond"/>
            <w:color w:val="000000" w:themeColor="text1"/>
            <w:szCs w:val="24"/>
          </w:rPr>
          <w:t>veis de serem instaladas na ZAI, com indica</w:t>
        </w:r>
        <w:r w:rsidRPr="00FE7B30">
          <w:rPr>
            <w:rFonts w:ascii="Garamond" w:hAnsi="Garamond" w:hint="cs"/>
            <w:color w:val="000000" w:themeColor="text1"/>
            <w:szCs w:val="24"/>
          </w:rPr>
          <w:t>çã</w:t>
        </w:r>
        <w:r w:rsidRPr="00FE7B30">
          <w:rPr>
            <w:rFonts w:ascii="Garamond" w:hAnsi="Garamond"/>
            <w:color w:val="000000" w:themeColor="text1"/>
            <w:szCs w:val="24"/>
          </w:rPr>
          <w:t>o das respetivas CAE;</w:t>
        </w:r>
      </w:ins>
    </w:p>
    <w:p w14:paraId="1B1AF616" w14:textId="77777777" w:rsidR="00D368CD" w:rsidRPr="00FE7B30" w:rsidRDefault="00D368CD" w:rsidP="00D368CD">
      <w:pPr>
        <w:widowControl w:val="0"/>
        <w:numPr>
          <w:ilvl w:val="0"/>
          <w:numId w:val="174"/>
        </w:numPr>
        <w:spacing w:after="120"/>
        <w:ind w:left="851" w:hanging="284"/>
        <w:rPr>
          <w:ins w:id="440" w:author="G-MECT" w:date="2026-09-11T22:42:00Z" w16du:dateUtc="2026-09-11T21:42:00Z"/>
          <w:rFonts w:ascii="Garamond" w:hAnsi="Garamond"/>
          <w:color w:val="000000" w:themeColor="text1"/>
          <w:szCs w:val="24"/>
        </w:rPr>
      </w:pPr>
      <w:ins w:id="441" w:author="G-MECT" w:date="2026-09-11T22:42:00Z" w16du:dateUtc="2026-09-11T21:42:00Z">
        <w:r w:rsidRPr="00FE7B30">
          <w:rPr>
            <w:rFonts w:ascii="Garamond" w:hAnsi="Garamond"/>
            <w:color w:val="000000" w:themeColor="text1"/>
            <w:szCs w:val="24"/>
          </w:rPr>
          <w:t>As especifica</w:t>
        </w:r>
        <w:r w:rsidRPr="00FE7B30">
          <w:rPr>
            <w:rFonts w:ascii="Garamond" w:hAnsi="Garamond" w:hint="cs"/>
            <w:color w:val="000000" w:themeColor="text1"/>
            <w:szCs w:val="24"/>
          </w:rPr>
          <w:t>çõ</w:t>
        </w:r>
        <w:r w:rsidRPr="00FE7B30">
          <w:rPr>
            <w:rFonts w:ascii="Garamond" w:hAnsi="Garamond"/>
            <w:color w:val="000000" w:themeColor="text1"/>
            <w:szCs w:val="24"/>
          </w:rPr>
          <w:t>es t</w:t>
        </w:r>
        <w:r w:rsidRPr="00FE7B30">
          <w:rPr>
            <w:rFonts w:ascii="Garamond" w:hAnsi="Garamond" w:hint="cs"/>
            <w:color w:val="000000" w:themeColor="text1"/>
            <w:szCs w:val="24"/>
          </w:rPr>
          <w:t>é</w:t>
        </w:r>
        <w:r w:rsidRPr="00FE7B30">
          <w:rPr>
            <w:rFonts w:ascii="Garamond" w:hAnsi="Garamond"/>
            <w:color w:val="000000" w:themeColor="text1"/>
            <w:szCs w:val="24"/>
          </w:rPr>
          <w:t>cnicas aplic</w:t>
        </w:r>
        <w:r w:rsidRPr="00FE7B30">
          <w:rPr>
            <w:rFonts w:ascii="Garamond" w:hAnsi="Garamond" w:hint="cs"/>
            <w:color w:val="000000" w:themeColor="text1"/>
            <w:szCs w:val="24"/>
          </w:rPr>
          <w:t>á</w:t>
        </w:r>
        <w:r w:rsidRPr="00FE7B30">
          <w:rPr>
            <w:rFonts w:ascii="Garamond" w:hAnsi="Garamond"/>
            <w:color w:val="000000" w:themeColor="text1"/>
            <w:szCs w:val="24"/>
          </w:rPr>
          <w:t>veis em mat</w:t>
        </w:r>
        <w:r w:rsidRPr="00FE7B30">
          <w:rPr>
            <w:rFonts w:ascii="Garamond" w:hAnsi="Garamond" w:hint="cs"/>
            <w:color w:val="000000" w:themeColor="text1"/>
            <w:szCs w:val="24"/>
          </w:rPr>
          <w:t>é</w:t>
        </w:r>
        <w:r w:rsidRPr="00FE7B30">
          <w:rPr>
            <w:rFonts w:ascii="Garamond" w:hAnsi="Garamond"/>
            <w:color w:val="000000" w:themeColor="text1"/>
            <w:szCs w:val="24"/>
          </w:rPr>
          <w:t>ria de ocupa</w:t>
        </w:r>
        <w:r w:rsidRPr="00FE7B30">
          <w:rPr>
            <w:rFonts w:ascii="Garamond" w:hAnsi="Garamond" w:hint="cs"/>
            <w:color w:val="000000" w:themeColor="text1"/>
            <w:szCs w:val="24"/>
          </w:rPr>
          <w:t>çã</w:t>
        </w:r>
        <w:r w:rsidRPr="00FE7B30">
          <w:rPr>
            <w:rFonts w:ascii="Garamond" w:hAnsi="Garamond"/>
            <w:color w:val="000000" w:themeColor="text1"/>
            <w:szCs w:val="24"/>
          </w:rPr>
          <w:t>o, uso e transforma</w:t>
        </w:r>
        <w:r w:rsidRPr="00FE7B30">
          <w:rPr>
            <w:rFonts w:ascii="Garamond" w:hAnsi="Garamond" w:hint="cs"/>
            <w:color w:val="000000" w:themeColor="text1"/>
            <w:szCs w:val="24"/>
          </w:rPr>
          <w:t>çã</w:t>
        </w:r>
        <w:r w:rsidRPr="00FE7B30">
          <w:rPr>
            <w:rFonts w:ascii="Garamond" w:hAnsi="Garamond"/>
            <w:color w:val="000000" w:themeColor="text1"/>
            <w:szCs w:val="24"/>
          </w:rPr>
          <w:t>o do solo;</w:t>
        </w:r>
      </w:ins>
    </w:p>
    <w:p w14:paraId="745F5CDE" w14:textId="77777777" w:rsidR="00D368CD" w:rsidRPr="00FE7B30" w:rsidRDefault="00D368CD" w:rsidP="00D368CD">
      <w:pPr>
        <w:widowControl w:val="0"/>
        <w:numPr>
          <w:ilvl w:val="0"/>
          <w:numId w:val="174"/>
        </w:numPr>
        <w:spacing w:after="120"/>
        <w:ind w:left="851" w:hanging="284"/>
        <w:rPr>
          <w:ins w:id="442" w:author="G-MECT" w:date="2026-09-11T22:42:00Z" w16du:dateUtc="2026-09-11T21:42:00Z"/>
          <w:rFonts w:ascii="Garamond" w:hAnsi="Garamond"/>
          <w:color w:val="000000" w:themeColor="text1"/>
          <w:szCs w:val="24"/>
        </w:rPr>
      </w:pPr>
      <w:ins w:id="443" w:author="G-MECT" w:date="2026-09-11T22:42:00Z" w16du:dateUtc="2026-09-11T21:42:00Z">
        <w:r w:rsidRPr="00FE7B30">
          <w:rPr>
            <w:rFonts w:ascii="Garamond" w:hAnsi="Garamond"/>
            <w:color w:val="000000" w:themeColor="text1"/>
            <w:szCs w:val="24"/>
          </w:rPr>
          <w:t>As modalidades e condi</w:t>
        </w:r>
        <w:r w:rsidRPr="00FE7B30">
          <w:rPr>
            <w:rFonts w:ascii="Garamond" w:hAnsi="Garamond" w:hint="cs"/>
            <w:color w:val="000000" w:themeColor="text1"/>
            <w:szCs w:val="24"/>
          </w:rPr>
          <w:t>çõ</w:t>
        </w:r>
        <w:r w:rsidRPr="00FE7B30">
          <w:rPr>
            <w:rFonts w:ascii="Garamond" w:hAnsi="Garamond"/>
            <w:color w:val="000000" w:themeColor="text1"/>
            <w:szCs w:val="24"/>
          </w:rPr>
          <w:t>es de transmiss</w:t>
        </w:r>
        <w:r w:rsidRPr="00FE7B30">
          <w:rPr>
            <w:rFonts w:ascii="Garamond" w:hAnsi="Garamond" w:hint="cs"/>
            <w:color w:val="000000" w:themeColor="text1"/>
            <w:szCs w:val="24"/>
          </w:rPr>
          <w:t>ã</w:t>
        </w:r>
        <w:r w:rsidRPr="00FE7B30">
          <w:rPr>
            <w:rFonts w:ascii="Garamond" w:hAnsi="Garamond"/>
            <w:color w:val="000000" w:themeColor="text1"/>
            <w:szCs w:val="24"/>
          </w:rPr>
          <w:t>o dos direitos sobre os terrenos, edif</w:t>
        </w:r>
        <w:r w:rsidRPr="00FE7B30">
          <w:rPr>
            <w:rFonts w:ascii="Garamond" w:hAnsi="Garamond" w:hint="cs"/>
            <w:color w:val="000000" w:themeColor="text1"/>
            <w:szCs w:val="24"/>
          </w:rPr>
          <w:t>í</w:t>
        </w:r>
        <w:r w:rsidRPr="00FE7B30">
          <w:rPr>
            <w:rFonts w:ascii="Garamond" w:hAnsi="Garamond"/>
            <w:color w:val="000000" w:themeColor="text1"/>
            <w:szCs w:val="24"/>
          </w:rPr>
          <w:t>cios e suas fra</w:t>
        </w:r>
        <w:r w:rsidRPr="00FE7B30">
          <w:rPr>
            <w:rFonts w:ascii="Garamond" w:hAnsi="Garamond" w:hint="cs"/>
            <w:color w:val="000000" w:themeColor="text1"/>
            <w:szCs w:val="24"/>
          </w:rPr>
          <w:t>çõ</w:t>
        </w:r>
        <w:r w:rsidRPr="00FE7B30">
          <w:rPr>
            <w:rFonts w:ascii="Garamond" w:hAnsi="Garamond"/>
            <w:color w:val="000000" w:themeColor="text1"/>
            <w:szCs w:val="24"/>
          </w:rPr>
          <w:t>es;</w:t>
        </w:r>
      </w:ins>
    </w:p>
    <w:p w14:paraId="097A974E" w14:textId="77777777" w:rsidR="00D368CD" w:rsidRPr="00FE7B30" w:rsidRDefault="00D368CD" w:rsidP="00D368CD">
      <w:pPr>
        <w:widowControl w:val="0"/>
        <w:numPr>
          <w:ilvl w:val="0"/>
          <w:numId w:val="174"/>
        </w:numPr>
        <w:spacing w:after="120"/>
        <w:ind w:left="851" w:hanging="284"/>
        <w:rPr>
          <w:ins w:id="444" w:author="G-MECT" w:date="2026-09-11T22:42:00Z" w16du:dateUtc="2026-09-11T21:42:00Z"/>
          <w:rFonts w:ascii="Garamond" w:hAnsi="Garamond"/>
          <w:color w:val="000000" w:themeColor="text1"/>
          <w:szCs w:val="24"/>
        </w:rPr>
      </w:pPr>
      <w:ins w:id="445" w:author="G-MECT" w:date="2026-09-11T22:42:00Z" w16du:dateUtc="2026-09-11T21:42:00Z">
        <w:r w:rsidRPr="00FE7B30">
          <w:rPr>
            <w:rFonts w:ascii="Garamond" w:hAnsi="Garamond"/>
            <w:color w:val="000000" w:themeColor="text1"/>
            <w:szCs w:val="24"/>
          </w:rPr>
          <w:t>Os mecanismos destinados a assegurar a continuidade da presta</w:t>
        </w:r>
        <w:r w:rsidRPr="00FE7B30">
          <w:rPr>
            <w:rFonts w:ascii="Garamond" w:hAnsi="Garamond" w:hint="cs"/>
            <w:color w:val="000000" w:themeColor="text1"/>
            <w:szCs w:val="24"/>
          </w:rPr>
          <w:t>çã</w:t>
        </w:r>
        <w:r w:rsidRPr="00FE7B30">
          <w:rPr>
            <w:rFonts w:ascii="Garamond" w:hAnsi="Garamond"/>
            <w:color w:val="000000" w:themeColor="text1"/>
            <w:szCs w:val="24"/>
          </w:rPr>
          <w:t>o dos servi</w:t>
        </w:r>
        <w:r w:rsidRPr="00FE7B30">
          <w:rPr>
            <w:rFonts w:ascii="Garamond" w:hAnsi="Garamond" w:hint="cs"/>
            <w:color w:val="000000" w:themeColor="text1"/>
            <w:szCs w:val="24"/>
          </w:rPr>
          <w:t>ç</w:t>
        </w:r>
        <w:r w:rsidRPr="00FE7B30">
          <w:rPr>
            <w:rFonts w:ascii="Garamond" w:hAnsi="Garamond"/>
            <w:color w:val="000000" w:themeColor="text1"/>
            <w:szCs w:val="24"/>
          </w:rPr>
          <w:t>os comuns em caso de suspens</w:t>
        </w:r>
        <w:r w:rsidRPr="00FE7B30">
          <w:rPr>
            <w:rFonts w:ascii="Garamond" w:hAnsi="Garamond" w:hint="cs"/>
            <w:color w:val="000000" w:themeColor="text1"/>
            <w:szCs w:val="24"/>
          </w:rPr>
          <w:t>ã</w:t>
        </w:r>
        <w:r w:rsidRPr="00FE7B30">
          <w:rPr>
            <w:rFonts w:ascii="Garamond" w:hAnsi="Garamond"/>
            <w:color w:val="000000" w:themeColor="text1"/>
            <w:szCs w:val="24"/>
          </w:rPr>
          <w:t>o ou cessa</w:t>
        </w:r>
        <w:r w:rsidRPr="00FE7B30">
          <w:rPr>
            <w:rFonts w:ascii="Garamond" w:hAnsi="Garamond" w:hint="cs"/>
            <w:color w:val="000000" w:themeColor="text1"/>
            <w:szCs w:val="24"/>
          </w:rPr>
          <w:t>çã</w:t>
        </w:r>
        <w:r w:rsidRPr="00FE7B30">
          <w:rPr>
            <w:rFonts w:ascii="Garamond" w:hAnsi="Garamond"/>
            <w:color w:val="000000" w:themeColor="text1"/>
            <w:szCs w:val="24"/>
          </w:rPr>
          <w:t>o da atividade da entidade gestora;</w:t>
        </w:r>
      </w:ins>
    </w:p>
    <w:p w14:paraId="3F0B391E" w14:textId="77777777" w:rsidR="00D368CD" w:rsidRPr="00FE7B30" w:rsidRDefault="00D368CD" w:rsidP="00D368CD">
      <w:pPr>
        <w:widowControl w:val="0"/>
        <w:numPr>
          <w:ilvl w:val="0"/>
          <w:numId w:val="174"/>
        </w:numPr>
        <w:spacing w:after="120"/>
        <w:ind w:left="851" w:hanging="284"/>
        <w:rPr>
          <w:ins w:id="446" w:author="G-MECT" w:date="2026-09-11T22:42:00Z" w16du:dateUtc="2026-09-11T21:42:00Z"/>
          <w:rFonts w:ascii="Garamond" w:hAnsi="Garamond"/>
          <w:color w:val="000000" w:themeColor="text1"/>
          <w:szCs w:val="24"/>
        </w:rPr>
      </w:pPr>
      <w:ins w:id="447" w:author="G-MECT" w:date="2026-09-11T22:42:00Z" w16du:dateUtc="2026-09-11T21:42:00Z">
        <w:r w:rsidRPr="00FE7B30">
          <w:rPr>
            <w:rFonts w:ascii="Garamond" w:hAnsi="Garamond"/>
            <w:color w:val="000000" w:themeColor="text1"/>
            <w:szCs w:val="24"/>
          </w:rPr>
          <w:t>O plano de emerg</w:t>
        </w:r>
        <w:r w:rsidRPr="00FE7B30">
          <w:rPr>
            <w:rFonts w:ascii="Garamond" w:hAnsi="Garamond" w:hint="cs"/>
            <w:color w:val="000000" w:themeColor="text1"/>
            <w:szCs w:val="24"/>
          </w:rPr>
          <w:t>ê</w:t>
        </w:r>
        <w:r w:rsidRPr="00FE7B30">
          <w:rPr>
            <w:rFonts w:ascii="Garamond" w:hAnsi="Garamond"/>
            <w:color w:val="000000" w:themeColor="text1"/>
            <w:szCs w:val="24"/>
          </w:rPr>
          <w:t>ncia interno;</w:t>
        </w:r>
      </w:ins>
    </w:p>
    <w:p w14:paraId="2C9B0D11" w14:textId="77777777" w:rsidR="00D368CD" w:rsidRPr="00FE7B30" w:rsidRDefault="00D368CD" w:rsidP="00D368CD">
      <w:pPr>
        <w:widowControl w:val="0"/>
        <w:numPr>
          <w:ilvl w:val="0"/>
          <w:numId w:val="174"/>
        </w:numPr>
        <w:spacing w:after="120"/>
        <w:ind w:left="851" w:hanging="284"/>
        <w:rPr>
          <w:ins w:id="448" w:author="G-MECT" w:date="2026-09-11T22:42:00Z" w16du:dateUtc="2026-09-11T21:42:00Z"/>
          <w:rFonts w:ascii="Garamond" w:hAnsi="Garamond"/>
          <w:color w:val="000000" w:themeColor="text1"/>
          <w:szCs w:val="24"/>
        </w:rPr>
      </w:pPr>
      <w:ins w:id="449" w:author="G-MECT" w:date="2026-09-11T22:42:00Z" w16du:dateUtc="2026-09-11T21:42:00Z">
        <w:r w:rsidRPr="00FE7B30">
          <w:rPr>
            <w:rFonts w:ascii="Garamond" w:hAnsi="Garamond"/>
            <w:color w:val="000000" w:themeColor="text1"/>
            <w:szCs w:val="24"/>
          </w:rPr>
          <w:t>As obriga</w:t>
        </w:r>
        <w:r w:rsidRPr="00FE7B30">
          <w:rPr>
            <w:rFonts w:ascii="Garamond" w:hAnsi="Garamond" w:hint="cs"/>
            <w:color w:val="000000" w:themeColor="text1"/>
            <w:szCs w:val="24"/>
          </w:rPr>
          <w:t>çõ</w:t>
        </w:r>
        <w:r w:rsidRPr="00FE7B30">
          <w:rPr>
            <w:rFonts w:ascii="Garamond" w:hAnsi="Garamond"/>
            <w:color w:val="000000" w:themeColor="text1"/>
            <w:szCs w:val="24"/>
          </w:rPr>
          <w:t>es gerais dos operadores econ</w:t>
        </w:r>
        <w:r w:rsidRPr="00FE7B30">
          <w:rPr>
            <w:rFonts w:ascii="Garamond" w:hAnsi="Garamond" w:hint="cs"/>
            <w:color w:val="000000" w:themeColor="text1"/>
            <w:szCs w:val="24"/>
          </w:rPr>
          <w:t>ó</w:t>
        </w:r>
        <w:r w:rsidRPr="00FE7B30">
          <w:rPr>
            <w:rFonts w:ascii="Garamond" w:hAnsi="Garamond"/>
            <w:color w:val="000000" w:themeColor="text1"/>
            <w:szCs w:val="24"/>
          </w:rPr>
          <w:t>micos com atividade instaladas ou a instalar na ZAI.</w:t>
        </w:r>
      </w:ins>
    </w:p>
    <w:p w14:paraId="154D475C" w14:textId="77777777" w:rsidR="009D590A" w:rsidRPr="00FC7A70" w:rsidRDefault="009D590A" w:rsidP="00DF7BBF">
      <w:pPr>
        <w:widowControl w:val="0"/>
        <w:spacing w:after="120"/>
        <w:rPr>
          <w:rFonts w:ascii="Garamond" w:hAnsi="Garamond"/>
          <w:szCs w:val="24"/>
        </w:rPr>
      </w:pPr>
    </w:p>
    <w:p w14:paraId="1892BD7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12C2DFA" w14:textId="5153FCCF" w:rsidR="008A4623" w:rsidRPr="00FC7A70" w:rsidRDefault="008A4623"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 xml:space="preserve">Entidade gestora de </w:t>
      </w:r>
      <w:r w:rsidR="00C45425" w:rsidRPr="00FC7A70">
        <w:rPr>
          <w:rFonts w:ascii="Garamond" w:hAnsi="Garamond"/>
          <w:color w:val="000000" w:themeColor="text1"/>
          <w:szCs w:val="24"/>
        </w:rPr>
        <w:t>ZAI</w:t>
      </w:r>
    </w:p>
    <w:p w14:paraId="56ECA77C" w14:textId="5130B1CE" w:rsidR="008A4623" w:rsidRPr="00F1799E" w:rsidRDefault="008A4623" w:rsidP="00DF7BBF">
      <w:pPr>
        <w:pStyle w:val="PargrafodaLista"/>
        <w:widowControl w:val="0"/>
        <w:numPr>
          <w:ilvl w:val="0"/>
          <w:numId w:val="328"/>
        </w:numPr>
        <w:spacing w:after="120"/>
        <w:ind w:left="426" w:hanging="426"/>
        <w:contextualSpacing w:val="0"/>
        <w:rPr>
          <w:rFonts w:ascii="Garamond" w:hAnsi="Garamond"/>
          <w:color w:val="000000" w:themeColor="text1"/>
          <w:szCs w:val="24"/>
        </w:rPr>
      </w:pPr>
      <w:r w:rsidRPr="00F1799E">
        <w:rPr>
          <w:rFonts w:ascii="Garamond" w:hAnsi="Garamond"/>
          <w:color w:val="000000" w:themeColor="text1"/>
          <w:szCs w:val="24"/>
        </w:rPr>
        <w:t>A</w:t>
      </w:r>
      <w:r w:rsidR="00386D81" w:rsidRPr="00F1799E">
        <w:rPr>
          <w:rFonts w:ascii="Garamond" w:hAnsi="Garamond"/>
          <w:color w:val="000000" w:themeColor="text1"/>
          <w:szCs w:val="24"/>
        </w:rPr>
        <w:t xml:space="preserve"> entidade gestora da </w:t>
      </w:r>
      <w:r w:rsidR="00C45425" w:rsidRPr="00F1799E">
        <w:rPr>
          <w:rFonts w:ascii="Garamond" w:hAnsi="Garamond"/>
          <w:color w:val="000000" w:themeColor="text1"/>
          <w:szCs w:val="24"/>
        </w:rPr>
        <w:t xml:space="preserve">ZAI </w:t>
      </w:r>
      <w:r w:rsidRPr="00F1799E">
        <w:rPr>
          <w:rFonts w:ascii="Garamond" w:hAnsi="Garamond"/>
          <w:color w:val="000000" w:themeColor="text1"/>
          <w:szCs w:val="24"/>
        </w:rPr>
        <w:t xml:space="preserve">exerce as funções de </w:t>
      </w:r>
      <w:commentRangeStart w:id="450"/>
      <w:commentRangeStart w:id="451"/>
      <w:r w:rsidRPr="00F1799E">
        <w:rPr>
          <w:rFonts w:ascii="Garamond" w:hAnsi="Garamond"/>
          <w:color w:val="000000" w:themeColor="text1"/>
          <w:szCs w:val="24"/>
        </w:rPr>
        <w:t>entidade coordenadora</w:t>
      </w:r>
      <w:commentRangeEnd w:id="450"/>
      <w:r w:rsidR="00511623" w:rsidRPr="00F1799E">
        <w:rPr>
          <w:rStyle w:val="Refdecomentrio"/>
          <w:rFonts w:ascii="Garamond" w:hAnsi="Garamond"/>
          <w:color w:val="000000" w:themeColor="text1"/>
          <w:sz w:val="24"/>
          <w:szCs w:val="24"/>
        </w:rPr>
        <w:commentReference w:id="450"/>
      </w:r>
      <w:commentRangeEnd w:id="451"/>
      <w:r w:rsidRPr="00F1799E">
        <w:rPr>
          <w:rStyle w:val="Refdecomentrio"/>
          <w:rFonts w:ascii="Garamond" w:hAnsi="Garamond"/>
          <w:color w:val="000000" w:themeColor="text1"/>
          <w:sz w:val="24"/>
          <w:szCs w:val="24"/>
        </w:rPr>
        <w:commentReference w:id="451"/>
      </w:r>
      <w:r w:rsidRPr="00F1799E">
        <w:rPr>
          <w:rFonts w:ascii="Garamond" w:hAnsi="Garamond"/>
          <w:color w:val="000000" w:themeColor="text1"/>
          <w:szCs w:val="24"/>
        </w:rPr>
        <w:t xml:space="preserve"> d</w:t>
      </w:r>
      <w:r w:rsidR="00EA4C2B" w:rsidRPr="00F1799E">
        <w:rPr>
          <w:rFonts w:ascii="Garamond" w:hAnsi="Garamond"/>
          <w:color w:val="000000" w:themeColor="text1"/>
          <w:szCs w:val="24"/>
        </w:rPr>
        <w:t xml:space="preserve">as atividades económicas sujeitas a título digital de atividade económica que se instalem </w:t>
      </w:r>
      <w:r w:rsidRPr="00F1799E">
        <w:rPr>
          <w:rFonts w:ascii="Garamond" w:hAnsi="Garamond"/>
          <w:color w:val="000000" w:themeColor="text1"/>
          <w:szCs w:val="24"/>
        </w:rPr>
        <w:t xml:space="preserve">na </w:t>
      </w:r>
      <w:r w:rsidR="00C45425" w:rsidRPr="00F1799E">
        <w:rPr>
          <w:rFonts w:ascii="Garamond" w:hAnsi="Garamond"/>
          <w:color w:val="000000" w:themeColor="text1"/>
          <w:szCs w:val="24"/>
        </w:rPr>
        <w:t>ZAI</w:t>
      </w:r>
      <w:r w:rsidRPr="00F1799E">
        <w:rPr>
          <w:rFonts w:ascii="Garamond" w:hAnsi="Garamond"/>
          <w:color w:val="000000" w:themeColor="text1"/>
          <w:szCs w:val="24"/>
        </w:rPr>
        <w:t>.</w:t>
      </w:r>
    </w:p>
    <w:p w14:paraId="1FBA2429" w14:textId="77777777" w:rsidR="006B7887" w:rsidRDefault="000E71BA" w:rsidP="00DF7BBF">
      <w:pPr>
        <w:pStyle w:val="PargrafodaLista"/>
        <w:widowControl w:val="0"/>
        <w:numPr>
          <w:ilvl w:val="0"/>
          <w:numId w:val="328"/>
        </w:numPr>
        <w:spacing w:after="120"/>
        <w:ind w:left="426" w:hanging="426"/>
        <w:contextualSpacing w:val="0"/>
        <w:rPr>
          <w:ins w:id="452" w:author="G-MECT" w:date="2026-09-11T22:42:00Z" w16du:dateUtc="2026-09-11T21:42:00Z"/>
          <w:rFonts w:ascii="Garamond" w:hAnsi="Garamond"/>
          <w:color w:val="000000" w:themeColor="text1"/>
          <w:szCs w:val="24"/>
        </w:rPr>
      </w:pPr>
      <w:r w:rsidRPr="00F1799E">
        <w:rPr>
          <w:rFonts w:ascii="Garamond" w:hAnsi="Garamond"/>
          <w:color w:val="000000" w:themeColor="text1"/>
          <w:szCs w:val="24"/>
        </w:rPr>
        <w:t>A entidade gestora de ZAI é a entidade responsável pelo integral cumprimento do título digital de atividade económica da ZAI</w:t>
      </w:r>
      <w:ins w:id="453" w:author="G-MECT" w:date="2026-09-11T22:42:00Z" w16du:dateUtc="2026-09-11T21:42:00Z">
        <w:r w:rsidR="006B7887">
          <w:rPr>
            <w:rFonts w:ascii="Garamond" w:hAnsi="Garamond"/>
            <w:color w:val="000000" w:themeColor="text1"/>
            <w:szCs w:val="24"/>
          </w:rPr>
          <w:t>.</w:t>
        </w:r>
      </w:ins>
    </w:p>
    <w:p w14:paraId="6442C5C9" w14:textId="77777777" w:rsidR="003853E3" w:rsidRDefault="003853E3">
      <w:pPr>
        <w:pStyle w:val="PargrafodaLista"/>
        <w:widowControl w:val="0"/>
        <w:numPr>
          <w:ilvl w:val="0"/>
          <w:numId w:val="328"/>
        </w:numPr>
        <w:spacing w:after="120"/>
        <w:ind w:left="426" w:hanging="426"/>
        <w:contextualSpacing w:val="0"/>
        <w:rPr>
          <w:ins w:id="454" w:author="G-MECT" w:date="2026-09-11T22:43:00Z" w16du:dateUtc="2026-09-11T21:43:00Z"/>
          <w:rFonts w:ascii="Garamond" w:hAnsi="Garamond"/>
          <w:color w:val="000000" w:themeColor="text1"/>
          <w:szCs w:val="24"/>
        </w:rPr>
        <w:pPrChange w:id="455" w:author="G-MECT" w:date="2026-09-11T22:43:00Z" w16du:dateUtc="2026-09-11T21:43:00Z">
          <w:pPr>
            <w:pStyle w:val="PargrafodaLista"/>
            <w:widowControl w:val="0"/>
            <w:numPr>
              <w:numId w:val="477"/>
            </w:numPr>
            <w:spacing w:after="120"/>
            <w:ind w:left="426" w:hanging="426"/>
            <w:contextualSpacing w:val="0"/>
          </w:pPr>
        </w:pPrChange>
      </w:pPr>
      <w:ins w:id="456" w:author="G-MECT" w:date="2026-09-11T22:43:00Z" w16du:dateUtc="2026-09-11T21:43:00Z">
        <w:r>
          <w:rPr>
            <w:rFonts w:ascii="Garamond" w:hAnsi="Garamond"/>
            <w:color w:val="000000" w:themeColor="text1"/>
            <w:szCs w:val="24"/>
          </w:rPr>
          <w:t xml:space="preserve">Compete ainda à entidade gestora da ZAI: </w:t>
        </w:r>
      </w:ins>
    </w:p>
    <w:p w14:paraId="70AA8D14" w14:textId="77777777" w:rsidR="003853E3" w:rsidRDefault="003853E3" w:rsidP="003853E3">
      <w:pPr>
        <w:widowControl w:val="0"/>
        <w:numPr>
          <w:ilvl w:val="0"/>
          <w:numId w:val="479"/>
        </w:numPr>
        <w:spacing w:after="120"/>
        <w:rPr>
          <w:ins w:id="457" w:author="G-MECT" w:date="2026-09-11T22:43:00Z" w16du:dateUtc="2026-09-11T21:43:00Z"/>
          <w:rFonts w:ascii="Garamond" w:hAnsi="Garamond"/>
          <w:color w:val="000000" w:themeColor="text1"/>
          <w:szCs w:val="24"/>
        </w:rPr>
      </w:pPr>
      <w:ins w:id="458" w:author="G-MECT" w:date="2026-09-11T22:43:00Z" w16du:dateUtc="2026-09-11T21:43:00Z">
        <w:r>
          <w:rPr>
            <w:rFonts w:ascii="Garamond" w:hAnsi="Garamond"/>
            <w:color w:val="000000" w:themeColor="text1"/>
            <w:szCs w:val="24"/>
          </w:rPr>
          <w:t>Assegurar o</w:t>
        </w:r>
        <w:r w:rsidRPr="00F1799E">
          <w:rPr>
            <w:rFonts w:ascii="Garamond" w:hAnsi="Garamond"/>
            <w:color w:val="000000" w:themeColor="text1"/>
            <w:szCs w:val="24"/>
          </w:rPr>
          <w:t xml:space="preserve"> controlo e supervisão das atividades nela exercidas</w:t>
        </w:r>
        <w:r>
          <w:rPr>
            <w:rFonts w:ascii="Garamond" w:hAnsi="Garamond"/>
            <w:color w:val="000000" w:themeColor="text1"/>
            <w:szCs w:val="24"/>
          </w:rPr>
          <w:t>;</w:t>
        </w:r>
      </w:ins>
    </w:p>
    <w:p w14:paraId="59F32908" w14:textId="77777777" w:rsidR="003853E3" w:rsidRDefault="003853E3" w:rsidP="003853E3">
      <w:pPr>
        <w:widowControl w:val="0"/>
        <w:numPr>
          <w:ilvl w:val="0"/>
          <w:numId w:val="479"/>
        </w:numPr>
        <w:spacing w:after="120"/>
        <w:rPr>
          <w:ins w:id="459" w:author="G-MECT" w:date="2026-09-11T22:43:00Z" w16du:dateUtc="2026-09-11T21:43:00Z"/>
          <w:rFonts w:ascii="Garamond" w:hAnsi="Garamond"/>
          <w:color w:val="000000" w:themeColor="text1"/>
          <w:szCs w:val="24"/>
        </w:rPr>
      </w:pPr>
      <w:ins w:id="460" w:author="G-MECT" w:date="2026-09-11T22:43:00Z" w16du:dateUtc="2026-09-11T21:43:00Z">
        <w:r>
          <w:rPr>
            <w:rFonts w:ascii="Garamond" w:hAnsi="Garamond"/>
            <w:color w:val="000000" w:themeColor="text1"/>
            <w:szCs w:val="24"/>
          </w:rPr>
          <w:t xml:space="preserve">Assegurar </w:t>
        </w:r>
        <w:r w:rsidRPr="00F1799E">
          <w:rPr>
            <w:rFonts w:ascii="Garamond" w:hAnsi="Garamond"/>
            <w:color w:val="000000" w:themeColor="text1"/>
            <w:szCs w:val="24"/>
          </w:rPr>
          <w:t>o funcionamento e manutenção das infraestruturas, serviços e instalações comuns</w:t>
        </w:r>
        <w:r>
          <w:rPr>
            <w:rFonts w:ascii="Garamond" w:hAnsi="Garamond"/>
            <w:color w:val="000000" w:themeColor="text1"/>
            <w:szCs w:val="24"/>
          </w:rPr>
          <w:t>;</w:t>
        </w:r>
      </w:ins>
    </w:p>
    <w:p w14:paraId="6079FFFB" w14:textId="77777777" w:rsidR="003853E3" w:rsidRDefault="003853E3" w:rsidP="003853E3">
      <w:pPr>
        <w:widowControl w:val="0"/>
        <w:numPr>
          <w:ilvl w:val="0"/>
          <w:numId w:val="479"/>
        </w:numPr>
        <w:spacing w:after="120"/>
        <w:rPr>
          <w:ins w:id="461" w:author="G-MECT" w:date="2026-09-11T22:43:00Z" w16du:dateUtc="2026-09-11T21:43:00Z"/>
          <w:rFonts w:ascii="Garamond" w:hAnsi="Garamond"/>
          <w:color w:val="000000" w:themeColor="text1"/>
          <w:szCs w:val="24"/>
        </w:rPr>
      </w:pPr>
      <w:ins w:id="462" w:author="G-MECT" w:date="2026-09-11T22:43:00Z" w16du:dateUtc="2026-09-11T21:43:00Z">
        <w:r w:rsidRPr="00FE7B30">
          <w:rPr>
            <w:rFonts w:ascii="Garamond" w:hAnsi="Garamond"/>
            <w:color w:val="000000" w:themeColor="text1"/>
            <w:szCs w:val="24"/>
          </w:rPr>
          <w:t>Cobrar os encargos de gest</w:t>
        </w:r>
        <w:r w:rsidRPr="00FE7B30">
          <w:rPr>
            <w:rFonts w:ascii="Garamond" w:hAnsi="Garamond" w:hint="cs"/>
            <w:color w:val="000000" w:themeColor="text1"/>
            <w:szCs w:val="24"/>
          </w:rPr>
          <w:t>ã</w:t>
        </w:r>
        <w:r w:rsidRPr="00FE7B30">
          <w:rPr>
            <w:rFonts w:ascii="Garamond" w:hAnsi="Garamond"/>
            <w:color w:val="000000" w:themeColor="text1"/>
            <w:szCs w:val="24"/>
          </w:rPr>
          <w:t>o pelos servi</w:t>
        </w:r>
        <w:r w:rsidRPr="00FE7B30">
          <w:rPr>
            <w:rFonts w:ascii="Garamond" w:hAnsi="Garamond" w:hint="cs"/>
            <w:color w:val="000000" w:themeColor="text1"/>
            <w:szCs w:val="24"/>
          </w:rPr>
          <w:t>ç</w:t>
        </w:r>
        <w:r w:rsidRPr="00FE7B30">
          <w:rPr>
            <w:rFonts w:ascii="Garamond" w:hAnsi="Garamond"/>
            <w:color w:val="000000" w:themeColor="text1"/>
            <w:szCs w:val="24"/>
          </w:rPr>
          <w:t>os comuns e pela utiliza</w:t>
        </w:r>
        <w:r w:rsidRPr="00FE7B30">
          <w:rPr>
            <w:rFonts w:ascii="Garamond" w:hAnsi="Garamond" w:hint="cs"/>
            <w:color w:val="000000" w:themeColor="text1"/>
            <w:szCs w:val="24"/>
          </w:rPr>
          <w:t>çã</w:t>
        </w:r>
        <w:r w:rsidRPr="00FE7B30">
          <w:rPr>
            <w:rFonts w:ascii="Garamond" w:hAnsi="Garamond"/>
            <w:color w:val="000000" w:themeColor="text1"/>
            <w:szCs w:val="24"/>
          </w:rPr>
          <w:t>o e manuten</w:t>
        </w:r>
        <w:r w:rsidRPr="00FE7B30">
          <w:rPr>
            <w:rFonts w:ascii="Garamond" w:hAnsi="Garamond" w:hint="cs"/>
            <w:color w:val="000000" w:themeColor="text1"/>
            <w:szCs w:val="24"/>
          </w:rPr>
          <w:t>çã</w:t>
        </w:r>
        <w:r w:rsidRPr="00FE7B30">
          <w:rPr>
            <w:rFonts w:ascii="Garamond" w:hAnsi="Garamond"/>
            <w:color w:val="000000" w:themeColor="text1"/>
            <w:szCs w:val="24"/>
          </w:rPr>
          <w:t>o das infraestruturas e das restantes partes comuns da ZAI;</w:t>
        </w:r>
      </w:ins>
    </w:p>
    <w:p w14:paraId="435E257D" w14:textId="77777777" w:rsidR="003853E3" w:rsidRPr="0030374A" w:rsidRDefault="003853E3" w:rsidP="003853E3">
      <w:pPr>
        <w:widowControl w:val="0"/>
        <w:numPr>
          <w:ilvl w:val="0"/>
          <w:numId w:val="479"/>
        </w:numPr>
        <w:spacing w:after="120"/>
        <w:rPr>
          <w:ins w:id="463" w:author="G-MECT" w:date="2026-09-11T22:43:00Z" w16du:dateUtc="2026-09-11T21:43:00Z"/>
          <w:rFonts w:ascii="Garamond" w:hAnsi="Garamond"/>
          <w:color w:val="000000" w:themeColor="text1"/>
          <w:szCs w:val="24"/>
        </w:rPr>
      </w:pPr>
      <w:ins w:id="464" w:author="G-MECT" w:date="2026-09-11T22:43:00Z" w16du:dateUtc="2026-09-11T21:43:00Z">
        <w:r w:rsidRPr="0030374A">
          <w:rPr>
            <w:rFonts w:ascii="Garamond" w:hAnsi="Garamond"/>
            <w:color w:val="000000" w:themeColor="text1"/>
            <w:szCs w:val="24"/>
          </w:rPr>
          <w:t>Fiscalizar os estabelecimentos afetos às atividades económicas localizadas na ZAI quanto ao cumprimento das condições definidas no respetivo regulamento interno, aplicando, se for caso disso, as sanções nele previstas.</w:t>
        </w:r>
      </w:ins>
    </w:p>
    <w:p w14:paraId="0DD0F611" w14:textId="77777777" w:rsidR="003853E3" w:rsidRDefault="003853E3">
      <w:pPr>
        <w:pStyle w:val="PargrafodaLista"/>
        <w:widowControl w:val="0"/>
        <w:numPr>
          <w:ilvl w:val="0"/>
          <w:numId w:val="328"/>
        </w:numPr>
        <w:spacing w:after="120"/>
        <w:ind w:left="426" w:hanging="426"/>
        <w:contextualSpacing w:val="0"/>
        <w:rPr>
          <w:ins w:id="465" w:author="G-MECT" w:date="2026-09-11T22:43:00Z" w16du:dateUtc="2026-09-11T21:43:00Z"/>
          <w:rFonts w:ascii="Garamond" w:hAnsi="Garamond"/>
          <w:color w:val="000000" w:themeColor="text1"/>
          <w:szCs w:val="24"/>
        </w:rPr>
        <w:pPrChange w:id="466" w:author="G-MECT" w:date="2026-09-11T22:43:00Z" w16du:dateUtc="2026-09-11T21:43:00Z">
          <w:pPr>
            <w:pStyle w:val="PargrafodaLista"/>
            <w:widowControl w:val="0"/>
            <w:numPr>
              <w:numId w:val="477"/>
            </w:numPr>
            <w:spacing w:after="120"/>
            <w:ind w:left="426" w:hanging="426"/>
            <w:contextualSpacing w:val="0"/>
          </w:pPr>
        </w:pPrChange>
      </w:pPr>
      <w:ins w:id="467" w:author="G-MECT" w:date="2026-09-11T22:43:00Z" w16du:dateUtc="2026-09-11T21:43:00Z">
        <w:r w:rsidRPr="0075253F">
          <w:rPr>
            <w:rFonts w:ascii="Garamond" w:hAnsi="Garamond"/>
            <w:color w:val="000000" w:themeColor="text1"/>
            <w:szCs w:val="24"/>
          </w:rPr>
          <w:t>Constituem obrigações da entidade gestora:</w:t>
        </w:r>
      </w:ins>
    </w:p>
    <w:p w14:paraId="247CB2DC" w14:textId="77777777" w:rsidR="003853E3" w:rsidRPr="00FE7B30" w:rsidRDefault="003853E3" w:rsidP="003853E3">
      <w:pPr>
        <w:widowControl w:val="0"/>
        <w:numPr>
          <w:ilvl w:val="0"/>
          <w:numId w:val="480"/>
        </w:numPr>
        <w:spacing w:after="120"/>
        <w:rPr>
          <w:ins w:id="468" w:author="G-MECT" w:date="2026-09-11T22:43:00Z" w16du:dateUtc="2026-09-11T21:43:00Z"/>
          <w:rFonts w:ascii="Garamond" w:hAnsi="Garamond"/>
          <w:color w:val="000000" w:themeColor="text1"/>
          <w:szCs w:val="24"/>
        </w:rPr>
      </w:pPr>
      <w:ins w:id="469" w:author="G-MECT" w:date="2026-09-11T22:43:00Z" w16du:dateUtc="2026-09-11T21:43:00Z">
        <w:r w:rsidRPr="00FE7B30">
          <w:rPr>
            <w:rFonts w:ascii="Garamond" w:hAnsi="Garamond"/>
            <w:color w:val="000000" w:themeColor="text1"/>
            <w:szCs w:val="24"/>
          </w:rPr>
          <w:t>Contratar um seguro de responsabilidade civil extracontratual que cubra os riscos decorrentes da atividade de gest</w:t>
        </w:r>
        <w:r w:rsidRPr="00FE7B30">
          <w:rPr>
            <w:rFonts w:ascii="Garamond" w:hAnsi="Garamond" w:hint="cs"/>
            <w:color w:val="000000" w:themeColor="text1"/>
            <w:szCs w:val="24"/>
          </w:rPr>
          <w:t>ã</w:t>
        </w:r>
        <w:r w:rsidRPr="00FE7B30">
          <w:rPr>
            <w:rFonts w:ascii="Garamond" w:hAnsi="Garamond"/>
            <w:color w:val="000000" w:themeColor="text1"/>
            <w:szCs w:val="24"/>
          </w:rPr>
          <w:t>o da ZAI;</w:t>
        </w:r>
      </w:ins>
    </w:p>
    <w:p w14:paraId="5EE65CBD" w14:textId="77777777" w:rsidR="003853E3" w:rsidRPr="00FE7B30" w:rsidRDefault="003853E3" w:rsidP="003853E3">
      <w:pPr>
        <w:widowControl w:val="0"/>
        <w:numPr>
          <w:ilvl w:val="0"/>
          <w:numId w:val="480"/>
        </w:numPr>
        <w:spacing w:after="120"/>
        <w:rPr>
          <w:ins w:id="470" w:author="G-MECT" w:date="2026-09-11T22:43:00Z" w16du:dateUtc="2026-09-11T21:43:00Z"/>
          <w:rFonts w:ascii="Garamond" w:hAnsi="Garamond"/>
          <w:color w:val="000000" w:themeColor="text1"/>
          <w:szCs w:val="24"/>
        </w:rPr>
      </w:pPr>
      <w:ins w:id="471" w:author="G-MECT" w:date="2026-09-11T22:43:00Z" w16du:dateUtc="2026-09-11T21:43:00Z">
        <w:r w:rsidRPr="00FE7B30">
          <w:rPr>
            <w:rFonts w:ascii="Garamond" w:hAnsi="Garamond"/>
            <w:color w:val="000000" w:themeColor="text1"/>
            <w:szCs w:val="24"/>
          </w:rPr>
          <w:t>Assegurar, durante a explora</w:t>
        </w:r>
        <w:r w:rsidRPr="00FE7B30">
          <w:rPr>
            <w:rFonts w:ascii="Garamond" w:hAnsi="Garamond" w:hint="cs"/>
            <w:color w:val="000000" w:themeColor="text1"/>
            <w:szCs w:val="24"/>
          </w:rPr>
          <w:t>çã</w:t>
        </w:r>
        <w:r w:rsidRPr="00FE7B30">
          <w:rPr>
            <w:rFonts w:ascii="Garamond" w:hAnsi="Garamond"/>
            <w:color w:val="000000" w:themeColor="text1"/>
            <w:szCs w:val="24"/>
          </w:rPr>
          <w:t>o da ZAI, a manuten</w:t>
        </w:r>
        <w:r w:rsidRPr="00FE7B30">
          <w:rPr>
            <w:rFonts w:ascii="Garamond" w:hAnsi="Garamond" w:hint="cs"/>
            <w:color w:val="000000" w:themeColor="text1"/>
            <w:szCs w:val="24"/>
          </w:rPr>
          <w:t>çã</w:t>
        </w:r>
        <w:r w:rsidRPr="00FE7B30">
          <w:rPr>
            <w:rFonts w:ascii="Garamond" w:hAnsi="Garamond"/>
            <w:color w:val="000000" w:themeColor="text1"/>
            <w:szCs w:val="24"/>
          </w:rPr>
          <w:t>o da capacidade t</w:t>
        </w:r>
        <w:r w:rsidRPr="00FE7B30">
          <w:rPr>
            <w:rFonts w:ascii="Garamond" w:hAnsi="Garamond" w:hint="cs"/>
            <w:color w:val="000000" w:themeColor="text1"/>
            <w:szCs w:val="24"/>
          </w:rPr>
          <w:t>é</w:t>
        </w:r>
        <w:r w:rsidRPr="00FE7B30">
          <w:rPr>
            <w:rFonts w:ascii="Garamond" w:hAnsi="Garamond"/>
            <w:color w:val="000000" w:themeColor="text1"/>
            <w:szCs w:val="24"/>
          </w:rPr>
          <w:t>cnica a que se refere o n</w:t>
        </w:r>
        <w:r>
          <w:rPr>
            <w:rFonts w:ascii="Garamond" w:hAnsi="Garamond"/>
            <w:color w:val="000000" w:themeColor="text1"/>
            <w:szCs w:val="24"/>
          </w:rPr>
          <w:t>úmero seguinte</w:t>
        </w:r>
        <w:r w:rsidRPr="00FE7B30">
          <w:rPr>
            <w:rFonts w:ascii="Garamond" w:hAnsi="Garamond"/>
            <w:color w:val="000000" w:themeColor="text1"/>
            <w:szCs w:val="24"/>
          </w:rPr>
          <w:t>;</w:t>
        </w:r>
      </w:ins>
    </w:p>
    <w:p w14:paraId="4680AF0D" w14:textId="77777777" w:rsidR="003853E3" w:rsidRPr="00FE7B30" w:rsidRDefault="003853E3" w:rsidP="003853E3">
      <w:pPr>
        <w:widowControl w:val="0"/>
        <w:numPr>
          <w:ilvl w:val="0"/>
          <w:numId w:val="480"/>
        </w:numPr>
        <w:spacing w:after="120"/>
        <w:rPr>
          <w:ins w:id="472" w:author="G-MECT" w:date="2026-09-11T22:43:00Z" w16du:dateUtc="2026-09-11T21:43:00Z"/>
          <w:rFonts w:ascii="Garamond" w:hAnsi="Garamond"/>
          <w:color w:val="000000" w:themeColor="text1"/>
          <w:szCs w:val="24"/>
        </w:rPr>
      </w:pPr>
      <w:ins w:id="473" w:author="G-MECT" w:date="2026-09-11T22:43:00Z" w16du:dateUtc="2026-09-11T21:43:00Z">
        <w:r w:rsidRPr="00FE7B30">
          <w:rPr>
            <w:rFonts w:ascii="Garamond" w:hAnsi="Garamond"/>
            <w:color w:val="000000" w:themeColor="text1"/>
            <w:szCs w:val="24"/>
          </w:rPr>
          <w:t>Assegurar, por si ou por terceiro, o regular funcionamento dos servi</w:t>
        </w:r>
        <w:r w:rsidRPr="00FE7B30">
          <w:rPr>
            <w:rFonts w:ascii="Garamond" w:hAnsi="Garamond" w:hint="cs"/>
            <w:color w:val="000000" w:themeColor="text1"/>
            <w:szCs w:val="24"/>
          </w:rPr>
          <w:t>ç</w:t>
        </w:r>
        <w:r w:rsidRPr="00FE7B30">
          <w:rPr>
            <w:rFonts w:ascii="Garamond" w:hAnsi="Garamond"/>
            <w:color w:val="000000" w:themeColor="text1"/>
            <w:szCs w:val="24"/>
          </w:rPr>
          <w:t>os e instala</w:t>
        </w:r>
        <w:r w:rsidRPr="00FE7B30">
          <w:rPr>
            <w:rFonts w:ascii="Garamond" w:hAnsi="Garamond" w:hint="cs"/>
            <w:color w:val="000000" w:themeColor="text1"/>
            <w:szCs w:val="24"/>
          </w:rPr>
          <w:t>çõ</w:t>
        </w:r>
        <w:r w:rsidRPr="00FE7B30">
          <w:rPr>
            <w:rFonts w:ascii="Garamond" w:hAnsi="Garamond"/>
            <w:color w:val="000000" w:themeColor="text1"/>
            <w:szCs w:val="24"/>
          </w:rPr>
          <w:t>es comuns, garantindo a presta</w:t>
        </w:r>
        <w:r w:rsidRPr="00FE7B30">
          <w:rPr>
            <w:rFonts w:ascii="Garamond" w:hAnsi="Garamond" w:hint="cs"/>
            <w:color w:val="000000" w:themeColor="text1"/>
            <w:szCs w:val="24"/>
          </w:rPr>
          <w:t>çã</w:t>
        </w:r>
        <w:r w:rsidRPr="00FE7B30">
          <w:rPr>
            <w:rFonts w:ascii="Garamond" w:hAnsi="Garamond"/>
            <w:color w:val="000000" w:themeColor="text1"/>
            <w:szCs w:val="24"/>
          </w:rPr>
          <w:t>o dos servi</w:t>
        </w:r>
        <w:r w:rsidRPr="00FE7B30">
          <w:rPr>
            <w:rFonts w:ascii="Garamond" w:hAnsi="Garamond" w:hint="cs"/>
            <w:color w:val="000000" w:themeColor="text1"/>
            <w:szCs w:val="24"/>
          </w:rPr>
          <w:t>ç</w:t>
        </w:r>
        <w:r w:rsidRPr="00FE7B30">
          <w:rPr>
            <w:rFonts w:ascii="Garamond" w:hAnsi="Garamond"/>
            <w:color w:val="000000" w:themeColor="text1"/>
            <w:szCs w:val="24"/>
          </w:rPr>
          <w:t>os comuns previstos na autoriza</w:t>
        </w:r>
        <w:r w:rsidRPr="00FE7B30">
          <w:rPr>
            <w:rFonts w:ascii="Garamond" w:hAnsi="Garamond" w:hint="cs"/>
            <w:color w:val="000000" w:themeColor="text1"/>
            <w:szCs w:val="24"/>
          </w:rPr>
          <w:t>çã</w:t>
        </w:r>
        <w:r w:rsidRPr="00FE7B30">
          <w:rPr>
            <w:rFonts w:ascii="Garamond" w:hAnsi="Garamond"/>
            <w:color w:val="000000" w:themeColor="text1"/>
            <w:szCs w:val="24"/>
          </w:rPr>
          <w:t>o de explora</w:t>
        </w:r>
        <w:r w:rsidRPr="00FE7B30">
          <w:rPr>
            <w:rFonts w:ascii="Garamond" w:hAnsi="Garamond" w:hint="cs"/>
            <w:color w:val="000000" w:themeColor="text1"/>
            <w:szCs w:val="24"/>
          </w:rPr>
          <w:t>çã</w:t>
        </w:r>
        <w:r w:rsidRPr="00FE7B30">
          <w:rPr>
            <w:rFonts w:ascii="Garamond" w:hAnsi="Garamond"/>
            <w:color w:val="000000" w:themeColor="text1"/>
            <w:szCs w:val="24"/>
          </w:rPr>
          <w:t xml:space="preserve">o </w:t>
        </w:r>
        <w:r w:rsidRPr="00FE7B30">
          <w:rPr>
            <w:rFonts w:ascii="Garamond" w:hAnsi="Garamond" w:hint="cs"/>
            <w:color w:val="000000" w:themeColor="text1"/>
            <w:szCs w:val="24"/>
          </w:rPr>
          <w:t>à</w:t>
        </w:r>
        <w:r w:rsidRPr="00FE7B30">
          <w:rPr>
            <w:rFonts w:ascii="Garamond" w:hAnsi="Garamond"/>
            <w:color w:val="000000" w:themeColor="text1"/>
            <w:szCs w:val="24"/>
          </w:rPr>
          <w:t>s atividades econ</w:t>
        </w:r>
        <w:r w:rsidRPr="00FE7B30">
          <w:rPr>
            <w:rFonts w:ascii="Garamond" w:hAnsi="Garamond" w:hint="cs"/>
            <w:color w:val="000000" w:themeColor="text1"/>
            <w:szCs w:val="24"/>
          </w:rPr>
          <w:t>ó</w:t>
        </w:r>
        <w:r w:rsidRPr="00FE7B30">
          <w:rPr>
            <w:rFonts w:ascii="Garamond" w:hAnsi="Garamond"/>
            <w:color w:val="000000" w:themeColor="text1"/>
            <w:szCs w:val="24"/>
          </w:rPr>
          <w:t>micas localizadas na ZAI, nomeadamente:</w:t>
        </w:r>
      </w:ins>
    </w:p>
    <w:p w14:paraId="51C8713E" w14:textId="77777777" w:rsidR="003853E3" w:rsidRPr="00FE7B30" w:rsidRDefault="003853E3" w:rsidP="003853E3">
      <w:pPr>
        <w:pStyle w:val="PargrafodaLista"/>
        <w:numPr>
          <w:ilvl w:val="0"/>
          <w:numId w:val="478"/>
        </w:numPr>
        <w:spacing w:before="120" w:after="120"/>
        <w:rPr>
          <w:ins w:id="474" w:author="G-MECT" w:date="2026-09-11T22:43:00Z" w16du:dateUtc="2026-09-11T21:43:00Z"/>
          <w:rFonts w:ascii="Garamond" w:hAnsi="Garamond" w:cs="Times New Roman"/>
          <w:szCs w:val="24"/>
        </w:rPr>
      </w:pPr>
      <w:ins w:id="475" w:author="G-MECT" w:date="2026-09-11T22:43:00Z" w16du:dateUtc="2026-09-11T21:43:00Z">
        <w:r w:rsidRPr="00FE7B30">
          <w:rPr>
            <w:rFonts w:ascii="Garamond" w:hAnsi="Garamond" w:cs="Times New Roman"/>
            <w:szCs w:val="24"/>
          </w:rPr>
          <w:t xml:space="preserve">Limpeza das </w:t>
        </w:r>
        <w:r w:rsidRPr="00FE7B30">
          <w:rPr>
            <w:rFonts w:ascii="Garamond" w:hAnsi="Garamond" w:cs="Times New Roman" w:hint="cs"/>
            <w:szCs w:val="24"/>
          </w:rPr>
          <w:t>á</w:t>
        </w:r>
        <w:r w:rsidRPr="00FE7B30">
          <w:rPr>
            <w:rFonts w:ascii="Garamond" w:hAnsi="Garamond" w:cs="Times New Roman"/>
            <w:szCs w:val="24"/>
          </w:rPr>
          <w:t>reas de utiliza</w:t>
        </w:r>
        <w:r w:rsidRPr="00FE7B30">
          <w:rPr>
            <w:rFonts w:ascii="Garamond" w:hAnsi="Garamond" w:cs="Times New Roman" w:hint="cs"/>
            <w:szCs w:val="24"/>
          </w:rPr>
          <w:t>çã</w:t>
        </w:r>
        <w:r w:rsidRPr="00FE7B30">
          <w:rPr>
            <w:rFonts w:ascii="Garamond" w:hAnsi="Garamond" w:cs="Times New Roman"/>
            <w:szCs w:val="24"/>
          </w:rPr>
          <w:t>o coletiva;</w:t>
        </w:r>
      </w:ins>
    </w:p>
    <w:p w14:paraId="11AD4A77" w14:textId="77777777" w:rsidR="003853E3" w:rsidRPr="00FE7B30" w:rsidRDefault="003853E3" w:rsidP="003853E3">
      <w:pPr>
        <w:pStyle w:val="PargrafodaLista"/>
        <w:numPr>
          <w:ilvl w:val="0"/>
          <w:numId w:val="478"/>
        </w:numPr>
        <w:spacing w:before="120" w:after="120"/>
        <w:rPr>
          <w:ins w:id="476" w:author="G-MECT" w:date="2026-09-11T22:43:00Z" w16du:dateUtc="2026-09-11T21:43:00Z"/>
          <w:rFonts w:ascii="Garamond" w:hAnsi="Garamond" w:cs="Times New Roman"/>
          <w:szCs w:val="24"/>
        </w:rPr>
      </w:pPr>
      <w:ins w:id="477" w:author="G-MECT" w:date="2026-09-11T22:43:00Z" w16du:dateUtc="2026-09-11T21:43:00Z">
        <w:r w:rsidRPr="00FE7B30">
          <w:rPr>
            <w:rFonts w:ascii="Garamond" w:hAnsi="Garamond" w:cs="Times New Roman"/>
            <w:szCs w:val="24"/>
          </w:rPr>
          <w:t>Jardinagem e conserva</w:t>
        </w:r>
        <w:r w:rsidRPr="00FE7B30">
          <w:rPr>
            <w:rFonts w:ascii="Garamond" w:hAnsi="Garamond" w:cs="Times New Roman" w:hint="cs"/>
            <w:szCs w:val="24"/>
          </w:rPr>
          <w:t>çã</w:t>
        </w:r>
        <w:r w:rsidRPr="00FE7B30">
          <w:rPr>
            <w:rFonts w:ascii="Garamond" w:hAnsi="Garamond" w:cs="Times New Roman"/>
            <w:szCs w:val="24"/>
          </w:rPr>
          <w:t>o dos espa</w:t>
        </w:r>
        <w:r w:rsidRPr="00FE7B30">
          <w:rPr>
            <w:rFonts w:ascii="Garamond" w:hAnsi="Garamond" w:cs="Times New Roman" w:hint="cs"/>
            <w:szCs w:val="24"/>
          </w:rPr>
          <w:t>ç</w:t>
        </w:r>
        <w:r w:rsidRPr="00FE7B30">
          <w:rPr>
            <w:rFonts w:ascii="Garamond" w:hAnsi="Garamond" w:cs="Times New Roman"/>
            <w:szCs w:val="24"/>
          </w:rPr>
          <w:t>os verdes comuns existentes;</w:t>
        </w:r>
      </w:ins>
    </w:p>
    <w:p w14:paraId="400E8322" w14:textId="77777777" w:rsidR="003853E3" w:rsidRPr="00FE7B30" w:rsidRDefault="003853E3" w:rsidP="003853E3">
      <w:pPr>
        <w:pStyle w:val="PargrafodaLista"/>
        <w:numPr>
          <w:ilvl w:val="0"/>
          <w:numId w:val="478"/>
        </w:numPr>
        <w:spacing w:before="120" w:after="120"/>
        <w:rPr>
          <w:ins w:id="478" w:author="G-MECT" w:date="2026-09-11T22:43:00Z" w16du:dateUtc="2026-09-11T21:43:00Z"/>
          <w:rFonts w:ascii="Garamond" w:hAnsi="Garamond" w:cs="Times New Roman"/>
          <w:szCs w:val="24"/>
        </w:rPr>
      </w:pPr>
      <w:ins w:id="479" w:author="G-MECT" w:date="2026-09-11T22:43:00Z" w16du:dateUtc="2026-09-11T21:43:00Z">
        <w:r w:rsidRPr="00FE7B30">
          <w:rPr>
            <w:rFonts w:ascii="Garamond" w:hAnsi="Garamond" w:cs="Times New Roman"/>
            <w:szCs w:val="24"/>
          </w:rPr>
          <w:t>Gest</w:t>
        </w:r>
        <w:r w:rsidRPr="00FE7B30">
          <w:rPr>
            <w:rFonts w:ascii="Garamond" w:hAnsi="Garamond" w:cs="Times New Roman" w:hint="cs"/>
            <w:szCs w:val="24"/>
          </w:rPr>
          <w:t>ã</w:t>
        </w:r>
        <w:r w:rsidRPr="00FE7B30">
          <w:rPr>
            <w:rFonts w:ascii="Garamond" w:hAnsi="Garamond" w:cs="Times New Roman"/>
            <w:szCs w:val="24"/>
          </w:rPr>
          <w:t>o de meios comuns de sinaliza</w:t>
        </w:r>
        <w:r w:rsidRPr="00FE7B30">
          <w:rPr>
            <w:rFonts w:ascii="Garamond" w:hAnsi="Garamond" w:cs="Times New Roman" w:hint="cs"/>
            <w:szCs w:val="24"/>
          </w:rPr>
          <w:t>çã</w:t>
        </w:r>
        <w:r w:rsidRPr="00FE7B30">
          <w:rPr>
            <w:rFonts w:ascii="Garamond" w:hAnsi="Garamond" w:cs="Times New Roman"/>
            <w:szCs w:val="24"/>
          </w:rPr>
          <w:t>o informativa da ZAI;</w:t>
        </w:r>
      </w:ins>
    </w:p>
    <w:p w14:paraId="07C98945" w14:textId="77777777" w:rsidR="003853E3" w:rsidRPr="00FE7B30" w:rsidRDefault="003853E3" w:rsidP="003853E3">
      <w:pPr>
        <w:pStyle w:val="PargrafodaLista"/>
        <w:numPr>
          <w:ilvl w:val="0"/>
          <w:numId w:val="478"/>
        </w:numPr>
        <w:spacing w:before="120" w:after="120"/>
        <w:rPr>
          <w:ins w:id="480" w:author="G-MECT" w:date="2026-09-11T22:43:00Z" w16du:dateUtc="2026-09-11T21:43:00Z"/>
          <w:rFonts w:ascii="Garamond" w:hAnsi="Garamond" w:cs="Times New Roman"/>
          <w:szCs w:val="24"/>
        </w:rPr>
      </w:pPr>
      <w:ins w:id="481" w:author="G-MECT" w:date="2026-09-11T22:43:00Z" w16du:dateUtc="2026-09-11T21:43:00Z">
        <w:r w:rsidRPr="00FE7B30">
          <w:rPr>
            <w:rFonts w:ascii="Garamond" w:hAnsi="Garamond" w:cs="Times New Roman"/>
            <w:szCs w:val="24"/>
          </w:rPr>
          <w:t>Coordena</w:t>
        </w:r>
        <w:r w:rsidRPr="00FE7B30">
          <w:rPr>
            <w:rFonts w:ascii="Garamond" w:hAnsi="Garamond" w:cs="Times New Roman" w:hint="cs"/>
            <w:szCs w:val="24"/>
          </w:rPr>
          <w:t>çã</w:t>
        </w:r>
        <w:r w:rsidRPr="00FE7B30">
          <w:rPr>
            <w:rFonts w:ascii="Garamond" w:hAnsi="Garamond" w:cs="Times New Roman"/>
            <w:szCs w:val="24"/>
          </w:rPr>
          <w:t>o da recolha de res</w:t>
        </w:r>
        <w:r w:rsidRPr="00FE7B30">
          <w:rPr>
            <w:rFonts w:ascii="Garamond" w:hAnsi="Garamond" w:cs="Times New Roman" w:hint="cs"/>
            <w:szCs w:val="24"/>
          </w:rPr>
          <w:t>í</w:t>
        </w:r>
        <w:r w:rsidRPr="00FE7B30">
          <w:rPr>
            <w:rFonts w:ascii="Garamond" w:hAnsi="Garamond" w:cs="Times New Roman"/>
            <w:szCs w:val="24"/>
          </w:rPr>
          <w:t>duos urbanos;</w:t>
        </w:r>
      </w:ins>
    </w:p>
    <w:p w14:paraId="59A3CE58" w14:textId="77777777" w:rsidR="003853E3" w:rsidRPr="00FE7B30" w:rsidRDefault="003853E3" w:rsidP="003853E3">
      <w:pPr>
        <w:pStyle w:val="PargrafodaLista"/>
        <w:numPr>
          <w:ilvl w:val="0"/>
          <w:numId w:val="478"/>
        </w:numPr>
        <w:spacing w:before="120" w:after="120"/>
        <w:rPr>
          <w:ins w:id="482" w:author="G-MECT" w:date="2026-09-11T22:43:00Z" w16du:dateUtc="2026-09-11T21:43:00Z"/>
          <w:rFonts w:ascii="Garamond" w:hAnsi="Garamond" w:cs="Times New Roman"/>
          <w:szCs w:val="24"/>
        </w:rPr>
      </w:pPr>
      <w:ins w:id="483" w:author="G-MECT" w:date="2026-09-11T22:43:00Z" w16du:dateUtc="2026-09-11T21:43:00Z">
        <w:r w:rsidRPr="00FE7B30">
          <w:rPr>
            <w:rFonts w:ascii="Garamond" w:hAnsi="Garamond" w:cs="Times New Roman"/>
            <w:szCs w:val="24"/>
          </w:rPr>
          <w:t>Vigil</w:t>
        </w:r>
        <w:r w:rsidRPr="00FE7B30">
          <w:rPr>
            <w:rFonts w:ascii="Garamond" w:hAnsi="Garamond" w:cs="Times New Roman" w:hint="cs"/>
            <w:szCs w:val="24"/>
          </w:rPr>
          <w:t>â</w:t>
        </w:r>
        <w:r w:rsidRPr="00FE7B30">
          <w:rPr>
            <w:rFonts w:ascii="Garamond" w:hAnsi="Garamond" w:cs="Times New Roman"/>
            <w:szCs w:val="24"/>
          </w:rPr>
          <w:t xml:space="preserve">ncia nas </w:t>
        </w:r>
        <w:r w:rsidRPr="00FE7B30">
          <w:rPr>
            <w:rFonts w:ascii="Garamond" w:hAnsi="Garamond" w:cs="Times New Roman" w:hint="cs"/>
            <w:szCs w:val="24"/>
          </w:rPr>
          <w:t>á</w:t>
        </w:r>
        <w:r w:rsidRPr="00FE7B30">
          <w:rPr>
            <w:rFonts w:ascii="Garamond" w:hAnsi="Garamond" w:cs="Times New Roman"/>
            <w:szCs w:val="24"/>
          </w:rPr>
          <w:t>reas de utiliza</w:t>
        </w:r>
        <w:r w:rsidRPr="00FE7B30">
          <w:rPr>
            <w:rFonts w:ascii="Garamond" w:hAnsi="Garamond" w:cs="Times New Roman" w:hint="cs"/>
            <w:szCs w:val="24"/>
          </w:rPr>
          <w:t>çã</w:t>
        </w:r>
        <w:r w:rsidRPr="00FE7B30">
          <w:rPr>
            <w:rFonts w:ascii="Garamond" w:hAnsi="Garamond" w:cs="Times New Roman"/>
            <w:szCs w:val="24"/>
          </w:rPr>
          <w:t>o coletiva;</w:t>
        </w:r>
      </w:ins>
    </w:p>
    <w:p w14:paraId="7C2FDB3C" w14:textId="77777777" w:rsidR="003853E3" w:rsidRPr="00FE7B30" w:rsidRDefault="003853E3" w:rsidP="003853E3">
      <w:pPr>
        <w:pStyle w:val="PargrafodaLista"/>
        <w:numPr>
          <w:ilvl w:val="0"/>
          <w:numId w:val="478"/>
        </w:numPr>
        <w:spacing w:before="120" w:after="120"/>
        <w:rPr>
          <w:ins w:id="484" w:author="G-MECT" w:date="2026-09-11T22:43:00Z" w16du:dateUtc="2026-09-11T21:43:00Z"/>
          <w:rFonts w:ascii="Garamond" w:hAnsi="Garamond" w:cs="Times New Roman"/>
          <w:szCs w:val="24"/>
        </w:rPr>
      </w:pPr>
      <w:ins w:id="485" w:author="G-MECT" w:date="2026-09-11T22:43:00Z" w16du:dateUtc="2026-09-11T21:43:00Z">
        <w:r w:rsidRPr="00FE7B30">
          <w:rPr>
            <w:rFonts w:ascii="Garamond" w:hAnsi="Garamond" w:cs="Times New Roman"/>
            <w:szCs w:val="24"/>
          </w:rPr>
          <w:t>Manuten</w:t>
        </w:r>
        <w:r w:rsidRPr="00FE7B30">
          <w:rPr>
            <w:rFonts w:ascii="Garamond" w:hAnsi="Garamond" w:cs="Times New Roman" w:hint="cs"/>
            <w:szCs w:val="24"/>
          </w:rPr>
          <w:t>çã</w:t>
        </w:r>
        <w:r w:rsidRPr="00FE7B30">
          <w:rPr>
            <w:rFonts w:ascii="Garamond" w:hAnsi="Garamond" w:cs="Times New Roman"/>
            <w:szCs w:val="24"/>
          </w:rPr>
          <w:t>o das infraestruturas e equipamentos que n</w:t>
        </w:r>
        <w:r w:rsidRPr="00FE7B30">
          <w:rPr>
            <w:rFonts w:ascii="Garamond" w:hAnsi="Garamond" w:cs="Times New Roman" w:hint="cs"/>
            <w:szCs w:val="24"/>
          </w:rPr>
          <w:t>ã</w:t>
        </w:r>
        <w:r w:rsidRPr="00FE7B30">
          <w:rPr>
            <w:rFonts w:ascii="Garamond" w:hAnsi="Garamond" w:cs="Times New Roman"/>
            <w:szCs w:val="24"/>
          </w:rPr>
          <w:t>o estejam concessionados ou em explora</w:t>
        </w:r>
        <w:r w:rsidRPr="00FE7B30">
          <w:rPr>
            <w:rFonts w:ascii="Garamond" w:hAnsi="Garamond" w:cs="Times New Roman" w:hint="cs"/>
            <w:szCs w:val="24"/>
          </w:rPr>
          <w:t>çã</w:t>
        </w:r>
        <w:r w:rsidRPr="00FE7B30">
          <w:rPr>
            <w:rFonts w:ascii="Garamond" w:hAnsi="Garamond" w:cs="Times New Roman"/>
            <w:szCs w:val="24"/>
          </w:rPr>
          <w:t>o por entidades p</w:t>
        </w:r>
        <w:r w:rsidRPr="00FE7B30">
          <w:rPr>
            <w:rFonts w:ascii="Garamond" w:hAnsi="Garamond" w:cs="Times New Roman" w:hint="cs"/>
            <w:szCs w:val="24"/>
          </w:rPr>
          <w:t>ú</w:t>
        </w:r>
        <w:r w:rsidRPr="00FE7B30">
          <w:rPr>
            <w:rFonts w:ascii="Garamond" w:hAnsi="Garamond" w:cs="Times New Roman"/>
            <w:szCs w:val="24"/>
          </w:rPr>
          <w:t>blicas ou privadas;</w:t>
        </w:r>
      </w:ins>
    </w:p>
    <w:p w14:paraId="52FA81C2" w14:textId="77777777" w:rsidR="003853E3" w:rsidRPr="00FE7B30" w:rsidRDefault="003853E3" w:rsidP="003853E3">
      <w:pPr>
        <w:widowControl w:val="0"/>
        <w:numPr>
          <w:ilvl w:val="0"/>
          <w:numId w:val="480"/>
        </w:numPr>
        <w:spacing w:after="120"/>
        <w:rPr>
          <w:ins w:id="486" w:author="G-MECT" w:date="2026-09-11T22:43:00Z" w16du:dateUtc="2026-09-11T21:43:00Z"/>
          <w:rFonts w:ascii="Garamond" w:hAnsi="Garamond"/>
          <w:color w:val="000000" w:themeColor="text1"/>
          <w:szCs w:val="24"/>
        </w:rPr>
      </w:pPr>
      <w:ins w:id="487" w:author="G-MECT" w:date="2026-09-11T22:43:00Z" w16du:dateUtc="2026-09-11T21:43:00Z">
        <w:r w:rsidRPr="00FE7B30">
          <w:rPr>
            <w:rFonts w:ascii="Garamond" w:hAnsi="Garamond"/>
            <w:color w:val="000000" w:themeColor="text1"/>
            <w:szCs w:val="24"/>
          </w:rPr>
          <w:t>Avisar as entidades respons</w:t>
        </w:r>
        <w:r w:rsidRPr="00FE7B30">
          <w:rPr>
            <w:rFonts w:ascii="Garamond" w:hAnsi="Garamond" w:hint="cs"/>
            <w:color w:val="000000" w:themeColor="text1"/>
            <w:szCs w:val="24"/>
          </w:rPr>
          <w:t>á</w:t>
        </w:r>
        <w:r w:rsidRPr="00FE7B30">
          <w:rPr>
            <w:rFonts w:ascii="Garamond" w:hAnsi="Garamond"/>
            <w:color w:val="000000" w:themeColor="text1"/>
            <w:szCs w:val="24"/>
          </w:rPr>
          <w:t>veis sempre que ocorra um acidente ou outro evento imprevisto que coloque em causa, nomeadamente, o ambiente, terceiros ou o funcionamento regular da ZAI;</w:t>
        </w:r>
      </w:ins>
    </w:p>
    <w:p w14:paraId="6F50DE25" w14:textId="77777777" w:rsidR="003853E3" w:rsidRPr="00FE7B30" w:rsidRDefault="003853E3" w:rsidP="003853E3">
      <w:pPr>
        <w:widowControl w:val="0"/>
        <w:numPr>
          <w:ilvl w:val="0"/>
          <w:numId w:val="480"/>
        </w:numPr>
        <w:spacing w:after="120"/>
        <w:rPr>
          <w:ins w:id="488" w:author="G-MECT" w:date="2026-09-11T22:43:00Z" w16du:dateUtc="2026-09-11T21:43:00Z"/>
          <w:rFonts w:ascii="Garamond" w:hAnsi="Garamond"/>
          <w:color w:val="000000" w:themeColor="text1"/>
          <w:szCs w:val="24"/>
        </w:rPr>
      </w:pPr>
      <w:ins w:id="489" w:author="G-MECT" w:date="2026-09-11T22:43:00Z" w16du:dateUtc="2026-09-11T21:43:00Z">
        <w:r w:rsidRPr="00FE7B30">
          <w:rPr>
            <w:rFonts w:ascii="Garamond" w:hAnsi="Garamond"/>
            <w:color w:val="000000" w:themeColor="text1"/>
            <w:szCs w:val="24"/>
          </w:rPr>
          <w:t>Adotar as medidas necess</w:t>
        </w:r>
        <w:r w:rsidRPr="00FE7B30">
          <w:rPr>
            <w:rFonts w:ascii="Garamond" w:hAnsi="Garamond" w:hint="cs"/>
            <w:color w:val="000000" w:themeColor="text1"/>
            <w:szCs w:val="24"/>
          </w:rPr>
          <w:t>á</w:t>
        </w:r>
        <w:r w:rsidRPr="00FE7B30">
          <w:rPr>
            <w:rFonts w:ascii="Garamond" w:hAnsi="Garamond"/>
            <w:color w:val="000000" w:themeColor="text1"/>
            <w:szCs w:val="24"/>
          </w:rPr>
          <w:t>rias para evitar riscos em mat</w:t>
        </w:r>
        <w:r w:rsidRPr="00FE7B30">
          <w:rPr>
            <w:rFonts w:ascii="Garamond" w:hAnsi="Garamond" w:hint="cs"/>
            <w:color w:val="000000" w:themeColor="text1"/>
            <w:szCs w:val="24"/>
          </w:rPr>
          <w:t>é</w:t>
        </w:r>
        <w:r w:rsidRPr="00FE7B30">
          <w:rPr>
            <w:rFonts w:ascii="Garamond" w:hAnsi="Garamond"/>
            <w:color w:val="000000" w:themeColor="text1"/>
            <w:szCs w:val="24"/>
          </w:rPr>
          <w:t>ria de seguran</w:t>
        </w:r>
        <w:r w:rsidRPr="00FE7B30">
          <w:rPr>
            <w:rFonts w:ascii="Garamond" w:hAnsi="Garamond" w:hint="cs"/>
            <w:color w:val="000000" w:themeColor="text1"/>
            <w:szCs w:val="24"/>
          </w:rPr>
          <w:t>ç</w:t>
        </w:r>
        <w:r w:rsidRPr="00FE7B30">
          <w:rPr>
            <w:rFonts w:ascii="Garamond" w:hAnsi="Garamond"/>
            <w:color w:val="000000" w:themeColor="text1"/>
            <w:szCs w:val="24"/>
          </w:rPr>
          <w:t>a e polui</w:t>
        </w:r>
        <w:r w:rsidRPr="00FE7B30">
          <w:rPr>
            <w:rFonts w:ascii="Garamond" w:hAnsi="Garamond" w:hint="cs"/>
            <w:color w:val="000000" w:themeColor="text1"/>
            <w:szCs w:val="24"/>
          </w:rPr>
          <w:t>çã</w:t>
        </w:r>
        <w:r w:rsidRPr="00FE7B30">
          <w:rPr>
            <w:rFonts w:ascii="Garamond" w:hAnsi="Garamond"/>
            <w:color w:val="000000" w:themeColor="text1"/>
            <w:szCs w:val="24"/>
          </w:rPr>
          <w:t>o, de modo a que o local de implanta</w:t>
        </w:r>
        <w:r w:rsidRPr="00FE7B30">
          <w:rPr>
            <w:rFonts w:ascii="Garamond" w:hAnsi="Garamond" w:hint="cs"/>
            <w:color w:val="000000" w:themeColor="text1"/>
            <w:szCs w:val="24"/>
          </w:rPr>
          <w:t>çã</w:t>
        </w:r>
        <w:r w:rsidRPr="00FE7B30">
          <w:rPr>
            <w:rFonts w:ascii="Garamond" w:hAnsi="Garamond"/>
            <w:color w:val="000000" w:themeColor="text1"/>
            <w:szCs w:val="24"/>
          </w:rPr>
          <w:t>o da ZAI seja reposto na situa</w:t>
        </w:r>
        <w:r w:rsidRPr="00FE7B30">
          <w:rPr>
            <w:rFonts w:ascii="Garamond" w:hAnsi="Garamond" w:hint="cs"/>
            <w:color w:val="000000" w:themeColor="text1"/>
            <w:szCs w:val="24"/>
          </w:rPr>
          <w:t>çã</w:t>
        </w:r>
        <w:r w:rsidRPr="00FE7B30">
          <w:rPr>
            <w:rFonts w:ascii="Garamond" w:hAnsi="Garamond"/>
            <w:color w:val="000000" w:themeColor="text1"/>
            <w:szCs w:val="24"/>
          </w:rPr>
          <w:t>o inicial aquando da desativa</w:t>
        </w:r>
        <w:r w:rsidRPr="00FE7B30">
          <w:rPr>
            <w:rFonts w:ascii="Garamond" w:hAnsi="Garamond" w:hint="cs"/>
            <w:color w:val="000000" w:themeColor="text1"/>
            <w:szCs w:val="24"/>
          </w:rPr>
          <w:t>çã</w:t>
        </w:r>
        <w:r w:rsidRPr="00FE7B30">
          <w:rPr>
            <w:rFonts w:ascii="Garamond" w:hAnsi="Garamond"/>
            <w:color w:val="000000" w:themeColor="text1"/>
            <w:szCs w:val="24"/>
          </w:rPr>
          <w:t>o definitiva da mesma;</w:t>
        </w:r>
      </w:ins>
    </w:p>
    <w:p w14:paraId="0C671626" w14:textId="77777777" w:rsidR="003853E3" w:rsidRPr="004112FE" w:rsidRDefault="003853E3" w:rsidP="003853E3">
      <w:pPr>
        <w:widowControl w:val="0"/>
        <w:numPr>
          <w:ilvl w:val="0"/>
          <w:numId w:val="480"/>
        </w:numPr>
        <w:spacing w:after="120"/>
        <w:rPr>
          <w:ins w:id="490" w:author="G-MECT" w:date="2026-09-11T22:43:00Z" w16du:dateUtc="2026-09-11T21:43:00Z"/>
          <w:rFonts w:ascii="Garamond" w:hAnsi="Garamond"/>
          <w:color w:val="000000" w:themeColor="text1"/>
          <w:szCs w:val="24"/>
        </w:rPr>
      </w:pPr>
      <w:ins w:id="491" w:author="G-MECT" w:date="2026-09-11T22:43:00Z" w16du:dateUtc="2026-09-11T21:43:00Z">
        <w:r>
          <w:rPr>
            <w:rFonts w:ascii="Garamond" w:hAnsi="Garamond"/>
            <w:color w:val="000000" w:themeColor="text1"/>
            <w:szCs w:val="24"/>
          </w:rPr>
          <w:t>Assumir</w:t>
        </w:r>
        <w:r w:rsidRPr="00FE7B30">
          <w:rPr>
            <w:rFonts w:ascii="Garamond" w:hAnsi="Garamond"/>
            <w:color w:val="000000" w:themeColor="text1"/>
            <w:szCs w:val="24"/>
          </w:rPr>
          <w:t xml:space="preserve"> todas as responsabilidades por qualquer situa</w:t>
        </w:r>
        <w:r w:rsidRPr="00FE7B30">
          <w:rPr>
            <w:rFonts w:ascii="Garamond" w:hAnsi="Garamond" w:hint="cs"/>
            <w:color w:val="000000" w:themeColor="text1"/>
            <w:szCs w:val="24"/>
          </w:rPr>
          <w:t>çã</w:t>
        </w:r>
        <w:r w:rsidRPr="00FE7B30">
          <w:rPr>
            <w:rFonts w:ascii="Garamond" w:hAnsi="Garamond"/>
            <w:color w:val="000000" w:themeColor="text1"/>
            <w:szCs w:val="24"/>
          </w:rPr>
          <w:t>o que ocorra ap</w:t>
        </w:r>
        <w:r w:rsidRPr="00FE7B30">
          <w:rPr>
            <w:rFonts w:ascii="Garamond" w:hAnsi="Garamond" w:hint="cs"/>
            <w:color w:val="000000" w:themeColor="text1"/>
            <w:szCs w:val="24"/>
          </w:rPr>
          <w:t>ó</w:t>
        </w:r>
        <w:r w:rsidRPr="00FE7B30">
          <w:rPr>
            <w:rFonts w:ascii="Garamond" w:hAnsi="Garamond"/>
            <w:color w:val="000000" w:themeColor="text1"/>
            <w:szCs w:val="24"/>
          </w:rPr>
          <w:t>s a desativa</w:t>
        </w:r>
        <w:r w:rsidRPr="00FE7B30">
          <w:rPr>
            <w:rFonts w:ascii="Garamond" w:hAnsi="Garamond" w:hint="cs"/>
            <w:color w:val="000000" w:themeColor="text1"/>
            <w:szCs w:val="24"/>
          </w:rPr>
          <w:t>çã</w:t>
        </w:r>
        <w:r w:rsidRPr="00FE7B30">
          <w:rPr>
            <w:rFonts w:ascii="Garamond" w:hAnsi="Garamond"/>
            <w:color w:val="000000" w:themeColor="text1"/>
            <w:szCs w:val="24"/>
          </w:rPr>
          <w:t>o da ZAI, caso se verifique que n</w:t>
        </w:r>
        <w:r w:rsidRPr="00FE7B30">
          <w:rPr>
            <w:rFonts w:ascii="Garamond" w:hAnsi="Garamond" w:hint="cs"/>
            <w:color w:val="000000" w:themeColor="text1"/>
            <w:szCs w:val="24"/>
          </w:rPr>
          <w:t>ã</w:t>
        </w:r>
        <w:r w:rsidRPr="00FE7B30">
          <w:rPr>
            <w:rFonts w:ascii="Garamond" w:hAnsi="Garamond"/>
            <w:color w:val="000000" w:themeColor="text1"/>
            <w:szCs w:val="24"/>
          </w:rPr>
          <w:t>o foram tomadas as medidas referidas na al</w:t>
        </w:r>
        <w:r w:rsidRPr="00FE7B30">
          <w:rPr>
            <w:rFonts w:ascii="Garamond" w:hAnsi="Garamond" w:hint="cs"/>
            <w:color w:val="000000" w:themeColor="text1"/>
            <w:szCs w:val="24"/>
          </w:rPr>
          <w:t>í</w:t>
        </w:r>
        <w:r w:rsidRPr="00FE7B30">
          <w:rPr>
            <w:rFonts w:ascii="Garamond" w:hAnsi="Garamond"/>
            <w:color w:val="000000" w:themeColor="text1"/>
            <w:szCs w:val="24"/>
          </w:rPr>
          <w:t>nea anterior.</w:t>
        </w:r>
      </w:ins>
    </w:p>
    <w:p w14:paraId="69C96813" w14:textId="77777777" w:rsidR="003853E3" w:rsidRDefault="003853E3" w:rsidP="003853E3">
      <w:pPr>
        <w:widowControl w:val="0"/>
        <w:spacing w:after="0"/>
        <w:rPr>
          <w:ins w:id="492" w:author="G-MECT" w:date="2026-09-11T22:43:00Z" w16du:dateUtc="2026-09-11T21:43:00Z"/>
          <w:rFonts w:ascii="Garamond" w:hAnsi="Garamond"/>
          <w:color w:val="000000" w:themeColor="text1"/>
          <w:szCs w:val="24"/>
        </w:rPr>
      </w:pPr>
    </w:p>
    <w:p w14:paraId="6EAA8A8C" w14:textId="77777777" w:rsidR="003853E3" w:rsidRDefault="003853E3" w:rsidP="003853E3">
      <w:pPr>
        <w:pStyle w:val="PargrafodaLista"/>
        <w:widowControl w:val="0"/>
        <w:numPr>
          <w:ilvl w:val="0"/>
          <w:numId w:val="199"/>
        </w:numPr>
        <w:spacing w:after="0"/>
        <w:contextualSpacing w:val="0"/>
        <w:jc w:val="center"/>
        <w:outlineLvl w:val="1"/>
        <w:rPr>
          <w:ins w:id="493" w:author="G-MECT" w:date="2026-09-11T22:43:00Z" w16du:dateUtc="2026-09-11T21:43:00Z"/>
          <w:rFonts w:ascii="Garamond" w:hAnsi="Garamond"/>
          <w:color w:val="000000" w:themeColor="text1"/>
          <w:szCs w:val="24"/>
        </w:rPr>
      </w:pPr>
    </w:p>
    <w:p w14:paraId="1F922169" w14:textId="77777777" w:rsidR="003853E3" w:rsidRPr="00FE7B30" w:rsidRDefault="003853E3" w:rsidP="003853E3">
      <w:pPr>
        <w:widowControl w:val="0"/>
        <w:spacing w:after="0"/>
        <w:ind w:left="360"/>
        <w:jc w:val="center"/>
        <w:outlineLvl w:val="1"/>
        <w:rPr>
          <w:ins w:id="494" w:author="G-MECT" w:date="2026-09-11T22:43:00Z" w16du:dateUtc="2026-09-11T21:43:00Z"/>
          <w:rFonts w:ascii="Garamond" w:hAnsi="Garamond"/>
          <w:color w:val="000000" w:themeColor="text1"/>
          <w:szCs w:val="24"/>
        </w:rPr>
      </w:pPr>
      <w:ins w:id="495" w:author="G-MECT" w:date="2026-09-11T22:43:00Z" w16du:dateUtc="2026-09-11T21:43:00Z">
        <w:r>
          <w:rPr>
            <w:rFonts w:ascii="Garamond" w:hAnsi="Garamond"/>
            <w:color w:val="000000" w:themeColor="text1"/>
            <w:szCs w:val="24"/>
          </w:rPr>
          <w:t>Constituição da entidade gestora da ZAI</w:t>
        </w:r>
      </w:ins>
    </w:p>
    <w:p w14:paraId="4418790F" w14:textId="77777777" w:rsidR="003853E3" w:rsidRPr="00F1799E" w:rsidRDefault="003853E3" w:rsidP="003853E3">
      <w:pPr>
        <w:pStyle w:val="PargrafodaLista"/>
        <w:widowControl w:val="0"/>
        <w:numPr>
          <w:ilvl w:val="0"/>
          <w:numId w:val="329"/>
        </w:numPr>
        <w:spacing w:after="120"/>
        <w:ind w:left="426" w:hanging="426"/>
        <w:contextualSpacing w:val="0"/>
        <w:rPr>
          <w:ins w:id="496" w:author="G-MECT" w:date="2026-09-11T22:43:00Z" w16du:dateUtc="2026-09-11T21:43:00Z"/>
          <w:rFonts w:ascii="Garamond" w:hAnsi="Garamond"/>
          <w:color w:val="000000" w:themeColor="text1"/>
          <w:szCs w:val="24"/>
        </w:rPr>
      </w:pPr>
      <w:ins w:id="497" w:author="G-MECT" w:date="2026-09-11T22:43:00Z" w16du:dateUtc="2026-09-11T21:43:00Z">
        <w:r w:rsidRPr="00F1799E">
          <w:rPr>
            <w:rFonts w:ascii="Garamond" w:hAnsi="Garamond"/>
            <w:color w:val="000000" w:themeColor="text1"/>
            <w:szCs w:val="24"/>
          </w:rPr>
          <w:t>A entidade gestora da ZAI deve constituir-se como entidade acreditada para o exercício das funções de entidade coordenadora dos pedidos de título digital de atividade económica relativos a atividades económicas exercidas na ZAI junto do IPAC, I. P., ou, em alternativa, optar pela subcontratação das funções de entidade coordenadora junto de uma entidade acreditada para o efeito.</w:t>
        </w:r>
      </w:ins>
    </w:p>
    <w:p w14:paraId="79E90BF6" w14:textId="77777777" w:rsidR="003853E3" w:rsidRPr="00FE7B30" w:rsidRDefault="003853E3" w:rsidP="003853E3">
      <w:pPr>
        <w:pStyle w:val="PargrafodaLista"/>
        <w:widowControl w:val="0"/>
        <w:numPr>
          <w:ilvl w:val="0"/>
          <w:numId w:val="329"/>
        </w:numPr>
        <w:spacing w:after="120"/>
        <w:ind w:left="426" w:hanging="426"/>
        <w:contextualSpacing w:val="0"/>
        <w:rPr>
          <w:ins w:id="498" w:author="G-MECT" w:date="2026-09-11T22:43:00Z" w16du:dateUtc="2026-09-11T21:43:00Z"/>
          <w:rFonts w:ascii="Garamond" w:hAnsi="Garamond"/>
          <w:color w:val="000000" w:themeColor="text1"/>
          <w:szCs w:val="24"/>
        </w:rPr>
      </w:pPr>
      <w:ins w:id="499" w:author="G-MECT" w:date="2026-09-11T22:43:00Z" w16du:dateUtc="2026-09-11T21:43:00Z">
        <w:r w:rsidRPr="00FE7B30">
          <w:rPr>
            <w:rFonts w:ascii="Garamond" w:hAnsi="Garamond"/>
            <w:color w:val="000000" w:themeColor="text1"/>
            <w:szCs w:val="24"/>
          </w:rPr>
          <w:t>A constitui</w:t>
        </w:r>
        <w:r w:rsidRPr="00FE7B30">
          <w:rPr>
            <w:rFonts w:ascii="Garamond" w:hAnsi="Garamond" w:hint="cs"/>
            <w:color w:val="000000" w:themeColor="text1"/>
            <w:szCs w:val="24"/>
          </w:rPr>
          <w:t>çã</w:t>
        </w:r>
        <w:r w:rsidRPr="00FE7B30">
          <w:rPr>
            <w:rFonts w:ascii="Garamond" w:hAnsi="Garamond"/>
            <w:color w:val="000000" w:themeColor="text1"/>
            <w:szCs w:val="24"/>
          </w:rPr>
          <w:t>o da entidade gestora de ZAI tem como prazo limite o de 90 dias contados da data da notifica</w:t>
        </w:r>
        <w:r w:rsidRPr="00FE7B30">
          <w:rPr>
            <w:rFonts w:ascii="Garamond" w:hAnsi="Garamond" w:hint="cs"/>
            <w:color w:val="000000" w:themeColor="text1"/>
            <w:szCs w:val="24"/>
          </w:rPr>
          <w:t>çã</w:t>
        </w:r>
        <w:r w:rsidRPr="00FE7B30">
          <w:rPr>
            <w:rFonts w:ascii="Garamond" w:hAnsi="Garamond"/>
            <w:color w:val="000000" w:themeColor="text1"/>
            <w:szCs w:val="24"/>
          </w:rPr>
          <w:t>o eletr</w:t>
        </w:r>
        <w:r w:rsidRPr="00FE7B30">
          <w:rPr>
            <w:rFonts w:ascii="Garamond" w:hAnsi="Garamond" w:hint="cs"/>
            <w:color w:val="000000" w:themeColor="text1"/>
            <w:szCs w:val="24"/>
          </w:rPr>
          <w:t>ó</w:t>
        </w:r>
        <w:r w:rsidRPr="00FE7B30">
          <w:rPr>
            <w:rFonts w:ascii="Garamond" w:hAnsi="Garamond"/>
            <w:color w:val="000000" w:themeColor="text1"/>
            <w:szCs w:val="24"/>
          </w:rPr>
          <w:t>nica ao requerente da emiss</w:t>
        </w:r>
        <w:r w:rsidRPr="00FE7B30">
          <w:rPr>
            <w:rFonts w:ascii="Garamond" w:hAnsi="Garamond" w:hint="cs"/>
            <w:color w:val="000000" w:themeColor="text1"/>
            <w:szCs w:val="24"/>
          </w:rPr>
          <w:t>ã</w:t>
        </w:r>
        <w:r w:rsidRPr="00FE7B30">
          <w:rPr>
            <w:rFonts w:ascii="Garamond" w:hAnsi="Garamond"/>
            <w:color w:val="000000" w:themeColor="text1"/>
            <w:szCs w:val="24"/>
          </w:rPr>
          <w:t>o do t</w:t>
        </w:r>
        <w:r w:rsidRPr="00FE7B30">
          <w:rPr>
            <w:rFonts w:ascii="Garamond" w:hAnsi="Garamond" w:hint="cs"/>
            <w:color w:val="000000" w:themeColor="text1"/>
            <w:szCs w:val="24"/>
          </w:rPr>
          <w:t>í</w:t>
        </w:r>
        <w:r w:rsidRPr="00FE7B30">
          <w:rPr>
            <w:rFonts w:ascii="Garamond" w:hAnsi="Garamond"/>
            <w:color w:val="000000" w:themeColor="text1"/>
            <w:szCs w:val="24"/>
          </w:rPr>
          <w:t>tulo digital de atividade econ</w:t>
        </w:r>
        <w:r w:rsidRPr="00FE7B30">
          <w:rPr>
            <w:rFonts w:ascii="Garamond" w:hAnsi="Garamond" w:hint="cs"/>
            <w:color w:val="000000" w:themeColor="text1"/>
            <w:szCs w:val="24"/>
          </w:rPr>
          <w:t>ó</w:t>
        </w:r>
        <w:r w:rsidRPr="00FE7B30">
          <w:rPr>
            <w:rFonts w:ascii="Garamond" w:hAnsi="Garamond"/>
            <w:color w:val="000000" w:themeColor="text1"/>
            <w:szCs w:val="24"/>
          </w:rPr>
          <w:t>mica da ZAI, sob pena de caducidade do mesmo.</w:t>
        </w:r>
      </w:ins>
    </w:p>
    <w:p w14:paraId="7C7CE28F" w14:textId="77777777" w:rsidR="003853E3" w:rsidRPr="00FE7B30" w:rsidRDefault="003853E3" w:rsidP="003853E3">
      <w:pPr>
        <w:pStyle w:val="PargrafodaLista"/>
        <w:widowControl w:val="0"/>
        <w:numPr>
          <w:ilvl w:val="0"/>
          <w:numId w:val="329"/>
        </w:numPr>
        <w:spacing w:after="120"/>
        <w:ind w:left="426" w:hanging="426"/>
        <w:contextualSpacing w:val="0"/>
        <w:rPr>
          <w:ins w:id="500" w:author="G-MECT" w:date="2026-09-11T22:43:00Z" w16du:dateUtc="2026-09-11T21:43:00Z"/>
          <w:rFonts w:ascii="Garamond" w:hAnsi="Garamond"/>
          <w:color w:val="000000" w:themeColor="text1"/>
          <w:szCs w:val="24"/>
        </w:rPr>
      </w:pPr>
      <w:ins w:id="501" w:author="G-MECT" w:date="2026-09-11T22:43:00Z" w16du:dateUtc="2026-09-11T21:43:00Z">
        <w:r w:rsidRPr="00FE7B30">
          <w:rPr>
            <w:rFonts w:ascii="Garamond" w:hAnsi="Garamond"/>
            <w:color w:val="000000" w:themeColor="text1"/>
            <w:szCs w:val="24"/>
          </w:rPr>
          <w:t xml:space="preserve">Sempre que, </w:t>
        </w:r>
        <w:r w:rsidRPr="00FE7B30">
          <w:rPr>
            <w:rFonts w:ascii="Garamond" w:hAnsi="Garamond" w:hint="cs"/>
            <w:color w:val="000000" w:themeColor="text1"/>
            <w:szCs w:val="24"/>
          </w:rPr>
          <w:t>à</w:t>
        </w:r>
        <w:r w:rsidRPr="00FE7B30">
          <w:rPr>
            <w:rFonts w:ascii="Garamond" w:hAnsi="Garamond"/>
            <w:color w:val="000000" w:themeColor="text1"/>
            <w:szCs w:val="24"/>
          </w:rPr>
          <w:t xml:space="preserve"> data do pedido digital de atividade econ</w:t>
        </w:r>
        <w:r w:rsidRPr="00FE7B30">
          <w:rPr>
            <w:rFonts w:ascii="Garamond" w:hAnsi="Garamond" w:hint="cs"/>
            <w:color w:val="000000" w:themeColor="text1"/>
            <w:szCs w:val="24"/>
          </w:rPr>
          <w:t>ó</w:t>
        </w:r>
        <w:r w:rsidRPr="00FE7B30">
          <w:rPr>
            <w:rFonts w:ascii="Garamond" w:hAnsi="Garamond"/>
            <w:color w:val="000000" w:themeColor="text1"/>
            <w:szCs w:val="24"/>
          </w:rPr>
          <w:t>mica da ZAI, n</w:t>
        </w:r>
        <w:r w:rsidRPr="00FE7B30">
          <w:rPr>
            <w:rFonts w:ascii="Garamond" w:hAnsi="Garamond" w:hint="cs"/>
            <w:color w:val="000000" w:themeColor="text1"/>
            <w:szCs w:val="24"/>
          </w:rPr>
          <w:t>ã</w:t>
        </w:r>
        <w:r w:rsidRPr="00FE7B30">
          <w:rPr>
            <w:rFonts w:ascii="Garamond" w:hAnsi="Garamond"/>
            <w:color w:val="000000" w:themeColor="text1"/>
            <w:szCs w:val="24"/>
          </w:rPr>
          <w:t>o tenha sido junto ao procedimento documento comprovativo da constitui</w:t>
        </w:r>
        <w:r w:rsidRPr="00FE7B30">
          <w:rPr>
            <w:rFonts w:ascii="Garamond" w:hAnsi="Garamond" w:hint="cs"/>
            <w:color w:val="000000" w:themeColor="text1"/>
            <w:szCs w:val="24"/>
          </w:rPr>
          <w:t>çã</w:t>
        </w:r>
        <w:r w:rsidRPr="00FE7B30">
          <w:rPr>
            <w:rFonts w:ascii="Garamond" w:hAnsi="Garamond"/>
            <w:color w:val="000000" w:themeColor="text1"/>
            <w:szCs w:val="24"/>
          </w:rPr>
          <w:t xml:space="preserve">o da entidade gestora, </w:t>
        </w:r>
        <w:r w:rsidRPr="00FE7B30">
          <w:rPr>
            <w:rFonts w:ascii="Garamond" w:hAnsi="Garamond" w:hint="cs"/>
            <w:color w:val="000000" w:themeColor="text1"/>
            <w:szCs w:val="24"/>
          </w:rPr>
          <w:t>é</w:t>
        </w:r>
        <w:r w:rsidRPr="00FE7B30">
          <w:rPr>
            <w:rFonts w:ascii="Garamond" w:hAnsi="Garamond"/>
            <w:color w:val="000000" w:themeColor="text1"/>
            <w:szCs w:val="24"/>
          </w:rPr>
          <w:t xml:space="preserve"> emitido t</w:t>
        </w:r>
        <w:r w:rsidRPr="00FE7B30">
          <w:rPr>
            <w:rFonts w:ascii="Garamond" w:hAnsi="Garamond" w:hint="cs"/>
            <w:color w:val="000000" w:themeColor="text1"/>
            <w:szCs w:val="24"/>
          </w:rPr>
          <w:t>í</w:t>
        </w:r>
        <w:r w:rsidRPr="00FE7B30">
          <w:rPr>
            <w:rFonts w:ascii="Garamond" w:hAnsi="Garamond"/>
            <w:color w:val="000000" w:themeColor="text1"/>
            <w:szCs w:val="24"/>
          </w:rPr>
          <w:t>tulo digital de atividade econ</w:t>
        </w:r>
        <w:r w:rsidRPr="00FE7B30">
          <w:rPr>
            <w:rFonts w:ascii="Garamond" w:hAnsi="Garamond" w:hint="cs"/>
            <w:color w:val="000000" w:themeColor="text1"/>
            <w:szCs w:val="24"/>
          </w:rPr>
          <w:t>ó</w:t>
        </w:r>
        <w:r w:rsidRPr="00FE7B30">
          <w:rPr>
            <w:rFonts w:ascii="Garamond" w:hAnsi="Garamond"/>
            <w:color w:val="000000" w:themeColor="text1"/>
            <w:szCs w:val="24"/>
          </w:rPr>
          <w:t xml:space="preserve">mica condicionado </w:t>
        </w:r>
        <w:r w:rsidRPr="00FE7B30">
          <w:rPr>
            <w:rFonts w:ascii="Garamond" w:hAnsi="Garamond" w:hint="cs"/>
            <w:color w:val="000000" w:themeColor="text1"/>
            <w:szCs w:val="24"/>
          </w:rPr>
          <w:t>à</w:t>
        </w:r>
        <w:r w:rsidRPr="00FE7B30">
          <w:rPr>
            <w:rFonts w:ascii="Garamond" w:hAnsi="Garamond"/>
            <w:color w:val="000000" w:themeColor="text1"/>
            <w:szCs w:val="24"/>
          </w:rPr>
          <w:t xml:space="preserve"> apresenta</w:t>
        </w:r>
        <w:r w:rsidRPr="00FE7B30">
          <w:rPr>
            <w:rFonts w:ascii="Garamond" w:hAnsi="Garamond" w:hint="cs"/>
            <w:color w:val="000000" w:themeColor="text1"/>
            <w:szCs w:val="24"/>
          </w:rPr>
          <w:t>çã</w:t>
        </w:r>
        <w:r w:rsidRPr="00FE7B30">
          <w:rPr>
            <w:rFonts w:ascii="Garamond" w:hAnsi="Garamond"/>
            <w:color w:val="000000" w:themeColor="text1"/>
            <w:szCs w:val="24"/>
          </w:rPr>
          <w:t>o do citado documento no prazo referido no n</w:t>
        </w:r>
        <w:r w:rsidRPr="00FE7B30">
          <w:rPr>
            <w:rFonts w:ascii="Garamond" w:hAnsi="Garamond" w:hint="cs"/>
            <w:color w:val="000000" w:themeColor="text1"/>
            <w:szCs w:val="24"/>
          </w:rPr>
          <w:t>ú</w:t>
        </w:r>
        <w:r w:rsidRPr="00FE7B30">
          <w:rPr>
            <w:rFonts w:ascii="Garamond" w:hAnsi="Garamond"/>
            <w:color w:val="000000" w:themeColor="text1"/>
            <w:szCs w:val="24"/>
          </w:rPr>
          <w:t>mero anterior.</w:t>
        </w:r>
      </w:ins>
    </w:p>
    <w:p w14:paraId="5E0C9470" w14:textId="77777777" w:rsidR="003853E3" w:rsidRPr="00FE7B30" w:rsidRDefault="003853E3" w:rsidP="003853E3">
      <w:pPr>
        <w:pStyle w:val="PargrafodaLista"/>
        <w:widowControl w:val="0"/>
        <w:numPr>
          <w:ilvl w:val="0"/>
          <w:numId w:val="329"/>
        </w:numPr>
        <w:spacing w:after="120"/>
        <w:ind w:left="426" w:hanging="426"/>
        <w:contextualSpacing w:val="0"/>
        <w:rPr>
          <w:ins w:id="502" w:author="G-MECT" w:date="2026-09-11T22:43:00Z" w16du:dateUtc="2026-09-11T21:43:00Z"/>
          <w:rFonts w:ascii="Garamond" w:hAnsi="Garamond"/>
          <w:color w:val="000000" w:themeColor="text1"/>
          <w:szCs w:val="24"/>
        </w:rPr>
      </w:pPr>
      <w:ins w:id="503" w:author="G-MECT" w:date="2026-09-11T22:43:00Z" w16du:dateUtc="2026-09-11T21:43:00Z">
        <w:r w:rsidRPr="00FE7B30">
          <w:rPr>
            <w:rFonts w:ascii="Garamond" w:hAnsi="Garamond"/>
            <w:color w:val="000000" w:themeColor="text1"/>
            <w:szCs w:val="24"/>
          </w:rPr>
          <w:t>No caso de o requerente ser uma pessoa coletiva p</w:t>
        </w:r>
        <w:r w:rsidRPr="00FE7B30">
          <w:rPr>
            <w:rFonts w:ascii="Garamond" w:hAnsi="Garamond" w:hint="cs"/>
            <w:color w:val="000000" w:themeColor="text1"/>
            <w:szCs w:val="24"/>
          </w:rPr>
          <w:t>ú</w:t>
        </w:r>
        <w:r w:rsidRPr="00FE7B30">
          <w:rPr>
            <w:rFonts w:ascii="Garamond" w:hAnsi="Garamond"/>
            <w:color w:val="000000" w:themeColor="text1"/>
            <w:szCs w:val="24"/>
          </w:rPr>
          <w:t>blica, este pode optar entre a apresenta</w:t>
        </w:r>
        <w:r w:rsidRPr="00FE7B30">
          <w:rPr>
            <w:rFonts w:ascii="Garamond" w:hAnsi="Garamond" w:hint="cs"/>
            <w:color w:val="000000" w:themeColor="text1"/>
            <w:szCs w:val="24"/>
          </w:rPr>
          <w:t>çã</w:t>
        </w:r>
        <w:r w:rsidRPr="00FE7B30">
          <w:rPr>
            <w:rFonts w:ascii="Garamond" w:hAnsi="Garamond"/>
            <w:color w:val="000000" w:themeColor="text1"/>
            <w:szCs w:val="24"/>
          </w:rPr>
          <w:t>o do documento comprovativo de constitui</w:t>
        </w:r>
        <w:r w:rsidRPr="00FE7B30">
          <w:rPr>
            <w:rFonts w:ascii="Garamond" w:hAnsi="Garamond" w:hint="cs"/>
            <w:color w:val="000000" w:themeColor="text1"/>
            <w:szCs w:val="24"/>
          </w:rPr>
          <w:t>çã</w:t>
        </w:r>
        <w:r w:rsidRPr="00FE7B30">
          <w:rPr>
            <w:rFonts w:ascii="Garamond" w:hAnsi="Garamond"/>
            <w:color w:val="000000" w:themeColor="text1"/>
            <w:szCs w:val="24"/>
          </w:rPr>
          <w:t>o da entidade gestora a que se refere o n.</w:t>
        </w:r>
        <w:r w:rsidRPr="00FE7B30">
          <w:rPr>
            <w:rFonts w:ascii="Garamond" w:hAnsi="Garamond" w:hint="cs"/>
            <w:color w:val="000000" w:themeColor="text1"/>
            <w:szCs w:val="24"/>
          </w:rPr>
          <w:t>º</w:t>
        </w:r>
        <w:r w:rsidRPr="00FE7B30">
          <w:rPr>
            <w:rFonts w:ascii="Garamond" w:hAnsi="Garamond"/>
            <w:color w:val="000000" w:themeColor="text1"/>
            <w:szCs w:val="24"/>
          </w:rPr>
          <w:t xml:space="preserve"> 2 ou de declara</w:t>
        </w:r>
        <w:r w:rsidRPr="00FE7B30">
          <w:rPr>
            <w:rFonts w:ascii="Garamond" w:hAnsi="Garamond" w:hint="cs"/>
            <w:color w:val="000000" w:themeColor="text1"/>
            <w:szCs w:val="24"/>
          </w:rPr>
          <w:t>çã</w:t>
        </w:r>
        <w:r w:rsidRPr="00FE7B30">
          <w:rPr>
            <w:rFonts w:ascii="Garamond" w:hAnsi="Garamond"/>
            <w:color w:val="000000" w:themeColor="text1"/>
            <w:szCs w:val="24"/>
          </w:rPr>
          <w:t xml:space="preserve">o emitida pelo </w:t>
        </w:r>
        <w:r w:rsidRPr="00FE7B30">
          <w:rPr>
            <w:rFonts w:ascii="Garamond" w:hAnsi="Garamond" w:hint="cs"/>
            <w:color w:val="000000" w:themeColor="text1"/>
            <w:szCs w:val="24"/>
          </w:rPr>
          <w:t>ó</w:t>
        </w:r>
        <w:r w:rsidRPr="00FE7B30">
          <w:rPr>
            <w:rFonts w:ascii="Garamond" w:hAnsi="Garamond"/>
            <w:color w:val="000000" w:themeColor="text1"/>
            <w:szCs w:val="24"/>
          </w:rPr>
          <w:t>rg</w:t>
        </w:r>
        <w:r w:rsidRPr="00FE7B30">
          <w:rPr>
            <w:rFonts w:ascii="Garamond" w:hAnsi="Garamond" w:hint="cs"/>
            <w:color w:val="000000" w:themeColor="text1"/>
            <w:szCs w:val="24"/>
          </w:rPr>
          <w:t>ã</w:t>
        </w:r>
        <w:r w:rsidRPr="00FE7B30">
          <w:rPr>
            <w:rFonts w:ascii="Garamond" w:hAnsi="Garamond"/>
            <w:color w:val="000000" w:themeColor="text1"/>
            <w:szCs w:val="24"/>
          </w:rPr>
          <w:t>o deliberativo competente da pessoa coletiva p</w:t>
        </w:r>
        <w:r w:rsidRPr="00FE7B30">
          <w:rPr>
            <w:rFonts w:ascii="Garamond" w:hAnsi="Garamond" w:hint="cs"/>
            <w:color w:val="000000" w:themeColor="text1"/>
            <w:szCs w:val="24"/>
          </w:rPr>
          <w:t>ú</w:t>
        </w:r>
        <w:r w:rsidRPr="00FE7B30">
          <w:rPr>
            <w:rFonts w:ascii="Garamond" w:hAnsi="Garamond"/>
            <w:color w:val="000000" w:themeColor="text1"/>
            <w:szCs w:val="24"/>
          </w:rPr>
          <w:t>blica em causa de que esta assume as fun</w:t>
        </w:r>
        <w:r w:rsidRPr="00FE7B30">
          <w:rPr>
            <w:rFonts w:ascii="Garamond" w:hAnsi="Garamond" w:hint="cs"/>
            <w:color w:val="000000" w:themeColor="text1"/>
            <w:szCs w:val="24"/>
          </w:rPr>
          <w:t>çõ</w:t>
        </w:r>
        <w:r w:rsidRPr="00FE7B30">
          <w:rPr>
            <w:rFonts w:ascii="Garamond" w:hAnsi="Garamond"/>
            <w:color w:val="000000" w:themeColor="text1"/>
            <w:szCs w:val="24"/>
          </w:rPr>
          <w:t>es de entidade gestora de ZAI para todos os efeitos legais.</w:t>
        </w:r>
      </w:ins>
    </w:p>
    <w:p w14:paraId="38D0065F" w14:textId="145004C5" w:rsidR="000E71BA" w:rsidRPr="00F1799E" w:rsidDel="00552D98" w:rsidRDefault="000E71BA" w:rsidP="00DF7BBF">
      <w:pPr>
        <w:pStyle w:val="PargrafodaLista"/>
        <w:widowControl w:val="0"/>
        <w:numPr>
          <w:ilvl w:val="0"/>
          <w:numId w:val="328"/>
        </w:numPr>
        <w:spacing w:after="120"/>
        <w:ind w:left="426" w:hanging="426"/>
        <w:contextualSpacing w:val="0"/>
        <w:rPr>
          <w:del w:id="504" w:author="G-MECT" w:date="2026-09-11T22:45:00Z" w16du:dateUtc="2026-09-11T21:45:00Z"/>
          <w:rFonts w:ascii="Garamond" w:hAnsi="Garamond"/>
          <w:color w:val="000000" w:themeColor="text1"/>
          <w:szCs w:val="24"/>
        </w:rPr>
      </w:pPr>
      <w:del w:id="505" w:author="G-MECT" w:date="2026-09-11T22:42:00Z" w16du:dateUtc="2026-09-11T21:42:00Z">
        <w:r w:rsidRPr="00F1799E" w:rsidDel="006B7887">
          <w:rPr>
            <w:rFonts w:ascii="Garamond" w:hAnsi="Garamond"/>
            <w:color w:val="000000" w:themeColor="text1"/>
            <w:szCs w:val="24"/>
          </w:rPr>
          <w:delText>,</w:delText>
        </w:r>
      </w:del>
      <w:del w:id="506" w:author="G-MECT" w:date="2026-09-11T22:45:00Z" w16du:dateUtc="2026-09-11T21:45:00Z">
        <w:r w:rsidRPr="00F1799E" w:rsidDel="00552D98">
          <w:rPr>
            <w:rFonts w:ascii="Garamond" w:hAnsi="Garamond"/>
            <w:color w:val="000000" w:themeColor="text1"/>
            <w:szCs w:val="24"/>
          </w:rPr>
          <w:delText xml:space="preserve"> pelo controlo e supervisão das atividades nela exercidas e ainda pelo funcionamento e manutenção das infraestruturas, serviços e instalações comuns.</w:delText>
        </w:r>
      </w:del>
    </w:p>
    <w:p w14:paraId="4FE22DD1" w14:textId="38102CC1" w:rsidR="008A4623" w:rsidRPr="00F1799E" w:rsidDel="003853E3" w:rsidRDefault="008A4623">
      <w:pPr>
        <w:pStyle w:val="PargrafodaLista"/>
        <w:widowControl w:val="0"/>
        <w:spacing w:after="120"/>
        <w:ind w:left="426"/>
        <w:contextualSpacing w:val="0"/>
        <w:rPr>
          <w:del w:id="507" w:author="G-MECT" w:date="2026-09-11T22:44:00Z" w16du:dateUtc="2026-09-11T21:44:00Z"/>
          <w:rFonts w:ascii="Garamond" w:hAnsi="Garamond"/>
          <w:color w:val="000000" w:themeColor="text1"/>
          <w:szCs w:val="24"/>
        </w:rPr>
        <w:pPrChange w:id="508" w:author="G-MECT" w:date="2026-09-11T22:44:00Z" w16du:dateUtc="2026-09-11T21:44:00Z">
          <w:pPr>
            <w:pStyle w:val="PargrafodaLista"/>
            <w:widowControl w:val="0"/>
            <w:numPr>
              <w:numId w:val="328"/>
            </w:numPr>
            <w:spacing w:after="120"/>
            <w:ind w:left="426" w:hanging="426"/>
            <w:contextualSpacing w:val="0"/>
          </w:pPr>
        </w:pPrChange>
      </w:pPr>
      <w:del w:id="509" w:author="G-MECT" w:date="2026-09-11T22:44:00Z" w16du:dateUtc="2026-09-11T21:44:00Z">
        <w:r w:rsidRPr="00F1799E" w:rsidDel="003853E3">
          <w:rPr>
            <w:rFonts w:ascii="Garamond" w:hAnsi="Garamond"/>
            <w:color w:val="000000" w:themeColor="text1"/>
            <w:szCs w:val="24"/>
          </w:rPr>
          <w:delText xml:space="preserve">A entidade gestora da </w:delText>
        </w:r>
        <w:r w:rsidR="00C45425" w:rsidRPr="00F1799E" w:rsidDel="003853E3">
          <w:rPr>
            <w:rFonts w:ascii="Garamond" w:hAnsi="Garamond"/>
            <w:color w:val="000000" w:themeColor="text1"/>
            <w:szCs w:val="24"/>
          </w:rPr>
          <w:delText xml:space="preserve">ZAI </w:delText>
        </w:r>
        <w:r w:rsidRPr="00F1799E" w:rsidDel="003853E3">
          <w:rPr>
            <w:rFonts w:ascii="Garamond" w:hAnsi="Garamond"/>
            <w:color w:val="000000" w:themeColor="text1"/>
            <w:szCs w:val="24"/>
          </w:rPr>
          <w:delText>deve constituir-se como entidade acreditada para o exercício das funções de entidade coordenadora do</w:delText>
        </w:r>
        <w:r w:rsidR="00900196" w:rsidRPr="00F1799E" w:rsidDel="003853E3">
          <w:rPr>
            <w:rFonts w:ascii="Garamond" w:hAnsi="Garamond"/>
            <w:color w:val="000000" w:themeColor="text1"/>
            <w:szCs w:val="24"/>
          </w:rPr>
          <w:delText>s pedidos de título digital de atividade económica relativos a</w:delText>
        </w:r>
        <w:r w:rsidR="00F408D4" w:rsidRPr="00F1799E" w:rsidDel="003853E3">
          <w:rPr>
            <w:rFonts w:ascii="Garamond" w:hAnsi="Garamond"/>
            <w:color w:val="000000" w:themeColor="text1"/>
            <w:szCs w:val="24"/>
          </w:rPr>
          <w:delText xml:space="preserve"> atividades económicas </w:delText>
        </w:r>
        <w:r w:rsidR="00ED6D12" w:rsidRPr="00F1799E" w:rsidDel="003853E3">
          <w:rPr>
            <w:rFonts w:ascii="Garamond" w:hAnsi="Garamond"/>
            <w:color w:val="000000" w:themeColor="text1"/>
            <w:szCs w:val="24"/>
          </w:rPr>
          <w:delText xml:space="preserve">exercidas na </w:delText>
        </w:r>
        <w:r w:rsidR="00C45425" w:rsidRPr="00F1799E" w:rsidDel="003853E3">
          <w:rPr>
            <w:rFonts w:ascii="Garamond" w:hAnsi="Garamond"/>
            <w:color w:val="000000" w:themeColor="text1"/>
            <w:szCs w:val="24"/>
          </w:rPr>
          <w:delText xml:space="preserve">ZAI </w:delText>
        </w:r>
        <w:r w:rsidRPr="00F1799E" w:rsidDel="003853E3">
          <w:rPr>
            <w:rFonts w:ascii="Garamond" w:hAnsi="Garamond"/>
            <w:color w:val="000000" w:themeColor="text1"/>
            <w:szCs w:val="24"/>
          </w:rPr>
          <w:delText>junto do IPAC, I. P., ou, em alternativa, optar pela subcontratação das funções de entidade coordenadora junto de uma entidade acreditada para o efeito.</w:delText>
        </w:r>
      </w:del>
    </w:p>
    <w:p w14:paraId="330488BD" w14:textId="4364FA2E" w:rsidR="008A4623" w:rsidRPr="00F1799E" w:rsidDel="003853E3" w:rsidRDefault="008A4623">
      <w:pPr>
        <w:pStyle w:val="PargrafodaLista"/>
        <w:widowControl w:val="0"/>
        <w:spacing w:after="120"/>
        <w:ind w:left="426"/>
        <w:contextualSpacing w:val="0"/>
        <w:rPr>
          <w:del w:id="510" w:author="G-MECT" w:date="2026-09-11T22:44:00Z" w16du:dateUtc="2026-09-11T21:44:00Z"/>
          <w:rFonts w:ascii="Garamond" w:hAnsi="Garamond"/>
          <w:color w:val="000000" w:themeColor="text1"/>
          <w:szCs w:val="24"/>
        </w:rPr>
        <w:pPrChange w:id="511" w:author="G-MECT" w:date="2026-09-11T22:44:00Z" w16du:dateUtc="2026-09-11T21:44:00Z">
          <w:pPr>
            <w:pStyle w:val="PargrafodaLista"/>
            <w:widowControl w:val="0"/>
            <w:numPr>
              <w:numId w:val="328"/>
            </w:numPr>
            <w:spacing w:after="120"/>
            <w:ind w:left="426" w:hanging="426"/>
            <w:contextualSpacing w:val="0"/>
          </w:pPr>
        </w:pPrChange>
      </w:pPr>
      <w:del w:id="512" w:author="G-MECT" w:date="2026-09-11T22:44:00Z" w16du:dateUtc="2026-09-11T21:44:00Z">
        <w:r w:rsidRPr="00F1799E" w:rsidDel="003853E3">
          <w:rPr>
            <w:rFonts w:ascii="Garamond" w:hAnsi="Garamond"/>
            <w:color w:val="000000" w:themeColor="text1"/>
            <w:szCs w:val="24"/>
          </w:rPr>
          <w:delText xml:space="preserve">Os requisitos de constituição, organização e funcionamento e as obrigações e competências da entidade gestora da </w:delText>
        </w:r>
        <w:r w:rsidR="00C45425" w:rsidRPr="00F1799E" w:rsidDel="003853E3">
          <w:rPr>
            <w:rFonts w:ascii="Garamond" w:hAnsi="Garamond"/>
            <w:color w:val="000000" w:themeColor="text1"/>
            <w:szCs w:val="24"/>
          </w:rPr>
          <w:delText xml:space="preserve">ZAI </w:delText>
        </w:r>
        <w:r w:rsidRPr="00F1799E" w:rsidDel="003853E3">
          <w:rPr>
            <w:rFonts w:ascii="Garamond" w:hAnsi="Garamond"/>
            <w:color w:val="000000" w:themeColor="text1"/>
            <w:szCs w:val="24"/>
          </w:rPr>
          <w:delText>são definidos por portaria dos membros do Governo responsáveis pelas áreas da economia, da administração local, do ordenamento do território, da reforma do Estado e do ambiente</w:delText>
        </w:r>
        <w:r w:rsidR="007960D9" w:rsidRPr="00F1799E" w:rsidDel="003853E3">
          <w:rPr>
            <w:rFonts w:ascii="Garamond" w:hAnsi="Garamond"/>
            <w:color w:val="000000" w:themeColor="text1"/>
            <w:szCs w:val="24"/>
          </w:rPr>
          <w:delText>.</w:delText>
        </w:r>
      </w:del>
    </w:p>
    <w:p w14:paraId="2F1872A4" w14:textId="2E8C866A" w:rsidR="000E71BA" w:rsidDel="00D368CD" w:rsidRDefault="00440E50">
      <w:pPr>
        <w:pStyle w:val="PargrafodaLista"/>
        <w:widowControl w:val="0"/>
        <w:spacing w:after="120"/>
        <w:ind w:left="426"/>
        <w:contextualSpacing w:val="0"/>
        <w:rPr>
          <w:del w:id="513" w:author="G-MECT" w:date="2026-09-11T22:42:00Z" w16du:dateUtc="2026-09-11T21:42:00Z"/>
          <w:rFonts w:ascii="Garamond" w:hAnsi="Garamond"/>
          <w:color w:val="000000" w:themeColor="text1"/>
          <w:szCs w:val="24"/>
        </w:rPr>
        <w:pPrChange w:id="514" w:author="G-MECT" w:date="2026-09-11T22:44:00Z" w16du:dateUtc="2026-09-11T21:44:00Z">
          <w:pPr>
            <w:pStyle w:val="PargrafodaLista"/>
            <w:widowControl w:val="0"/>
            <w:numPr>
              <w:numId w:val="328"/>
            </w:numPr>
            <w:spacing w:after="120"/>
            <w:ind w:left="426" w:hanging="426"/>
            <w:contextualSpacing w:val="0"/>
          </w:pPr>
        </w:pPrChange>
      </w:pPr>
      <w:del w:id="515" w:author="G-MECT" w:date="2026-09-11T22:44:00Z" w16du:dateUtc="2026-09-11T21:44:00Z">
        <w:r w:rsidRPr="00F1799E" w:rsidDel="003853E3">
          <w:rPr>
            <w:rFonts w:ascii="Garamond" w:hAnsi="Garamond"/>
            <w:color w:val="000000" w:themeColor="text1"/>
            <w:szCs w:val="24"/>
          </w:rPr>
          <w:delText>No caso de o requerente ser uma pessoa coletiva pública, este pode optar entre a apresentação do documento comprovativo d</w:delText>
        </w:r>
        <w:r w:rsidR="002D2D84" w:rsidRPr="00F1799E" w:rsidDel="003853E3">
          <w:rPr>
            <w:rFonts w:ascii="Garamond" w:hAnsi="Garamond"/>
            <w:color w:val="000000" w:themeColor="text1"/>
            <w:szCs w:val="24"/>
          </w:rPr>
          <w:delText xml:space="preserve">a </w:delText>
        </w:r>
        <w:r w:rsidRPr="00F1799E" w:rsidDel="003853E3">
          <w:rPr>
            <w:rFonts w:ascii="Garamond" w:hAnsi="Garamond"/>
            <w:color w:val="000000" w:themeColor="text1"/>
            <w:szCs w:val="24"/>
          </w:rPr>
          <w:delText xml:space="preserve">constituição </w:delText>
        </w:r>
        <w:r w:rsidR="00CE1D2B" w:rsidRPr="00F1799E" w:rsidDel="003853E3">
          <w:rPr>
            <w:rFonts w:ascii="Garamond" w:hAnsi="Garamond"/>
            <w:color w:val="000000" w:themeColor="text1"/>
            <w:szCs w:val="24"/>
          </w:rPr>
          <w:delText>da</w:delText>
        </w:r>
        <w:r w:rsidR="002D2D84" w:rsidRPr="00F1799E" w:rsidDel="003853E3">
          <w:rPr>
            <w:rFonts w:ascii="Garamond" w:hAnsi="Garamond"/>
            <w:color w:val="000000" w:themeColor="text1"/>
            <w:szCs w:val="24"/>
          </w:rPr>
          <w:delText xml:space="preserve"> </w:delText>
        </w:r>
        <w:r w:rsidRPr="00F1799E" w:rsidDel="003853E3">
          <w:rPr>
            <w:rFonts w:ascii="Garamond" w:hAnsi="Garamond"/>
            <w:color w:val="000000" w:themeColor="text1"/>
            <w:szCs w:val="24"/>
          </w:rPr>
          <w:delText>entidade</w:delText>
        </w:r>
        <w:r w:rsidR="002D2D84" w:rsidRPr="00F1799E" w:rsidDel="003853E3">
          <w:rPr>
            <w:rFonts w:ascii="Garamond" w:hAnsi="Garamond"/>
            <w:color w:val="000000" w:themeColor="text1"/>
            <w:szCs w:val="24"/>
          </w:rPr>
          <w:delText xml:space="preserve"> gestora</w:delText>
        </w:r>
        <w:r w:rsidRPr="00F1799E" w:rsidDel="003853E3">
          <w:rPr>
            <w:rFonts w:ascii="Garamond" w:hAnsi="Garamond"/>
            <w:color w:val="000000" w:themeColor="text1"/>
            <w:szCs w:val="24"/>
          </w:rPr>
          <w:delText xml:space="preserve"> </w:delText>
        </w:r>
        <w:r w:rsidR="002F2F18" w:rsidRPr="00F1799E" w:rsidDel="003853E3">
          <w:rPr>
            <w:rFonts w:ascii="Garamond" w:hAnsi="Garamond"/>
            <w:color w:val="000000" w:themeColor="text1"/>
            <w:szCs w:val="24"/>
          </w:rPr>
          <w:delText>o</w:delText>
        </w:r>
        <w:r w:rsidRPr="00F1799E" w:rsidDel="003853E3">
          <w:rPr>
            <w:rFonts w:ascii="Garamond" w:hAnsi="Garamond"/>
            <w:color w:val="000000" w:themeColor="text1"/>
            <w:szCs w:val="24"/>
          </w:rPr>
          <w:delText xml:space="preserve">u de declaração emitida pelo órgão deliberativo competente da pessoa coletiva pública em causa de que esta assume as funções de entidade gestora de </w:delText>
        </w:r>
        <w:r w:rsidR="00C45425" w:rsidRPr="00F1799E" w:rsidDel="003853E3">
          <w:rPr>
            <w:rFonts w:ascii="Garamond" w:hAnsi="Garamond"/>
            <w:color w:val="000000" w:themeColor="text1"/>
            <w:szCs w:val="24"/>
          </w:rPr>
          <w:delText xml:space="preserve">ZAI </w:delText>
        </w:r>
        <w:r w:rsidRPr="00F1799E" w:rsidDel="003853E3">
          <w:rPr>
            <w:rFonts w:ascii="Garamond" w:hAnsi="Garamond"/>
            <w:color w:val="000000" w:themeColor="text1"/>
            <w:szCs w:val="24"/>
          </w:rPr>
          <w:delText>para todos os efeitos legais.</w:delText>
        </w:r>
      </w:del>
    </w:p>
    <w:p w14:paraId="20FDC35C" w14:textId="77777777" w:rsidR="009D590A" w:rsidRPr="00D368CD" w:rsidDel="00D368CD" w:rsidRDefault="009D590A">
      <w:pPr>
        <w:pStyle w:val="PargrafodaLista"/>
        <w:widowControl w:val="0"/>
        <w:spacing w:after="120"/>
        <w:ind w:left="426"/>
        <w:contextualSpacing w:val="0"/>
        <w:rPr>
          <w:del w:id="516" w:author="G-MECT" w:date="2026-09-11T22:42:00Z" w16du:dateUtc="2026-09-11T21:42:00Z"/>
          <w:rFonts w:ascii="Garamond" w:hAnsi="Garamond"/>
          <w:color w:val="000000" w:themeColor="text1"/>
          <w:szCs w:val="24"/>
          <w:rPrChange w:id="517" w:author="G-MECT" w:date="2026-09-11T22:42:00Z" w16du:dateUtc="2026-09-11T21:42:00Z">
            <w:rPr>
              <w:del w:id="518" w:author="G-MECT" w:date="2026-09-11T22:42:00Z" w16du:dateUtc="2026-09-11T21:42:00Z"/>
            </w:rPr>
          </w:rPrChange>
        </w:rPr>
        <w:pPrChange w:id="519" w:author="G-MECT" w:date="2026-09-11T22:44:00Z" w16du:dateUtc="2026-09-11T21:44:00Z">
          <w:pPr>
            <w:widowControl w:val="0"/>
            <w:spacing w:after="120"/>
          </w:pPr>
        </w:pPrChange>
      </w:pPr>
    </w:p>
    <w:p w14:paraId="08C58D11" w14:textId="77777777" w:rsidR="009D590A" w:rsidRPr="00D368CD" w:rsidRDefault="009D590A">
      <w:pPr>
        <w:pStyle w:val="PargrafodaLista"/>
        <w:widowControl w:val="0"/>
        <w:spacing w:after="120"/>
        <w:ind w:left="426"/>
        <w:contextualSpacing w:val="0"/>
        <w:rPr>
          <w:rFonts w:ascii="Garamond" w:hAnsi="Garamond"/>
          <w:color w:val="000000" w:themeColor="text1"/>
          <w:szCs w:val="24"/>
          <w:rPrChange w:id="520" w:author="G-MECT" w:date="2026-09-11T22:42:00Z" w16du:dateUtc="2026-09-11T21:42:00Z">
            <w:rPr/>
          </w:rPrChange>
        </w:rPr>
        <w:pPrChange w:id="521" w:author="G-MECT" w:date="2026-09-11T22:44:00Z" w16du:dateUtc="2026-09-11T21:44:00Z">
          <w:pPr>
            <w:widowControl w:val="0"/>
            <w:spacing w:after="120"/>
          </w:pPr>
        </w:pPrChange>
      </w:pPr>
    </w:p>
    <w:p w14:paraId="22EB3B32" w14:textId="6ED0FE01" w:rsidR="007B1217" w:rsidRPr="00F1799E" w:rsidDel="003853E3" w:rsidRDefault="002F2F18" w:rsidP="009D590A">
      <w:pPr>
        <w:pStyle w:val="PargrafodaLista"/>
        <w:widowControl w:val="0"/>
        <w:numPr>
          <w:ilvl w:val="0"/>
          <w:numId w:val="328"/>
        </w:numPr>
        <w:spacing w:after="0"/>
        <w:ind w:left="426" w:hanging="426"/>
        <w:contextualSpacing w:val="0"/>
        <w:rPr>
          <w:del w:id="522" w:author="G-MECT" w:date="2026-09-11T22:44:00Z" w16du:dateUtc="2026-09-11T21:44:00Z"/>
          <w:rFonts w:ascii="Garamond" w:hAnsi="Garamond"/>
          <w:color w:val="000000" w:themeColor="text1"/>
          <w:szCs w:val="24"/>
        </w:rPr>
      </w:pPr>
      <w:commentRangeStart w:id="523"/>
      <w:commentRangeStart w:id="524"/>
      <w:del w:id="525" w:author="G-MECT" w:date="2026-09-11T22:44:00Z" w16du:dateUtc="2026-09-11T21:44:00Z">
        <w:r w:rsidRPr="00F1799E" w:rsidDel="003853E3">
          <w:rPr>
            <w:rFonts w:ascii="Garamond" w:hAnsi="Garamond"/>
            <w:color w:val="000000" w:themeColor="text1"/>
            <w:szCs w:val="24"/>
          </w:rPr>
          <w:delText>Sem prejuízo do disposto no número anterior, a</w:delText>
        </w:r>
        <w:r w:rsidR="00440E50" w:rsidRPr="00F1799E" w:rsidDel="003853E3">
          <w:rPr>
            <w:rFonts w:ascii="Garamond" w:hAnsi="Garamond"/>
            <w:color w:val="000000" w:themeColor="text1"/>
            <w:szCs w:val="24"/>
          </w:rPr>
          <w:delText xml:space="preserve"> entidade gestora deve possuir capacidade técnica para o exercício das funções de entidade coordenadora dos procedimentos </w:delText>
        </w:r>
        <w:r w:rsidR="00945735" w:rsidRPr="00F1799E" w:rsidDel="003853E3">
          <w:rPr>
            <w:rFonts w:ascii="Garamond" w:hAnsi="Garamond"/>
            <w:color w:val="000000" w:themeColor="text1"/>
            <w:szCs w:val="24"/>
          </w:rPr>
          <w:delText>previstos no presente diploma</w:delText>
        </w:r>
      </w:del>
      <w:ins w:id="526" w:author="Maria João Torres" w:date="2026-09-11T14:01:00Z" w16du:dateUtc="2026-09-11T13:01:00Z">
        <w:del w:id="527" w:author="G-MECT" w:date="2026-09-11T22:44:00Z" w16du:dateUtc="2026-09-11T21:44:00Z">
          <w:r w:rsidR="00AA1A5A" w:rsidDel="003853E3">
            <w:rPr>
              <w:rFonts w:ascii="Garamond" w:hAnsi="Garamond"/>
              <w:color w:val="000000" w:themeColor="text1"/>
              <w:szCs w:val="24"/>
            </w:rPr>
            <w:delText>presente decreto-lei</w:delText>
          </w:r>
        </w:del>
      </w:ins>
      <w:del w:id="528" w:author="G-MECT" w:date="2026-09-11T22:44:00Z" w16du:dateUtc="2026-09-11T21:44:00Z">
        <w:r w:rsidR="00440E50" w:rsidRPr="00F1799E" w:rsidDel="003853E3">
          <w:rPr>
            <w:rFonts w:ascii="Garamond" w:hAnsi="Garamond"/>
            <w:color w:val="000000" w:themeColor="text1"/>
            <w:szCs w:val="24"/>
          </w:rPr>
          <w:delText>, seja diretamente, através do seu reconhecimento, ou de um seu departamento</w:delText>
        </w:r>
        <w:r w:rsidRPr="00F1799E" w:rsidDel="003853E3">
          <w:rPr>
            <w:rFonts w:ascii="Garamond" w:hAnsi="Garamond"/>
            <w:color w:val="000000" w:themeColor="text1"/>
            <w:szCs w:val="24"/>
          </w:rPr>
          <w:delText xml:space="preserve">, </w:delText>
        </w:r>
        <w:r w:rsidR="00440E50" w:rsidRPr="00F1799E" w:rsidDel="003853E3">
          <w:rPr>
            <w:rFonts w:ascii="Garamond" w:hAnsi="Garamond"/>
            <w:color w:val="000000" w:themeColor="text1"/>
            <w:szCs w:val="24"/>
          </w:rPr>
          <w:delText>serviço</w:delText>
        </w:r>
        <w:r w:rsidRPr="00F1799E" w:rsidDel="003853E3">
          <w:rPr>
            <w:rFonts w:ascii="Garamond" w:hAnsi="Garamond"/>
            <w:color w:val="000000" w:themeColor="text1"/>
            <w:szCs w:val="24"/>
          </w:rPr>
          <w:delText xml:space="preserve"> ou empresa municipal</w:delText>
        </w:r>
        <w:r w:rsidR="00440E50" w:rsidRPr="00F1799E" w:rsidDel="003853E3">
          <w:rPr>
            <w:rFonts w:ascii="Garamond" w:hAnsi="Garamond"/>
            <w:color w:val="000000" w:themeColor="text1"/>
            <w:szCs w:val="24"/>
          </w:rPr>
          <w:delText xml:space="preserve"> como entidade acreditada junto do IPAC, I. P</w:delText>
        </w:r>
        <w:r w:rsidRPr="00F1799E" w:rsidDel="003853E3">
          <w:rPr>
            <w:rFonts w:ascii="Garamond" w:hAnsi="Garamond"/>
            <w:color w:val="000000" w:themeColor="text1"/>
            <w:szCs w:val="24"/>
          </w:rPr>
          <w:delText>.</w:delText>
        </w:r>
      </w:del>
      <w:ins w:id="529" w:author="Maria João Torres" w:date="2026-09-07T14:20:00Z" w16du:dateUtc="2026-09-07T13:20:00Z">
        <w:del w:id="530" w:author="G-MECT" w:date="2026-09-11T22:44:00Z" w16du:dateUtc="2026-09-11T21:44:00Z">
          <w:r w:rsidR="00511623" w:rsidDel="003853E3">
            <w:rPr>
              <w:rFonts w:ascii="Garamond" w:hAnsi="Garamond"/>
              <w:color w:val="000000" w:themeColor="text1"/>
              <w:szCs w:val="24"/>
            </w:rPr>
            <w:delText>,</w:delText>
          </w:r>
        </w:del>
      </w:ins>
      <w:del w:id="531" w:author="G-MECT" w:date="2026-09-11T22:44:00Z" w16du:dateUtc="2026-09-11T21:44:00Z">
        <w:r w:rsidR="00440E50" w:rsidRPr="00F1799E" w:rsidDel="003853E3">
          <w:rPr>
            <w:rFonts w:ascii="Garamond" w:hAnsi="Garamond"/>
            <w:color w:val="000000" w:themeColor="text1"/>
            <w:szCs w:val="24"/>
          </w:rPr>
          <w:delText xml:space="preserve"> ou da celebração de contratos de prestação de serviços com entidades acreditadas pelo IPAC, I. P., para o exercício daquelas funções.</w:delText>
        </w:r>
        <w:commentRangeEnd w:id="523"/>
        <w:r w:rsidR="00511623" w:rsidRPr="00F1799E" w:rsidDel="003853E3">
          <w:rPr>
            <w:rStyle w:val="Refdecomentrio"/>
            <w:rFonts w:ascii="Garamond" w:hAnsi="Garamond"/>
            <w:color w:val="000000" w:themeColor="text1"/>
            <w:sz w:val="24"/>
            <w:szCs w:val="24"/>
          </w:rPr>
          <w:commentReference w:id="523"/>
        </w:r>
        <w:commentRangeEnd w:id="524"/>
        <w:r w:rsidRPr="00F1799E">
          <w:rPr>
            <w:rStyle w:val="Refdecomentrio"/>
            <w:rFonts w:ascii="Garamond" w:hAnsi="Garamond"/>
            <w:color w:val="000000" w:themeColor="text1"/>
            <w:sz w:val="24"/>
            <w:szCs w:val="24"/>
          </w:rPr>
          <w:commentReference w:id="524"/>
        </w:r>
      </w:del>
    </w:p>
    <w:p w14:paraId="095E780C" w14:textId="77777777" w:rsidR="00876E68" w:rsidRPr="00FC7A70" w:rsidRDefault="00876E68" w:rsidP="009D590A">
      <w:pPr>
        <w:pStyle w:val="PargrafodaLista"/>
        <w:widowControl w:val="0"/>
        <w:numPr>
          <w:ilvl w:val="0"/>
          <w:numId w:val="199"/>
        </w:numPr>
        <w:spacing w:after="0"/>
        <w:contextualSpacing w:val="0"/>
        <w:jc w:val="center"/>
        <w:outlineLvl w:val="1"/>
        <w:rPr>
          <w:rFonts w:ascii="Garamond" w:hAnsi="Garamond"/>
          <w:color w:val="000000" w:themeColor="text1"/>
          <w:szCs w:val="24"/>
        </w:rPr>
      </w:pPr>
    </w:p>
    <w:p w14:paraId="727DE337" w14:textId="22A422E4" w:rsidR="00876E68" w:rsidRPr="00FC7A70" w:rsidRDefault="000E71BA" w:rsidP="009D590A">
      <w:pPr>
        <w:widowControl w:val="0"/>
        <w:spacing w:after="0"/>
        <w:ind w:left="360"/>
        <w:jc w:val="center"/>
        <w:outlineLvl w:val="1"/>
        <w:rPr>
          <w:rFonts w:ascii="Garamond" w:hAnsi="Garamond"/>
          <w:color w:val="000000" w:themeColor="text1"/>
          <w:szCs w:val="24"/>
        </w:rPr>
      </w:pPr>
      <w:r w:rsidRPr="00FC7A70">
        <w:rPr>
          <w:rFonts w:ascii="Garamond" w:hAnsi="Garamond"/>
          <w:color w:val="000000" w:themeColor="text1"/>
          <w:szCs w:val="24"/>
        </w:rPr>
        <w:t>E</w:t>
      </w:r>
      <w:r w:rsidR="00876E68" w:rsidRPr="00FC7A70">
        <w:rPr>
          <w:rFonts w:ascii="Garamond" w:hAnsi="Garamond"/>
          <w:color w:val="000000" w:themeColor="text1"/>
          <w:szCs w:val="24"/>
        </w:rPr>
        <w:t>ntidade gestora d</w:t>
      </w:r>
      <w:r w:rsidR="00750408" w:rsidRPr="00FC7A70">
        <w:rPr>
          <w:rFonts w:ascii="Garamond" w:hAnsi="Garamond"/>
          <w:color w:val="000000" w:themeColor="text1"/>
          <w:szCs w:val="24"/>
        </w:rPr>
        <w:t>a</w:t>
      </w:r>
      <w:r w:rsidR="00876E68" w:rsidRPr="00FC7A70">
        <w:rPr>
          <w:rFonts w:ascii="Garamond" w:hAnsi="Garamond"/>
          <w:color w:val="000000" w:themeColor="text1"/>
          <w:szCs w:val="24"/>
        </w:rPr>
        <w:t xml:space="preserve"> ZAI</w:t>
      </w:r>
      <w:r w:rsidRPr="00FC7A70">
        <w:rPr>
          <w:rFonts w:ascii="Garamond" w:hAnsi="Garamond"/>
          <w:color w:val="000000" w:themeColor="text1"/>
          <w:szCs w:val="24"/>
        </w:rPr>
        <w:t xml:space="preserve"> e entidades públicas</w:t>
      </w:r>
    </w:p>
    <w:p w14:paraId="57ACBE6F" w14:textId="10CF7A05" w:rsidR="00876E68" w:rsidRPr="00D64088" w:rsidRDefault="00876E68">
      <w:pPr>
        <w:pStyle w:val="PargrafodaLista"/>
        <w:widowControl w:val="0"/>
        <w:numPr>
          <w:ilvl w:val="0"/>
          <w:numId w:val="481"/>
        </w:numPr>
        <w:spacing w:after="120"/>
        <w:contextualSpacing w:val="0"/>
        <w:rPr>
          <w:rFonts w:ascii="Garamond" w:hAnsi="Garamond"/>
          <w:color w:val="000000" w:themeColor="text1"/>
          <w:szCs w:val="24"/>
        </w:rPr>
        <w:pPrChange w:id="532" w:author="G-MECT" w:date="2026-09-11T22:44:00Z" w16du:dateUtc="2026-09-11T21:44:00Z">
          <w:pPr>
            <w:pStyle w:val="PargrafodaLista"/>
            <w:widowControl w:val="0"/>
            <w:numPr>
              <w:numId w:val="329"/>
            </w:numPr>
            <w:spacing w:after="120"/>
            <w:ind w:left="426" w:hanging="426"/>
            <w:contextualSpacing w:val="0"/>
          </w:pPr>
        </w:pPrChange>
      </w:pPr>
      <w:r w:rsidRPr="00D64088">
        <w:rPr>
          <w:rFonts w:ascii="Garamond" w:hAnsi="Garamond"/>
          <w:color w:val="000000" w:themeColor="text1"/>
          <w:szCs w:val="24"/>
        </w:rPr>
        <w:t xml:space="preserve">A entidade gestora da </w:t>
      </w:r>
      <w:r w:rsidR="007E0973" w:rsidRPr="00D64088">
        <w:rPr>
          <w:rFonts w:ascii="Garamond" w:hAnsi="Garamond"/>
          <w:color w:val="000000" w:themeColor="text1"/>
          <w:szCs w:val="24"/>
        </w:rPr>
        <w:t>ZAI</w:t>
      </w:r>
      <w:r w:rsidRPr="00D64088">
        <w:rPr>
          <w:rFonts w:ascii="Garamond" w:hAnsi="Garamond"/>
          <w:color w:val="000000" w:themeColor="text1"/>
          <w:szCs w:val="24"/>
        </w:rPr>
        <w:t xml:space="preserve"> é</w:t>
      </w:r>
      <w:r w:rsidR="001517AC" w:rsidRPr="00D64088">
        <w:rPr>
          <w:rFonts w:ascii="Garamond" w:hAnsi="Garamond"/>
          <w:color w:val="000000" w:themeColor="text1"/>
          <w:szCs w:val="24"/>
        </w:rPr>
        <w:t xml:space="preserve"> ainda</w:t>
      </w:r>
      <w:r w:rsidRPr="00D64088">
        <w:rPr>
          <w:rFonts w:ascii="Garamond" w:hAnsi="Garamond"/>
          <w:color w:val="000000" w:themeColor="text1"/>
          <w:szCs w:val="24"/>
        </w:rPr>
        <w:t xml:space="preserve"> responsável por </w:t>
      </w:r>
      <w:r w:rsidR="00A20A18" w:rsidRPr="00D64088">
        <w:rPr>
          <w:rFonts w:ascii="Garamond" w:hAnsi="Garamond"/>
          <w:color w:val="000000" w:themeColor="text1"/>
          <w:szCs w:val="24"/>
        </w:rPr>
        <w:t>diligenciar, em articulação com as entidades públicas competentes</w:t>
      </w:r>
      <w:r w:rsidR="001619F4" w:rsidRPr="00D64088">
        <w:rPr>
          <w:rFonts w:ascii="Garamond" w:hAnsi="Garamond"/>
          <w:color w:val="000000" w:themeColor="text1"/>
          <w:szCs w:val="24"/>
        </w:rPr>
        <w:t>:</w:t>
      </w:r>
    </w:p>
    <w:p w14:paraId="75D35A08" w14:textId="1D944344" w:rsidR="00876E68" w:rsidRPr="00FC7A70" w:rsidRDefault="00A20A18">
      <w:pPr>
        <w:widowControl w:val="0"/>
        <w:numPr>
          <w:ilvl w:val="0"/>
          <w:numId w:val="482"/>
        </w:numPr>
        <w:spacing w:after="120"/>
        <w:rPr>
          <w:rFonts w:ascii="Garamond" w:hAnsi="Garamond"/>
          <w:color w:val="000000" w:themeColor="text1"/>
          <w:szCs w:val="24"/>
        </w:rPr>
        <w:pPrChange w:id="533" w:author="G-MECT" w:date="2026-09-11T22:45:00Z" w16du:dateUtc="2026-09-11T21:45:00Z">
          <w:pPr>
            <w:widowControl w:val="0"/>
            <w:numPr>
              <w:numId w:val="174"/>
            </w:numPr>
            <w:spacing w:after="120"/>
            <w:ind w:left="851" w:hanging="284"/>
          </w:pPr>
        </w:pPrChange>
      </w:pPr>
      <w:r w:rsidRPr="00FC7A70">
        <w:rPr>
          <w:rFonts w:ascii="Garamond" w:hAnsi="Garamond"/>
          <w:color w:val="000000" w:themeColor="text1"/>
          <w:szCs w:val="24"/>
        </w:rPr>
        <w:t>A</w:t>
      </w:r>
      <w:r w:rsidR="00876E68" w:rsidRPr="00FC7A70">
        <w:rPr>
          <w:rFonts w:ascii="Garamond" w:hAnsi="Garamond"/>
          <w:color w:val="000000" w:themeColor="text1"/>
          <w:szCs w:val="24"/>
        </w:rPr>
        <w:t xml:space="preserve"> resposta atempada e o esclarecimento das entidades públicas aos operadores económicos</w:t>
      </w:r>
      <w:r w:rsidR="00B53EAA" w:rsidRPr="00FC7A70">
        <w:rPr>
          <w:rFonts w:ascii="Garamond" w:hAnsi="Garamond"/>
          <w:color w:val="000000" w:themeColor="text1"/>
          <w:szCs w:val="24"/>
        </w:rPr>
        <w:t xml:space="preserve"> instalados na ZAI</w:t>
      </w:r>
      <w:r w:rsidR="00876E68" w:rsidRPr="00FC7A70">
        <w:rPr>
          <w:rFonts w:ascii="Garamond" w:hAnsi="Garamond"/>
          <w:color w:val="000000" w:themeColor="text1"/>
          <w:szCs w:val="24"/>
        </w:rPr>
        <w:t>, designadamente através da promoção de reuniões com as entidades da Administração Pública e com o operador económico, bem como com a respetiva articulação com a administração local;</w:t>
      </w:r>
      <w:r w:rsidR="00927C38" w:rsidRPr="00FC7A70">
        <w:rPr>
          <w:rFonts w:ascii="Garamond" w:hAnsi="Garamond"/>
          <w:color w:val="000000" w:themeColor="text1"/>
          <w:szCs w:val="24"/>
        </w:rPr>
        <w:t xml:space="preserve"> e</w:t>
      </w:r>
    </w:p>
    <w:p w14:paraId="39EEE971" w14:textId="40C9B223" w:rsidR="00B53EAA" w:rsidRPr="00FC7A70" w:rsidRDefault="00A20A18">
      <w:pPr>
        <w:widowControl w:val="0"/>
        <w:numPr>
          <w:ilvl w:val="0"/>
          <w:numId w:val="482"/>
        </w:numPr>
        <w:spacing w:after="120"/>
        <w:ind w:left="851" w:hanging="284"/>
        <w:rPr>
          <w:rFonts w:ascii="Garamond" w:hAnsi="Garamond"/>
          <w:color w:val="000000" w:themeColor="text1"/>
          <w:szCs w:val="24"/>
        </w:rPr>
        <w:pPrChange w:id="534" w:author="G-MECT" w:date="2026-09-11T22:45:00Z" w16du:dateUtc="2026-09-11T21:45:00Z">
          <w:pPr>
            <w:widowControl w:val="0"/>
            <w:numPr>
              <w:numId w:val="174"/>
            </w:numPr>
            <w:spacing w:after="120"/>
            <w:ind w:left="851" w:hanging="284"/>
          </w:pPr>
        </w:pPrChange>
      </w:pPr>
      <w:r w:rsidRPr="00FC7A70">
        <w:rPr>
          <w:rFonts w:ascii="Garamond" w:hAnsi="Garamond"/>
          <w:color w:val="000000" w:themeColor="text1"/>
          <w:szCs w:val="24"/>
        </w:rPr>
        <w:t>A m</w:t>
      </w:r>
      <w:r w:rsidR="00876E68" w:rsidRPr="00FC7A70">
        <w:rPr>
          <w:rFonts w:ascii="Garamond" w:hAnsi="Garamond"/>
          <w:color w:val="000000" w:themeColor="text1"/>
          <w:szCs w:val="24"/>
        </w:rPr>
        <w:t>onitoriza</w:t>
      </w:r>
      <w:r w:rsidRPr="00FC7A70">
        <w:rPr>
          <w:rFonts w:ascii="Garamond" w:hAnsi="Garamond"/>
          <w:color w:val="000000" w:themeColor="text1"/>
          <w:szCs w:val="24"/>
        </w:rPr>
        <w:t xml:space="preserve">ção </w:t>
      </w:r>
      <w:r w:rsidR="00876E68" w:rsidRPr="00FC7A70">
        <w:rPr>
          <w:rFonts w:ascii="Garamond" w:hAnsi="Garamond"/>
          <w:color w:val="000000" w:themeColor="text1"/>
          <w:szCs w:val="24"/>
        </w:rPr>
        <w:t>e divulga</w:t>
      </w:r>
      <w:r w:rsidRPr="00FC7A70">
        <w:rPr>
          <w:rFonts w:ascii="Garamond" w:hAnsi="Garamond"/>
          <w:color w:val="000000" w:themeColor="text1"/>
          <w:szCs w:val="24"/>
        </w:rPr>
        <w:t>ção de</w:t>
      </w:r>
      <w:r w:rsidR="00876E68" w:rsidRPr="00FC7A70">
        <w:rPr>
          <w:rFonts w:ascii="Garamond" w:hAnsi="Garamond"/>
          <w:color w:val="000000" w:themeColor="text1"/>
          <w:szCs w:val="24"/>
        </w:rPr>
        <w:t xml:space="preserve"> programas de apoios financeiros públicos e sistemas de incentivos dirigidos a empresas, em articulação com as respetivas autoridades de gestão e organismos intermédios</w:t>
      </w:r>
      <w:r w:rsidR="00B53EAA" w:rsidRPr="00FC7A70">
        <w:rPr>
          <w:rFonts w:ascii="Garamond" w:hAnsi="Garamond"/>
          <w:color w:val="000000" w:themeColor="text1"/>
          <w:szCs w:val="24"/>
        </w:rPr>
        <w:t>.</w:t>
      </w:r>
    </w:p>
    <w:p w14:paraId="10896FA4" w14:textId="056D00B3" w:rsidR="00B53EAA" w:rsidRPr="00FC7A70" w:rsidRDefault="00B53EAA">
      <w:pPr>
        <w:pStyle w:val="PargrafodaLista"/>
        <w:widowControl w:val="0"/>
        <w:numPr>
          <w:ilvl w:val="0"/>
          <w:numId w:val="481"/>
        </w:numPr>
        <w:spacing w:after="120"/>
        <w:ind w:left="426" w:hanging="426"/>
        <w:contextualSpacing w:val="0"/>
        <w:rPr>
          <w:rFonts w:ascii="Garamond" w:hAnsi="Garamond"/>
          <w:color w:val="000000" w:themeColor="text1"/>
          <w:szCs w:val="24"/>
        </w:rPr>
        <w:pPrChange w:id="535" w:author="G-MECT" w:date="2026-09-11T22:44:00Z" w16du:dateUtc="2026-09-11T21:44:00Z">
          <w:pPr>
            <w:pStyle w:val="PargrafodaLista"/>
            <w:widowControl w:val="0"/>
            <w:numPr>
              <w:numId w:val="329"/>
            </w:numPr>
            <w:spacing w:after="120"/>
            <w:ind w:left="426" w:hanging="426"/>
            <w:contextualSpacing w:val="0"/>
          </w:pPr>
        </w:pPrChange>
      </w:pPr>
      <w:r w:rsidRPr="00FC7A70">
        <w:rPr>
          <w:rFonts w:ascii="Garamond" w:hAnsi="Garamond"/>
          <w:color w:val="000000" w:themeColor="text1"/>
          <w:szCs w:val="24"/>
        </w:rPr>
        <w:t xml:space="preserve">Para efeitos do disposto na alínea </w:t>
      </w:r>
      <w:r w:rsidRPr="00D64088">
        <w:rPr>
          <w:rFonts w:ascii="Garamond" w:hAnsi="Garamond"/>
          <w:i/>
          <w:iCs/>
          <w:color w:val="000000" w:themeColor="text1"/>
          <w:szCs w:val="24"/>
        </w:rPr>
        <w:t>a)</w:t>
      </w:r>
      <w:r w:rsidRPr="00FC7A70">
        <w:rPr>
          <w:rFonts w:ascii="Garamond" w:hAnsi="Garamond"/>
          <w:color w:val="000000" w:themeColor="text1"/>
          <w:szCs w:val="24"/>
        </w:rPr>
        <w:t xml:space="preserve"> do número anterior, as entidades públicas devem prestar toda a informação e colaboração à entidade gestora da ZAI e responder às suas solicitações no prazo máximo de 10 dias.</w:t>
      </w:r>
    </w:p>
    <w:p w14:paraId="003C6B08" w14:textId="7CAC631A" w:rsidR="00D941B1" w:rsidRPr="00FC7A70" w:rsidDel="009B759D" w:rsidRDefault="005D1824">
      <w:pPr>
        <w:pStyle w:val="PargrafodaLista"/>
        <w:widowControl w:val="0"/>
        <w:numPr>
          <w:ilvl w:val="0"/>
          <w:numId w:val="481"/>
        </w:numPr>
        <w:spacing w:after="120"/>
        <w:ind w:left="426" w:hanging="426"/>
        <w:contextualSpacing w:val="0"/>
        <w:rPr>
          <w:del w:id="536" w:author="G-MECT" w:date="2026-09-11T22:12:00Z" w16du:dateUtc="2026-09-11T21:12:00Z"/>
          <w:rFonts w:ascii="Garamond" w:hAnsi="Garamond"/>
          <w:color w:val="000000" w:themeColor="text1"/>
          <w:szCs w:val="24"/>
        </w:rPr>
        <w:pPrChange w:id="537" w:author="G-MECT" w:date="2026-09-11T22:44:00Z" w16du:dateUtc="2026-09-11T21:44:00Z">
          <w:pPr>
            <w:pStyle w:val="PargrafodaLista"/>
            <w:widowControl w:val="0"/>
            <w:numPr>
              <w:numId w:val="329"/>
            </w:numPr>
            <w:spacing w:after="120"/>
            <w:ind w:left="426" w:hanging="426"/>
            <w:contextualSpacing w:val="0"/>
          </w:pPr>
        </w:pPrChange>
      </w:pPr>
      <w:commentRangeStart w:id="538"/>
      <w:commentRangeStart w:id="539"/>
      <w:del w:id="540" w:author="G-MECT" w:date="2026-09-11T22:12:00Z" w16du:dateUtc="2026-09-11T21:12:00Z">
        <w:r w:rsidRPr="00FC7A70" w:rsidDel="009B759D">
          <w:rPr>
            <w:rFonts w:ascii="Garamond" w:hAnsi="Garamond"/>
            <w:color w:val="000000" w:themeColor="text1"/>
            <w:szCs w:val="24"/>
          </w:rPr>
          <w:delText>A</w:delText>
        </w:r>
        <w:r w:rsidR="004872B6" w:rsidRPr="00FC7A70" w:rsidDel="009B759D">
          <w:rPr>
            <w:rFonts w:ascii="Garamond" w:hAnsi="Garamond"/>
            <w:color w:val="000000" w:themeColor="text1"/>
            <w:szCs w:val="24"/>
          </w:rPr>
          <w:delText xml:space="preserve"> </w:delText>
        </w:r>
        <w:r w:rsidR="00317F57" w:rsidRPr="00FC7A70" w:rsidDel="009B759D">
          <w:rPr>
            <w:rFonts w:ascii="Garamond" w:hAnsi="Garamond"/>
            <w:color w:val="000000" w:themeColor="text1"/>
            <w:szCs w:val="24"/>
          </w:rPr>
          <w:delText>Agência para a Integração, Migrações e Asilo</w:delText>
        </w:r>
      </w:del>
      <w:ins w:id="541" w:author="Maria João Torres" w:date="2026-09-07T14:37:00Z" w16du:dateUtc="2026-09-07T13:37:00Z">
        <w:del w:id="542" w:author="G-MECT" w:date="2026-09-11T22:12:00Z" w16du:dateUtc="2026-09-11T21:12:00Z">
          <w:r w:rsidR="00CC2634" w:rsidDel="009B759D">
            <w:rPr>
              <w:rFonts w:ascii="Garamond" w:hAnsi="Garamond"/>
              <w:color w:val="000000" w:themeColor="text1"/>
              <w:szCs w:val="24"/>
            </w:rPr>
            <w:delText>, I. P.</w:delText>
          </w:r>
        </w:del>
      </w:ins>
      <w:del w:id="543" w:author="G-MECT" w:date="2026-09-11T22:12:00Z" w16du:dateUtc="2026-09-11T21:12:00Z">
        <w:r w:rsidR="00317F57" w:rsidRPr="00FC7A70" w:rsidDel="009B759D">
          <w:rPr>
            <w:rFonts w:ascii="Garamond" w:hAnsi="Garamond"/>
            <w:color w:val="000000" w:themeColor="text1"/>
            <w:szCs w:val="24"/>
          </w:rPr>
          <w:delText xml:space="preserve"> (AIMA, I.</w:delText>
        </w:r>
      </w:del>
      <w:ins w:id="544" w:author="Maria João Torres" w:date="2026-09-07T14:37:00Z" w16du:dateUtc="2026-09-07T13:37:00Z">
        <w:del w:id="545" w:author="G-MECT" w:date="2026-09-11T22:12:00Z" w16du:dateUtc="2026-09-11T21:12:00Z">
          <w:r w:rsidR="00CC2634" w:rsidDel="009B759D">
            <w:rPr>
              <w:rFonts w:ascii="Garamond" w:hAnsi="Garamond"/>
              <w:color w:val="000000" w:themeColor="text1"/>
              <w:szCs w:val="24"/>
            </w:rPr>
            <w:delText xml:space="preserve"> </w:delText>
          </w:r>
        </w:del>
      </w:ins>
      <w:del w:id="546" w:author="G-MECT" w:date="2026-09-11T22:12:00Z" w16du:dateUtc="2026-09-11T21:12:00Z">
        <w:r w:rsidR="00317F57" w:rsidRPr="00FC7A70" w:rsidDel="009B759D">
          <w:rPr>
            <w:rFonts w:ascii="Garamond" w:hAnsi="Garamond"/>
            <w:color w:val="000000" w:themeColor="text1"/>
            <w:szCs w:val="24"/>
          </w:rPr>
          <w:delText>P.)</w:delText>
        </w:r>
      </w:del>
      <w:ins w:id="547" w:author="Maria João Torres" w:date="2026-09-07T14:37:00Z" w16du:dateUtc="2026-09-07T13:37:00Z">
        <w:del w:id="548" w:author="G-MECT" w:date="2026-09-11T22:12:00Z" w16du:dateUtc="2026-09-11T21:12:00Z">
          <w:r w:rsidR="00CC2634" w:rsidDel="009B759D">
            <w:rPr>
              <w:rFonts w:ascii="Garamond" w:hAnsi="Garamond"/>
              <w:color w:val="000000" w:themeColor="text1"/>
              <w:szCs w:val="24"/>
            </w:rPr>
            <w:delText>,</w:delText>
          </w:r>
        </w:del>
      </w:ins>
      <w:del w:id="549" w:author="G-MECT" w:date="2026-09-11T22:12:00Z" w16du:dateUtc="2026-09-11T21:12:00Z">
        <w:r w:rsidR="00317F57" w:rsidRPr="00FC7A70" w:rsidDel="009B759D">
          <w:rPr>
            <w:rFonts w:ascii="Garamond" w:hAnsi="Garamond"/>
            <w:color w:val="000000" w:themeColor="text1"/>
            <w:szCs w:val="24"/>
          </w:rPr>
          <w:delText xml:space="preserve"> </w:delText>
        </w:r>
        <w:r w:rsidRPr="00FC7A70" w:rsidDel="009B759D">
          <w:rPr>
            <w:rFonts w:ascii="Garamond" w:hAnsi="Garamond"/>
            <w:color w:val="000000" w:themeColor="text1"/>
            <w:szCs w:val="24"/>
          </w:rPr>
          <w:delText>pode estabelecer protocolos de colaboração com a entidade gestora da ZAI n</w:delText>
        </w:r>
        <w:r w:rsidR="004872B6" w:rsidRPr="00FC7A70" w:rsidDel="009B759D">
          <w:rPr>
            <w:rFonts w:ascii="Garamond" w:hAnsi="Garamond"/>
            <w:color w:val="000000" w:themeColor="text1"/>
            <w:szCs w:val="24"/>
          </w:rPr>
          <w:delText>o âmbito d</w:delText>
        </w:r>
        <w:r w:rsidRPr="00FC7A70" w:rsidDel="009B759D">
          <w:rPr>
            <w:rFonts w:ascii="Garamond" w:hAnsi="Garamond"/>
            <w:color w:val="000000" w:themeColor="text1"/>
            <w:szCs w:val="24"/>
          </w:rPr>
          <w:delText>a apresentação e instrução d</w:delText>
        </w:r>
        <w:r w:rsidR="004872B6" w:rsidRPr="00FC7A70" w:rsidDel="009B759D">
          <w:rPr>
            <w:rFonts w:ascii="Garamond" w:hAnsi="Garamond"/>
            <w:color w:val="000000" w:themeColor="text1"/>
            <w:szCs w:val="24"/>
          </w:rPr>
          <w:delText xml:space="preserve">os </w:delText>
        </w:r>
        <w:r w:rsidRPr="00FC7A70" w:rsidDel="009B759D">
          <w:rPr>
            <w:rFonts w:ascii="Garamond" w:hAnsi="Garamond"/>
            <w:color w:val="000000" w:themeColor="text1"/>
            <w:szCs w:val="24"/>
          </w:rPr>
          <w:delText>pedidos</w:delText>
        </w:r>
        <w:r w:rsidR="004872B6" w:rsidRPr="00FC7A70" w:rsidDel="009B759D">
          <w:rPr>
            <w:rFonts w:ascii="Garamond" w:hAnsi="Garamond"/>
            <w:color w:val="000000" w:themeColor="text1"/>
            <w:szCs w:val="24"/>
          </w:rPr>
          <w:delText xml:space="preserve"> de </w:delText>
        </w:r>
        <w:r w:rsidR="008168A1" w:rsidRPr="00FC7A70" w:rsidDel="009B759D">
          <w:rPr>
            <w:rFonts w:ascii="Garamond" w:hAnsi="Garamond"/>
            <w:color w:val="000000" w:themeColor="text1"/>
            <w:szCs w:val="24"/>
          </w:rPr>
          <w:delText xml:space="preserve">concessão, renovação e alteração de autorizações de residência para cidadãos estrangeiros que </w:delText>
        </w:r>
        <w:r w:rsidR="008746DA" w:rsidRPr="00FC7A70" w:rsidDel="009B759D">
          <w:rPr>
            <w:rFonts w:ascii="Garamond" w:hAnsi="Garamond"/>
            <w:color w:val="000000" w:themeColor="text1"/>
            <w:szCs w:val="24"/>
          </w:rPr>
          <w:delText>sejam trabalhadores subordinados ou por conta de outrem</w:delText>
        </w:r>
        <w:r w:rsidR="004872B6" w:rsidRPr="00FC7A70" w:rsidDel="009B759D">
          <w:rPr>
            <w:rFonts w:ascii="Garamond" w:hAnsi="Garamond"/>
            <w:color w:val="000000" w:themeColor="text1"/>
            <w:szCs w:val="24"/>
          </w:rPr>
          <w:delText xml:space="preserve"> </w:delText>
        </w:r>
        <w:r w:rsidR="00BF52AB" w:rsidRPr="00FC7A70" w:rsidDel="009B759D">
          <w:rPr>
            <w:rFonts w:ascii="Garamond" w:hAnsi="Garamond"/>
            <w:color w:val="000000" w:themeColor="text1"/>
            <w:szCs w:val="24"/>
          </w:rPr>
          <w:delText>com relação laboral constituída ou formalizada com um operador económico instalado na ZAI.</w:delText>
        </w:r>
        <w:commentRangeEnd w:id="538"/>
        <w:r w:rsidR="00BF1242" w:rsidRPr="00FC7A70" w:rsidDel="009B759D">
          <w:rPr>
            <w:rStyle w:val="Refdecomentrio"/>
            <w:rFonts w:ascii="Garamond" w:hAnsi="Garamond"/>
            <w:color w:val="000000" w:themeColor="text1"/>
            <w:sz w:val="24"/>
            <w:szCs w:val="24"/>
          </w:rPr>
          <w:commentReference w:id="538"/>
        </w:r>
        <w:commentRangeEnd w:id="539"/>
        <w:r w:rsidRPr="00FC7A70">
          <w:rPr>
            <w:rStyle w:val="Refdecomentrio"/>
            <w:rFonts w:ascii="Garamond" w:hAnsi="Garamond"/>
            <w:color w:val="000000" w:themeColor="text1"/>
            <w:sz w:val="24"/>
            <w:szCs w:val="24"/>
          </w:rPr>
          <w:commentReference w:id="539"/>
        </w:r>
      </w:del>
    </w:p>
    <w:p w14:paraId="3AB111A1" w14:textId="7AD7145E" w:rsidR="00876E68" w:rsidRPr="00FC7A70" w:rsidRDefault="00927C38">
      <w:pPr>
        <w:pStyle w:val="PargrafodaLista"/>
        <w:widowControl w:val="0"/>
        <w:numPr>
          <w:ilvl w:val="0"/>
          <w:numId w:val="481"/>
        </w:numPr>
        <w:spacing w:after="120"/>
        <w:ind w:left="426" w:hanging="426"/>
        <w:contextualSpacing w:val="0"/>
        <w:rPr>
          <w:rFonts w:ascii="Garamond" w:hAnsi="Garamond"/>
          <w:color w:val="000000" w:themeColor="text1"/>
          <w:szCs w:val="24"/>
        </w:rPr>
        <w:pPrChange w:id="550" w:author="G-MECT" w:date="2026-09-11T22:44:00Z" w16du:dateUtc="2026-09-11T21:44:00Z">
          <w:pPr>
            <w:pStyle w:val="PargrafodaLista"/>
            <w:widowControl w:val="0"/>
            <w:numPr>
              <w:numId w:val="329"/>
            </w:numPr>
            <w:spacing w:after="120"/>
            <w:ind w:left="426" w:hanging="426"/>
            <w:contextualSpacing w:val="0"/>
          </w:pPr>
        </w:pPrChange>
      </w:pPr>
      <w:r w:rsidRPr="00FC7A70">
        <w:rPr>
          <w:rFonts w:ascii="Garamond" w:hAnsi="Garamond"/>
          <w:color w:val="000000" w:themeColor="text1"/>
          <w:szCs w:val="24"/>
        </w:rPr>
        <w:t xml:space="preserve">A entidade gestora da ZAI </w:t>
      </w:r>
      <w:r w:rsidR="00364C07" w:rsidRPr="00FC7A70">
        <w:rPr>
          <w:rFonts w:ascii="Garamond" w:hAnsi="Garamond"/>
          <w:color w:val="000000" w:themeColor="text1"/>
          <w:szCs w:val="24"/>
        </w:rPr>
        <w:t>pode promover ou coordenar a apresentação d</w:t>
      </w:r>
      <w:r w:rsidR="00876E68" w:rsidRPr="00FC7A70">
        <w:rPr>
          <w:rFonts w:ascii="Garamond" w:hAnsi="Garamond"/>
          <w:color w:val="000000" w:themeColor="text1"/>
          <w:szCs w:val="24"/>
        </w:rPr>
        <w:t xml:space="preserve">e candidaturas a apoios financeiros públicos e sistemas de incentivos na modalidade de copromoção, em articulação com os operadores económicos instalados </w:t>
      </w:r>
      <w:r w:rsidR="006D44EA" w:rsidRPr="00FC7A70">
        <w:rPr>
          <w:rFonts w:ascii="Garamond" w:hAnsi="Garamond"/>
          <w:color w:val="000000" w:themeColor="text1"/>
          <w:szCs w:val="24"/>
        </w:rPr>
        <w:t>na ZAI</w:t>
      </w:r>
      <w:r w:rsidR="00364C07" w:rsidRPr="00FC7A70">
        <w:rPr>
          <w:rFonts w:ascii="Garamond" w:hAnsi="Garamond"/>
          <w:color w:val="000000" w:themeColor="text1"/>
          <w:szCs w:val="24"/>
        </w:rPr>
        <w:t>.</w:t>
      </w:r>
    </w:p>
    <w:p w14:paraId="0B99BD27" w14:textId="22BC2250" w:rsidR="00966DE5" w:rsidRPr="00FC7A70" w:rsidRDefault="00364C07">
      <w:pPr>
        <w:pStyle w:val="PargrafodaLista"/>
        <w:widowControl w:val="0"/>
        <w:numPr>
          <w:ilvl w:val="0"/>
          <w:numId w:val="481"/>
        </w:numPr>
        <w:spacing w:after="120"/>
        <w:ind w:left="426" w:hanging="426"/>
        <w:contextualSpacing w:val="0"/>
        <w:rPr>
          <w:rFonts w:ascii="Garamond" w:hAnsi="Garamond"/>
          <w:color w:val="000000" w:themeColor="text1"/>
          <w:szCs w:val="24"/>
        </w:rPr>
        <w:pPrChange w:id="551" w:author="G-MECT" w:date="2026-09-11T22:44:00Z" w16du:dateUtc="2026-09-11T21:44:00Z">
          <w:pPr>
            <w:pStyle w:val="PargrafodaLista"/>
            <w:widowControl w:val="0"/>
            <w:numPr>
              <w:numId w:val="329"/>
            </w:numPr>
            <w:spacing w:after="120"/>
            <w:ind w:left="426" w:hanging="426"/>
            <w:contextualSpacing w:val="0"/>
          </w:pPr>
        </w:pPrChange>
      </w:pPr>
      <w:r w:rsidRPr="00FC7A70">
        <w:rPr>
          <w:rFonts w:ascii="Garamond" w:hAnsi="Garamond"/>
          <w:color w:val="000000" w:themeColor="text1"/>
          <w:szCs w:val="24"/>
        </w:rPr>
        <w:t xml:space="preserve">A </w:t>
      </w:r>
      <w:r w:rsidR="007362FD" w:rsidRPr="00FC7A70">
        <w:rPr>
          <w:rFonts w:ascii="Garamond" w:hAnsi="Garamond"/>
          <w:color w:val="000000" w:themeColor="text1"/>
          <w:szCs w:val="24"/>
        </w:rPr>
        <w:t>Agência para a Investigação e Inovação, E. P. E.</w:t>
      </w:r>
      <w:ins w:id="552" w:author="Maria João Torres" w:date="2026-09-07T16:27:00Z" w16du:dateUtc="2026-09-07T15:27:00Z">
        <w:r w:rsidR="00BF1242">
          <w:rPr>
            <w:rFonts w:ascii="Garamond" w:hAnsi="Garamond"/>
            <w:color w:val="000000" w:themeColor="text1"/>
            <w:szCs w:val="24"/>
          </w:rPr>
          <w:t>,</w:t>
        </w:r>
      </w:ins>
      <w:r w:rsidRPr="00FC7A70">
        <w:rPr>
          <w:rFonts w:ascii="Garamond" w:hAnsi="Garamond"/>
          <w:color w:val="000000" w:themeColor="text1"/>
          <w:szCs w:val="24"/>
        </w:rPr>
        <w:t xml:space="preserve"> pode </w:t>
      </w:r>
      <w:r w:rsidR="00433CEA" w:rsidRPr="00FC7A70">
        <w:rPr>
          <w:rFonts w:ascii="Garamond" w:hAnsi="Garamond"/>
          <w:color w:val="000000" w:themeColor="text1"/>
          <w:szCs w:val="24"/>
        </w:rPr>
        <w:t>promover, financiar, ou desenvolver</w:t>
      </w:r>
      <w:r w:rsidRPr="00FC7A70">
        <w:rPr>
          <w:rFonts w:ascii="Garamond" w:hAnsi="Garamond"/>
          <w:color w:val="000000" w:themeColor="text1"/>
          <w:szCs w:val="24"/>
        </w:rPr>
        <w:t xml:space="preserve">, em articulação com a entidade gestora da ZAI, </w:t>
      </w:r>
      <w:r w:rsidR="0005628A" w:rsidRPr="00FC7A70">
        <w:rPr>
          <w:rFonts w:ascii="Garamond" w:hAnsi="Garamond"/>
          <w:color w:val="000000" w:themeColor="text1"/>
          <w:szCs w:val="24"/>
        </w:rPr>
        <w:t>ações</w:t>
      </w:r>
      <w:r w:rsidR="001D19B4" w:rsidRPr="00FC7A70">
        <w:rPr>
          <w:rFonts w:ascii="Garamond" w:hAnsi="Garamond"/>
          <w:color w:val="000000" w:themeColor="text1"/>
          <w:szCs w:val="24"/>
        </w:rPr>
        <w:t xml:space="preserve">, programas </w:t>
      </w:r>
      <w:r w:rsidR="00966DE5" w:rsidRPr="00FC7A70">
        <w:rPr>
          <w:rFonts w:ascii="Garamond" w:hAnsi="Garamond"/>
          <w:color w:val="000000" w:themeColor="text1"/>
          <w:szCs w:val="24"/>
        </w:rPr>
        <w:t xml:space="preserve">e atividades </w:t>
      </w:r>
      <w:r w:rsidR="00F162CE" w:rsidRPr="00FC7A70">
        <w:rPr>
          <w:rFonts w:ascii="Garamond" w:hAnsi="Garamond"/>
          <w:color w:val="000000" w:themeColor="text1"/>
          <w:szCs w:val="24"/>
        </w:rPr>
        <w:t xml:space="preserve">de </w:t>
      </w:r>
      <w:r w:rsidR="007842D0" w:rsidRPr="00FC7A70">
        <w:rPr>
          <w:rFonts w:ascii="Garamond" w:hAnsi="Garamond"/>
          <w:color w:val="000000" w:themeColor="text1"/>
          <w:szCs w:val="24"/>
        </w:rPr>
        <w:t>investigação e inovação</w:t>
      </w:r>
      <w:r w:rsidR="00857A86" w:rsidRPr="00FC7A70">
        <w:rPr>
          <w:rFonts w:ascii="Garamond" w:hAnsi="Garamond"/>
          <w:color w:val="000000" w:themeColor="text1"/>
          <w:szCs w:val="24"/>
        </w:rPr>
        <w:t xml:space="preserve"> dirigidas aos operadores económicos instalados na ZAI.</w:t>
      </w:r>
    </w:p>
    <w:p w14:paraId="1F1386DE" w14:textId="638EED4F" w:rsidR="00B53EAA" w:rsidRDefault="009E44F9">
      <w:pPr>
        <w:pStyle w:val="PargrafodaLista"/>
        <w:widowControl w:val="0"/>
        <w:numPr>
          <w:ilvl w:val="0"/>
          <w:numId w:val="481"/>
        </w:numPr>
        <w:spacing w:after="120"/>
        <w:ind w:left="426" w:hanging="426"/>
        <w:contextualSpacing w:val="0"/>
        <w:rPr>
          <w:rFonts w:ascii="Garamond" w:hAnsi="Garamond"/>
          <w:color w:val="000000" w:themeColor="text1"/>
          <w:szCs w:val="24"/>
        </w:rPr>
        <w:pPrChange w:id="553" w:author="G-MECT" w:date="2026-09-11T22:44:00Z" w16du:dateUtc="2026-09-11T21:44:00Z">
          <w:pPr>
            <w:pStyle w:val="PargrafodaLista"/>
            <w:widowControl w:val="0"/>
            <w:numPr>
              <w:numId w:val="329"/>
            </w:numPr>
            <w:spacing w:after="120"/>
            <w:ind w:left="426" w:hanging="426"/>
            <w:contextualSpacing w:val="0"/>
          </w:pPr>
        </w:pPrChange>
      </w:pPr>
      <w:r w:rsidRPr="00FC7A70">
        <w:rPr>
          <w:rFonts w:ascii="Garamond" w:hAnsi="Garamond"/>
          <w:color w:val="000000" w:themeColor="text1"/>
          <w:szCs w:val="24"/>
        </w:rPr>
        <w:t>A</w:t>
      </w:r>
      <w:r w:rsidR="00B53EAA" w:rsidRPr="00FC7A70">
        <w:rPr>
          <w:rFonts w:ascii="Garamond" w:hAnsi="Garamond"/>
          <w:color w:val="000000" w:themeColor="text1"/>
          <w:szCs w:val="24"/>
        </w:rPr>
        <w:t xml:space="preserve"> APA, I.</w:t>
      </w:r>
      <w:ins w:id="554" w:author="Maria João Torres" w:date="2026-09-07T16:27:00Z" w16du:dateUtc="2026-09-07T15:27:00Z">
        <w:r w:rsidR="00BF1242">
          <w:rPr>
            <w:rFonts w:ascii="Garamond" w:hAnsi="Garamond"/>
            <w:color w:val="000000" w:themeColor="text1"/>
            <w:szCs w:val="24"/>
          </w:rPr>
          <w:t xml:space="preserve"> </w:t>
        </w:r>
      </w:ins>
      <w:r w:rsidR="00B53EAA" w:rsidRPr="00FC7A70">
        <w:rPr>
          <w:rFonts w:ascii="Garamond" w:hAnsi="Garamond"/>
          <w:color w:val="000000" w:themeColor="text1"/>
          <w:szCs w:val="24"/>
        </w:rPr>
        <w:t>P.</w:t>
      </w:r>
      <w:ins w:id="555" w:author="Maria João Torres" w:date="2026-09-07T16:27:00Z" w16du:dateUtc="2026-09-07T15:27:00Z">
        <w:r w:rsidR="00BF1242">
          <w:rPr>
            <w:rFonts w:ascii="Garamond" w:hAnsi="Garamond"/>
            <w:color w:val="000000" w:themeColor="text1"/>
            <w:szCs w:val="24"/>
          </w:rPr>
          <w:t>,</w:t>
        </w:r>
      </w:ins>
      <w:r w:rsidR="00B53EAA" w:rsidRPr="00FC7A70">
        <w:rPr>
          <w:rFonts w:ascii="Garamond" w:hAnsi="Garamond"/>
          <w:color w:val="000000" w:themeColor="text1"/>
          <w:szCs w:val="24"/>
        </w:rPr>
        <w:t xml:space="preserve"> pode promover, através da entidade gestora da ZAI, e em articulação com os operadores económicos instalados na ZAI, produtos, serviços e modelos de economia circular inovadores na ZAI.</w:t>
      </w:r>
    </w:p>
    <w:p w14:paraId="6B424C7D" w14:textId="26747FDD" w:rsidR="009D590A" w:rsidRPr="009D590A" w:rsidDel="00CC7A49" w:rsidRDefault="009D590A" w:rsidP="009D590A">
      <w:pPr>
        <w:widowControl w:val="0"/>
        <w:spacing w:after="120"/>
        <w:rPr>
          <w:del w:id="556" w:author="Maria João Torres" w:date="2026-09-07T16:36:00Z" w16du:dateUtc="2026-09-07T15:36:00Z"/>
          <w:rFonts w:ascii="Garamond" w:hAnsi="Garamond"/>
          <w:color w:val="000000" w:themeColor="text1"/>
          <w:szCs w:val="24"/>
        </w:rPr>
      </w:pPr>
    </w:p>
    <w:p w14:paraId="11A4A088" w14:textId="77777777" w:rsidR="00262E37" w:rsidRPr="00FC7A70" w:rsidRDefault="00262E37"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557" w:name="_Ref229998845"/>
    </w:p>
    <w:bookmarkEnd w:id="557"/>
    <w:p w14:paraId="6871885E" w14:textId="353E00DF"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Atividades económicas em </w:t>
      </w:r>
      <w:r w:rsidR="00C45425" w:rsidRPr="00FC7A70">
        <w:rPr>
          <w:rFonts w:ascii="Garamond" w:eastAsiaTheme="majorEastAsia" w:hAnsi="Garamond" w:cstheme="majorBidi"/>
          <w:color w:val="000000" w:themeColor="text1"/>
          <w:szCs w:val="24"/>
        </w:rPr>
        <w:t>ZAI</w:t>
      </w:r>
    </w:p>
    <w:p w14:paraId="66897176" w14:textId="6FD14F18" w:rsidR="008A4623" w:rsidRPr="00D64088" w:rsidRDefault="008A4623"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r w:rsidRPr="00D64088">
        <w:rPr>
          <w:rFonts w:ascii="Garamond" w:hAnsi="Garamond"/>
          <w:color w:val="000000" w:themeColor="text1"/>
          <w:szCs w:val="24"/>
        </w:rPr>
        <w:t xml:space="preserve">Nas </w:t>
      </w:r>
      <w:r w:rsidR="00721340" w:rsidRPr="00D64088">
        <w:rPr>
          <w:rFonts w:ascii="Garamond" w:hAnsi="Garamond"/>
          <w:color w:val="000000" w:themeColor="text1"/>
          <w:szCs w:val="24"/>
        </w:rPr>
        <w:t xml:space="preserve">ZAI </w:t>
      </w:r>
      <w:r w:rsidRPr="00D64088">
        <w:rPr>
          <w:rFonts w:ascii="Garamond" w:hAnsi="Garamond"/>
          <w:color w:val="000000" w:themeColor="text1"/>
          <w:szCs w:val="24"/>
        </w:rPr>
        <w:t xml:space="preserve">podem ser exercidas </w:t>
      </w:r>
      <w:r w:rsidR="00A45676" w:rsidRPr="00D64088">
        <w:rPr>
          <w:rFonts w:ascii="Garamond" w:hAnsi="Garamond"/>
          <w:color w:val="000000" w:themeColor="text1"/>
          <w:szCs w:val="24"/>
        </w:rPr>
        <w:t xml:space="preserve">as </w:t>
      </w:r>
      <w:r w:rsidRPr="00D64088">
        <w:rPr>
          <w:rFonts w:ascii="Garamond" w:hAnsi="Garamond"/>
          <w:color w:val="000000" w:themeColor="text1"/>
          <w:szCs w:val="24"/>
        </w:rPr>
        <w:t xml:space="preserve">atividades </w:t>
      </w:r>
      <w:r w:rsidR="00625C7D" w:rsidRPr="00D64088">
        <w:rPr>
          <w:rFonts w:ascii="Garamond" w:hAnsi="Garamond"/>
          <w:color w:val="000000" w:themeColor="text1"/>
          <w:szCs w:val="24"/>
        </w:rPr>
        <w:t>económicas</w:t>
      </w:r>
      <w:r w:rsidR="00C66F30" w:rsidRPr="00D64088">
        <w:rPr>
          <w:rFonts w:ascii="Garamond" w:hAnsi="Garamond"/>
          <w:color w:val="000000" w:themeColor="text1"/>
          <w:szCs w:val="24"/>
        </w:rPr>
        <w:t xml:space="preserve"> </w:t>
      </w:r>
      <w:r w:rsidRPr="00D64088">
        <w:rPr>
          <w:rFonts w:ascii="Garamond" w:hAnsi="Garamond"/>
          <w:color w:val="000000" w:themeColor="text1"/>
          <w:szCs w:val="24"/>
        </w:rPr>
        <w:t>identificad</w:t>
      </w:r>
      <w:r w:rsidR="00A45676" w:rsidRPr="00D64088">
        <w:rPr>
          <w:rFonts w:ascii="Garamond" w:hAnsi="Garamond"/>
          <w:color w:val="000000" w:themeColor="text1"/>
          <w:szCs w:val="24"/>
        </w:rPr>
        <w:t>as</w:t>
      </w:r>
      <w:r w:rsidRPr="00D64088">
        <w:rPr>
          <w:rFonts w:ascii="Garamond" w:hAnsi="Garamond"/>
          <w:color w:val="000000" w:themeColor="text1"/>
          <w:szCs w:val="24"/>
        </w:rPr>
        <w:t xml:space="preserve"> no</w:t>
      </w:r>
      <w:r w:rsidR="00F408D4" w:rsidRPr="00D64088">
        <w:rPr>
          <w:rFonts w:ascii="Garamond" w:hAnsi="Garamond"/>
          <w:color w:val="000000" w:themeColor="text1"/>
          <w:szCs w:val="24"/>
        </w:rPr>
        <w:t xml:space="preserve"> seu</w:t>
      </w:r>
      <w:r w:rsidRPr="00D64088">
        <w:rPr>
          <w:rFonts w:ascii="Garamond" w:hAnsi="Garamond"/>
          <w:color w:val="000000" w:themeColor="text1"/>
          <w:szCs w:val="24"/>
        </w:rPr>
        <w:t xml:space="preserve"> título digital de atividade económica, nos termos do presente artigo.</w:t>
      </w:r>
    </w:p>
    <w:p w14:paraId="41D2AA9D" w14:textId="7DDE7ACD" w:rsidR="008A4623" w:rsidRPr="00D64088" w:rsidRDefault="00F408D4"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r w:rsidRPr="00D64088">
        <w:rPr>
          <w:rFonts w:ascii="Garamond" w:hAnsi="Garamond"/>
          <w:color w:val="000000" w:themeColor="text1"/>
          <w:szCs w:val="24"/>
        </w:rPr>
        <w:t xml:space="preserve">O exercício de </w:t>
      </w:r>
      <w:r w:rsidR="008A4623" w:rsidRPr="00D64088">
        <w:rPr>
          <w:rFonts w:ascii="Garamond" w:hAnsi="Garamond"/>
          <w:color w:val="000000" w:themeColor="text1"/>
          <w:szCs w:val="24"/>
        </w:rPr>
        <w:t xml:space="preserve">atividades económicas em </w:t>
      </w:r>
      <w:r w:rsidR="00C45425" w:rsidRPr="00D64088">
        <w:rPr>
          <w:rFonts w:ascii="Garamond" w:hAnsi="Garamond"/>
          <w:color w:val="000000" w:themeColor="text1"/>
          <w:szCs w:val="24"/>
        </w:rPr>
        <w:t xml:space="preserve">ZAI </w:t>
      </w:r>
      <w:r w:rsidR="008A4623" w:rsidRPr="00D64088">
        <w:rPr>
          <w:rFonts w:ascii="Garamond" w:hAnsi="Garamond"/>
          <w:color w:val="000000" w:themeColor="text1"/>
          <w:szCs w:val="24"/>
        </w:rPr>
        <w:t>concretiza-se mediante:</w:t>
      </w:r>
    </w:p>
    <w:p w14:paraId="49E80E58" w14:textId="305C9F83" w:rsidR="008A4623" w:rsidRPr="00FC7A70" w:rsidRDefault="008A4623" w:rsidP="009D590A">
      <w:pPr>
        <w:widowControl w:val="0"/>
        <w:numPr>
          <w:ilvl w:val="0"/>
          <w:numId w:val="270"/>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Celebração de contrato de aquisição da propriedade, de aquisição de direito de superfície, de arrendamento ou de qualquer outro direito que confira ao operador económico o direito de utilização de uma parcela de terreno ou de um edifício ou respetiva fração, de acordo com o estabelecido no regulamento interno da </w:t>
      </w:r>
      <w:r w:rsidR="00C45425" w:rsidRPr="00FC7A70">
        <w:rPr>
          <w:rFonts w:ascii="Garamond" w:hAnsi="Garamond"/>
          <w:color w:val="000000" w:themeColor="text1"/>
          <w:szCs w:val="24"/>
        </w:rPr>
        <w:t>ZAI</w:t>
      </w:r>
      <w:r w:rsidRPr="00FC7A70">
        <w:rPr>
          <w:rFonts w:ascii="Garamond" w:hAnsi="Garamond"/>
          <w:color w:val="000000" w:themeColor="text1"/>
          <w:szCs w:val="24"/>
        </w:rPr>
        <w:t>; e</w:t>
      </w:r>
    </w:p>
    <w:p w14:paraId="667B207B" w14:textId="3D2AF755" w:rsidR="008A4623" w:rsidDel="00BE1676" w:rsidRDefault="008A4623" w:rsidP="009D590A">
      <w:pPr>
        <w:widowControl w:val="0"/>
        <w:numPr>
          <w:ilvl w:val="0"/>
          <w:numId w:val="270"/>
        </w:numPr>
        <w:spacing w:after="120"/>
        <w:ind w:left="851" w:hanging="284"/>
        <w:rPr>
          <w:del w:id="558" w:author="G-MECT" w:date="2026-09-11T22:45:00Z" w16du:dateUtc="2026-09-11T21:45:00Z"/>
          <w:rFonts w:ascii="Garamond" w:hAnsi="Garamond"/>
          <w:color w:val="000000" w:themeColor="text1"/>
          <w:szCs w:val="24"/>
        </w:rPr>
      </w:pPr>
      <w:r w:rsidRPr="00FC7A70">
        <w:rPr>
          <w:rFonts w:ascii="Garamond" w:hAnsi="Garamond"/>
          <w:color w:val="000000" w:themeColor="text1"/>
          <w:szCs w:val="24"/>
        </w:rPr>
        <w:t>Obtenção, pelo operador económico, do título digital de atividade económica, quando a atividade em causa o exija nos termos do</w:t>
      </w:r>
      <w:r w:rsidR="00E861CC" w:rsidRPr="00FC7A70">
        <w:rPr>
          <w:rFonts w:ascii="Garamond" w:hAnsi="Garamond"/>
          <w:color w:val="000000" w:themeColor="text1"/>
          <w:szCs w:val="24"/>
        </w:rPr>
        <w:t xml:space="preserve"> </w:t>
      </w:r>
      <w:r w:rsidR="00E861CC" w:rsidRPr="00FC7A70">
        <w:rPr>
          <w:rFonts w:ascii="Garamond" w:hAnsi="Garamond"/>
          <w:color w:val="000000" w:themeColor="text1"/>
          <w:szCs w:val="24"/>
        </w:rPr>
        <w:fldChar w:fldCharType="begin"/>
      </w:r>
      <w:r w:rsidR="00E861CC"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00E861CC" w:rsidRPr="00FC7A70">
        <w:rPr>
          <w:rFonts w:ascii="Garamond" w:hAnsi="Garamond"/>
          <w:color w:val="000000" w:themeColor="text1"/>
          <w:szCs w:val="24"/>
        </w:rPr>
      </w:r>
      <w:r w:rsidR="00E861CC" w:rsidRPr="00FC7A70">
        <w:rPr>
          <w:rFonts w:ascii="Garamond" w:hAnsi="Garamond"/>
          <w:color w:val="000000" w:themeColor="text1"/>
          <w:szCs w:val="24"/>
        </w:rPr>
        <w:fldChar w:fldCharType="separate"/>
      </w:r>
      <w:ins w:id="559" w:author="Maria João Torres" w:date="2026-09-07T16:38:00Z" w16du:dateUtc="2026-09-07T15:38:00Z">
        <w:r w:rsidR="00CC7A49">
          <w:rPr>
            <w:rFonts w:ascii="Garamond" w:hAnsi="Garamond"/>
            <w:color w:val="000000" w:themeColor="text1"/>
            <w:szCs w:val="24"/>
          </w:rPr>
          <w:t>a</w:t>
        </w:r>
      </w:ins>
      <w:del w:id="560" w:author="Maria João Torres" w:date="2026-09-07T16:38:00Z" w16du:dateUtc="2026-09-07T15:38:00Z">
        <w:r w:rsidR="009D4F47" w:rsidDel="00CC7A49">
          <w:rPr>
            <w:rFonts w:ascii="Garamond" w:hAnsi="Garamond"/>
            <w:color w:val="000000" w:themeColor="text1"/>
            <w:szCs w:val="24"/>
          </w:rPr>
          <w:delText>A</w:delText>
        </w:r>
      </w:del>
      <w:r w:rsidR="009D4F47">
        <w:rPr>
          <w:rFonts w:ascii="Garamond" w:hAnsi="Garamond"/>
          <w:color w:val="000000" w:themeColor="text1"/>
          <w:szCs w:val="24"/>
        </w:rPr>
        <w:t>rtigo 16.º</w:t>
      </w:r>
      <w:r w:rsidR="00E861CC" w:rsidRPr="00FC7A70">
        <w:rPr>
          <w:rFonts w:ascii="Garamond" w:hAnsi="Garamond"/>
          <w:color w:val="000000" w:themeColor="text1"/>
          <w:szCs w:val="24"/>
        </w:rPr>
        <w:fldChar w:fldCharType="end"/>
      </w:r>
      <w:r w:rsidR="00E861CC" w:rsidRPr="00FC7A70">
        <w:rPr>
          <w:rFonts w:ascii="Garamond" w:hAnsi="Garamond"/>
          <w:color w:val="000000" w:themeColor="text1"/>
          <w:szCs w:val="24"/>
        </w:rPr>
        <w:t>.</w:t>
      </w:r>
      <w:r w:rsidRPr="00FC7A70">
        <w:rPr>
          <w:rFonts w:ascii="Garamond" w:hAnsi="Garamond"/>
          <w:color w:val="000000" w:themeColor="text1"/>
          <w:szCs w:val="24"/>
        </w:rPr>
        <w:t>, com as alterações previstas no número seguinte.</w:t>
      </w:r>
    </w:p>
    <w:p w14:paraId="700B98F4" w14:textId="77777777" w:rsidR="009D590A" w:rsidRPr="00BE1676" w:rsidRDefault="009D590A">
      <w:pPr>
        <w:widowControl w:val="0"/>
        <w:numPr>
          <w:ilvl w:val="0"/>
          <w:numId w:val="270"/>
        </w:numPr>
        <w:spacing w:after="120"/>
        <w:ind w:left="851" w:hanging="284"/>
        <w:rPr>
          <w:rFonts w:ascii="Garamond" w:hAnsi="Garamond"/>
          <w:color w:val="000000" w:themeColor="text1"/>
          <w:szCs w:val="24"/>
        </w:rPr>
        <w:pPrChange w:id="561" w:author="G-MECT" w:date="2026-09-11T22:45:00Z" w16du:dateUtc="2026-09-11T21:45:00Z">
          <w:pPr>
            <w:widowControl w:val="0"/>
            <w:spacing w:after="120"/>
          </w:pPr>
        </w:pPrChange>
      </w:pPr>
    </w:p>
    <w:p w14:paraId="1C99F8B6" w14:textId="5D6AA6BB" w:rsidR="008A4623" w:rsidRPr="00FC7A70" w:rsidRDefault="008A4623"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Os operadores económicos estão dispensados de obter qualquer autorização, parecer, licença, vistoria ou título que já tenham sido obtidos pela </w:t>
      </w:r>
      <w:r w:rsidR="00C45425" w:rsidRPr="00FC7A70">
        <w:rPr>
          <w:rFonts w:ascii="Garamond" w:hAnsi="Garamond"/>
          <w:color w:val="000000" w:themeColor="text1"/>
          <w:szCs w:val="24"/>
        </w:rPr>
        <w:t>ZAI</w:t>
      </w:r>
      <w:r w:rsidRPr="00FC7A70">
        <w:rPr>
          <w:rFonts w:ascii="Garamond" w:hAnsi="Garamond"/>
          <w:color w:val="000000" w:themeColor="text1"/>
          <w:szCs w:val="24"/>
        </w:rPr>
        <w:t xml:space="preserve">, na medida em que tal atividade económica em causa se encontre prevista no título digital de </w:t>
      </w:r>
      <w:r w:rsidR="006C721B" w:rsidRPr="00FC7A70">
        <w:rPr>
          <w:rFonts w:ascii="Garamond" w:hAnsi="Garamond"/>
          <w:color w:val="000000" w:themeColor="text1"/>
          <w:szCs w:val="24"/>
        </w:rPr>
        <w:t xml:space="preserve">atividade económica </w:t>
      </w:r>
      <w:r w:rsidRPr="00FC7A70">
        <w:rPr>
          <w:rFonts w:ascii="Garamond" w:hAnsi="Garamond"/>
          <w:color w:val="000000" w:themeColor="text1"/>
          <w:szCs w:val="24"/>
        </w:rPr>
        <w:t xml:space="preserve">da </w:t>
      </w:r>
      <w:r w:rsidR="00C45425" w:rsidRPr="00FC7A70">
        <w:rPr>
          <w:rFonts w:ascii="Garamond" w:hAnsi="Garamond"/>
          <w:color w:val="000000" w:themeColor="text1"/>
          <w:szCs w:val="24"/>
        </w:rPr>
        <w:t>ZAI</w:t>
      </w:r>
      <w:r w:rsidRPr="00FC7A70">
        <w:rPr>
          <w:rFonts w:ascii="Garamond" w:hAnsi="Garamond"/>
          <w:color w:val="000000" w:themeColor="text1"/>
          <w:szCs w:val="24"/>
        </w:rPr>
        <w:t>, designadamente:</w:t>
      </w:r>
    </w:p>
    <w:p w14:paraId="59E7126A" w14:textId="77777777" w:rsidR="008A4623" w:rsidRPr="00FC7A70" w:rsidRDefault="008A4623" w:rsidP="009D590A">
      <w:pPr>
        <w:widowControl w:val="0"/>
        <w:numPr>
          <w:ilvl w:val="0"/>
          <w:numId w:val="175"/>
        </w:numPr>
        <w:spacing w:after="120"/>
        <w:ind w:left="851" w:hanging="284"/>
        <w:rPr>
          <w:rFonts w:ascii="Garamond" w:hAnsi="Garamond"/>
          <w:color w:val="000000" w:themeColor="text1"/>
          <w:szCs w:val="24"/>
        </w:rPr>
      </w:pPr>
      <w:r w:rsidRPr="00FC7A70">
        <w:rPr>
          <w:rFonts w:ascii="Garamond" w:hAnsi="Garamond"/>
          <w:color w:val="000000" w:themeColor="text1"/>
          <w:szCs w:val="24"/>
        </w:rPr>
        <w:t>Autorização de localização;</w:t>
      </w:r>
    </w:p>
    <w:p w14:paraId="10BA6479" w14:textId="4AC8DC31" w:rsidR="008A4623" w:rsidRPr="00FC7A70" w:rsidRDefault="008A4623" w:rsidP="009D590A">
      <w:pPr>
        <w:widowControl w:val="0"/>
        <w:numPr>
          <w:ilvl w:val="0"/>
          <w:numId w:val="17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AIA inscrita no TUA, no caso de o Estudo de Impacte Ambiental (EIA) da </w:t>
      </w:r>
      <w:r w:rsidR="00721340" w:rsidRPr="00FC7A70">
        <w:rPr>
          <w:rFonts w:ascii="Garamond" w:hAnsi="Garamond"/>
          <w:color w:val="000000" w:themeColor="text1"/>
          <w:szCs w:val="24"/>
        </w:rPr>
        <w:t xml:space="preserve">ZAI </w:t>
      </w:r>
      <w:r w:rsidRPr="00FC7A70">
        <w:rPr>
          <w:rFonts w:ascii="Garamond" w:hAnsi="Garamond"/>
          <w:color w:val="000000" w:themeColor="text1"/>
          <w:szCs w:val="24"/>
        </w:rPr>
        <w:t xml:space="preserve">ter incluído os requisitos de informação necessários ao EIA do estabelecimento afeto a uma atividade económica a instalar em </w:t>
      </w:r>
      <w:r w:rsidR="00C45425" w:rsidRPr="00FC7A70">
        <w:rPr>
          <w:rFonts w:ascii="Garamond" w:hAnsi="Garamond"/>
          <w:color w:val="000000" w:themeColor="text1"/>
          <w:szCs w:val="24"/>
        </w:rPr>
        <w:t>ZAI</w:t>
      </w:r>
      <w:r w:rsidRPr="00FC7A70">
        <w:rPr>
          <w:rFonts w:ascii="Garamond" w:hAnsi="Garamond"/>
          <w:color w:val="000000" w:themeColor="text1"/>
          <w:szCs w:val="24"/>
        </w:rPr>
        <w:t>, à luz do preceituado no RJAIA;</w:t>
      </w:r>
    </w:p>
    <w:p w14:paraId="59AD2203" w14:textId="7B008E9E" w:rsidR="008A4623" w:rsidRPr="00FC7A70" w:rsidRDefault="008A4623" w:rsidP="009D590A">
      <w:pPr>
        <w:widowControl w:val="0"/>
        <w:numPr>
          <w:ilvl w:val="0"/>
          <w:numId w:val="17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Título de utilização de recursos hídricos inscrito no TUA, no caso de </w:t>
      </w:r>
      <w:r w:rsidR="00F408D4" w:rsidRPr="00FC7A70">
        <w:rPr>
          <w:rFonts w:ascii="Garamond" w:hAnsi="Garamond"/>
          <w:color w:val="000000" w:themeColor="text1"/>
          <w:szCs w:val="24"/>
        </w:rPr>
        <w:t xml:space="preserve">a </w:t>
      </w:r>
      <w:r w:rsidRPr="00FC7A70">
        <w:rPr>
          <w:rFonts w:ascii="Garamond" w:hAnsi="Garamond"/>
          <w:color w:val="000000" w:themeColor="text1"/>
          <w:szCs w:val="24"/>
        </w:rPr>
        <w:t xml:space="preserve">atividade económica não </w:t>
      </w:r>
      <w:r w:rsidR="00F408D4" w:rsidRPr="00FC7A70">
        <w:rPr>
          <w:rFonts w:ascii="Garamond" w:hAnsi="Garamond"/>
          <w:color w:val="000000" w:themeColor="text1"/>
          <w:szCs w:val="24"/>
        </w:rPr>
        <w:t xml:space="preserve">estar </w:t>
      </w:r>
      <w:r w:rsidRPr="00FC7A70">
        <w:rPr>
          <w:rFonts w:ascii="Garamond" w:hAnsi="Garamond"/>
          <w:color w:val="000000" w:themeColor="text1"/>
          <w:szCs w:val="24"/>
        </w:rPr>
        <w:t>sujeit</w:t>
      </w:r>
      <w:r w:rsidR="00F408D4" w:rsidRPr="00FC7A70">
        <w:rPr>
          <w:rFonts w:ascii="Garamond" w:hAnsi="Garamond"/>
          <w:color w:val="000000" w:themeColor="text1"/>
          <w:szCs w:val="24"/>
        </w:rPr>
        <w:t>a</w:t>
      </w:r>
      <w:r w:rsidRPr="00FC7A70">
        <w:rPr>
          <w:rFonts w:ascii="Garamond" w:hAnsi="Garamond"/>
          <w:color w:val="000000" w:themeColor="text1"/>
          <w:szCs w:val="24"/>
        </w:rPr>
        <w:t xml:space="preserve"> a licença ambiental, sempre que esta utilização já esteja incluída no título de utilização dos recursos hídricos emitido para a </w:t>
      </w:r>
      <w:del w:id="562" w:author="Maria João Torres" w:date="2026-09-08T15:32:00Z" w16du:dateUtc="2026-09-08T14:32:00Z">
        <w:r w:rsidRPr="00FC7A70" w:rsidDel="00E62127">
          <w:rPr>
            <w:rFonts w:ascii="Garamond" w:hAnsi="Garamond"/>
            <w:color w:val="000000" w:themeColor="text1"/>
            <w:szCs w:val="24"/>
          </w:rPr>
          <w:delText>Z</w:delText>
        </w:r>
      </w:del>
      <w:r w:rsidR="00C45425" w:rsidRPr="00FC7A70">
        <w:rPr>
          <w:rFonts w:ascii="Garamond" w:hAnsi="Garamond"/>
          <w:color w:val="000000" w:themeColor="text1"/>
          <w:szCs w:val="24"/>
        </w:rPr>
        <w:t>ZAI</w:t>
      </w:r>
      <w:del w:id="563" w:author="Maria João Torres" w:date="2026-09-08T15:32:00Z" w16du:dateUtc="2026-09-08T14:32:00Z">
        <w:r w:rsidRPr="00FC7A70" w:rsidDel="00E62127">
          <w:rPr>
            <w:rFonts w:ascii="Garamond" w:hAnsi="Garamond"/>
            <w:color w:val="000000" w:themeColor="text1"/>
            <w:szCs w:val="24"/>
          </w:rPr>
          <w:delText>ER</w:delText>
        </w:r>
      </w:del>
      <w:r w:rsidRPr="00FC7A70">
        <w:rPr>
          <w:rFonts w:ascii="Garamond" w:hAnsi="Garamond"/>
          <w:color w:val="000000" w:themeColor="text1"/>
          <w:szCs w:val="24"/>
        </w:rPr>
        <w:t>;</w:t>
      </w:r>
    </w:p>
    <w:p w14:paraId="61FEC5CC" w14:textId="02D7C316" w:rsidR="008A4623" w:rsidRPr="00FC7A70" w:rsidRDefault="008A4623" w:rsidP="009D590A">
      <w:pPr>
        <w:widowControl w:val="0"/>
        <w:numPr>
          <w:ilvl w:val="0"/>
          <w:numId w:val="17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Vistoria, exceto se estiver em causa a exploração de atividade que </w:t>
      </w:r>
      <w:r w:rsidR="002A7D11" w:rsidRPr="00FC7A70">
        <w:rPr>
          <w:rFonts w:ascii="Garamond" w:hAnsi="Garamond"/>
          <w:color w:val="000000" w:themeColor="text1"/>
          <w:szCs w:val="24"/>
        </w:rPr>
        <w:t>careça de aprovação pela DGAV</w:t>
      </w:r>
      <w:r w:rsidR="002F6533" w:rsidRPr="00FC7A70">
        <w:rPr>
          <w:rFonts w:ascii="Garamond" w:hAnsi="Garamond"/>
          <w:color w:val="000000" w:themeColor="text1"/>
          <w:szCs w:val="24"/>
        </w:rPr>
        <w:t xml:space="preserve"> para efeitos de atribuição do NCV e do NII</w:t>
      </w:r>
      <w:r w:rsidRPr="00FC7A70">
        <w:rPr>
          <w:rFonts w:ascii="Garamond" w:hAnsi="Garamond"/>
          <w:color w:val="000000" w:themeColor="text1"/>
          <w:szCs w:val="24"/>
        </w:rPr>
        <w:t>.</w:t>
      </w:r>
    </w:p>
    <w:p w14:paraId="4856ADF5" w14:textId="784C673F" w:rsidR="00EE5A66" w:rsidRPr="00FC7A70" w:rsidRDefault="00EE5A66"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commentRangeStart w:id="564"/>
      <w:commentRangeStart w:id="565"/>
      <w:r w:rsidRPr="00FC7A70">
        <w:rPr>
          <w:rFonts w:ascii="Garamond" w:hAnsi="Garamond"/>
          <w:color w:val="000000" w:themeColor="text1"/>
          <w:szCs w:val="24"/>
        </w:rPr>
        <w:t xml:space="preserve">Para efeitos do disposto no número anterior, </w:t>
      </w:r>
      <w:r w:rsidR="0075777F" w:rsidRPr="00FC7A70">
        <w:rPr>
          <w:rFonts w:ascii="Garamond" w:hAnsi="Garamond"/>
          <w:color w:val="000000" w:themeColor="text1"/>
          <w:szCs w:val="24"/>
        </w:rPr>
        <w:t>sempre que</w:t>
      </w:r>
      <w:r w:rsidR="00830D8D" w:rsidRPr="00FC7A70">
        <w:rPr>
          <w:rFonts w:ascii="Garamond" w:hAnsi="Garamond"/>
          <w:color w:val="000000" w:themeColor="text1"/>
          <w:szCs w:val="24"/>
        </w:rPr>
        <w:t xml:space="preserve"> a</w:t>
      </w:r>
      <w:r w:rsidR="0075777F" w:rsidRPr="00FC7A70">
        <w:rPr>
          <w:rFonts w:ascii="Garamond" w:hAnsi="Garamond"/>
          <w:color w:val="000000" w:themeColor="text1"/>
          <w:szCs w:val="24"/>
        </w:rPr>
        <w:t xml:space="preserve"> </w:t>
      </w:r>
      <w:r w:rsidR="00D42248" w:rsidRPr="00FC7A70">
        <w:rPr>
          <w:rFonts w:ascii="Garamond" w:hAnsi="Garamond"/>
          <w:color w:val="000000" w:themeColor="text1"/>
          <w:szCs w:val="24"/>
        </w:rPr>
        <w:t xml:space="preserve">autorização, parecer, licença, vistoria ou título </w:t>
      </w:r>
      <w:r w:rsidR="0075777F" w:rsidRPr="00FC7A70">
        <w:rPr>
          <w:rFonts w:ascii="Garamond" w:hAnsi="Garamond"/>
          <w:color w:val="000000" w:themeColor="text1"/>
          <w:szCs w:val="24"/>
        </w:rPr>
        <w:t>tenha sido obtid</w:t>
      </w:r>
      <w:r w:rsidR="00D42248" w:rsidRPr="00FC7A70">
        <w:rPr>
          <w:rFonts w:ascii="Garamond" w:hAnsi="Garamond"/>
          <w:color w:val="000000" w:themeColor="text1"/>
          <w:szCs w:val="24"/>
        </w:rPr>
        <w:t>o</w:t>
      </w:r>
      <w:r w:rsidR="0075777F" w:rsidRPr="00FC7A70">
        <w:rPr>
          <w:rFonts w:ascii="Garamond" w:hAnsi="Garamond"/>
          <w:color w:val="000000" w:themeColor="text1"/>
          <w:szCs w:val="24"/>
        </w:rPr>
        <w:t xml:space="preserve"> no âmbito da instalação ou conversão da </w:t>
      </w:r>
      <w:r w:rsidR="00C45425" w:rsidRPr="00FC7A70">
        <w:rPr>
          <w:rFonts w:ascii="Garamond" w:hAnsi="Garamond"/>
          <w:color w:val="000000" w:themeColor="text1"/>
          <w:szCs w:val="24"/>
        </w:rPr>
        <w:t>ZAI</w:t>
      </w:r>
      <w:r w:rsidR="0075777F" w:rsidRPr="00FC7A70">
        <w:rPr>
          <w:rFonts w:ascii="Garamond" w:hAnsi="Garamond"/>
          <w:color w:val="000000" w:themeColor="text1"/>
          <w:szCs w:val="24"/>
        </w:rPr>
        <w:t xml:space="preserve">, não há lugar a pronúncia pela entidade pública </w:t>
      </w:r>
      <w:r w:rsidR="00D42248" w:rsidRPr="00FC7A70">
        <w:rPr>
          <w:rFonts w:ascii="Garamond" w:hAnsi="Garamond"/>
          <w:color w:val="000000" w:themeColor="text1"/>
          <w:szCs w:val="24"/>
        </w:rPr>
        <w:t>consultada</w:t>
      </w:r>
      <w:r w:rsidR="0075777F" w:rsidRPr="00FC7A70">
        <w:rPr>
          <w:rFonts w:ascii="Garamond" w:hAnsi="Garamond"/>
          <w:color w:val="000000" w:themeColor="text1"/>
          <w:szCs w:val="24"/>
        </w:rPr>
        <w:t>, desde que os pressupostos de facto ou de direito</w:t>
      </w:r>
      <w:r w:rsidR="00B0398F" w:rsidRPr="00FC7A70">
        <w:rPr>
          <w:rFonts w:ascii="Garamond" w:hAnsi="Garamond"/>
          <w:color w:val="000000" w:themeColor="text1"/>
          <w:szCs w:val="24"/>
        </w:rPr>
        <w:t xml:space="preserve"> estejam</w:t>
      </w:r>
      <w:r w:rsidR="00D14CC4" w:rsidRPr="00FC7A70">
        <w:rPr>
          <w:rFonts w:ascii="Garamond" w:hAnsi="Garamond"/>
          <w:color w:val="000000" w:themeColor="text1"/>
          <w:szCs w:val="24"/>
        </w:rPr>
        <w:t xml:space="preserve"> </w:t>
      </w:r>
      <w:r w:rsidR="00C069DC" w:rsidRPr="00FC7A70">
        <w:rPr>
          <w:rFonts w:ascii="Garamond" w:hAnsi="Garamond"/>
          <w:color w:val="000000" w:themeColor="text1"/>
          <w:szCs w:val="24"/>
        </w:rPr>
        <w:t>abrangidos pelo</w:t>
      </w:r>
      <w:r w:rsidR="00D14CC4" w:rsidRPr="00FC7A70">
        <w:rPr>
          <w:rFonts w:ascii="Garamond" w:hAnsi="Garamond"/>
          <w:color w:val="000000" w:themeColor="text1"/>
          <w:szCs w:val="24"/>
        </w:rPr>
        <w:t xml:space="preserve"> título digital de atividade económica da </w:t>
      </w:r>
      <w:r w:rsidR="00C45425" w:rsidRPr="00FC7A70">
        <w:rPr>
          <w:rFonts w:ascii="Garamond" w:hAnsi="Garamond"/>
          <w:color w:val="000000" w:themeColor="text1"/>
          <w:szCs w:val="24"/>
        </w:rPr>
        <w:t>ZAI</w:t>
      </w:r>
      <w:r w:rsidR="0075777F" w:rsidRPr="00FC7A70">
        <w:rPr>
          <w:rFonts w:ascii="Garamond" w:hAnsi="Garamond"/>
          <w:color w:val="000000" w:themeColor="text1"/>
          <w:szCs w:val="24"/>
        </w:rPr>
        <w:t>, conforme avaliação a efetuar pela entidade pública competente para a emissão dos atos em causa no período de verificação dos elementos instrutórios.</w:t>
      </w:r>
      <w:commentRangeEnd w:id="564"/>
      <w:r w:rsidR="00822AA2" w:rsidRPr="00FC7A70">
        <w:rPr>
          <w:rStyle w:val="Refdecomentrio"/>
          <w:rFonts w:ascii="Garamond" w:hAnsi="Garamond"/>
          <w:color w:val="000000" w:themeColor="text1"/>
          <w:sz w:val="24"/>
          <w:szCs w:val="24"/>
        </w:rPr>
        <w:commentReference w:id="564"/>
      </w:r>
      <w:commentRangeEnd w:id="565"/>
      <w:r w:rsidRPr="00FC7A70">
        <w:rPr>
          <w:rStyle w:val="Refdecomentrio"/>
          <w:rFonts w:ascii="Garamond" w:hAnsi="Garamond"/>
          <w:color w:val="000000" w:themeColor="text1"/>
          <w:sz w:val="24"/>
          <w:szCs w:val="24"/>
        </w:rPr>
        <w:commentReference w:id="565"/>
      </w:r>
    </w:p>
    <w:p w14:paraId="05F714DB" w14:textId="7C8C5CB7" w:rsidR="008A4623" w:rsidRPr="00FC7A70" w:rsidRDefault="008A4623"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Caso a atividade económica esteja sujeita ao procedimento de comunicação com prazo</w:t>
      </w:r>
      <w:r w:rsidR="00AE3E31" w:rsidRPr="00FC7A70">
        <w:rPr>
          <w:rFonts w:ascii="Garamond" w:hAnsi="Garamond"/>
          <w:color w:val="000000" w:themeColor="text1"/>
          <w:szCs w:val="24"/>
        </w:rPr>
        <w:t xml:space="preserve"> e</w:t>
      </w:r>
      <w:r w:rsidRPr="00FC7A70">
        <w:rPr>
          <w:rFonts w:ascii="Garamond" w:hAnsi="Garamond"/>
          <w:color w:val="000000" w:themeColor="text1"/>
          <w:szCs w:val="24"/>
        </w:rPr>
        <w:t xml:space="preserve"> vistoria, e não se aplique o disposto no número anterior, a vistoria ao estabelecimento afeto a uma atividade económica </w:t>
      </w:r>
      <w:r w:rsidR="00DF6282" w:rsidRPr="00FC7A70">
        <w:rPr>
          <w:rFonts w:ascii="Garamond" w:hAnsi="Garamond"/>
          <w:color w:val="000000" w:themeColor="text1"/>
          <w:szCs w:val="24"/>
        </w:rPr>
        <w:t>pode ser</w:t>
      </w:r>
      <w:r w:rsidRPr="00FC7A70">
        <w:rPr>
          <w:rFonts w:ascii="Garamond" w:hAnsi="Garamond"/>
          <w:color w:val="000000" w:themeColor="text1"/>
          <w:szCs w:val="24"/>
        </w:rPr>
        <w:t xml:space="preserve"> realizada pela entidade gestora da </w:t>
      </w:r>
      <w:r w:rsidR="00C45425" w:rsidRPr="00FC7A70">
        <w:rPr>
          <w:rFonts w:ascii="Garamond" w:hAnsi="Garamond"/>
          <w:color w:val="000000" w:themeColor="text1"/>
          <w:szCs w:val="24"/>
        </w:rPr>
        <w:t>ZAI</w:t>
      </w:r>
      <w:r w:rsidRPr="00FC7A70">
        <w:rPr>
          <w:rFonts w:ascii="Garamond" w:hAnsi="Garamond"/>
          <w:color w:val="000000" w:themeColor="text1"/>
          <w:szCs w:val="24"/>
        </w:rPr>
        <w:t xml:space="preserve">, </w:t>
      </w:r>
      <w:r w:rsidR="00C531E5" w:rsidRPr="00FC7A70">
        <w:rPr>
          <w:rFonts w:ascii="Garamond" w:hAnsi="Garamond"/>
          <w:color w:val="000000" w:themeColor="text1"/>
          <w:szCs w:val="24"/>
        </w:rPr>
        <w:t xml:space="preserve">desde que devidamente acreditada, </w:t>
      </w:r>
      <w:r w:rsidRPr="00FC7A70">
        <w:rPr>
          <w:rFonts w:ascii="Garamond" w:hAnsi="Garamond"/>
          <w:color w:val="000000" w:themeColor="text1"/>
          <w:szCs w:val="24"/>
        </w:rPr>
        <w:t xml:space="preserve">nos termos da alínea </w:t>
      </w:r>
      <w:r w:rsidRPr="00D64088">
        <w:rPr>
          <w:rFonts w:ascii="Garamond" w:hAnsi="Garamond"/>
          <w:i/>
          <w:iCs/>
          <w:color w:val="000000" w:themeColor="text1"/>
          <w:szCs w:val="24"/>
        </w:rPr>
        <w:t>b)</w:t>
      </w:r>
      <w:r w:rsidRPr="00FC7A70">
        <w:rPr>
          <w:rFonts w:ascii="Garamond" w:hAnsi="Garamond"/>
          <w:color w:val="000000" w:themeColor="text1"/>
          <w:szCs w:val="24"/>
        </w:rPr>
        <w:t xml:space="preserve"> do n.º 1 do</w:t>
      </w:r>
      <w:r w:rsidR="005952C9" w:rsidRPr="00FC7A70">
        <w:rPr>
          <w:rFonts w:ascii="Garamond" w:hAnsi="Garamond"/>
          <w:color w:val="000000" w:themeColor="text1"/>
          <w:szCs w:val="24"/>
        </w:rPr>
        <w:t xml:space="preserve"> </w:t>
      </w:r>
      <w:r w:rsidR="005952C9" w:rsidRPr="00FC7A70">
        <w:rPr>
          <w:rFonts w:ascii="Garamond" w:hAnsi="Garamond"/>
          <w:color w:val="000000" w:themeColor="text1"/>
          <w:szCs w:val="24"/>
        </w:rPr>
        <w:fldChar w:fldCharType="begin"/>
      </w:r>
      <w:r w:rsidR="005952C9" w:rsidRPr="00FC7A70">
        <w:rPr>
          <w:rFonts w:ascii="Garamond" w:hAnsi="Garamond"/>
          <w:color w:val="000000" w:themeColor="text1"/>
          <w:szCs w:val="24"/>
        </w:rPr>
        <w:instrText xml:space="preserve"> REF _Ref227750834 \r \h </w:instrText>
      </w:r>
      <w:r w:rsidR="00FC7A70" w:rsidRPr="00FC7A70">
        <w:rPr>
          <w:rFonts w:ascii="Garamond" w:hAnsi="Garamond"/>
          <w:color w:val="000000" w:themeColor="text1"/>
          <w:szCs w:val="24"/>
        </w:rPr>
        <w:instrText xml:space="preserve"> \* MERGEFORMAT </w:instrText>
      </w:r>
      <w:r w:rsidR="005952C9" w:rsidRPr="00FC7A70">
        <w:rPr>
          <w:rFonts w:ascii="Garamond" w:hAnsi="Garamond"/>
          <w:color w:val="000000" w:themeColor="text1"/>
          <w:szCs w:val="24"/>
        </w:rPr>
      </w:r>
      <w:r w:rsidR="005952C9" w:rsidRPr="00FC7A70">
        <w:rPr>
          <w:rFonts w:ascii="Garamond" w:hAnsi="Garamond"/>
          <w:color w:val="000000" w:themeColor="text1"/>
          <w:szCs w:val="24"/>
        </w:rPr>
        <w:fldChar w:fldCharType="separate"/>
      </w:r>
      <w:ins w:id="566" w:author="Maria João Torres" w:date="2026-09-08T15:36:00Z" w16du:dateUtc="2026-09-08T14:36:00Z">
        <w:r w:rsidR="006B7E21">
          <w:rPr>
            <w:rFonts w:ascii="Garamond" w:hAnsi="Garamond"/>
            <w:color w:val="000000" w:themeColor="text1"/>
            <w:szCs w:val="24"/>
          </w:rPr>
          <w:t>a</w:t>
        </w:r>
      </w:ins>
      <w:del w:id="567" w:author="Maria João Torres" w:date="2026-09-08T15:36:00Z" w16du:dateUtc="2026-09-08T14:36:00Z">
        <w:r w:rsidR="009D4F47" w:rsidDel="006B7E21">
          <w:rPr>
            <w:rFonts w:ascii="Garamond" w:hAnsi="Garamond"/>
            <w:color w:val="000000" w:themeColor="text1"/>
            <w:szCs w:val="24"/>
          </w:rPr>
          <w:delText>A</w:delText>
        </w:r>
      </w:del>
      <w:r w:rsidR="009D4F47">
        <w:rPr>
          <w:rFonts w:ascii="Garamond" w:hAnsi="Garamond"/>
          <w:color w:val="000000" w:themeColor="text1"/>
          <w:szCs w:val="24"/>
        </w:rPr>
        <w:t>rtigo 28.º</w:t>
      </w:r>
      <w:r w:rsidR="005952C9" w:rsidRPr="00FC7A70">
        <w:rPr>
          <w:rFonts w:ascii="Garamond" w:hAnsi="Garamond"/>
          <w:color w:val="000000" w:themeColor="text1"/>
          <w:szCs w:val="24"/>
        </w:rPr>
        <w:fldChar w:fldCharType="end"/>
      </w:r>
      <w:r w:rsidR="00AE3E31" w:rsidRPr="00FC7A70">
        <w:rPr>
          <w:rFonts w:ascii="Garamond" w:hAnsi="Garamond"/>
          <w:color w:val="000000" w:themeColor="text1"/>
          <w:szCs w:val="24"/>
        </w:rPr>
        <w:t>.</w:t>
      </w:r>
    </w:p>
    <w:p w14:paraId="72E7BEB1" w14:textId="3420ECD5" w:rsidR="008A4623" w:rsidRPr="00FC7A70" w:rsidRDefault="008A4623"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commentRangeStart w:id="568"/>
      <w:commentRangeStart w:id="569"/>
      <w:r w:rsidRPr="00FC7A70">
        <w:rPr>
          <w:rFonts w:ascii="Garamond" w:hAnsi="Garamond"/>
          <w:color w:val="000000" w:themeColor="text1"/>
          <w:szCs w:val="24"/>
        </w:rPr>
        <w:t xml:space="preserve">Os procedimentos relativos ao acesso e exercício de atividades económicas em </w:t>
      </w:r>
      <w:r w:rsidR="00721340" w:rsidRPr="00FC7A70">
        <w:rPr>
          <w:rFonts w:ascii="Garamond" w:hAnsi="Garamond"/>
          <w:color w:val="000000" w:themeColor="text1"/>
          <w:szCs w:val="24"/>
        </w:rPr>
        <w:t xml:space="preserve">ZAI </w:t>
      </w:r>
      <w:r w:rsidRPr="00FC7A70">
        <w:rPr>
          <w:rFonts w:ascii="Garamond" w:hAnsi="Garamond"/>
          <w:color w:val="000000" w:themeColor="text1"/>
          <w:szCs w:val="24"/>
        </w:rPr>
        <w:t>est</w:t>
      </w:r>
      <w:r w:rsidR="002F6533" w:rsidRPr="00FC7A70">
        <w:rPr>
          <w:rFonts w:ascii="Garamond" w:hAnsi="Garamond"/>
          <w:color w:val="000000" w:themeColor="text1"/>
          <w:szCs w:val="24"/>
        </w:rPr>
        <w:t>ão</w:t>
      </w:r>
      <w:r w:rsidRPr="00FC7A70">
        <w:rPr>
          <w:rFonts w:ascii="Garamond" w:hAnsi="Garamond"/>
          <w:color w:val="000000" w:themeColor="text1"/>
          <w:szCs w:val="24"/>
        </w:rPr>
        <w:t xml:space="preserve"> isento</w:t>
      </w:r>
      <w:r w:rsidR="002F6533" w:rsidRPr="00FC7A70">
        <w:rPr>
          <w:rFonts w:ascii="Garamond" w:hAnsi="Garamond"/>
          <w:color w:val="000000" w:themeColor="text1"/>
          <w:szCs w:val="24"/>
        </w:rPr>
        <w:t>s</w:t>
      </w:r>
      <w:r w:rsidRPr="00FC7A70">
        <w:rPr>
          <w:rFonts w:ascii="Garamond" w:hAnsi="Garamond"/>
          <w:color w:val="000000" w:themeColor="text1"/>
          <w:szCs w:val="24"/>
        </w:rPr>
        <w:t xml:space="preserve"> do pagamento de taxas.</w:t>
      </w:r>
      <w:commentRangeEnd w:id="568"/>
      <w:r w:rsidR="007147D4" w:rsidRPr="00FC7A70">
        <w:rPr>
          <w:rStyle w:val="Refdecomentrio"/>
          <w:rFonts w:ascii="Garamond" w:hAnsi="Garamond"/>
          <w:color w:val="000000" w:themeColor="text1"/>
          <w:sz w:val="24"/>
          <w:szCs w:val="24"/>
        </w:rPr>
        <w:commentReference w:id="568"/>
      </w:r>
      <w:commentRangeEnd w:id="569"/>
      <w:r w:rsidRPr="00FC7A70">
        <w:rPr>
          <w:rStyle w:val="Refdecomentrio"/>
          <w:rFonts w:ascii="Garamond" w:hAnsi="Garamond"/>
          <w:color w:val="000000" w:themeColor="text1"/>
          <w:sz w:val="24"/>
          <w:szCs w:val="24"/>
        </w:rPr>
        <w:commentReference w:id="569"/>
      </w:r>
    </w:p>
    <w:p w14:paraId="65FEF507" w14:textId="00F8F990" w:rsidR="008A4623" w:rsidRPr="00FC7A70" w:rsidRDefault="008A4623" w:rsidP="00DF7BBF">
      <w:pPr>
        <w:pStyle w:val="PargrafodaLista"/>
        <w:widowControl w:val="0"/>
        <w:numPr>
          <w:ilvl w:val="0"/>
          <w:numId w:val="3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Sempre que o incumprimento pela entidade gestora das condições impostas pelo título digital de </w:t>
      </w:r>
      <w:r w:rsidR="0033721A" w:rsidRPr="00FC7A70">
        <w:rPr>
          <w:rFonts w:ascii="Garamond" w:hAnsi="Garamond"/>
          <w:color w:val="000000" w:themeColor="text1"/>
          <w:szCs w:val="24"/>
        </w:rPr>
        <w:t xml:space="preserve">atividade económica </w:t>
      </w:r>
      <w:r w:rsidRPr="00FC7A70">
        <w:rPr>
          <w:rFonts w:ascii="Garamond" w:hAnsi="Garamond"/>
          <w:color w:val="000000" w:themeColor="text1"/>
          <w:szCs w:val="24"/>
        </w:rPr>
        <w:t xml:space="preserve">se repercutir, de forma relevante, na desconformidade da instalação ou da exploração dos estabelecimentos a localizar ou localizados na </w:t>
      </w:r>
      <w:r w:rsidR="00721340" w:rsidRPr="00FC7A70">
        <w:rPr>
          <w:rFonts w:ascii="Garamond" w:hAnsi="Garamond"/>
          <w:color w:val="000000" w:themeColor="text1"/>
          <w:szCs w:val="24"/>
        </w:rPr>
        <w:t xml:space="preserve">ZAI </w:t>
      </w:r>
      <w:r w:rsidRPr="00FC7A70">
        <w:rPr>
          <w:rFonts w:ascii="Garamond" w:hAnsi="Garamond"/>
          <w:color w:val="000000" w:themeColor="text1"/>
          <w:szCs w:val="24"/>
        </w:rPr>
        <w:t xml:space="preserve">com condicionamentos legais ou regulamentares, a entidade coordenadora da </w:t>
      </w:r>
      <w:r w:rsidR="00721340" w:rsidRPr="00FC7A70">
        <w:rPr>
          <w:rFonts w:ascii="Garamond" w:hAnsi="Garamond"/>
          <w:color w:val="000000" w:themeColor="text1"/>
          <w:szCs w:val="24"/>
        </w:rPr>
        <w:t xml:space="preserve">ZAI </w:t>
      </w:r>
      <w:r w:rsidRPr="00FC7A70">
        <w:rPr>
          <w:rFonts w:ascii="Garamond" w:hAnsi="Garamond"/>
          <w:color w:val="000000" w:themeColor="text1"/>
          <w:szCs w:val="24"/>
        </w:rPr>
        <w:t xml:space="preserve">notifica os </w:t>
      </w:r>
      <w:r w:rsidR="005952C9" w:rsidRPr="00FC7A70">
        <w:rPr>
          <w:rFonts w:ascii="Garamond" w:hAnsi="Garamond"/>
          <w:color w:val="000000" w:themeColor="text1"/>
          <w:szCs w:val="24"/>
        </w:rPr>
        <w:t>operadores económic</w:t>
      </w:r>
      <w:r w:rsidR="000B21C2" w:rsidRPr="00FC7A70">
        <w:rPr>
          <w:rFonts w:ascii="Garamond" w:hAnsi="Garamond"/>
          <w:color w:val="000000" w:themeColor="text1"/>
          <w:szCs w:val="24"/>
        </w:rPr>
        <w:t>os</w:t>
      </w:r>
      <w:r w:rsidRPr="00FC7A70">
        <w:rPr>
          <w:rFonts w:ascii="Garamond" w:hAnsi="Garamond"/>
          <w:color w:val="000000" w:themeColor="text1"/>
          <w:szCs w:val="24"/>
        </w:rPr>
        <w:t xml:space="preserve"> em causa para, num prazo razoável, procederem às necessárias correções, sem prejuízo de poder acionar as medidas cautelares previstas no</w:t>
      </w:r>
      <w:r w:rsidR="00475842" w:rsidRPr="00FC7A70">
        <w:rPr>
          <w:rFonts w:ascii="Garamond" w:hAnsi="Garamond"/>
          <w:color w:val="000000" w:themeColor="text1"/>
          <w:szCs w:val="24"/>
        </w:rPr>
        <w:t xml:space="preserve"> </w:t>
      </w:r>
      <w:r w:rsidR="00475842" w:rsidRPr="00FC7A70">
        <w:rPr>
          <w:rFonts w:ascii="Garamond" w:hAnsi="Garamond"/>
          <w:color w:val="000000" w:themeColor="text1"/>
          <w:szCs w:val="24"/>
        </w:rPr>
        <w:fldChar w:fldCharType="begin"/>
      </w:r>
      <w:r w:rsidR="00475842" w:rsidRPr="00FC7A70">
        <w:rPr>
          <w:rFonts w:ascii="Garamond" w:hAnsi="Garamond"/>
          <w:color w:val="000000" w:themeColor="text1"/>
          <w:szCs w:val="24"/>
        </w:rPr>
        <w:instrText xml:space="preserve"> REF _Ref225517925 \r \h </w:instrText>
      </w:r>
      <w:r w:rsidR="00FC7A70" w:rsidRPr="00FC7A70">
        <w:rPr>
          <w:rFonts w:ascii="Garamond" w:hAnsi="Garamond"/>
          <w:color w:val="000000" w:themeColor="text1"/>
          <w:szCs w:val="24"/>
        </w:rPr>
        <w:instrText xml:space="preserve"> \* MERGEFORMAT </w:instrText>
      </w:r>
      <w:r w:rsidR="00475842" w:rsidRPr="00FC7A70">
        <w:rPr>
          <w:rFonts w:ascii="Garamond" w:hAnsi="Garamond"/>
          <w:color w:val="000000" w:themeColor="text1"/>
          <w:szCs w:val="24"/>
        </w:rPr>
      </w:r>
      <w:r w:rsidR="00475842" w:rsidRPr="00FC7A70">
        <w:rPr>
          <w:rFonts w:ascii="Garamond" w:hAnsi="Garamond"/>
          <w:color w:val="000000" w:themeColor="text1"/>
          <w:szCs w:val="24"/>
        </w:rPr>
        <w:fldChar w:fldCharType="separate"/>
      </w:r>
      <w:ins w:id="570" w:author="Maria João Torres" w:date="2026-09-08T15:52:00Z" w16du:dateUtc="2026-09-08T14:52:00Z">
        <w:r w:rsidR="00F43C9D">
          <w:rPr>
            <w:rFonts w:ascii="Garamond" w:hAnsi="Garamond"/>
            <w:color w:val="000000" w:themeColor="text1"/>
            <w:szCs w:val="24"/>
          </w:rPr>
          <w:t>a</w:t>
        </w:r>
      </w:ins>
      <w:del w:id="571" w:author="Maria João Torres" w:date="2026-09-08T15:52:00Z" w16du:dateUtc="2026-09-08T14:52:00Z">
        <w:r w:rsidR="009D4F47" w:rsidDel="00F43C9D">
          <w:rPr>
            <w:rFonts w:ascii="Garamond" w:hAnsi="Garamond"/>
            <w:color w:val="000000" w:themeColor="text1"/>
            <w:szCs w:val="24"/>
          </w:rPr>
          <w:delText>A</w:delText>
        </w:r>
      </w:del>
      <w:r w:rsidR="009D4F47">
        <w:rPr>
          <w:rFonts w:ascii="Garamond" w:hAnsi="Garamond"/>
          <w:color w:val="000000" w:themeColor="text1"/>
          <w:szCs w:val="24"/>
        </w:rPr>
        <w:t>rtigo 188.º</w:t>
      </w:r>
      <w:r w:rsidR="00475842" w:rsidRPr="00FC7A70">
        <w:rPr>
          <w:rFonts w:ascii="Garamond" w:hAnsi="Garamond"/>
          <w:color w:val="000000" w:themeColor="text1"/>
          <w:szCs w:val="24"/>
        </w:rPr>
        <w:fldChar w:fldCharType="end"/>
      </w:r>
      <w:r w:rsidRPr="00FC7A70">
        <w:rPr>
          <w:rFonts w:ascii="Garamond" w:hAnsi="Garamond"/>
          <w:color w:val="000000" w:themeColor="text1"/>
          <w:szCs w:val="24"/>
        </w:rPr>
        <w:t>, caso se verifiquem as circunstâncias aí previstas.</w:t>
      </w:r>
    </w:p>
    <w:p w14:paraId="1DCCA951" w14:textId="7607FD56" w:rsidR="00111B1C" w:rsidRDefault="00111B1C" w:rsidP="00DF7BBF">
      <w:pPr>
        <w:pStyle w:val="PargrafodaLista"/>
        <w:widowControl w:val="0"/>
        <w:numPr>
          <w:ilvl w:val="0"/>
          <w:numId w:val="330"/>
        </w:numPr>
        <w:spacing w:after="120"/>
        <w:ind w:left="426" w:hanging="426"/>
        <w:contextualSpacing w:val="0"/>
        <w:rPr>
          <w:ins w:id="572" w:author="G-MECT" w:date="2026-09-11T22:46:00Z" w16du:dateUtc="2026-09-11T21:46:00Z"/>
          <w:rFonts w:ascii="Garamond" w:hAnsi="Garamond"/>
          <w:color w:val="000000" w:themeColor="text1"/>
          <w:szCs w:val="24"/>
        </w:rPr>
      </w:pPr>
      <w:r w:rsidRPr="00FC7A70">
        <w:rPr>
          <w:rFonts w:ascii="Garamond" w:hAnsi="Garamond"/>
          <w:color w:val="000000" w:themeColor="text1"/>
          <w:szCs w:val="24"/>
        </w:rPr>
        <w:t xml:space="preserve">Sempre que haja lugar a cessação ou suspensão, a qualquer título, da atividade da entidade gestora da </w:t>
      </w:r>
      <w:r w:rsidR="00721340" w:rsidRPr="00FC7A70">
        <w:rPr>
          <w:rFonts w:ascii="Garamond" w:hAnsi="Garamond"/>
          <w:color w:val="000000" w:themeColor="text1"/>
          <w:szCs w:val="24"/>
        </w:rPr>
        <w:t>ZAI</w:t>
      </w:r>
      <w:r w:rsidRPr="00FC7A70">
        <w:rPr>
          <w:rFonts w:ascii="Garamond" w:hAnsi="Garamond"/>
          <w:color w:val="000000" w:themeColor="text1"/>
          <w:szCs w:val="24"/>
        </w:rPr>
        <w:t xml:space="preserve">, ou à caducidade do respetivo título digital de atividade económica, o desempenho das funções de entidade coordenadora dos estabelecimentos aí instalados é assumido pela entidade competente nos termos do </w:t>
      </w:r>
      <w:r w:rsidR="001618A5" w:rsidRPr="00FC7A70">
        <w:rPr>
          <w:rFonts w:ascii="Garamond" w:hAnsi="Garamond"/>
          <w:color w:val="000000" w:themeColor="text1"/>
          <w:szCs w:val="24"/>
        </w:rPr>
        <w:t>A</w:t>
      </w:r>
      <w:r w:rsidRPr="00FC7A70">
        <w:rPr>
          <w:rFonts w:ascii="Garamond" w:hAnsi="Garamond"/>
          <w:color w:val="000000" w:themeColor="text1"/>
          <w:szCs w:val="24"/>
        </w:rPr>
        <w:t>nexo II.</w:t>
      </w:r>
    </w:p>
    <w:p w14:paraId="79036BA9" w14:textId="4BF71AFE" w:rsidR="00F35096" w:rsidRPr="00F35096" w:rsidRDefault="00F35096" w:rsidP="00F35096">
      <w:pPr>
        <w:pStyle w:val="PargrafodaLista"/>
        <w:widowControl w:val="0"/>
        <w:numPr>
          <w:ilvl w:val="0"/>
          <w:numId w:val="330"/>
        </w:numPr>
        <w:spacing w:after="120"/>
        <w:ind w:left="426" w:hanging="426"/>
        <w:contextualSpacing w:val="0"/>
        <w:rPr>
          <w:rFonts w:ascii="Garamond" w:hAnsi="Garamond"/>
          <w:color w:val="000000" w:themeColor="text1"/>
          <w:szCs w:val="24"/>
          <w:rPrChange w:id="573" w:author="G-MECT" w:date="2026-09-11T22:46:00Z" w16du:dateUtc="2026-09-11T21:46:00Z">
            <w:rPr/>
          </w:rPrChange>
        </w:rPr>
      </w:pPr>
      <w:ins w:id="574" w:author="G-MECT" w:date="2026-09-11T22:46:00Z" w16du:dateUtc="2026-09-11T21:46:00Z">
        <w:r>
          <w:rPr>
            <w:rFonts w:ascii="Garamond" w:hAnsi="Garamond"/>
            <w:color w:val="000000" w:themeColor="text1"/>
            <w:szCs w:val="24"/>
          </w:rPr>
          <w:t>Nos casos previstos no número anterior, o título digital de atividade económica dos operadores económicos instalados na ZAI não caduca.</w:t>
        </w:r>
      </w:ins>
    </w:p>
    <w:p w14:paraId="2D63132D" w14:textId="77777777" w:rsidR="009D590A" w:rsidRPr="009D590A" w:rsidRDefault="009D590A" w:rsidP="009D590A">
      <w:pPr>
        <w:widowControl w:val="0"/>
        <w:spacing w:after="120"/>
        <w:rPr>
          <w:rFonts w:ascii="Garamond" w:hAnsi="Garamond"/>
          <w:color w:val="000000" w:themeColor="text1"/>
          <w:szCs w:val="24"/>
        </w:rPr>
      </w:pPr>
    </w:p>
    <w:p w14:paraId="2B0CDEB4" w14:textId="7BA744FE" w:rsidR="00665739" w:rsidRDefault="00665739"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I</w:t>
      </w:r>
      <w:r w:rsidR="000A13C2" w:rsidRPr="00FC7A70">
        <w:rPr>
          <w:rFonts w:ascii="Garamond" w:hAnsi="Garamond"/>
          <w:smallCaps/>
          <w:color w:val="000000" w:themeColor="text1"/>
          <w:szCs w:val="24"/>
        </w:rPr>
        <w:t>II</w:t>
      </w:r>
    </w:p>
    <w:p w14:paraId="3199464B" w14:textId="77777777" w:rsidR="009D590A" w:rsidRPr="00FC7A70" w:rsidRDefault="009D590A" w:rsidP="00DF7BBF">
      <w:pPr>
        <w:widowControl w:val="0"/>
        <w:spacing w:after="120"/>
        <w:jc w:val="center"/>
        <w:outlineLvl w:val="0"/>
        <w:rPr>
          <w:rFonts w:ascii="Garamond" w:hAnsi="Garamond"/>
          <w:smallCaps/>
          <w:color w:val="000000" w:themeColor="text1"/>
          <w:szCs w:val="24"/>
        </w:rPr>
      </w:pPr>
    </w:p>
    <w:p w14:paraId="27C86D78" w14:textId="7EE2DFEE" w:rsidR="00665739" w:rsidRDefault="65F42F2D" w:rsidP="00DF7BBF">
      <w:pPr>
        <w:widowControl w:val="0"/>
        <w:spacing w:after="120"/>
        <w:jc w:val="center"/>
        <w:outlineLvl w:val="0"/>
        <w:rPr>
          <w:rFonts w:ascii="Garamond" w:hAnsi="Garamond"/>
          <w:smallCaps/>
          <w:color w:val="000000" w:themeColor="text1"/>
          <w:szCs w:val="24"/>
        </w:rPr>
      </w:pPr>
      <w:commentRangeStart w:id="575"/>
      <w:commentRangeStart w:id="576"/>
      <w:commentRangeStart w:id="577"/>
      <w:commentRangeStart w:id="578"/>
      <w:r w:rsidRPr="482EA073">
        <w:rPr>
          <w:rFonts w:ascii="Garamond" w:hAnsi="Garamond"/>
          <w:smallCaps/>
          <w:color w:val="000000" w:themeColor="text1"/>
        </w:rPr>
        <w:t>Atividade pecuária</w:t>
      </w:r>
      <w:commentRangeEnd w:id="575"/>
      <w:r w:rsidR="004D53E5">
        <w:rPr>
          <w:rStyle w:val="Refdecomentrio"/>
          <w:rFonts w:ascii="Garamond" w:hAnsi="Garamond"/>
          <w:smallCaps/>
          <w:color w:val="000000" w:themeColor="text1"/>
          <w:sz w:val="24"/>
          <w:szCs w:val="24"/>
        </w:rPr>
        <w:commentReference w:id="575"/>
      </w:r>
      <w:commentRangeEnd w:id="576"/>
      <w:r>
        <w:rPr>
          <w:rStyle w:val="Refdecomentrio"/>
          <w:rFonts w:ascii="Garamond" w:hAnsi="Garamond"/>
          <w:smallCaps/>
          <w:color w:val="000000" w:themeColor="text1"/>
          <w:sz w:val="24"/>
          <w:szCs w:val="24"/>
        </w:rPr>
        <w:commentReference w:id="576"/>
      </w:r>
      <w:commentRangeEnd w:id="577"/>
      <w:r>
        <w:rPr>
          <w:rStyle w:val="Refdecomentrio"/>
          <w:rFonts w:ascii="Garamond" w:hAnsi="Garamond"/>
          <w:smallCaps/>
          <w:color w:val="000000" w:themeColor="text1"/>
          <w:sz w:val="24"/>
          <w:szCs w:val="24"/>
        </w:rPr>
        <w:commentReference w:id="577"/>
      </w:r>
      <w:commentRangeEnd w:id="578"/>
      <w:r>
        <w:rPr>
          <w:rStyle w:val="Refdecomentrio"/>
          <w:rFonts w:ascii="Garamond" w:hAnsi="Garamond"/>
          <w:smallCaps/>
          <w:color w:val="000000" w:themeColor="text1"/>
          <w:sz w:val="24"/>
          <w:szCs w:val="24"/>
        </w:rPr>
        <w:commentReference w:id="578"/>
      </w:r>
    </w:p>
    <w:p w14:paraId="437B9F64" w14:textId="2096C82E" w:rsidR="009D590A" w:rsidRPr="00FC7A70" w:rsidRDefault="72EEE361" w:rsidP="482EA073">
      <w:pPr>
        <w:widowControl w:val="0"/>
        <w:spacing w:after="120"/>
        <w:jc w:val="center"/>
      </w:pPr>
      <w:r w:rsidRPr="482EA073">
        <w:rPr>
          <w:rFonts w:ascii="Garamond" w:eastAsia="Garamond" w:hAnsi="Garamond" w:cs="Garamond"/>
          <w:smallCaps/>
          <w:color w:val="000000" w:themeColor="text1"/>
          <w:szCs w:val="24"/>
        </w:rPr>
        <w:t>Subsecção I</w:t>
      </w:r>
    </w:p>
    <w:p w14:paraId="5FE4E365" w14:textId="6E82362C" w:rsidR="009D590A" w:rsidRPr="00FC7A70" w:rsidRDefault="72EEE361" w:rsidP="482EA073">
      <w:pPr>
        <w:widowControl w:val="0"/>
        <w:spacing w:after="120"/>
        <w:jc w:val="center"/>
      </w:pPr>
      <w:r w:rsidRPr="482EA073">
        <w:rPr>
          <w:rFonts w:ascii="Garamond" w:eastAsia="Garamond" w:hAnsi="Garamond" w:cs="Garamond"/>
          <w:smallCaps/>
          <w:color w:val="000000" w:themeColor="text1"/>
          <w:szCs w:val="24"/>
        </w:rPr>
        <w:t>Disposições gerais</w:t>
      </w:r>
    </w:p>
    <w:p w14:paraId="560A7F29" w14:textId="026E9121" w:rsidR="009D590A" w:rsidRPr="00FC7A70" w:rsidRDefault="009D590A" w:rsidP="482EA073">
      <w:pPr>
        <w:widowControl w:val="0"/>
        <w:spacing w:after="120"/>
        <w:jc w:val="center"/>
        <w:outlineLvl w:val="0"/>
        <w:rPr>
          <w:rFonts w:ascii="Garamond" w:hAnsi="Garamond"/>
          <w:smallCaps/>
          <w:color w:val="000000" w:themeColor="text1"/>
        </w:rPr>
      </w:pPr>
    </w:p>
    <w:p w14:paraId="299743B2" w14:textId="77777777" w:rsidR="00665739" w:rsidRPr="00FC7A70" w:rsidRDefault="00665739"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bookmarkStart w:id="579" w:name="_Ref228447203"/>
      <w:commentRangeStart w:id="580"/>
      <w:commentRangeStart w:id="581"/>
    </w:p>
    <w:bookmarkEnd w:id="579"/>
    <w:p w14:paraId="4E8EBFE2" w14:textId="77777777" w:rsidR="005812BB" w:rsidRPr="00FC7A70" w:rsidRDefault="005812BB"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Definições relevantes</w:t>
      </w:r>
      <w:commentRangeEnd w:id="580"/>
      <w:r w:rsidR="000D4ACF" w:rsidRPr="00FC7A70">
        <w:rPr>
          <w:rStyle w:val="Refdecomentrio"/>
          <w:rFonts w:ascii="Garamond" w:eastAsiaTheme="majorEastAsia" w:hAnsi="Garamond" w:cstheme="majorBidi"/>
          <w:color w:val="000000" w:themeColor="text1"/>
          <w:sz w:val="24"/>
          <w:szCs w:val="24"/>
        </w:rPr>
        <w:commentReference w:id="580"/>
      </w:r>
      <w:commentRangeEnd w:id="581"/>
      <w:r w:rsidRPr="00FC7A70">
        <w:rPr>
          <w:rStyle w:val="Refdecomentrio"/>
          <w:rFonts w:ascii="Garamond" w:eastAsiaTheme="majorEastAsia" w:hAnsi="Garamond" w:cstheme="majorBidi"/>
          <w:color w:val="000000" w:themeColor="text1"/>
          <w:sz w:val="24"/>
          <w:szCs w:val="24"/>
        </w:rPr>
        <w:commentReference w:id="581"/>
      </w:r>
    </w:p>
    <w:p w14:paraId="556415C5" w14:textId="1B2209A6" w:rsidR="005812BB" w:rsidRPr="00FC7A70" w:rsidRDefault="005812B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Para efeitos </w:t>
      </w:r>
      <w:r w:rsidR="008236F9" w:rsidRPr="00FC7A70">
        <w:rPr>
          <w:rFonts w:ascii="Garamond" w:hAnsi="Garamond"/>
          <w:color w:val="000000" w:themeColor="text1"/>
          <w:szCs w:val="24"/>
        </w:rPr>
        <w:t>da presente secção</w:t>
      </w:r>
      <w:r w:rsidRPr="00FC7A70">
        <w:rPr>
          <w:rFonts w:ascii="Garamond" w:hAnsi="Garamond"/>
          <w:color w:val="000000" w:themeColor="text1"/>
          <w:szCs w:val="24"/>
        </w:rPr>
        <w:t>, considera-se:</w:t>
      </w:r>
    </w:p>
    <w:p w14:paraId="7B67B662" w14:textId="54FD6D00" w:rsidR="0056543A" w:rsidRPr="00FC7A70" w:rsidRDefault="1C0C8E1C" w:rsidP="482EA073">
      <w:pPr>
        <w:pStyle w:val="PargrafodaLista"/>
        <w:widowControl w:val="0"/>
        <w:numPr>
          <w:ilvl w:val="0"/>
          <w:numId w:val="223"/>
        </w:numPr>
        <w:spacing w:after="120"/>
        <w:ind w:left="851" w:hanging="284"/>
        <w:contextualSpacing w:val="0"/>
        <w:rPr>
          <w:rFonts w:ascii="Garamond" w:hAnsi="Garamond"/>
          <w:color w:val="000000" w:themeColor="text1"/>
        </w:rPr>
      </w:pPr>
      <w:r w:rsidRPr="482EA073">
        <w:rPr>
          <w:rFonts w:ascii="Garamond" w:hAnsi="Garamond"/>
          <w:color w:val="000000" w:themeColor="text1"/>
        </w:rPr>
        <w:t>«</w:t>
      </w:r>
      <w:r w:rsidR="20CCA58F" w:rsidRPr="482EA073">
        <w:rPr>
          <w:rFonts w:ascii="Garamond" w:hAnsi="Garamond"/>
          <w:color w:val="000000" w:themeColor="text1"/>
        </w:rPr>
        <w:t>Atividades complementares de gestão de efluentes pecuários anexas a explorações pecuárias ou unidades autónomas</w:t>
      </w:r>
      <w:r w:rsidRPr="482EA073">
        <w:rPr>
          <w:rFonts w:ascii="Garamond" w:hAnsi="Garamond"/>
          <w:color w:val="000000" w:themeColor="text1"/>
        </w:rPr>
        <w:t>»</w:t>
      </w:r>
      <w:r w:rsidR="20CCA58F" w:rsidRPr="482EA073">
        <w:rPr>
          <w:rFonts w:ascii="Garamond" w:hAnsi="Garamond"/>
          <w:color w:val="000000" w:themeColor="text1"/>
        </w:rPr>
        <w:t>, quando se trat</w:t>
      </w:r>
      <w:r w:rsidR="7552E905" w:rsidRPr="482EA073">
        <w:rPr>
          <w:rFonts w:ascii="Garamond" w:hAnsi="Garamond"/>
          <w:color w:val="000000" w:themeColor="text1"/>
        </w:rPr>
        <w:t>e</w:t>
      </w:r>
      <w:r w:rsidR="20CCA58F" w:rsidRPr="482EA073">
        <w:rPr>
          <w:rFonts w:ascii="Garamond" w:hAnsi="Garamond"/>
          <w:color w:val="000000" w:themeColor="text1"/>
        </w:rPr>
        <w:t xml:space="preserve"> de unidades de compostagem, de unidades </w:t>
      </w:r>
      <w:r w:rsidR="0D59F583" w:rsidRPr="482EA073">
        <w:rPr>
          <w:rFonts w:ascii="Garamond" w:hAnsi="Garamond"/>
          <w:color w:val="000000" w:themeColor="text1"/>
        </w:rPr>
        <w:t xml:space="preserve">intermédias </w:t>
      </w:r>
      <w:r w:rsidR="2DF57CA8" w:rsidRPr="482EA073">
        <w:rPr>
          <w:rFonts w:ascii="Garamond" w:hAnsi="Garamond"/>
          <w:color w:val="000000" w:themeColor="text1"/>
        </w:rPr>
        <w:t>de efluentes pecuários</w:t>
      </w:r>
      <w:r w:rsidR="0D59F583" w:rsidRPr="482EA073">
        <w:rPr>
          <w:rFonts w:ascii="Garamond" w:hAnsi="Garamond"/>
          <w:color w:val="000000" w:themeColor="text1"/>
        </w:rPr>
        <w:t xml:space="preserve"> </w:t>
      </w:r>
      <w:r w:rsidR="20CCA58F" w:rsidRPr="482EA073">
        <w:rPr>
          <w:rFonts w:ascii="Garamond" w:hAnsi="Garamond"/>
          <w:color w:val="000000" w:themeColor="text1"/>
        </w:rPr>
        <w:t>ou de unidades de produção de biogás</w:t>
      </w:r>
      <w:commentRangeStart w:id="582"/>
      <w:r w:rsidR="20CCA58F" w:rsidRPr="482EA073">
        <w:rPr>
          <w:rFonts w:ascii="Garamond" w:hAnsi="Garamond"/>
          <w:color w:val="000000" w:themeColor="text1"/>
        </w:rPr>
        <w:t>,</w:t>
      </w:r>
      <w:commentRangeEnd w:id="582"/>
      <w:r w:rsidR="00D73ABF" w:rsidRPr="482EA073">
        <w:rPr>
          <w:rStyle w:val="Refdecomentrio"/>
          <w:rFonts w:ascii="Garamond" w:hAnsi="Garamond"/>
          <w:color w:val="000000" w:themeColor="text1"/>
          <w:sz w:val="24"/>
          <w:szCs w:val="22"/>
        </w:rPr>
        <w:commentReference w:id="582"/>
      </w:r>
      <w:r w:rsidR="20CCA58F" w:rsidRPr="482EA073">
        <w:rPr>
          <w:rFonts w:ascii="Garamond" w:hAnsi="Garamond"/>
          <w:color w:val="000000" w:themeColor="text1"/>
        </w:rPr>
        <w:t xml:space="preserve"> bem como das explorações agrícolas que sejam valorizadoras de efluentes pecuários</w:t>
      </w:r>
      <w:r w:rsidR="7552E905" w:rsidRPr="482EA073">
        <w:rPr>
          <w:rFonts w:ascii="Garamond" w:hAnsi="Garamond"/>
          <w:color w:val="000000" w:themeColor="text1"/>
        </w:rPr>
        <w:t>;</w:t>
      </w:r>
    </w:p>
    <w:p w14:paraId="685C9665" w14:textId="36C43F18"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«Animal de espécie pecuária», qualquer espécimen vivo bovino, suíno, ovino, caprino, equídeo, ave, leporídeo (coelhos e lebres)</w:t>
      </w:r>
      <w:r w:rsidR="0056543A" w:rsidRPr="00FC7A70">
        <w:rPr>
          <w:rFonts w:ascii="Garamond" w:hAnsi="Garamond"/>
          <w:color w:val="000000" w:themeColor="text1"/>
          <w:szCs w:val="24"/>
        </w:rPr>
        <w:t xml:space="preserve">, </w:t>
      </w:r>
      <w:commentRangeStart w:id="583"/>
      <w:commentRangeStart w:id="584"/>
      <w:commentRangeStart w:id="585"/>
      <w:r w:rsidR="0056543A" w:rsidRPr="00FC7A70">
        <w:rPr>
          <w:rFonts w:ascii="Garamond" w:hAnsi="Garamond"/>
          <w:color w:val="000000" w:themeColor="text1"/>
          <w:szCs w:val="24"/>
        </w:rPr>
        <w:t>insetos</w:t>
      </w:r>
      <w:commentRangeEnd w:id="583"/>
      <w:r w:rsidR="00DC23A3" w:rsidRPr="00FC7A70">
        <w:rPr>
          <w:rStyle w:val="Refdecomentrio"/>
          <w:rFonts w:ascii="Garamond" w:hAnsi="Garamond"/>
          <w:color w:val="000000" w:themeColor="text1"/>
          <w:sz w:val="24"/>
          <w:szCs w:val="24"/>
        </w:rPr>
        <w:commentReference w:id="583"/>
      </w:r>
      <w:commentRangeEnd w:id="584"/>
      <w:r w:rsidRPr="00FC7A70">
        <w:rPr>
          <w:rStyle w:val="Refdecomentrio"/>
          <w:rFonts w:ascii="Garamond" w:hAnsi="Garamond"/>
          <w:color w:val="000000" w:themeColor="text1"/>
          <w:sz w:val="24"/>
          <w:szCs w:val="24"/>
        </w:rPr>
        <w:commentReference w:id="584"/>
      </w:r>
      <w:commentRangeEnd w:id="585"/>
      <w:r w:rsidRPr="00FC7A70">
        <w:rPr>
          <w:rStyle w:val="Refdecomentrio"/>
          <w:rFonts w:ascii="Garamond" w:hAnsi="Garamond"/>
          <w:color w:val="000000" w:themeColor="text1"/>
          <w:sz w:val="24"/>
          <w:szCs w:val="24"/>
        </w:rPr>
        <w:commentReference w:id="585"/>
      </w:r>
      <w:r w:rsidRPr="00FC7A70">
        <w:rPr>
          <w:rFonts w:ascii="Garamond" w:hAnsi="Garamond"/>
          <w:color w:val="000000" w:themeColor="text1"/>
          <w:szCs w:val="24"/>
        </w:rPr>
        <w:t xml:space="preserve"> ou outra espécie que seja explorada com destino à sua reprodução ou produção de carne, leite, ovos, lã, seda, pelo, pele ou repovoamento cinegético, bem como a produção pecuária de animais destinados a animais de companhia, de trabalho ou a atividades culturais ou desportivas;</w:t>
      </w:r>
    </w:p>
    <w:p w14:paraId="43027FA0" w14:textId="5D59D6B9" w:rsidR="00C11EEC" w:rsidRPr="00FC7A70" w:rsidRDefault="4DD66C20" w:rsidP="482EA073">
      <w:pPr>
        <w:pStyle w:val="PargrafodaLista"/>
        <w:widowControl w:val="0"/>
        <w:numPr>
          <w:ilvl w:val="0"/>
          <w:numId w:val="223"/>
        </w:numPr>
        <w:spacing w:after="120"/>
        <w:ind w:left="851" w:hanging="284"/>
        <w:contextualSpacing w:val="0"/>
        <w:rPr>
          <w:rFonts w:ascii="Garamond" w:hAnsi="Garamond"/>
          <w:color w:val="000000" w:themeColor="text1"/>
        </w:rPr>
      </w:pPr>
      <w:r w:rsidRPr="482EA073">
        <w:rPr>
          <w:rFonts w:ascii="Garamond" w:hAnsi="Garamond"/>
          <w:color w:val="000000" w:themeColor="text1"/>
        </w:rPr>
        <w:t>«Atividade pecuária</w:t>
      </w:r>
      <w:commentRangeStart w:id="586"/>
      <w:r w:rsidRPr="482EA073">
        <w:rPr>
          <w:rFonts w:ascii="Garamond" w:hAnsi="Garamond"/>
          <w:color w:val="000000" w:themeColor="text1"/>
        </w:rPr>
        <w:t>»,</w:t>
      </w:r>
      <w:commentRangeEnd w:id="586"/>
      <w:r w:rsidR="00C11EEC" w:rsidRPr="482EA073">
        <w:rPr>
          <w:rStyle w:val="Refdecomentrio"/>
          <w:rFonts w:ascii="Garamond" w:hAnsi="Garamond"/>
          <w:color w:val="000000" w:themeColor="text1"/>
          <w:sz w:val="24"/>
          <w:szCs w:val="22"/>
        </w:rPr>
        <w:commentReference w:id="586"/>
      </w:r>
      <w:r w:rsidRPr="482EA073">
        <w:rPr>
          <w:rFonts w:ascii="Garamond" w:hAnsi="Garamond"/>
          <w:color w:val="000000" w:themeColor="text1"/>
        </w:rPr>
        <w:t xml:space="preserve"> todas as atividades de reprodução, produção, detenção, comercialização, exposição e outras relativas a animais das espécies pecuárias, com exceção da apicultura e</w:t>
      </w:r>
      <w:del w:id="587" w:author="Nádia Silvestre" w:date="2026-09-21T13:49:00Z" w16du:dateUtc="2026-09-21T13:49:01Z">
        <w:r w:rsidR="00C11EEC" w:rsidRPr="482EA073" w:rsidDel="4DD66C20">
          <w:rPr>
            <w:rFonts w:ascii="Garamond" w:hAnsi="Garamond"/>
            <w:color w:val="000000" w:themeColor="text1"/>
          </w:rPr>
          <w:delText xml:space="preserve"> </w:delText>
        </w:r>
        <w:r w:rsidR="00C11EEC" w:rsidRPr="482EA073" w:rsidDel="04FAA58D">
          <w:rPr>
            <w:rFonts w:ascii="Garamond" w:hAnsi="Garamond"/>
            <w:color w:val="000000" w:themeColor="text1"/>
          </w:rPr>
          <w:delText>animais de companhia</w:delText>
        </w:r>
        <w:r w:rsidR="00C11EEC" w:rsidRPr="482EA073" w:rsidDel="4DD66C20">
          <w:rPr>
            <w:rFonts w:ascii="Garamond" w:hAnsi="Garamond"/>
            <w:color w:val="000000" w:themeColor="text1"/>
          </w:rPr>
          <w:delText xml:space="preserve"> </w:delText>
        </w:r>
      </w:del>
      <w:r w:rsidRPr="482EA073">
        <w:rPr>
          <w:rFonts w:ascii="Garamond" w:hAnsi="Garamond"/>
          <w:color w:val="000000" w:themeColor="text1"/>
        </w:rPr>
        <w:t>em:</w:t>
      </w:r>
    </w:p>
    <w:p w14:paraId="51E6FC48" w14:textId="5B0EC4A0" w:rsidR="00C11EEC" w:rsidRPr="00FC7A70" w:rsidRDefault="00C11EEC" w:rsidP="009D590A">
      <w:pPr>
        <w:pStyle w:val="PargrafodaLista"/>
        <w:widowControl w:val="0"/>
        <w:numPr>
          <w:ilvl w:val="0"/>
          <w:numId w:val="224"/>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Centro de Agrupamento, que são os locais</w:t>
      </w:r>
      <w:r w:rsidR="00E463E0" w:rsidRPr="00FC7A70">
        <w:rPr>
          <w:rFonts w:ascii="Garamond" w:hAnsi="Garamond"/>
          <w:color w:val="000000" w:themeColor="text1"/>
          <w:szCs w:val="24"/>
        </w:rPr>
        <w:t>,</w:t>
      </w:r>
      <w:r w:rsidRPr="00FC7A70">
        <w:rPr>
          <w:rFonts w:ascii="Garamond" w:hAnsi="Garamond"/>
          <w:color w:val="000000" w:themeColor="text1"/>
          <w:szCs w:val="24"/>
        </w:rPr>
        <w:t xml:space="preserve"> como centros de recolha, feiras e mercados com exceção dos mercados locais de produtores, exposições, concursos pecuários, onde são agrupados animais provenientes de diferentes explorações com vista ao comércio, exposição ou outras atividades não produtivas;</w:t>
      </w:r>
    </w:p>
    <w:p w14:paraId="25694A39" w14:textId="77777777" w:rsidR="00C11EEC" w:rsidRPr="00FC7A70" w:rsidRDefault="00C11EEC" w:rsidP="009D590A">
      <w:pPr>
        <w:pStyle w:val="PargrafodaLista"/>
        <w:widowControl w:val="0"/>
        <w:numPr>
          <w:ilvl w:val="0"/>
          <w:numId w:val="224"/>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Entreposto pecuário, que é a instalação onde animais são agrupados, com o objetivo de constituição de lotes para abate ou para exploração em vida, sendo detidos por um comerciante; ou</w:t>
      </w:r>
    </w:p>
    <w:p w14:paraId="53512E0B" w14:textId="44636C47" w:rsidR="00C11EEC" w:rsidRPr="00FC7A70" w:rsidRDefault="00C11EEC" w:rsidP="009D590A">
      <w:pPr>
        <w:pStyle w:val="PargrafodaLista"/>
        <w:widowControl w:val="0"/>
        <w:numPr>
          <w:ilvl w:val="0"/>
          <w:numId w:val="224"/>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Exploração pecuária, que é a atividade ou conjunto de atividades desenvolvidas numa partilha dos meios de produção, sobre um conjunto de instalações pecuárias ou parques de ar livre onde os animais são explorados, reproduzidos, recriados ou mantidos, pelo</w:t>
      </w:r>
      <w:r w:rsidR="00E463E0" w:rsidRPr="00FC7A70">
        <w:rPr>
          <w:rFonts w:ascii="Garamond" w:hAnsi="Garamond"/>
          <w:color w:val="000000" w:themeColor="text1"/>
          <w:szCs w:val="24"/>
        </w:rPr>
        <w:t xml:space="preserve">s </w:t>
      </w:r>
      <w:r w:rsidRPr="00FC7A70">
        <w:rPr>
          <w:rFonts w:ascii="Garamond" w:hAnsi="Garamond"/>
          <w:color w:val="000000" w:themeColor="text1"/>
          <w:szCs w:val="24"/>
        </w:rPr>
        <w:t>produtores, com ou sem afetação de outros detentores, podendo a exploração extensiva ser desenvolvida sobre um conjunto de parcelas contíguas, ou separadas, no âmbito de um concelho e ou seus limítrofes, ou outro desde que localizado na circunscrição territorial da mesma entidade coordenadora, podendo ainda conter diferentes núcleos de produção por espécie ou tipo de produção;</w:t>
      </w:r>
    </w:p>
    <w:p w14:paraId="6C6044D2" w14:textId="77777777"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«Atividades pecuárias temporárias» as atividades pecuárias desenvolvidas por período inferior a 120 dias por ano; </w:t>
      </w:r>
    </w:p>
    <w:p w14:paraId="0B861A75" w14:textId="3485B0F5" w:rsidR="00AD6E79" w:rsidRPr="00FC7A70" w:rsidRDefault="00AD6E79"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«Biossegurança», </w:t>
      </w:r>
      <w:r w:rsidR="00386DF0" w:rsidRPr="00FC7A70">
        <w:rPr>
          <w:rFonts w:ascii="Garamond" w:hAnsi="Garamond"/>
          <w:color w:val="000000" w:themeColor="text1"/>
          <w:szCs w:val="24"/>
        </w:rPr>
        <w:t>o conjunto das medidas de gestão e físicas concebidas para reduzir o risco de introdução, desenvolvimento e propagação de doenças para, de e dentro de uma população animal, ou de um estabelecimento, zona, compartimento, meio de transporte ou qualquer outro tipo de instalação, edifício ou local;</w:t>
      </w:r>
    </w:p>
    <w:p w14:paraId="443D0A8D" w14:textId="1C914162"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«Cabeça normal (CN)» a unidade padrão de equivalência usada para comparar e agregar números de animais de diferentes espécies ou categorias, tendo em consideração a espécie animal, a idade, o peso vivo e a vocação produtiva, relativamente às necessidades alimentares e à produção de efluentes pecuários, nos termos do anexo V;</w:t>
      </w:r>
    </w:p>
    <w:p w14:paraId="74CA8A2D" w14:textId="32B36904"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«Cabeça natural» as unidades animais presentes na exploração;</w:t>
      </w:r>
    </w:p>
    <w:p w14:paraId="35259703" w14:textId="194B837A" w:rsidR="00D67349"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w:t>
      </w:r>
      <w:r w:rsidR="00D67349" w:rsidRPr="00FC7A70">
        <w:rPr>
          <w:rFonts w:ascii="Garamond" w:hAnsi="Garamond"/>
          <w:szCs w:val="24"/>
        </w:rPr>
        <w:t>Capacidade instalada»</w:t>
      </w:r>
      <w:r w:rsidR="003B6F33" w:rsidRPr="00FC7A70">
        <w:rPr>
          <w:rFonts w:ascii="Garamond" w:hAnsi="Garamond"/>
          <w:szCs w:val="24"/>
        </w:rPr>
        <w:t>,</w:t>
      </w:r>
      <w:r w:rsidR="00D67349" w:rsidRPr="00FC7A70">
        <w:rPr>
          <w:rFonts w:ascii="Garamond" w:hAnsi="Garamond"/>
          <w:szCs w:val="24"/>
        </w:rPr>
        <w:t xml:space="preserve"> o efetivo máximo expresso em CN e </w:t>
      </w:r>
      <w:r w:rsidR="00030A2F" w:rsidRPr="00FC7A70">
        <w:rPr>
          <w:rFonts w:ascii="Garamond" w:hAnsi="Garamond"/>
          <w:szCs w:val="24"/>
        </w:rPr>
        <w:t>constante no título digital de atividade económica</w:t>
      </w:r>
      <w:r w:rsidR="00D67349" w:rsidRPr="00FC7A70">
        <w:rPr>
          <w:rFonts w:ascii="Garamond" w:hAnsi="Garamond"/>
          <w:szCs w:val="24"/>
        </w:rPr>
        <w:t>, para o qual a exploração pecuária, centro de agrupamento ou o entreposto está autorizado, determinado no plano de produção validado pela DGAV, no respeito pelas áreas úteis de produção e demais condicionantes estabelecidas nas normas sanitárias e de bem-estar animal, incluindo as normas que regulamentam os diferentes tipos e modos de produção e determinam o número de lugares e espaço para produção da exploração pecuária;</w:t>
      </w:r>
    </w:p>
    <w:p w14:paraId="54F1DEE0" w14:textId="00FF9712" w:rsidR="00C36ACA" w:rsidRPr="00FC7A70" w:rsidRDefault="5BB1FC72" w:rsidP="482EA073">
      <w:pPr>
        <w:pStyle w:val="PargrafodaLista"/>
        <w:widowControl w:val="0"/>
        <w:numPr>
          <w:ilvl w:val="0"/>
          <w:numId w:val="223"/>
        </w:numPr>
        <w:spacing w:after="120"/>
        <w:ind w:left="851" w:hanging="284"/>
        <w:contextualSpacing w:val="0"/>
        <w:rPr>
          <w:rFonts w:ascii="Garamond" w:hAnsi="Garamond"/>
          <w:color w:val="000000" w:themeColor="text1"/>
        </w:rPr>
      </w:pPr>
      <w:commentRangeStart w:id="588"/>
      <w:commentRangeStart w:id="589"/>
      <w:commentRangeStart w:id="590"/>
      <w:commentRangeStart w:id="591"/>
      <w:r w:rsidRPr="5A3751B5">
        <w:rPr>
          <w:rFonts w:ascii="Garamond" w:hAnsi="Garamond"/>
          <w:color w:val="000000" w:themeColor="text1"/>
        </w:rPr>
        <w:t>«Detenção caseira», a</w:t>
      </w:r>
      <w:del w:id="592" w:author="Nádia Silvestre" w:date="2026-09-21T21:28:00Z" w16du:dateUtc="2026-09-21T21:28:10Z">
        <w:r w:rsidRPr="5A3751B5" w:rsidDel="00C36ACA">
          <w:rPr>
            <w:rFonts w:ascii="Garamond" w:hAnsi="Garamond"/>
            <w:color w:val="000000" w:themeColor="text1"/>
          </w:rPr>
          <w:delText xml:space="preserve"> </w:delText>
        </w:r>
      </w:del>
      <w:r w:rsidR="00C36ACA" w:rsidRPr="5A3751B5">
        <w:rPr>
          <w:rFonts w:ascii="Garamond" w:hAnsi="Garamond"/>
          <w:color w:val="000000" w:themeColor="text1"/>
        </w:rPr>
        <w:t>detenção</w:t>
      </w:r>
      <w:del w:id="593" w:author="Nádia Silvestre" w:date="2026-09-21T21:28:00Z" w16du:dateUtc="2026-09-21T21:28:10Z">
        <w:r w:rsidRPr="5A3751B5" w:rsidDel="00C36ACA">
          <w:rPr>
            <w:rFonts w:ascii="Garamond" w:hAnsi="Garamond"/>
            <w:color w:val="000000" w:themeColor="text1"/>
          </w:rPr>
          <w:delText xml:space="preserve"> livre,</w:delText>
        </w:r>
      </w:del>
      <w:r w:rsidRPr="5A3751B5">
        <w:rPr>
          <w:rFonts w:ascii="Garamond" w:hAnsi="Garamond"/>
          <w:color w:val="000000" w:themeColor="text1"/>
        </w:rPr>
        <w:t xml:space="preserve"> de um número reduzido de espécies pecuárias não cinegéticas, por pessoa singular ou coletiva, isenta de licenciamento no </w:t>
      </w:r>
      <w:r w:rsidR="2407C1A8" w:rsidRPr="5A3751B5">
        <w:rPr>
          <w:rFonts w:ascii="Garamond" w:hAnsi="Garamond"/>
          <w:color w:val="000000" w:themeColor="text1"/>
        </w:rPr>
        <w:t>CLAE</w:t>
      </w:r>
      <w:r w:rsidRPr="5A3751B5">
        <w:rPr>
          <w:rFonts w:ascii="Garamond" w:hAnsi="Garamond"/>
          <w:color w:val="000000" w:themeColor="text1"/>
        </w:rPr>
        <w:t>, mas sujeita a</w:t>
      </w:r>
      <w:r w:rsidR="7CF3DD9A" w:rsidRPr="5A3751B5">
        <w:rPr>
          <w:rFonts w:ascii="Garamond" w:hAnsi="Garamond"/>
          <w:color w:val="000000" w:themeColor="text1"/>
        </w:rPr>
        <w:t>os limites e à obrigação de</w:t>
      </w:r>
      <w:r w:rsidRPr="5A3751B5">
        <w:rPr>
          <w:rFonts w:ascii="Garamond" w:hAnsi="Garamond"/>
          <w:color w:val="000000" w:themeColor="text1"/>
        </w:rPr>
        <w:t xml:space="preserve"> registo no</w:t>
      </w:r>
      <w:r w:rsidR="69BC80E4" w:rsidRPr="5A3751B5">
        <w:rPr>
          <w:rFonts w:ascii="Garamond" w:hAnsi="Garamond"/>
          <w:color w:val="000000" w:themeColor="text1"/>
        </w:rPr>
        <w:t>s termos do</w:t>
      </w:r>
      <w:r w:rsidRPr="5A3751B5">
        <w:rPr>
          <w:rFonts w:ascii="Garamond" w:hAnsi="Garamond"/>
          <w:color w:val="000000" w:themeColor="text1"/>
        </w:rPr>
        <w:t xml:space="preserve"> Sistema Nacional de Identificação e Registo Animal (SNIRA), </w:t>
      </w:r>
      <w:r w:rsidR="2116B12B" w:rsidRPr="5A3751B5">
        <w:rPr>
          <w:rFonts w:ascii="Garamond" w:hAnsi="Garamond"/>
          <w:color w:val="000000" w:themeColor="text1"/>
        </w:rPr>
        <w:t>considerando-se que a posse desses animais tem o objetivo de lazer ou abastecimento do seu detentor com exceção das aves e leporídeos que poderão ser comercializados nos mercados locais de produtores</w:t>
      </w:r>
      <w:r w:rsidR="37DFD347" w:rsidRPr="5A3751B5">
        <w:rPr>
          <w:rFonts w:ascii="Garamond" w:hAnsi="Garamond"/>
          <w:color w:val="000000" w:themeColor="text1"/>
        </w:rPr>
        <w:t>;</w:t>
      </w:r>
      <w:commentRangeEnd w:id="588"/>
      <w:r w:rsidRPr="00FC7A70">
        <w:rPr>
          <w:rStyle w:val="Refdecomentrio"/>
          <w:rFonts w:ascii="Garamond" w:hAnsi="Garamond"/>
          <w:color w:val="000000" w:themeColor="text1"/>
          <w:sz w:val="24"/>
          <w:szCs w:val="22"/>
        </w:rPr>
        <w:commentReference w:id="588"/>
      </w:r>
      <w:commentRangeEnd w:id="589"/>
      <w:r w:rsidRPr="00FC7A70">
        <w:rPr>
          <w:rStyle w:val="Refdecomentrio"/>
          <w:rFonts w:ascii="Garamond" w:hAnsi="Garamond"/>
          <w:color w:val="000000" w:themeColor="text1"/>
          <w:sz w:val="24"/>
          <w:szCs w:val="22"/>
        </w:rPr>
        <w:commentReference w:id="589"/>
      </w:r>
      <w:commentRangeEnd w:id="590"/>
      <w:r w:rsidRPr="00FC7A70">
        <w:rPr>
          <w:rStyle w:val="Refdecomentrio"/>
          <w:rFonts w:ascii="Garamond" w:hAnsi="Garamond"/>
          <w:color w:val="000000" w:themeColor="text1"/>
          <w:sz w:val="24"/>
          <w:szCs w:val="22"/>
        </w:rPr>
        <w:commentReference w:id="590"/>
      </w:r>
      <w:commentRangeEnd w:id="591"/>
      <w:r w:rsidRPr="00FC7A70">
        <w:rPr>
          <w:rStyle w:val="Refdecomentrio"/>
          <w:rFonts w:ascii="Garamond" w:hAnsi="Garamond"/>
          <w:color w:val="000000" w:themeColor="text1"/>
          <w:sz w:val="24"/>
          <w:szCs w:val="22"/>
        </w:rPr>
        <w:commentReference w:id="591"/>
      </w:r>
    </w:p>
    <w:p w14:paraId="2B3C499F" w14:textId="23330412" w:rsidR="00030A2F" w:rsidRPr="00FC7A70" w:rsidRDefault="4852459B" w:rsidP="482EA073">
      <w:pPr>
        <w:pStyle w:val="PargrafodaLista"/>
        <w:widowControl w:val="0"/>
        <w:numPr>
          <w:ilvl w:val="0"/>
          <w:numId w:val="223"/>
        </w:numPr>
        <w:spacing w:after="120"/>
        <w:ind w:left="851" w:hanging="284"/>
        <w:contextualSpacing w:val="0"/>
        <w:rPr>
          <w:ins w:id="594" w:author="Nádia Silvestre" w:date="2026-09-21T18:04:00Z" w16du:dateUtc="2026-09-21T18:04:34Z"/>
          <w:rFonts w:ascii="Garamond" w:hAnsi="Garamond"/>
          <w:color w:val="000000" w:themeColor="text1"/>
        </w:rPr>
      </w:pPr>
      <w:r w:rsidRPr="482EA073">
        <w:rPr>
          <w:rFonts w:ascii="Garamond" w:hAnsi="Garamond"/>
          <w:color w:val="000000" w:themeColor="text1"/>
        </w:rPr>
        <w:t>«Efetivo pecuário», o número de animais mantidos numa exploração num dado momento ou período de tempo e que deve ser expresso em cabeças naturais, por espécie;</w:t>
      </w:r>
    </w:p>
    <w:p w14:paraId="72AB1BD2" w14:textId="36B6A613" w:rsidR="6CA8C899" w:rsidRDefault="6CA8C899" w:rsidP="482EA073">
      <w:pPr>
        <w:pStyle w:val="PargrafodaLista"/>
        <w:widowControl w:val="0"/>
        <w:numPr>
          <w:ilvl w:val="0"/>
          <w:numId w:val="223"/>
        </w:numPr>
        <w:spacing w:after="120"/>
        <w:ind w:left="851" w:hanging="284"/>
        <w:contextualSpacing w:val="0"/>
        <w:rPr>
          <w:rFonts w:ascii="Garamond" w:hAnsi="Garamond"/>
          <w:color w:val="000000" w:themeColor="text1"/>
        </w:rPr>
      </w:pPr>
      <w:ins w:id="595" w:author="Nádia Silvestre" w:date="2026-09-21T18:04:00Z" w16du:dateUtc="2026-09-21T18:04:58Z">
        <w:r w:rsidRPr="482EA073">
          <w:rPr>
            <w:rFonts w:ascii="Garamond" w:hAnsi="Garamond"/>
            <w:color w:val="000000" w:themeColor="text1"/>
          </w:rPr>
          <w:t xml:space="preserve">Efluentes Pecuários:  o </w:t>
        </w:r>
      </w:ins>
      <w:ins w:id="596" w:author="Nádia Silvestre" w:date="2026-09-21T18:05:00Z" w16du:dateUtc="2026-09-21T18:05:12Z">
        <w:r w:rsidRPr="482EA073">
          <w:rPr>
            <w:rFonts w:ascii="Garamond" w:hAnsi="Garamond"/>
            <w:color w:val="000000" w:themeColor="text1"/>
          </w:rPr>
          <w:t xml:space="preserve">estrume e </w:t>
        </w:r>
      </w:ins>
      <w:ins w:id="597" w:author="Nádia Silvestre" w:date="2026-09-23T10:27:00Z" w16du:dateUtc="2026-09-23T10:27:07Z">
        <w:r w:rsidR="46EFEDF4" w:rsidRPr="482EA073">
          <w:rPr>
            <w:rFonts w:ascii="Garamond" w:hAnsi="Garamond"/>
            <w:color w:val="000000" w:themeColor="text1"/>
          </w:rPr>
          <w:t xml:space="preserve">o </w:t>
        </w:r>
      </w:ins>
      <w:ins w:id="598" w:author="Nádia Silvestre" w:date="2026-09-21T18:05:00Z" w16du:dateUtc="2026-09-21T18:05:12Z">
        <w:r w:rsidRPr="482EA073">
          <w:rPr>
            <w:rFonts w:ascii="Garamond" w:hAnsi="Garamond"/>
            <w:color w:val="000000" w:themeColor="text1"/>
          </w:rPr>
          <w:t>chorume;</w:t>
        </w:r>
      </w:ins>
    </w:p>
    <w:p w14:paraId="04CCFB3A" w14:textId="20D9372C" w:rsidR="009941B4" w:rsidRPr="00FC7A70" w:rsidRDefault="009941B4"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«Estabelecimento pecuário», qualquer tipo de instalação, estrutura ou, no caso da agricultura ao ar livre, qualquer ambiente ou local onde são detidos animais ou produtos germinais, temporária ou permanentemente, excetuando, casas particulares onde sejam detidos animais de companhia e consultórios ou clínicas veterinárias.</w:t>
      </w:r>
    </w:p>
    <w:p w14:paraId="107E7224" w14:textId="68534668"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«Instalação pecuária» qualquer instalação, edifício ou grupo de edifícios, </w:t>
      </w:r>
      <w:r w:rsidR="00144AEF" w:rsidRPr="00FC7A70">
        <w:rPr>
          <w:rFonts w:ascii="Garamond" w:hAnsi="Garamond"/>
          <w:color w:val="000000" w:themeColor="text1"/>
          <w:szCs w:val="24"/>
        </w:rPr>
        <w:t>unidades intermédias de efluentes pecuários</w:t>
      </w:r>
      <w:r w:rsidRPr="00FC7A70">
        <w:rPr>
          <w:rFonts w:ascii="Garamond" w:hAnsi="Garamond"/>
          <w:color w:val="000000" w:themeColor="text1"/>
          <w:szCs w:val="24"/>
        </w:rPr>
        <w:t>, unidades de compostagem e de produção de biogás, de efluentes pecuários na aceção do Regulamento (CE) n.º 1069/2009, do Parlamento Europeu e do Conselho, de 21 de outubro, estruturas anexas da exploração e locais não completamente fechados ou cobertos, bem como instalações móveis, estruturas ou parques que alterem ou inutilizem o uso do solo, onde os animais ou os efluentes pecuários podem ser mantidos ou manipulados, nomeadamente os pavilhões destinados a alojar os animais, os parques de recria ou de maneio, com exceção das superfícies de pastoreio;</w:t>
      </w:r>
    </w:p>
    <w:p w14:paraId="5DED998E" w14:textId="77777777"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«Núcleo de produção (NP)» a estrutura produtiva, integrada numa exploração pecuária, orientada para a produção ou detenção de animais de uma espécie pecuária ou de um tipo de produção, sujeita a maneio produtivo e sanitário próprio e segregado das restantes atividades da exploração;</w:t>
      </w:r>
    </w:p>
    <w:p w14:paraId="3B9B5759" w14:textId="694D23C5" w:rsidR="00D43EEC" w:rsidRPr="00FC7A70" w:rsidRDefault="00D43EEC" w:rsidP="52D13900">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Plano de Produção»</w:t>
      </w:r>
      <w:r w:rsidR="00050726" w:rsidRPr="00FC7A70">
        <w:rPr>
          <w:rFonts w:ascii="Garamond" w:hAnsi="Garamond"/>
          <w:color w:val="000000" w:themeColor="text1"/>
          <w:szCs w:val="24"/>
        </w:rPr>
        <w:t xml:space="preserve">, </w:t>
      </w:r>
      <w:r w:rsidRPr="00FC7A70">
        <w:rPr>
          <w:rFonts w:ascii="Garamond" w:hAnsi="Garamond"/>
          <w:color w:val="000000" w:themeColor="text1"/>
          <w:szCs w:val="24"/>
        </w:rPr>
        <w:t xml:space="preserve">o documento técnico elaborado pelo </w:t>
      </w:r>
      <w:commentRangeStart w:id="599"/>
      <w:r w:rsidRPr="00FC7A70">
        <w:rPr>
          <w:rFonts w:ascii="Garamond" w:hAnsi="Garamond"/>
          <w:color w:val="000000" w:themeColor="text1"/>
          <w:szCs w:val="24"/>
        </w:rPr>
        <w:t>médico</w:t>
      </w:r>
      <w:commentRangeEnd w:id="599"/>
      <w:r w:rsidRPr="00FC7A70">
        <w:rPr>
          <w:rStyle w:val="Refdecomentrio"/>
          <w:rFonts w:ascii="Garamond" w:hAnsi="Garamond"/>
          <w:color w:val="000000" w:themeColor="text1"/>
          <w:sz w:val="24"/>
          <w:szCs w:val="24"/>
        </w:rPr>
        <w:commentReference w:id="599"/>
      </w:r>
      <w:r w:rsidRPr="00FC7A70">
        <w:rPr>
          <w:rFonts w:ascii="Garamond" w:hAnsi="Garamond"/>
          <w:color w:val="000000" w:themeColor="text1"/>
          <w:szCs w:val="24"/>
        </w:rPr>
        <w:t xml:space="preserve"> veterinário responsável sanitário, que carateriza a organização produtiva da exploração pecuária, designadamente a estrutura do efetivo e o sistema de produção em cumprimento das normas sanitárias e de bem-estar animal, e que determina a capacidade instalada;   </w:t>
      </w:r>
    </w:p>
    <w:p w14:paraId="7F28CB8D" w14:textId="77777777" w:rsidR="00C11EEC" w:rsidRPr="00FC7A70" w:rsidRDefault="00C11EEC" w:rsidP="009D590A">
      <w:pPr>
        <w:pStyle w:val="PargrafodaLista"/>
        <w:widowControl w:val="0"/>
        <w:numPr>
          <w:ilvl w:val="0"/>
          <w:numId w:val="223"/>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«Produção pecuária extensiva» a que utiliza o pastoreio no seu processo produtivo e cujo encabeçamento não ultrapasse 1,4 CN/hectare, podendo este valor ser estendido até 2,8 CN/hectare desde que sejam assegurados dois terços das necessidades alimentares do efetivo em pastoreio, bem como a que desenvolve a atividade pecuária com baixa intensidade produtiva ou com baixa densidade animal, no caso das espécies pecuárias não herbívoras;</w:t>
      </w:r>
    </w:p>
    <w:p w14:paraId="1E06D886" w14:textId="353DCB3E" w:rsidR="005812BB" w:rsidRPr="00FC7A70" w:rsidRDefault="00C11EEC" w:rsidP="5A3751B5">
      <w:pPr>
        <w:pStyle w:val="PargrafodaLista"/>
        <w:widowControl w:val="0"/>
        <w:numPr>
          <w:ilvl w:val="0"/>
          <w:numId w:val="223"/>
        </w:numPr>
        <w:spacing w:after="120"/>
        <w:ind w:left="851" w:hanging="284"/>
        <w:contextualSpacing w:val="0"/>
        <w:rPr>
          <w:rFonts w:ascii="Garamond" w:hAnsi="Garamond"/>
          <w:color w:val="000000" w:themeColor="text1"/>
        </w:rPr>
      </w:pPr>
      <w:r w:rsidRPr="5A3751B5">
        <w:rPr>
          <w:rFonts w:ascii="Garamond" w:hAnsi="Garamond"/>
          <w:color w:val="000000" w:themeColor="text1"/>
        </w:rPr>
        <w:t xml:space="preserve">«Produção pecuária intensiva» o sistema de produção que não </w:t>
      </w:r>
      <w:commentRangeStart w:id="600"/>
      <w:r w:rsidRPr="5A3751B5">
        <w:rPr>
          <w:rFonts w:ascii="Garamond" w:hAnsi="Garamond"/>
          <w:color w:val="000000" w:themeColor="text1"/>
        </w:rPr>
        <w:t>seja</w:t>
      </w:r>
      <w:commentRangeEnd w:id="600"/>
      <w:r w:rsidRPr="5A3751B5">
        <w:rPr>
          <w:rStyle w:val="Refdecomentrio"/>
          <w:rFonts w:ascii="Garamond" w:hAnsi="Garamond"/>
          <w:color w:val="000000" w:themeColor="text1"/>
          <w:sz w:val="24"/>
          <w:szCs w:val="22"/>
        </w:rPr>
        <w:commentReference w:id="600"/>
      </w:r>
      <w:r w:rsidRPr="5A3751B5">
        <w:rPr>
          <w:rFonts w:ascii="Garamond" w:hAnsi="Garamond"/>
          <w:color w:val="000000" w:themeColor="text1"/>
        </w:rPr>
        <w:t xml:space="preserve"> enquadrável na produção extensiva</w:t>
      </w:r>
      <w:r w:rsidR="00E3359C" w:rsidRPr="5A3751B5">
        <w:rPr>
          <w:rFonts w:ascii="Garamond" w:hAnsi="Garamond"/>
          <w:color w:val="000000" w:themeColor="text1"/>
        </w:rPr>
        <w:t>;</w:t>
      </w:r>
    </w:p>
    <w:p w14:paraId="4613162E" w14:textId="45D76868" w:rsidR="00E3359C" w:rsidRPr="00FC7A70" w:rsidRDefault="42347A11" w:rsidP="482EA073">
      <w:pPr>
        <w:pStyle w:val="PargrafodaLista"/>
        <w:widowControl w:val="0"/>
        <w:numPr>
          <w:ilvl w:val="0"/>
          <w:numId w:val="223"/>
        </w:numPr>
        <w:spacing w:after="120"/>
        <w:ind w:left="851" w:hanging="284"/>
        <w:contextualSpacing w:val="0"/>
        <w:rPr>
          <w:ins w:id="601" w:author="Nádia Silvestre" w:date="2026-09-21T17:16:00Z" w16du:dateUtc="2026-09-21T17:16:52Z"/>
          <w:rFonts w:ascii="Garamond" w:hAnsi="Garamond"/>
          <w:color w:val="000000" w:themeColor="text1"/>
        </w:rPr>
      </w:pPr>
      <w:r w:rsidRPr="482EA073">
        <w:rPr>
          <w:rFonts w:ascii="Garamond" w:hAnsi="Garamond"/>
          <w:color w:val="000000" w:themeColor="text1"/>
        </w:rPr>
        <w:t>«Subprodutos animais», os corpos inteiros ou partes de animais mortos</w:t>
      </w:r>
      <w:commentRangeStart w:id="602"/>
      <w:r w:rsidRPr="482EA073">
        <w:rPr>
          <w:rFonts w:ascii="Garamond" w:hAnsi="Garamond"/>
          <w:color w:val="000000" w:themeColor="text1"/>
        </w:rPr>
        <w:t>,</w:t>
      </w:r>
      <w:commentRangeEnd w:id="602"/>
      <w:r w:rsidR="00E3359C" w:rsidRPr="482EA073">
        <w:rPr>
          <w:rStyle w:val="Refdecomentrio"/>
          <w:rFonts w:ascii="Garamond" w:hAnsi="Garamond"/>
          <w:color w:val="000000" w:themeColor="text1"/>
          <w:sz w:val="24"/>
          <w:szCs w:val="22"/>
        </w:rPr>
        <w:commentReference w:id="602"/>
      </w:r>
      <w:r w:rsidRPr="482EA073">
        <w:rPr>
          <w:rFonts w:ascii="Garamond" w:hAnsi="Garamond"/>
          <w:color w:val="000000" w:themeColor="text1"/>
        </w:rPr>
        <w:t xml:space="preserve"> produtos de origem animal e outros produtos que provenham de animais que não se destinam ao consumo humano, incluindo oócitos, embriões e sémen.</w:t>
      </w:r>
    </w:p>
    <w:p w14:paraId="402F5A2A" w14:textId="0D0021E0" w:rsidR="482EA073" w:rsidRDefault="482EA073">
      <w:pPr>
        <w:widowControl w:val="0"/>
        <w:spacing w:after="120"/>
        <w:rPr>
          <w:ins w:id="603" w:author="Nádia Silvestre" w:date="2026-09-21T17:17:00Z" w16du:dateUtc="2026-09-21T17:17:58Z"/>
          <w:rFonts w:ascii="Garamond" w:hAnsi="Garamond"/>
          <w:color w:val="000000" w:themeColor="text1"/>
        </w:rPr>
        <w:pPrChange w:id="604" w:author="Nádia Silvestre" w:date="2026-09-21T17:17:00Z">
          <w:pPr>
            <w:pStyle w:val="PargrafodaLista"/>
            <w:widowControl w:val="0"/>
            <w:numPr>
              <w:numId w:val="223"/>
            </w:numPr>
            <w:spacing w:after="120"/>
            <w:ind w:left="851" w:hanging="284"/>
            <w:contextualSpacing w:val="0"/>
          </w:pPr>
        </w:pPrChange>
      </w:pPr>
    </w:p>
    <w:p w14:paraId="775E0D81" w14:textId="771CCA39" w:rsidR="1942A372" w:rsidRDefault="1942A372">
      <w:pPr>
        <w:pStyle w:val="PargrafodaLista"/>
        <w:shd w:val="clear" w:color="auto" w:fill="FFFFFF" w:themeFill="background1"/>
        <w:spacing w:after="0"/>
        <w:ind w:left="360"/>
        <w:jc w:val="center"/>
        <w:rPr>
          <w:ins w:id="605" w:author="Nádia Silvestre" w:date="2026-09-21T17:18:00Z" w16du:dateUtc="2026-09-21T17:18:27Z"/>
          <w:rFonts w:ascii="Garamond" w:eastAsia="Garamond" w:hAnsi="Garamond" w:cs="Garamond"/>
          <w:color w:val="000000" w:themeColor="text1"/>
          <w:szCs w:val="24"/>
        </w:rPr>
        <w:pPrChange w:id="606" w:author="Nádia Silvestre" w:date="2026-09-21T17:18:00Z">
          <w:pPr/>
        </w:pPrChange>
      </w:pPr>
      <w:ins w:id="607" w:author="Nádia Silvestre" w:date="2026-09-21T17:19:00Z" w16du:dateUtc="2026-09-21T17:19:15Z">
        <w:r w:rsidRPr="482EA073">
          <w:rPr>
            <w:rFonts w:ascii="Garamond" w:eastAsia="Garamond" w:hAnsi="Garamond" w:cs="Garamond"/>
            <w:color w:val="000000" w:themeColor="text1"/>
            <w:szCs w:val="24"/>
          </w:rPr>
          <w:t xml:space="preserve">Artigo </w:t>
        </w:r>
      </w:ins>
      <w:ins w:id="608" w:author="Nádia Silvestre" w:date="2026-09-22T15:55:00Z" w16du:dateUtc="2026-09-22T15:55:17Z">
        <w:r w:rsidR="00D66697" w:rsidRPr="482EA073">
          <w:rPr>
            <w:rFonts w:ascii="Garamond" w:eastAsia="Garamond" w:hAnsi="Garamond" w:cs="Garamond"/>
            <w:color w:val="000000" w:themeColor="text1"/>
            <w:szCs w:val="24"/>
          </w:rPr>
          <w:t>49.º</w:t>
        </w:r>
      </w:ins>
    </w:p>
    <w:p w14:paraId="041F0A38" w14:textId="77F2FBDC" w:rsidR="1942A372" w:rsidRDefault="1942A372">
      <w:pPr>
        <w:spacing w:after="120"/>
        <w:jc w:val="center"/>
        <w:rPr>
          <w:ins w:id="609" w:author="Nádia Silvestre" w:date="2026-09-21T17:18:00Z" w16du:dateUtc="2026-09-21T17:18:27Z"/>
          <w:rFonts w:ascii="Garamond" w:eastAsia="Garamond" w:hAnsi="Garamond" w:cs="Garamond"/>
          <w:color w:val="000000" w:themeColor="text1"/>
          <w:szCs w:val="24"/>
        </w:rPr>
        <w:pPrChange w:id="610" w:author="Nádia Silvestre" w:date="2026-09-21T17:18:00Z">
          <w:pPr>
            <w:numPr>
              <w:numId w:val="13"/>
            </w:numPr>
            <w:ind w:left="720" w:hanging="360"/>
          </w:pPr>
        </w:pPrChange>
      </w:pPr>
      <w:ins w:id="611" w:author="Nádia Silvestre" w:date="2026-09-21T17:18:00Z" w16du:dateUtc="2026-09-21T17:18:27Z">
        <w:r w:rsidRPr="482EA073">
          <w:rPr>
            <w:rFonts w:ascii="Garamond" w:eastAsia="Garamond" w:hAnsi="Garamond" w:cs="Garamond"/>
            <w:color w:val="000000" w:themeColor="text1"/>
            <w:szCs w:val="24"/>
          </w:rPr>
          <w:t>Detenção caseira</w:t>
        </w:r>
      </w:ins>
    </w:p>
    <w:p w14:paraId="43C1F6F0" w14:textId="71F35800" w:rsidR="1942A372" w:rsidRDefault="1942A372">
      <w:pPr>
        <w:shd w:val="clear" w:color="auto" w:fill="FFFFFF" w:themeFill="background1"/>
        <w:spacing w:after="0"/>
        <w:rPr>
          <w:ins w:id="612" w:author="Nádia Silvestre" w:date="2026-09-21T17:18:00Z" w16du:dateUtc="2026-09-21T17:18:27Z"/>
          <w:rFonts w:ascii="Garamond" w:eastAsia="Garamond" w:hAnsi="Garamond" w:cs="Garamond"/>
          <w:color w:val="272B30"/>
          <w:szCs w:val="24"/>
        </w:rPr>
        <w:pPrChange w:id="613" w:author="Nádia Silvestre" w:date="2026-09-21T17:18:00Z">
          <w:pPr/>
        </w:pPrChange>
      </w:pPr>
      <w:ins w:id="614" w:author="Nádia Silvestre" w:date="2026-09-21T17:18:00Z" w16du:dateUtc="2026-09-21T17:18:27Z">
        <w:r w:rsidRPr="482EA073">
          <w:rPr>
            <w:rFonts w:ascii="Garamond" w:eastAsia="Garamond" w:hAnsi="Garamond" w:cs="Garamond"/>
            <w:color w:val="272B30"/>
            <w:szCs w:val="24"/>
          </w:rPr>
          <w:t>1 - A detenção caseira de animais apenas é considerada quando a capacidade instalada da exploração não exceda 3 CN, não podendo, em qualquer caso, ser excedido o limite de 2 CN por espécie pecuária.</w:t>
        </w:r>
      </w:ins>
    </w:p>
    <w:p w14:paraId="03D0C969" w14:textId="417E68A4" w:rsidR="1942A372" w:rsidRDefault="1942A372">
      <w:pPr>
        <w:shd w:val="clear" w:color="auto" w:fill="FFFFFF" w:themeFill="background1"/>
        <w:spacing w:after="0"/>
        <w:rPr>
          <w:ins w:id="615" w:author="Nádia Silvestre" w:date="2026-09-21T17:18:00Z" w16du:dateUtc="2026-09-21T17:18:27Z"/>
          <w:rFonts w:ascii="Garamond" w:eastAsia="Garamond" w:hAnsi="Garamond" w:cs="Garamond"/>
          <w:color w:val="272B30"/>
          <w:szCs w:val="24"/>
        </w:rPr>
        <w:pPrChange w:id="616" w:author="Nádia Silvestre" w:date="2026-09-21T17:18:00Z">
          <w:pPr/>
        </w:pPrChange>
      </w:pPr>
      <w:ins w:id="617" w:author="Nádia Silvestre" w:date="2026-09-21T17:18:00Z" w16du:dateUtc="2026-09-21T17:18:27Z">
        <w:r w:rsidRPr="482EA073">
          <w:rPr>
            <w:rFonts w:ascii="Garamond" w:eastAsia="Garamond" w:hAnsi="Garamond" w:cs="Garamond"/>
            <w:color w:val="272B30"/>
            <w:szCs w:val="24"/>
          </w:rPr>
          <w:t>2 - Tendo em consideração potenciais riscos ou condições sanitárias excecionais, o diretor-geral de Veterinária pode determinar o recenseamento obrigatório como atividade pecuária da classe 3, por espécie ou por região, os detentores de animais de uma ou mais espécies pecuárias mantidas como detenção caseira ao abrigo do disposto no número anterior.</w:t>
        </w:r>
      </w:ins>
    </w:p>
    <w:p w14:paraId="7FE77A5D" w14:textId="10EB4D1B" w:rsidR="482EA073" w:rsidRDefault="482EA073">
      <w:pPr>
        <w:shd w:val="clear" w:color="auto" w:fill="FFFFFF" w:themeFill="background1"/>
        <w:spacing w:after="0"/>
        <w:rPr>
          <w:ins w:id="618" w:author="Nádia Silvestre" w:date="2026-09-21T17:20:00Z" w16du:dateUtc="2026-09-21T17:20:12Z"/>
          <w:rFonts w:ascii="Garamond" w:eastAsia="Garamond" w:hAnsi="Garamond" w:cs="Garamond"/>
          <w:color w:val="272B30"/>
          <w:szCs w:val="24"/>
        </w:rPr>
        <w:pPrChange w:id="619" w:author="Nádia Silvestre" w:date="2026-09-21T17:18:00Z">
          <w:pPr/>
        </w:pPrChange>
      </w:pPr>
    </w:p>
    <w:p w14:paraId="2BC5C509" w14:textId="52CC9F9D" w:rsidR="1942A372" w:rsidRDefault="1942A372">
      <w:pPr>
        <w:shd w:val="clear" w:color="auto" w:fill="FFFFFF" w:themeFill="background1"/>
        <w:spacing w:after="0"/>
        <w:jc w:val="center"/>
        <w:rPr>
          <w:ins w:id="620" w:author="Nádia Silvestre" w:date="2026-09-21T17:20:00Z" w16du:dateUtc="2026-09-21T17:20:26Z"/>
          <w:rFonts w:ascii="Garamond" w:eastAsia="Garamond" w:hAnsi="Garamond" w:cs="Garamond"/>
          <w:color w:val="272B30"/>
          <w:szCs w:val="24"/>
        </w:rPr>
        <w:pPrChange w:id="621" w:author="Nádia Silvestre" w:date="2026-09-21T17:20:00Z">
          <w:pPr>
            <w:shd w:val="clear" w:color="auto" w:fill="FFFFFF" w:themeFill="background1"/>
            <w:spacing w:after="0"/>
          </w:pPr>
        </w:pPrChange>
      </w:pPr>
      <w:ins w:id="622" w:author="Nádia Silvestre" w:date="2026-09-21T17:20:00Z" w16du:dateUtc="2026-09-21T17:20:25Z">
        <w:r w:rsidRPr="482EA073">
          <w:rPr>
            <w:rFonts w:ascii="Garamond" w:eastAsia="Garamond" w:hAnsi="Garamond" w:cs="Garamond"/>
            <w:color w:val="272B30"/>
            <w:szCs w:val="24"/>
          </w:rPr>
          <w:t xml:space="preserve">Artigo </w:t>
        </w:r>
      </w:ins>
      <w:ins w:id="623" w:author="Nádia Silvestre" w:date="2026-09-22T15:55:00Z" w16du:dateUtc="2026-09-22T15:55:27Z">
        <w:r w:rsidR="172A33DE" w:rsidRPr="482EA073">
          <w:rPr>
            <w:rFonts w:ascii="Garamond" w:eastAsia="Garamond" w:hAnsi="Garamond" w:cs="Garamond"/>
            <w:color w:val="272B30"/>
            <w:szCs w:val="24"/>
          </w:rPr>
          <w:t>50.º</w:t>
        </w:r>
      </w:ins>
    </w:p>
    <w:p w14:paraId="3CB7ED9E" w14:textId="4B9F5F56" w:rsidR="1942A372" w:rsidRDefault="1942A372">
      <w:pPr>
        <w:shd w:val="clear" w:color="auto" w:fill="FFFFFF" w:themeFill="background1"/>
        <w:spacing w:after="0"/>
        <w:jc w:val="center"/>
        <w:rPr>
          <w:ins w:id="624" w:author="Nádia Silvestre" w:date="2026-09-21T17:20:00Z" w16du:dateUtc="2026-09-21T17:20:12Z"/>
          <w:rFonts w:ascii="Garamond" w:eastAsia="Garamond" w:hAnsi="Garamond" w:cs="Garamond"/>
          <w:color w:val="272B30"/>
          <w:szCs w:val="24"/>
        </w:rPr>
        <w:pPrChange w:id="625" w:author="Nádia Silvestre" w:date="2026-09-21T17:20:00Z">
          <w:pPr>
            <w:shd w:val="clear" w:color="auto" w:fill="FFFFFF" w:themeFill="background1"/>
            <w:spacing w:after="0"/>
          </w:pPr>
        </w:pPrChange>
      </w:pPr>
      <w:ins w:id="626" w:author="Nádia Silvestre" w:date="2026-09-21T17:20:00Z" w16du:dateUtc="2026-09-21T17:20:29Z">
        <w:r w:rsidRPr="482EA073">
          <w:rPr>
            <w:rFonts w:ascii="Garamond" w:eastAsia="Garamond" w:hAnsi="Garamond" w:cs="Garamond"/>
            <w:color w:val="272B30"/>
            <w:szCs w:val="24"/>
          </w:rPr>
          <w:t>Regulamentação</w:t>
        </w:r>
      </w:ins>
    </w:p>
    <w:p w14:paraId="196F94D5" w14:textId="291A04B0" w:rsidR="482EA073" w:rsidRDefault="482EA073" w:rsidP="482EA073">
      <w:pPr>
        <w:shd w:val="clear" w:color="auto" w:fill="FFFFFF" w:themeFill="background1"/>
        <w:spacing w:after="0"/>
        <w:rPr>
          <w:ins w:id="627" w:author="Nádia Silvestre" w:date="2026-09-21T17:18:00Z" w16du:dateUtc="2026-09-21T17:18:27Z"/>
          <w:rFonts w:ascii="Garamond" w:eastAsia="Garamond" w:hAnsi="Garamond" w:cs="Garamond"/>
          <w:color w:val="272B30"/>
          <w:szCs w:val="24"/>
        </w:rPr>
      </w:pPr>
    </w:p>
    <w:p w14:paraId="52F05484" w14:textId="2A163186" w:rsidR="1942A372" w:rsidRDefault="1942A372">
      <w:pPr>
        <w:pStyle w:val="PargrafodaLista"/>
        <w:numPr>
          <w:ilvl w:val="0"/>
          <w:numId w:val="9"/>
        </w:numPr>
        <w:spacing w:after="0"/>
        <w:rPr>
          <w:ins w:id="628" w:author="Nádia Silvestre" w:date="2026-09-21T17:20:00Z" w16du:dateUtc="2026-09-21T17:20:05Z"/>
          <w:rFonts w:ascii="Garamond" w:eastAsia="Garamond" w:hAnsi="Garamond" w:cs="Garamond"/>
          <w:color w:val="000000" w:themeColor="text1"/>
          <w:szCs w:val="24"/>
        </w:rPr>
        <w:pPrChange w:id="629" w:author="Nádia Silvestre" w:date="2026-09-21T17:20:00Z">
          <w:pPr/>
        </w:pPrChange>
      </w:pPr>
      <w:ins w:id="630" w:author="Nádia Silvestre" w:date="2026-09-21T17:20:00Z" w16du:dateUtc="2026-09-21T17:20:05Z">
        <w:r w:rsidRPr="482EA073">
          <w:rPr>
            <w:rFonts w:ascii="Garamond" w:eastAsia="Garamond" w:hAnsi="Garamond" w:cs="Garamond"/>
            <w:color w:val="000000" w:themeColor="text1"/>
            <w:szCs w:val="24"/>
          </w:rPr>
          <w:t>São definidas por portaria do membro do Governo responsável pelas áreas da agricultura e do desenvolvimento rural as normas regulamentares aplicáveis à detenção e produção pecuária ou atividades complementares das seguintes espécies de animais:</w:t>
        </w:r>
      </w:ins>
    </w:p>
    <w:p w14:paraId="23DA0A3C" w14:textId="556BA168" w:rsidR="1942A372" w:rsidRDefault="1942A372">
      <w:pPr>
        <w:pStyle w:val="PargrafodaLista"/>
        <w:spacing w:after="0"/>
        <w:rPr>
          <w:ins w:id="631" w:author="Nádia Silvestre" w:date="2026-09-21T17:20:00Z" w16du:dateUtc="2026-09-21T17:20:05Z"/>
          <w:rFonts w:ascii="Garamond" w:eastAsia="Garamond" w:hAnsi="Garamond" w:cs="Garamond"/>
          <w:color w:val="000000" w:themeColor="text1"/>
          <w:szCs w:val="24"/>
        </w:rPr>
        <w:pPrChange w:id="632" w:author="Nádia Silvestre" w:date="2026-09-21T17:20:00Z">
          <w:pPr/>
        </w:pPrChange>
      </w:pPr>
      <w:ins w:id="633" w:author="Nádia Silvestre" w:date="2026-09-21T17:20:00Z" w16du:dateUtc="2026-09-21T17:20:05Z">
        <w:r w:rsidRPr="482EA073">
          <w:rPr>
            <w:rFonts w:ascii="Garamond" w:eastAsia="Garamond" w:hAnsi="Garamond" w:cs="Garamond"/>
            <w:color w:val="000000" w:themeColor="text1"/>
            <w:szCs w:val="24"/>
          </w:rPr>
          <w:t>a)Bovinos, ovinos, caprinos ou outros ruminantes;</w:t>
        </w:r>
      </w:ins>
    </w:p>
    <w:p w14:paraId="2865C911" w14:textId="27919313" w:rsidR="1942A372" w:rsidRDefault="1942A372">
      <w:pPr>
        <w:pStyle w:val="PargrafodaLista"/>
        <w:spacing w:after="0"/>
        <w:ind w:left="851" w:hanging="284"/>
        <w:rPr>
          <w:ins w:id="634" w:author="Nádia Silvestre" w:date="2026-09-21T17:20:00Z" w16du:dateUtc="2026-09-21T17:20:05Z"/>
          <w:rFonts w:ascii="Garamond" w:eastAsia="Garamond" w:hAnsi="Garamond" w:cs="Garamond"/>
          <w:color w:val="000000" w:themeColor="text1"/>
          <w:szCs w:val="24"/>
        </w:rPr>
        <w:pPrChange w:id="635" w:author="Nádia Silvestre" w:date="2026-09-21T17:21:00Z">
          <w:pPr/>
        </w:pPrChange>
      </w:pPr>
      <w:ins w:id="636" w:author="Nádia Silvestre" w:date="2026-09-21T17:21:00Z" w16du:dateUtc="2026-09-21T17:21:02Z">
        <w:r w:rsidRPr="482EA073">
          <w:rPr>
            <w:rFonts w:ascii="Garamond" w:eastAsia="Garamond" w:hAnsi="Garamond" w:cs="Garamond"/>
            <w:color w:val="000000" w:themeColor="text1"/>
            <w:szCs w:val="24"/>
          </w:rPr>
          <w:t xml:space="preserve">b) </w:t>
        </w:r>
      </w:ins>
      <w:ins w:id="637" w:author="Nádia Silvestre" w:date="2026-09-21T17:20:00Z" w16du:dateUtc="2026-09-21T17:20:05Z">
        <w:r w:rsidRPr="482EA073">
          <w:rPr>
            <w:rFonts w:ascii="Garamond" w:eastAsia="Garamond" w:hAnsi="Garamond" w:cs="Garamond"/>
            <w:color w:val="000000" w:themeColor="text1"/>
            <w:szCs w:val="24"/>
          </w:rPr>
          <w:t>Suínos;</w:t>
        </w:r>
      </w:ins>
    </w:p>
    <w:p w14:paraId="1C26C555" w14:textId="2F22BFD9" w:rsidR="1942A372" w:rsidRDefault="1942A372">
      <w:pPr>
        <w:pStyle w:val="PargrafodaLista"/>
        <w:spacing w:after="0"/>
        <w:ind w:left="851" w:hanging="284"/>
        <w:rPr>
          <w:ins w:id="638" w:author="Nádia Silvestre" w:date="2026-09-21T17:20:00Z" w16du:dateUtc="2026-09-21T17:20:05Z"/>
          <w:rFonts w:ascii="Garamond" w:eastAsia="Garamond" w:hAnsi="Garamond" w:cs="Garamond"/>
          <w:color w:val="000000" w:themeColor="text1"/>
          <w:szCs w:val="24"/>
        </w:rPr>
        <w:pPrChange w:id="639" w:author="Nádia Silvestre" w:date="2026-09-21T17:21:00Z">
          <w:pPr/>
        </w:pPrChange>
      </w:pPr>
      <w:ins w:id="640" w:author="Nádia Silvestre" w:date="2026-09-21T17:21:00Z" w16du:dateUtc="2026-09-21T17:21:05Z">
        <w:r w:rsidRPr="482EA073">
          <w:rPr>
            <w:rFonts w:ascii="Garamond" w:eastAsia="Garamond" w:hAnsi="Garamond" w:cs="Garamond"/>
            <w:color w:val="000000" w:themeColor="text1"/>
            <w:szCs w:val="24"/>
          </w:rPr>
          <w:t>c)</w:t>
        </w:r>
      </w:ins>
      <w:ins w:id="641" w:author="Nádia Silvestre" w:date="2026-09-21T17:20:00Z" w16du:dateUtc="2026-09-21T17:20:05Z">
        <w:r w:rsidRPr="482EA073">
          <w:rPr>
            <w:rFonts w:ascii="Garamond" w:eastAsia="Garamond" w:hAnsi="Garamond" w:cs="Garamond"/>
            <w:color w:val="000000" w:themeColor="text1"/>
            <w:szCs w:val="24"/>
          </w:rPr>
          <w:t>Aves;</w:t>
        </w:r>
      </w:ins>
    </w:p>
    <w:p w14:paraId="7082192A" w14:textId="77F10819" w:rsidR="1942A372" w:rsidRDefault="1942A372">
      <w:pPr>
        <w:pStyle w:val="PargrafodaLista"/>
        <w:spacing w:after="0"/>
        <w:ind w:left="851" w:hanging="284"/>
        <w:rPr>
          <w:ins w:id="642" w:author="Nádia Silvestre" w:date="2026-09-21T17:20:00Z" w16du:dateUtc="2026-09-21T17:20:05Z"/>
          <w:rFonts w:ascii="Garamond" w:eastAsia="Garamond" w:hAnsi="Garamond" w:cs="Garamond"/>
          <w:color w:val="000000" w:themeColor="text1"/>
          <w:szCs w:val="24"/>
        </w:rPr>
        <w:pPrChange w:id="643" w:author="Nádia Silvestre" w:date="2026-09-21T17:21:00Z">
          <w:pPr/>
        </w:pPrChange>
      </w:pPr>
      <w:ins w:id="644" w:author="Nádia Silvestre" w:date="2026-09-21T17:21:00Z" w16du:dateUtc="2026-09-21T17:21:07Z">
        <w:r w:rsidRPr="482EA073">
          <w:rPr>
            <w:rFonts w:ascii="Garamond" w:eastAsia="Garamond" w:hAnsi="Garamond" w:cs="Garamond"/>
            <w:color w:val="000000" w:themeColor="text1"/>
            <w:szCs w:val="24"/>
          </w:rPr>
          <w:t>d)</w:t>
        </w:r>
      </w:ins>
      <w:ins w:id="645" w:author="Nádia Silvestre" w:date="2026-09-21T17:20:00Z" w16du:dateUtc="2026-09-21T17:20:05Z">
        <w:r w:rsidRPr="482EA073">
          <w:rPr>
            <w:rFonts w:ascii="Garamond" w:eastAsia="Garamond" w:hAnsi="Garamond" w:cs="Garamond"/>
            <w:color w:val="000000" w:themeColor="text1"/>
            <w:szCs w:val="24"/>
          </w:rPr>
          <w:t>Equídeos;</w:t>
        </w:r>
      </w:ins>
    </w:p>
    <w:p w14:paraId="30456859" w14:textId="7645B07B" w:rsidR="1942A372" w:rsidRDefault="1942A372">
      <w:pPr>
        <w:pStyle w:val="PargrafodaLista"/>
        <w:spacing w:after="0"/>
        <w:ind w:left="851" w:hanging="284"/>
        <w:rPr>
          <w:ins w:id="646" w:author="Nádia Silvestre" w:date="2026-09-21T17:20:00Z" w16du:dateUtc="2026-09-21T17:20:05Z"/>
          <w:rFonts w:ascii="Garamond" w:eastAsia="Garamond" w:hAnsi="Garamond" w:cs="Garamond"/>
          <w:color w:val="000000" w:themeColor="text1"/>
        </w:rPr>
        <w:pPrChange w:id="647" w:author="Nádia Silvestre" w:date="2026-09-24T16:28:00Z">
          <w:pPr/>
        </w:pPrChange>
      </w:pPr>
      <w:ins w:id="648" w:author="Nádia Silvestre" w:date="2026-09-21T17:21:00Z" w16du:dateUtc="2026-09-21T17:21:10Z">
        <w:r w:rsidRPr="5A3751B5">
          <w:rPr>
            <w:rFonts w:ascii="Garamond" w:eastAsia="Garamond" w:hAnsi="Garamond" w:cs="Garamond"/>
            <w:color w:val="000000" w:themeColor="text1"/>
          </w:rPr>
          <w:t>e)</w:t>
        </w:r>
      </w:ins>
      <w:ins w:id="649" w:author="Nádia Silvestre" w:date="2026-09-24T16:28:00Z" w16du:dateUtc="2026-09-24T16:28:43Z">
        <w:r w:rsidR="55C94693" w:rsidRPr="5A3751B5">
          <w:rPr>
            <w:rFonts w:ascii="Garamond" w:eastAsia="Garamond" w:hAnsi="Garamond" w:cs="Garamond"/>
            <w:color w:val="000000" w:themeColor="text1"/>
          </w:rPr>
          <w:t xml:space="preserve">Leporídeos </w:t>
        </w:r>
      </w:ins>
      <w:ins w:id="650" w:author="Nádia Silvestre" w:date="2026-09-21T17:20:00Z" w16du:dateUtc="2026-09-21T17:20:05Z">
        <w:r w:rsidRPr="5A3751B5">
          <w:rPr>
            <w:rFonts w:ascii="Garamond" w:eastAsia="Garamond" w:hAnsi="Garamond" w:cs="Garamond"/>
            <w:color w:val="000000" w:themeColor="text1"/>
          </w:rPr>
          <w:t>e outras espécies</w:t>
        </w:r>
      </w:ins>
      <w:r w:rsidR="45559F49" w:rsidRPr="5A3751B5">
        <w:rPr>
          <w:rFonts w:ascii="Garamond" w:eastAsia="Garamond" w:hAnsi="Garamond" w:cs="Garamond"/>
          <w:color w:val="000000" w:themeColor="text1"/>
        </w:rPr>
        <w:t xml:space="preserve"> </w:t>
      </w:r>
      <w:commentRangeStart w:id="651"/>
      <w:del w:id="652" w:author="Utilizador Convidado" w:date="2026-09-23T23:04:00Z" w16du:dateUtc="2026-09-23T23:04:08Z">
        <w:r w:rsidRPr="5A3751B5" w:rsidDel="1942A372">
          <w:rPr>
            <w:rFonts w:ascii="Garamond" w:eastAsia="Garamond" w:hAnsi="Garamond" w:cs="Garamond"/>
            <w:color w:val="000000" w:themeColor="text1"/>
          </w:rPr>
          <w:delText>()</w:delText>
        </w:r>
      </w:del>
      <w:ins w:id="653" w:author="Nádia Silvestre" w:date="2026-09-21T17:20:00Z" w16du:dateUtc="2026-09-21T17:20:05Z">
        <w:r w:rsidRPr="5A3751B5">
          <w:rPr>
            <w:rFonts w:ascii="Garamond" w:eastAsia="Garamond" w:hAnsi="Garamond" w:cs="Garamond"/>
            <w:color w:val="000000" w:themeColor="text1"/>
          </w:rPr>
          <w:t>;</w:t>
        </w:r>
      </w:ins>
      <w:commentRangeEnd w:id="651"/>
      <w:r>
        <w:rPr>
          <w:rStyle w:val="Refdecomentrio"/>
          <w:rFonts w:ascii="Garamond" w:eastAsia="Garamond" w:hAnsi="Garamond" w:cs="Garamond"/>
          <w:color w:val="000000" w:themeColor="text1"/>
          <w:sz w:val="24"/>
          <w:szCs w:val="22"/>
        </w:rPr>
        <w:commentReference w:id="651"/>
      </w:r>
    </w:p>
    <w:p w14:paraId="064037FD" w14:textId="58ACF68F" w:rsidR="1942A372" w:rsidRDefault="1942A372">
      <w:pPr>
        <w:pStyle w:val="PargrafodaLista"/>
        <w:numPr>
          <w:ilvl w:val="0"/>
          <w:numId w:val="11"/>
        </w:numPr>
        <w:spacing w:after="0"/>
        <w:ind w:left="851" w:hanging="284"/>
        <w:rPr>
          <w:ins w:id="654" w:author="Nádia Silvestre" w:date="2026-09-21T17:23:00Z" w16du:dateUtc="2026-09-21T17:23:09Z"/>
          <w:del w:id="655" w:author="Utilizador Convidado" w:date="2026-09-23T23:05:00Z" w16du:dateUtc="2026-09-23T23:05:23Z"/>
          <w:rFonts w:ascii="Garamond" w:eastAsia="Garamond" w:hAnsi="Garamond" w:cs="Garamond"/>
          <w:color w:val="000000" w:themeColor="text1"/>
        </w:rPr>
        <w:pPrChange w:id="656" w:author="Nádia Silvestre" w:date="2026-09-21T17:20:00Z">
          <w:pPr/>
        </w:pPrChange>
      </w:pPr>
      <w:ins w:id="657" w:author="Nádia Silvestre" w:date="2026-09-21T17:20:00Z" w16du:dateUtc="2026-09-21T17:20:05Z">
        <w:del w:id="658" w:author="Utilizador Convidado" w:date="2026-09-23T23:05:00Z" w16du:dateUtc="2026-09-23T23:05:23Z">
          <w:r w:rsidRPr="62F213A8" w:rsidDel="1942A372">
            <w:rPr>
              <w:rFonts w:ascii="Garamond" w:eastAsia="Garamond" w:hAnsi="Garamond" w:cs="Garamond"/>
              <w:color w:val="000000" w:themeColor="text1"/>
            </w:rPr>
            <w:delText>Insetos.</w:delText>
          </w:r>
        </w:del>
      </w:ins>
    </w:p>
    <w:p w14:paraId="7B149064" w14:textId="1DE43B0F" w:rsidR="6A340F87" w:rsidRDefault="6A340F87">
      <w:pPr>
        <w:pStyle w:val="PargrafodaLista"/>
        <w:numPr>
          <w:ilvl w:val="0"/>
          <w:numId w:val="9"/>
        </w:numPr>
        <w:spacing w:after="0"/>
        <w:rPr>
          <w:ins w:id="659" w:author="Nádia Silvestre" w:date="2026-09-21T17:20:00Z" w16du:dateUtc="2026-09-21T17:20:05Z"/>
          <w:rFonts w:ascii="Garamond" w:eastAsia="Garamond" w:hAnsi="Garamond" w:cs="Garamond"/>
          <w:color w:val="000000" w:themeColor="text1"/>
          <w:szCs w:val="24"/>
        </w:rPr>
        <w:pPrChange w:id="660" w:author="Nádia Silvestre" w:date="2026-09-21T17:23:00Z">
          <w:pPr/>
        </w:pPrChange>
      </w:pPr>
      <w:ins w:id="661" w:author="Nádia Silvestre" w:date="2026-09-21T17:23:00Z" w16du:dateUtc="2026-09-21T17:23:59Z">
        <w:r w:rsidRPr="482EA073">
          <w:rPr>
            <w:rFonts w:ascii="Garamond" w:eastAsia="Garamond" w:hAnsi="Garamond" w:cs="Garamond"/>
            <w:color w:val="000000" w:themeColor="text1"/>
            <w:szCs w:val="24"/>
          </w:rPr>
          <w:t xml:space="preserve">Por portaria dos membros do Governo responsáveis pelas áreas do ambiente e da agricultura, é definido </w:t>
        </w:r>
      </w:ins>
      <w:ins w:id="662" w:author="Nádia Silvestre" w:date="2026-09-21T17:24:00Z" w16du:dateUtc="2026-09-21T17:24:21Z">
        <w:r w:rsidRPr="482EA073">
          <w:rPr>
            <w:rFonts w:ascii="Garamond" w:eastAsia="Garamond" w:hAnsi="Garamond" w:cs="Garamond"/>
            <w:color w:val="000000" w:themeColor="text1"/>
            <w:szCs w:val="24"/>
          </w:rPr>
          <w:t>o regime aplicável à gestão de efluente</w:t>
        </w:r>
        <w:r w:rsidR="7BDA1701" w:rsidRPr="482EA073">
          <w:rPr>
            <w:rFonts w:ascii="Garamond" w:eastAsia="Garamond" w:hAnsi="Garamond" w:cs="Garamond"/>
            <w:color w:val="000000" w:themeColor="text1"/>
            <w:szCs w:val="24"/>
          </w:rPr>
          <w:t>s pecuários.</w:t>
        </w:r>
      </w:ins>
    </w:p>
    <w:p w14:paraId="7BCE8F2F" w14:textId="742CD2B3" w:rsidR="1942A372" w:rsidRDefault="1942A372">
      <w:pPr>
        <w:pStyle w:val="PargrafodaLista"/>
        <w:numPr>
          <w:ilvl w:val="0"/>
          <w:numId w:val="9"/>
        </w:numPr>
        <w:spacing w:after="0"/>
        <w:rPr>
          <w:ins w:id="663" w:author="Nádia Silvestre" w:date="2026-09-21T17:20:00Z" w16du:dateUtc="2026-09-21T17:20:05Z"/>
          <w:rFonts w:ascii="Garamond" w:eastAsia="Garamond" w:hAnsi="Garamond" w:cs="Garamond"/>
          <w:color w:val="000000" w:themeColor="text1"/>
          <w:szCs w:val="24"/>
        </w:rPr>
        <w:pPrChange w:id="664" w:author="Nádia Silvestre" w:date="2026-09-21T17:56:00Z">
          <w:pPr/>
        </w:pPrChange>
      </w:pPr>
      <w:ins w:id="665" w:author="Nádia Silvestre" w:date="2026-09-21T17:20:00Z" w16du:dateUtc="2026-09-21T17:20:05Z">
        <w:r w:rsidRPr="482EA073">
          <w:rPr>
            <w:rFonts w:ascii="Garamond" w:eastAsia="Garamond" w:hAnsi="Garamond" w:cs="Garamond"/>
            <w:color w:val="000000" w:themeColor="text1"/>
            <w:szCs w:val="24"/>
          </w:rPr>
          <w:t>O presente decreto-lei não se aplica aos eventos que sejam considerados ocasionais, desenvolvidos sem recurso a instalações fixas e com duração inferior a sete dias corridos.</w:t>
        </w:r>
      </w:ins>
    </w:p>
    <w:p w14:paraId="71BA8F6C" w14:textId="21F47483" w:rsidR="1942A372" w:rsidRDefault="1942A372">
      <w:pPr>
        <w:pStyle w:val="PargrafodaLista"/>
        <w:numPr>
          <w:ilvl w:val="0"/>
          <w:numId w:val="9"/>
        </w:numPr>
        <w:spacing w:after="0"/>
        <w:rPr>
          <w:ins w:id="666" w:author="Nádia Silvestre" w:date="2026-09-21T21:47:00Z" w16du:dateUtc="2026-09-21T21:47:34Z"/>
          <w:rFonts w:ascii="Garamond" w:eastAsia="Garamond" w:hAnsi="Garamond" w:cs="Garamond"/>
          <w:color w:val="000000" w:themeColor="text1"/>
        </w:rPr>
        <w:pPrChange w:id="667" w:author="Nádia Silvestre" w:date="2026-09-21T17:57:00Z">
          <w:pPr/>
        </w:pPrChange>
      </w:pPr>
      <w:ins w:id="668" w:author="Nádia Silvestre" w:date="2026-09-21T17:20:00Z" w16du:dateUtc="2026-09-21T17:20:05Z">
        <w:r w:rsidRPr="62F213A8">
          <w:rPr>
            <w:rFonts w:ascii="Garamond" w:eastAsia="Garamond" w:hAnsi="Garamond" w:cs="Garamond"/>
            <w:color w:val="000000" w:themeColor="text1"/>
          </w:rPr>
          <w:t>O incumprimento das normas constantes da portaria referida no n.º 1</w:t>
        </w:r>
      </w:ins>
      <w:ins w:id="669" w:author="Nádia Silvestre" w:date="2026-09-22T16:00:00Z" w16du:dateUtc="2026-09-22T16:00:57Z">
        <w:r w:rsidR="73203168" w:rsidRPr="62F213A8">
          <w:rPr>
            <w:rFonts w:ascii="Garamond" w:eastAsia="Garamond" w:hAnsi="Garamond" w:cs="Garamond"/>
            <w:color w:val="000000" w:themeColor="text1"/>
          </w:rPr>
          <w:t xml:space="preserve"> e 2</w:t>
        </w:r>
      </w:ins>
      <w:ins w:id="670" w:author="Nádia Silvestre" w:date="2026-09-21T17:20:00Z" w16du:dateUtc="2026-09-21T17:20:05Z">
        <w:r w:rsidRPr="62F213A8">
          <w:rPr>
            <w:rFonts w:ascii="Garamond" w:eastAsia="Garamond" w:hAnsi="Garamond" w:cs="Garamond"/>
            <w:color w:val="000000" w:themeColor="text1"/>
          </w:rPr>
          <w:t xml:space="preserve"> </w:t>
        </w:r>
        <w:commentRangeStart w:id="671"/>
        <w:r w:rsidRPr="62F213A8">
          <w:rPr>
            <w:rFonts w:ascii="Garamond" w:eastAsia="Garamond" w:hAnsi="Garamond" w:cs="Garamond"/>
            <w:color w:val="000000" w:themeColor="text1"/>
          </w:rPr>
          <w:t>constitui</w:t>
        </w:r>
      </w:ins>
      <w:commentRangeEnd w:id="671"/>
      <w:r w:rsidRPr="62F213A8">
        <w:rPr>
          <w:rStyle w:val="Refdecomentrio"/>
          <w:rFonts w:ascii="Garamond" w:eastAsia="Garamond" w:hAnsi="Garamond" w:cs="Garamond"/>
          <w:color w:val="000000" w:themeColor="text1"/>
          <w:sz w:val="24"/>
          <w:szCs w:val="22"/>
        </w:rPr>
        <w:commentReference w:id="671"/>
      </w:r>
      <w:ins w:id="672" w:author="Nádia Silvestre" w:date="2026-09-21T17:20:00Z" w16du:dateUtc="2026-09-21T17:20:05Z">
        <w:r w:rsidRPr="62F213A8">
          <w:rPr>
            <w:rFonts w:ascii="Garamond" w:eastAsia="Garamond" w:hAnsi="Garamond" w:cs="Garamond"/>
            <w:color w:val="000000" w:themeColor="text1"/>
          </w:rPr>
          <w:t xml:space="preserve"> contraordenação económica grave, punível nos termos do RJCE.</w:t>
        </w:r>
      </w:ins>
    </w:p>
    <w:p w14:paraId="0AF7155A" w14:textId="01AE8DB0" w:rsidR="696AEA99" w:rsidRDefault="696AEA99">
      <w:pPr>
        <w:pStyle w:val="PargrafodaLista"/>
        <w:numPr>
          <w:ilvl w:val="0"/>
          <w:numId w:val="9"/>
        </w:numPr>
        <w:spacing w:after="0"/>
        <w:rPr>
          <w:ins w:id="673" w:author="Nádia Silvestre" w:date="2026-09-21T21:47:00Z" w16du:dateUtc="2026-09-21T21:47:35Z"/>
          <w:rFonts w:ascii="Garamond" w:hAnsi="Garamond"/>
          <w:color w:val="000000" w:themeColor="text1"/>
        </w:rPr>
        <w:pPrChange w:id="674" w:author="Nádia Silvestre" w:date="2026-09-21T21:47:00Z">
          <w:pPr/>
        </w:pPrChange>
      </w:pPr>
      <w:ins w:id="675" w:author="Nádia Silvestre" w:date="2026-09-22T16:01:00Z" w16du:dateUtc="2026-09-22T16:01:15Z">
        <w:r w:rsidRPr="482EA073">
          <w:rPr>
            <w:rFonts w:ascii="Garamond" w:hAnsi="Garamond"/>
            <w:color w:val="000000" w:themeColor="text1"/>
          </w:rPr>
          <w:t>Sem prejuízo no número anterior, n</w:t>
        </w:r>
      </w:ins>
      <w:ins w:id="676" w:author="Nádia Silvestre" w:date="2026-09-21T21:47:00Z" w16du:dateUtc="2026-09-21T21:47:59Z">
        <w:r w:rsidR="5DC4B5EA" w:rsidRPr="482EA073">
          <w:rPr>
            <w:rFonts w:ascii="Garamond" w:hAnsi="Garamond"/>
            <w:color w:val="000000" w:themeColor="text1"/>
          </w:rPr>
          <w:t>as atividades pecuárias da classe 1 e nas da classe 2 com mais de 35 CN, constitui contraordenação ambiental grave, punível nos termos da Lei n.º 50/2006, de 29 de agosto, o incumprimento das normas pre</w:t>
        </w:r>
      </w:ins>
      <w:ins w:id="677" w:author="Nádia Silvestre" w:date="2026-09-21T21:48:00Z" w16du:dateUtc="2026-09-21T21:48:04Z">
        <w:r w:rsidR="5DC4B5EA" w:rsidRPr="482EA073">
          <w:rPr>
            <w:rFonts w:ascii="Garamond" w:hAnsi="Garamond"/>
            <w:color w:val="000000" w:themeColor="text1"/>
          </w:rPr>
          <w:t xml:space="preserve">vistas no n.º 2. </w:t>
        </w:r>
      </w:ins>
    </w:p>
    <w:p w14:paraId="2D47FC0C" w14:textId="077B5ADA" w:rsidR="482EA073" w:rsidRDefault="482EA073">
      <w:pPr>
        <w:spacing w:after="0"/>
        <w:ind w:left="708"/>
        <w:rPr>
          <w:ins w:id="678" w:author="Nádia Silvestre" w:date="2026-09-21T17:20:00Z" w16du:dateUtc="2026-09-21T17:20:05Z"/>
          <w:rFonts w:ascii="Garamond" w:eastAsia="Garamond" w:hAnsi="Garamond" w:cs="Garamond"/>
          <w:color w:val="000000" w:themeColor="text1"/>
          <w:szCs w:val="24"/>
        </w:rPr>
        <w:pPrChange w:id="679" w:author="Nádia Silvestre" w:date="2026-09-21T21:48:00Z">
          <w:pPr>
            <w:pStyle w:val="PargrafodaLista"/>
            <w:numPr>
              <w:numId w:val="9"/>
            </w:numPr>
            <w:spacing w:after="0"/>
            <w:ind w:hanging="360"/>
          </w:pPr>
        </w:pPrChange>
      </w:pPr>
    </w:p>
    <w:p w14:paraId="19C1A92A" w14:textId="1D0779FE" w:rsidR="482EA073" w:rsidRDefault="482EA073" w:rsidP="482EA073">
      <w:pPr>
        <w:widowControl w:val="0"/>
        <w:spacing w:after="120"/>
        <w:rPr>
          <w:ins w:id="680" w:author="Nádia Silvestre" w:date="2026-09-21T17:40:00Z" w16du:dateUtc="2026-09-21T17:40:40Z"/>
          <w:rFonts w:ascii="Garamond" w:hAnsi="Garamond"/>
          <w:color w:val="000000" w:themeColor="text1"/>
        </w:rPr>
      </w:pPr>
    </w:p>
    <w:p w14:paraId="2DEEAC2D" w14:textId="36B7727A" w:rsidR="641A59F7" w:rsidRDefault="641A59F7" w:rsidP="482EA073">
      <w:pPr>
        <w:widowControl w:val="0"/>
        <w:spacing w:after="120"/>
        <w:ind w:left="360"/>
        <w:jc w:val="center"/>
        <w:outlineLvl w:val="1"/>
        <w:rPr>
          <w:ins w:id="681" w:author="Nádia Silvestre" w:date="2026-09-21T21:41:00Z" w16du:dateUtc="2026-09-21T21:41:16Z"/>
          <w:rFonts w:ascii="Garamond" w:eastAsiaTheme="majorEastAsia" w:hAnsi="Garamond" w:cstheme="majorBidi"/>
          <w:color w:val="000000" w:themeColor="text1"/>
        </w:rPr>
      </w:pPr>
      <w:ins w:id="682" w:author="Nádia Silvestre" w:date="2026-09-21T21:41:00Z" w16du:dateUtc="2026-09-21T21:41:21Z">
        <w:r w:rsidRPr="482EA073">
          <w:rPr>
            <w:rFonts w:ascii="Garamond" w:eastAsiaTheme="majorEastAsia" w:hAnsi="Garamond" w:cstheme="majorBidi"/>
            <w:color w:val="000000" w:themeColor="text1"/>
          </w:rPr>
          <w:t xml:space="preserve">Artigo </w:t>
        </w:r>
      </w:ins>
      <w:ins w:id="683" w:author="Nádia Silvestre" w:date="2026-09-22T15:55:00Z" w16du:dateUtc="2026-09-22T15:55:36Z">
        <w:r w:rsidR="62EF8EC6" w:rsidRPr="482EA073">
          <w:rPr>
            <w:rFonts w:ascii="Garamond" w:eastAsiaTheme="majorEastAsia" w:hAnsi="Garamond" w:cstheme="majorBidi"/>
            <w:color w:val="000000" w:themeColor="text1"/>
          </w:rPr>
          <w:t>51.º</w:t>
        </w:r>
      </w:ins>
    </w:p>
    <w:p w14:paraId="3D6C5E95" w14:textId="635B3B09" w:rsidR="641A59F7" w:rsidRDefault="641A59F7" w:rsidP="482EA073">
      <w:pPr>
        <w:widowControl w:val="0"/>
        <w:spacing w:after="120"/>
        <w:ind w:left="360"/>
        <w:jc w:val="center"/>
        <w:outlineLvl w:val="1"/>
        <w:rPr>
          <w:ins w:id="684" w:author="Nádia Silvestre" w:date="2026-09-21T21:40:00Z" w16du:dateUtc="2026-09-21T21:40:38Z"/>
          <w:rFonts w:ascii="Garamond" w:eastAsiaTheme="majorEastAsia" w:hAnsi="Garamond" w:cstheme="majorBidi"/>
          <w:color w:val="000000" w:themeColor="text1"/>
        </w:rPr>
      </w:pPr>
      <w:ins w:id="685" w:author="Nádia Silvestre" w:date="2026-09-21T21:40:00Z" w16du:dateUtc="2026-09-21T21:40:38Z">
        <w:r w:rsidRPr="482EA073">
          <w:rPr>
            <w:rFonts w:ascii="Garamond" w:eastAsiaTheme="majorEastAsia" w:hAnsi="Garamond" w:cstheme="majorBidi"/>
            <w:color w:val="000000" w:themeColor="text1"/>
          </w:rPr>
          <w:t>Registo de estabelecimentos não sujeitos ao CLAE</w:t>
        </w:r>
      </w:ins>
      <w:commentRangeStart w:id="686"/>
      <w:commentRangeEnd w:id="686"/>
      <w:r>
        <w:rPr>
          <w:rStyle w:val="Refdecomentrio"/>
          <w:rFonts w:ascii="Garamond" w:eastAsiaTheme="majorEastAsia" w:hAnsi="Garamond" w:cstheme="majorBidi"/>
          <w:color w:val="000000" w:themeColor="text1"/>
          <w:sz w:val="24"/>
          <w:szCs w:val="22"/>
        </w:rPr>
        <w:commentReference w:id="686"/>
      </w:r>
    </w:p>
    <w:p w14:paraId="5E76315C" w14:textId="1DAABEA6" w:rsidR="641A59F7" w:rsidRDefault="641A59F7" w:rsidP="482EA073">
      <w:pPr>
        <w:widowControl w:val="0"/>
        <w:spacing w:after="120"/>
        <w:rPr>
          <w:ins w:id="687" w:author="Nádia Silvestre" w:date="2026-09-21T21:40:00Z" w16du:dateUtc="2026-09-21T21:40:38Z"/>
          <w:rFonts w:ascii="Garamond" w:hAnsi="Garamond"/>
          <w:color w:val="000000" w:themeColor="text1"/>
        </w:rPr>
      </w:pPr>
      <w:ins w:id="688" w:author="Nádia Silvestre" w:date="2026-09-21T21:40:00Z" w16du:dateUtc="2026-09-21T21:40:38Z">
        <w:r w:rsidRPr="5A3751B5">
          <w:rPr>
            <w:rFonts w:ascii="Garamond" w:hAnsi="Garamond"/>
            <w:color w:val="000000" w:themeColor="text1"/>
          </w:rPr>
          <w:t xml:space="preserve">A atividade  não sujeita a título digital de atividade económica nos termos do </w:t>
        </w:r>
      </w:ins>
      <w:r w:rsidRPr="482EA073">
        <w:rPr>
          <w:rFonts w:ascii="Garamond" w:hAnsi="Garamond"/>
          <w:color w:val="000000" w:themeColor="text1"/>
        </w:rPr>
        <w:fldChar w:fldCharType="begin"/>
      </w:r>
      <w:r w:rsidRPr="482EA073">
        <w:rPr>
          <w:rFonts w:ascii="Garamond" w:hAnsi="Garamond"/>
          <w:color w:val="000000" w:themeColor="text1"/>
        </w:rPr>
        <w:instrText xml:space="preserve"> REF _Ref227751603 \r \h  \* MERGEFORMAT </w:instrText>
      </w:r>
      <w:r w:rsidRPr="482EA073">
        <w:rPr>
          <w:rFonts w:ascii="Garamond" w:hAnsi="Garamond"/>
          <w:color w:val="000000" w:themeColor="text1"/>
        </w:rPr>
      </w:r>
      <w:r w:rsidRPr="482EA073">
        <w:rPr>
          <w:rFonts w:ascii="Garamond" w:hAnsi="Garamond"/>
          <w:color w:val="000000" w:themeColor="text1"/>
        </w:rPr>
        <w:fldChar w:fldCharType="separate"/>
      </w:r>
      <w:ins w:id="689" w:author="Nádia Silvestre" w:date="2026-09-21T21:40:00Z" w16du:dateUtc="2026-09-21T21:40:38Z">
        <w:r w:rsidRPr="5A3751B5">
          <w:rPr>
            <w:rFonts w:ascii="Garamond" w:hAnsi="Garamond"/>
            <w:color w:val="000000" w:themeColor="text1"/>
          </w:rPr>
          <w:t>Artigo 16.º</w:t>
        </w:r>
      </w:ins>
      <w:r w:rsidRPr="482EA073">
        <w:rPr>
          <w:rFonts w:ascii="Garamond" w:hAnsi="Garamond"/>
          <w:color w:val="000000" w:themeColor="text1"/>
        </w:rPr>
        <w:fldChar w:fldCharType="end"/>
      </w:r>
      <w:ins w:id="690" w:author="Nádia Silvestre" w:date="2026-09-21T21:40:00Z" w16du:dateUtc="2026-09-21T21:40:38Z">
        <w:r w:rsidRPr="5A3751B5">
          <w:rPr>
            <w:rFonts w:ascii="Garamond" w:hAnsi="Garamond"/>
            <w:color w:val="000000" w:themeColor="text1"/>
          </w:rPr>
          <w:t xml:space="preserve"> está sujeita ao cumprimento das normas sanitárias, de bem</w:t>
        </w:r>
        <w:r w:rsidRPr="5A3751B5">
          <w:rPr>
            <w:rFonts w:ascii="Cambria Math" w:hAnsi="Cambria Math" w:cs="Cambria Math"/>
            <w:color w:val="000000" w:themeColor="text1"/>
          </w:rPr>
          <w:t>￼</w:t>
        </w:r>
        <w:r w:rsidRPr="5A3751B5">
          <w:rPr>
            <w:rFonts w:ascii="Garamond" w:hAnsi="Garamond"/>
            <w:color w:val="000000" w:themeColor="text1"/>
          </w:rPr>
          <w:t>estar animal, identifica</w:t>
        </w:r>
        <w:r w:rsidRPr="5A3751B5">
          <w:rPr>
            <w:rFonts w:ascii="Garamond" w:hAnsi="Garamond" w:cs="Garamond"/>
            <w:color w:val="000000" w:themeColor="text1"/>
          </w:rPr>
          <w:t>çã</w:t>
        </w:r>
        <w:r w:rsidRPr="5A3751B5">
          <w:rPr>
            <w:rFonts w:ascii="Garamond" w:hAnsi="Garamond"/>
            <w:color w:val="000000" w:themeColor="text1"/>
          </w:rPr>
          <w:t>o e registo previstas no Decreto-Lei n.</w:t>
        </w:r>
        <w:r w:rsidRPr="5A3751B5">
          <w:rPr>
            <w:rFonts w:ascii="Garamond" w:hAnsi="Garamond" w:cs="Garamond"/>
            <w:color w:val="000000" w:themeColor="text1"/>
          </w:rPr>
          <w:t>º</w:t>
        </w:r>
        <w:r w:rsidRPr="5A3751B5">
          <w:rPr>
            <w:rFonts w:ascii="Garamond" w:hAnsi="Garamond"/>
            <w:color w:val="000000" w:themeColor="text1"/>
          </w:rPr>
          <w:t xml:space="preserve"> 142/2006, de 27 de julho.</w:t>
        </w:r>
      </w:ins>
    </w:p>
    <w:p w14:paraId="133C6978" w14:textId="0C4A6211" w:rsidR="482EA073" w:rsidRDefault="482EA073" w:rsidP="482EA073">
      <w:pPr>
        <w:widowControl w:val="0"/>
        <w:spacing w:after="120"/>
        <w:rPr>
          <w:ins w:id="691" w:author="Nádia Silvestre" w:date="2026-09-21T17:40:00Z" w16du:dateUtc="2026-09-21T17:40:40Z"/>
          <w:rFonts w:ascii="Garamond" w:hAnsi="Garamond"/>
          <w:color w:val="000000" w:themeColor="text1"/>
        </w:rPr>
      </w:pPr>
    </w:p>
    <w:p w14:paraId="22367D3D" w14:textId="2EB1CE85" w:rsidR="482EA073" w:rsidRDefault="482EA073" w:rsidP="482EA073">
      <w:pPr>
        <w:spacing w:after="120"/>
        <w:jc w:val="center"/>
        <w:rPr>
          <w:ins w:id="692" w:author="Nádia Silvestre" w:date="2026-09-21T21:30:00Z" w16du:dateUtc="2026-09-21T21:30:51Z"/>
          <w:rFonts w:ascii="Garamond" w:eastAsia="Garamond" w:hAnsi="Garamond" w:cs="Garamond"/>
          <w:smallCaps/>
          <w:color w:val="000000" w:themeColor="text1"/>
          <w:szCs w:val="24"/>
        </w:rPr>
      </w:pPr>
    </w:p>
    <w:p w14:paraId="3D69D371" w14:textId="02715C0C" w:rsidR="6547CAEC" w:rsidRDefault="6547CAEC">
      <w:pPr>
        <w:spacing w:after="120"/>
        <w:jc w:val="center"/>
        <w:rPr>
          <w:ins w:id="693" w:author="Nádia Silvestre" w:date="2026-09-21T21:31:00Z" w16du:dateUtc="2026-09-21T21:31:08Z"/>
        </w:rPr>
        <w:pPrChange w:id="694" w:author="Nádia Silvestre" w:date="2026-09-21T17:40:00Z">
          <w:pPr/>
        </w:pPrChange>
      </w:pPr>
      <w:ins w:id="695" w:author="Nádia Silvestre" w:date="2026-09-21T21:30:00Z" w16du:dateUtc="2026-09-21T21:30:59Z">
        <w:r w:rsidRPr="482EA073">
          <w:rPr>
            <w:rFonts w:ascii="Garamond" w:eastAsia="Garamond" w:hAnsi="Garamond" w:cs="Garamond"/>
            <w:smallCaps/>
            <w:color w:val="000000" w:themeColor="text1"/>
            <w:szCs w:val="24"/>
          </w:rPr>
          <w:t>Subsecç</w:t>
        </w:r>
      </w:ins>
      <w:ins w:id="696" w:author="Nádia Silvestre" w:date="2026-09-21T21:31:00Z" w16du:dateUtc="2026-09-21T21:31:07Z">
        <w:r w:rsidRPr="482EA073">
          <w:rPr>
            <w:rFonts w:ascii="Garamond" w:eastAsia="Garamond" w:hAnsi="Garamond" w:cs="Garamond"/>
            <w:smallCaps/>
            <w:color w:val="000000" w:themeColor="text1"/>
            <w:szCs w:val="24"/>
          </w:rPr>
          <w:t>ão II</w:t>
        </w:r>
      </w:ins>
    </w:p>
    <w:p w14:paraId="3A846373" w14:textId="102DE785" w:rsidR="6547CAEC" w:rsidRDefault="6547CAEC" w:rsidP="482EA073">
      <w:pPr>
        <w:spacing w:after="120"/>
        <w:jc w:val="center"/>
        <w:rPr>
          <w:ins w:id="697" w:author="Nádia Silvestre" w:date="2026-09-21T17:40:00Z" w16du:dateUtc="2026-09-21T17:40:44Z"/>
          <w:rFonts w:ascii="Garamond" w:eastAsia="Garamond" w:hAnsi="Garamond" w:cs="Garamond"/>
          <w:color w:val="000000" w:themeColor="text1"/>
          <w:szCs w:val="24"/>
        </w:rPr>
      </w:pPr>
      <w:ins w:id="698" w:author="Nádia Silvestre" w:date="2026-09-21T21:31:00Z" w16du:dateUtc="2026-09-21T21:31:12Z">
        <w:r w:rsidRPr="482EA073">
          <w:rPr>
            <w:rFonts w:ascii="Garamond" w:eastAsia="Garamond" w:hAnsi="Garamond" w:cs="Garamond"/>
            <w:smallCaps/>
            <w:color w:val="000000" w:themeColor="text1"/>
            <w:szCs w:val="24"/>
          </w:rPr>
          <w:t>Acom</w:t>
        </w:r>
      </w:ins>
      <w:ins w:id="699" w:author="Nádia Silvestre" w:date="2026-09-21T17:40:00Z" w16du:dateUtc="2026-09-21T17:40:44Z">
        <w:r w:rsidR="1F2431AB" w:rsidRPr="482EA073">
          <w:rPr>
            <w:rFonts w:ascii="Garamond" w:eastAsia="Garamond" w:hAnsi="Garamond" w:cs="Garamond"/>
            <w:smallCaps/>
            <w:color w:val="000000" w:themeColor="text1"/>
            <w:szCs w:val="24"/>
          </w:rPr>
          <w:t>panhamento</w:t>
        </w:r>
        <w:r w:rsidR="1F2431AB" w:rsidRPr="482EA073">
          <w:rPr>
            <w:rFonts w:ascii="Garamond" w:eastAsia="Garamond" w:hAnsi="Garamond" w:cs="Garamond"/>
            <w:color w:val="000000" w:themeColor="text1"/>
            <w:szCs w:val="24"/>
          </w:rPr>
          <w:t xml:space="preserve"> </w:t>
        </w:r>
      </w:ins>
    </w:p>
    <w:p w14:paraId="4C233D46" w14:textId="44547FFC" w:rsidR="7999AF3A" w:rsidRDefault="7999AF3A">
      <w:pPr>
        <w:pStyle w:val="PargrafodaLista"/>
        <w:spacing w:after="0"/>
        <w:ind w:left="360"/>
        <w:jc w:val="center"/>
        <w:rPr>
          <w:ins w:id="700" w:author="Nádia Silvestre" w:date="2026-09-21T17:40:00Z" w16du:dateUtc="2026-09-21T17:40:44Z"/>
          <w:rFonts w:ascii="Garamond" w:eastAsia="Garamond" w:hAnsi="Garamond" w:cs="Garamond"/>
          <w:color w:val="000000" w:themeColor="text1"/>
          <w:szCs w:val="24"/>
        </w:rPr>
        <w:pPrChange w:id="701" w:author="Nádia Silvestre" w:date="2026-09-22T15:55:00Z">
          <w:pPr/>
        </w:pPrChange>
      </w:pPr>
      <w:ins w:id="702" w:author="Nádia Silvestre" w:date="2026-09-22T15:55:00Z" w16du:dateUtc="2026-09-22T15:55:58Z">
        <w:r w:rsidRPr="482EA073">
          <w:rPr>
            <w:rFonts w:ascii="Garamond" w:eastAsia="Garamond" w:hAnsi="Garamond" w:cs="Garamond"/>
            <w:color w:val="000000" w:themeColor="text1"/>
            <w:szCs w:val="24"/>
          </w:rPr>
          <w:t>Artigo 52.º</w:t>
        </w:r>
      </w:ins>
      <w:ins w:id="703" w:author="Nádia Silvestre" w:date="2026-09-21T17:40:00Z" w16du:dateUtc="2026-09-21T17:40:44Z">
        <w:r w:rsidR="1F2431AB" w:rsidRPr="482EA073">
          <w:rPr>
            <w:rFonts w:ascii="Garamond" w:eastAsia="Garamond" w:hAnsi="Garamond" w:cs="Garamond"/>
            <w:color w:val="000000" w:themeColor="text1"/>
            <w:szCs w:val="24"/>
          </w:rPr>
          <w:t xml:space="preserve"> </w:t>
        </w:r>
      </w:ins>
    </w:p>
    <w:p w14:paraId="45A878F1" w14:textId="728D22EA" w:rsidR="1F2431AB" w:rsidRDefault="1F2431AB">
      <w:pPr>
        <w:spacing w:after="120"/>
        <w:ind w:left="360"/>
        <w:jc w:val="center"/>
        <w:rPr>
          <w:ins w:id="704" w:author="Nádia Silvestre" w:date="2026-09-21T17:40:00Z" w16du:dateUtc="2026-09-21T17:40:44Z"/>
          <w:rFonts w:ascii="Garamond" w:eastAsia="Garamond" w:hAnsi="Garamond" w:cs="Garamond"/>
          <w:color w:val="000000" w:themeColor="text1"/>
        </w:rPr>
        <w:pPrChange w:id="705" w:author="Nádia Silvestre" w:date="2026-09-21T17:40:00Z">
          <w:pPr>
            <w:numPr>
              <w:numId w:val="4"/>
            </w:numPr>
            <w:ind w:left="720" w:hanging="360"/>
          </w:pPr>
        </w:pPrChange>
      </w:pPr>
      <w:ins w:id="706" w:author="Nádia Silvestre" w:date="2026-09-21T17:40:00Z" w16du:dateUtc="2026-09-21T17:40:44Z">
        <w:r w:rsidRPr="5A3751B5">
          <w:rPr>
            <w:rFonts w:ascii="Garamond" w:eastAsia="Garamond" w:hAnsi="Garamond" w:cs="Garamond"/>
            <w:color w:val="000000" w:themeColor="text1"/>
          </w:rPr>
          <w:t>Comissão de Acompanhamento do Exercício das Atividades Pecuárias</w:t>
        </w:r>
      </w:ins>
      <w:commentRangeStart w:id="707"/>
      <w:commentRangeEnd w:id="707"/>
      <w:r>
        <w:rPr>
          <w:rStyle w:val="Refdecomentrio"/>
          <w:rFonts w:ascii="Garamond" w:eastAsia="Garamond" w:hAnsi="Garamond" w:cs="Garamond"/>
          <w:color w:val="000000" w:themeColor="text1"/>
          <w:sz w:val="24"/>
          <w:szCs w:val="22"/>
        </w:rPr>
        <w:commentReference w:id="707"/>
      </w:r>
    </w:p>
    <w:p w14:paraId="5D868617" w14:textId="4BB7CDFB" w:rsidR="45D3DB33" w:rsidRDefault="45D3DB33">
      <w:pPr>
        <w:pStyle w:val="PargrafodaLista"/>
        <w:spacing w:after="0"/>
        <w:ind w:left="426" w:hanging="426"/>
        <w:rPr>
          <w:ins w:id="708" w:author="Nádia Silvestre" w:date="2026-09-21T17:40:00Z" w16du:dateUtc="2026-09-21T17:40:44Z"/>
          <w:rFonts w:ascii="Garamond" w:eastAsia="Garamond" w:hAnsi="Garamond" w:cs="Garamond"/>
          <w:color w:val="000000" w:themeColor="text1"/>
          <w:szCs w:val="24"/>
        </w:rPr>
        <w:pPrChange w:id="709" w:author="Nádia Silvestre" w:date="2026-09-21T17:57:00Z">
          <w:pPr/>
        </w:pPrChange>
      </w:pPr>
      <w:ins w:id="710" w:author="Nádia Silvestre" w:date="2026-09-21T17:57:00Z" w16du:dateUtc="2026-09-21T17:57:18Z">
        <w:r w:rsidRPr="482EA073">
          <w:rPr>
            <w:rFonts w:ascii="Garamond" w:eastAsia="Garamond" w:hAnsi="Garamond" w:cs="Garamond"/>
            <w:color w:val="000000" w:themeColor="text1"/>
            <w:szCs w:val="24"/>
          </w:rPr>
          <w:t>1-</w:t>
        </w:r>
      </w:ins>
      <w:ins w:id="711" w:author="Nádia Silvestre" w:date="2026-09-21T17:40:00Z" w16du:dateUtc="2026-09-21T17:40:44Z">
        <w:r w:rsidR="1F2431AB" w:rsidRPr="482EA073">
          <w:rPr>
            <w:rFonts w:ascii="Garamond" w:eastAsia="Garamond" w:hAnsi="Garamond" w:cs="Garamond"/>
            <w:color w:val="000000" w:themeColor="text1"/>
            <w:szCs w:val="24"/>
          </w:rPr>
          <w:t>O acompanhamento da aplicação do disposto no CLAE no que respeita à atividade pecuária é assegurado pela Comissão de Acompanhamento do Exercício das Atividades Pecuárias (CAEAP).</w:t>
        </w:r>
      </w:ins>
    </w:p>
    <w:p w14:paraId="372D459A" w14:textId="5EA0EB28" w:rsidR="252A8169" w:rsidRDefault="252A8169">
      <w:pPr>
        <w:pStyle w:val="PargrafodaLista"/>
        <w:spacing w:after="0"/>
        <w:ind w:left="426" w:hanging="426"/>
        <w:rPr>
          <w:ins w:id="712" w:author="Nádia Silvestre" w:date="2026-09-21T17:40:00Z" w16du:dateUtc="2026-09-21T17:40:44Z"/>
          <w:rFonts w:ascii="Garamond" w:eastAsia="Garamond" w:hAnsi="Garamond" w:cs="Garamond"/>
          <w:szCs w:val="24"/>
        </w:rPr>
        <w:pPrChange w:id="713" w:author="Nádia Silvestre" w:date="2026-09-21T17:57:00Z">
          <w:pPr/>
        </w:pPrChange>
      </w:pPr>
      <w:ins w:id="714" w:author="Nádia Silvestre" w:date="2026-09-21T17:57:00Z" w16du:dateUtc="2026-09-21T17:57:26Z">
        <w:r w:rsidRPr="482EA073">
          <w:rPr>
            <w:rFonts w:ascii="Garamond" w:eastAsia="Garamond" w:hAnsi="Garamond" w:cs="Garamond"/>
            <w:color w:val="000000" w:themeColor="text1"/>
            <w:szCs w:val="24"/>
          </w:rPr>
          <w:t xml:space="preserve">2- </w:t>
        </w:r>
      </w:ins>
      <w:ins w:id="715" w:author="Nádia Silvestre" w:date="2026-09-21T17:40:00Z" w16du:dateUtc="2026-09-21T17:40:44Z">
        <w:r w:rsidR="1F2431AB" w:rsidRPr="482EA073">
          <w:rPr>
            <w:rFonts w:ascii="Garamond" w:eastAsia="Garamond" w:hAnsi="Garamond" w:cs="Garamond"/>
            <w:color w:val="000000" w:themeColor="text1"/>
            <w:szCs w:val="24"/>
          </w:rPr>
          <w:t xml:space="preserve">A CAEAP é presidida pela Direção-Geral de Agricultura e Desenvolvimento Rural (DGADR), a quem cabe </w:t>
        </w:r>
        <w:r w:rsidR="1F2431AB" w:rsidRPr="482EA073">
          <w:rPr>
            <w:rFonts w:ascii="Garamond" w:eastAsia="Garamond" w:hAnsi="Garamond" w:cs="Garamond"/>
            <w:szCs w:val="24"/>
          </w:rPr>
          <w:t xml:space="preserve">assegurar a harmonização técnica da aplicação do </w:t>
        </w:r>
        <w:r w:rsidR="1F2431AB" w:rsidRPr="482EA073">
          <w:rPr>
            <w:rFonts w:ascii="Garamond" w:eastAsia="Garamond" w:hAnsi="Garamond" w:cs="Garamond"/>
            <w:color w:val="000000" w:themeColor="text1"/>
            <w:szCs w:val="24"/>
          </w:rPr>
          <w:t>CLAE no que respeita à atividade pecuária,</w:t>
        </w:r>
        <w:r w:rsidR="1F2431AB" w:rsidRPr="482EA073">
          <w:rPr>
            <w:rFonts w:ascii="Garamond" w:eastAsia="Garamond" w:hAnsi="Garamond" w:cs="Garamond"/>
            <w:szCs w:val="24"/>
          </w:rPr>
          <w:t xml:space="preserve"> e coordenar a elaboração das orientações de aplicação geral, em articulação com a DGAV e com as entidades coordenadoras.</w:t>
        </w:r>
      </w:ins>
    </w:p>
    <w:p w14:paraId="65495AFC" w14:textId="7740C3FE" w:rsidR="5C12E472" w:rsidRDefault="5C12E472">
      <w:pPr>
        <w:pStyle w:val="PargrafodaLista"/>
        <w:spacing w:after="0"/>
        <w:ind w:left="426" w:hanging="426"/>
        <w:rPr>
          <w:ins w:id="716" w:author="Nádia Silvestre" w:date="2026-09-21T17:40:00Z" w16du:dateUtc="2026-09-21T17:40:44Z"/>
          <w:rFonts w:ascii="Garamond" w:eastAsia="Garamond" w:hAnsi="Garamond" w:cs="Garamond"/>
          <w:color w:val="000000" w:themeColor="text1"/>
          <w:szCs w:val="24"/>
        </w:rPr>
        <w:pPrChange w:id="717" w:author="Nádia Silvestre" w:date="2026-09-21T17:57:00Z">
          <w:pPr/>
        </w:pPrChange>
      </w:pPr>
      <w:ins w:id="718" w:author="Nádia Silvestre" w:date="2026-09-21T17:57:00Z" w16du:dateUtc="2026-09-21T17:57:34Z">
        <w:r w:rsidRPr="482EA073">
          <w:rPr>
            <w:rFonts w:ascii="Garamond" w:eastAsia="Garamond" w:hAnsi="Garamond" w:cs="Garamond"/>
            <w:color w:val="000000" w:themeColor="text1"/>
            <w:szCs w:val="24"/>
          </w:rPr>
          <w:t xml:space="preserve">3- </w:t>
        </w:r>
      </w:ins>
      <w:ins w:id="719" w:author="Nádia Silvestre" w:date="2026-09-21T17:40:00Z" w16du:dateUtc="2026-09-21T17:40:44Z">
        <w:r w:rsidR="1F2431AB" w:rsidRPr="482EA073">
          <w:rPr>
            <w:rFonts w:ascii="Garamond" w:eastAsia="Garamond" w:hAnsi="Garamond" w:cs="Garamond"/>
            <w:color w:val="000000" w:themeColor="text1"/>
            <w:szCs w:val="24"/>
          </w:rPr>
          <w:t xml:space="preserve">A composição da CAEAP é definida por despacho do membro do governo da agricultura. </w:t>
        </w:r>
      </w:ins>
    </w:p>
    <w:p w14:paraId="0DFEBB1A" w14:textId="46743572" w:rsidR="1F2431AB" w:rsidRDefault="1F2431AB">
      <w:pPr>
        <w:pStyle w:val="PargrafodaLista"/>
        <w:numPr>
          <w:ilvl w:val="0"/>
          <w:numId w:val="3"/>
        </w:numPr>
        <w:spacing w:after="0"/>
        <w:ind w:left="426" w:hanging="426"/>
        <w:rPr>
          <w:ins w:id="720" w:author="Nádia Silvestre" w:date="2026-09-21T17:40:00Z" w16du:dateUtc="2026-09-21T17:40:44Z"/>
          <w:rFonts w:ascii="Garamond" w:eastAsia="Garamond" w:hAnsi="Garamond" w:cs="Garamond"/>
          <w:color w:val="000000" w:themeColor="text1"/>
          <w:szCs w:val="24"/>
        </w:rPr>
        <w:pPrChange w:id="721" w:author="Nádia Silvestre" w:date="2026-09-21T17:40:00Z">
          <w:pPr/>
        </w:pPrChange>
      </w:pPr>
      <w:ins w:id="722" w:author="Nádia Silvestre" w:date="2026-09-21T17:40:00Z" w16du:dateUtc="2026-09-21T17:40:44Z">
        <w:r w:rsidRPr="482EA073">
          <w:rPr>
            <w:rFonts w:ascii="Garamond" w:eastAsia="Garamond" w:hAnsi="Garamond" w:cs="Garamond"/>
            <w:color w:val="000000" w:themeColor="text1"/>
            <w:szCs w:val="24"/>
          </w:rPr>
          <w:t>Compete à CAEAP, nomeadamente:</w:t>
        </w:r>
      </w:ins>
    </w:p>
    <w:p w14:paraId="76392A9F" w14:textId="07CB4EA2" w:rsidR="1F2431AB" w:rsidRDefault="1F2431AB">
      <w:pPr>
        <w:pStyle w:val="PargrafodaLista"/>
        <w:numPr>
          <w:ilvl w:val="0"/>
          <w:numId w:val="2"/>
        </w:numPr>
        <w:spacing w:after="0"/>
        <w:ind w:left="851" w:hanging="284"/>
        <w:rPr>
          <w:ins w:id="723" w:author="Nádia Silvestre" w:date="2026-09-21T17:40:00Z" w16du:dateUtc="2026-09-21T17:40:44Z"/>
          <w:rFonts w:ascii="Garamond" w:eastAsia="Garamond" w:hAnsi="Garamond" w:cs="Garamond"/>
          <w:color w:val="000000" w:themeColor="text1"/>
          <w:szCs w:val="24"/>
        </w:rPr>
        <w:pPrChange w:id="724" w:author="Nádia Silvestre" w:date="2026-09-21T17:40:00Z">
          <w:pPr/>
        </w:pPrChange>
      </w:pPr>
      <w:ins w:id="725" w:author="Nádia Silvestre" w:date="2026-09-21T17:40:00Z" w16du:dateUtc="2026-09-21T17:40:44Z">
        <w:r w:rsidRPr="482EA073">
          <w:rPr>
            <w:rFonts w:ascii="Garamond" w:eastAsia="Garamond" w:hAnsi="Garamond" w:cs="Garamond"/>
            <w:color w:val="000000" w:themeColor="text1"/>
            <w:szCs w:val="24"/>
          </w:rPr>
          <w:t>Acompanhar os desenvolvimentos do regime transitório e produzir orientações setoriais, sempre que tal se justifique;</w:t>
        </w:r>
      </w:ins>
    </w:p>
    <w:p w14:paraId="25FE5D33" w14:textId="55122B0C" w:rsidR="1F2431AB" w:rsidRDefault="1F2431AB">
      <w:pPr>
        <w:pStyle w:val="PargrafodaLista"/>
        <w:numPr>
          <w:ilvl w:val="0"/>
          <w:numId w:val="2"/>
        </w:numPr>
        <w:spacing w:after="0"/>
        <w:ind w:left="851" w:hanging="284"/>
        <w:rPr>
          <w:ins w:id="726" w:author="Nádia Silvestre" w:date="2026-09-21T17:40:00Z" w16du:dateUtc="2026-09-21T17:40:44Z"/>
          <w:rFonts w:ascii="Garamond" w:eastAsia="Garamond" w:hAnsi="Garamond" w:cs="Garamond"/>
          <w:color w:val="000000" w:themeColor="text1"/>
          <w:szCs w:val="24"/>
        </w:rPr>
        <w:pPrChange w:id="727" w:author="Nádia Silvestre" w:date="2026-09-21T17:40:00Z">
          <w:pPr/>
        </w:pPrChange>
      </w:pPr>
      <w:ins w:id="728" w:author="Nádia Silvestre" w:date="2026-09-21T17:40:00Z" w16du:dateUtc="2026-09-21T17:40:44Z">
        <w:r w:rsidRPr="482EA073">
          <w:rPr>
            <w:rFonts w:ascii="Garamond" w:eastAsia="Garamond" w:hAnsi="Garamond" w:cs="Garamond"/>
            <w:color w:val="000000" w:themeColor="text1"/>
            <w:szCs w:val="24"/>
          </w:rPr>
          <w:t>Publicar documentos de suporte e de informação sobre boas práticas para o setor pecuário nacional, numa perspetiva de desenvolvimento da sua competitividade;</w:t>
        </w:r>
      </w:ins>
    </w:p>
    <w:p w14:paraId="6CC2446A" w14:textId="0B64B928" w:rsidR="1F2431AB" w:rsidRDefault="1F2431AB">
      <w:pPr>
        <w:pStyle w:val="PargrafodaLista"/>
        <w:numPr>
          <w:ilvl w:val="0"/>
          <w:numId w:val="2"/>
        </w:numPr>
        <w:spacing w:after="0"/>
        <w:ind w:left="851" w:hanging="284"/>
        <w:rPr>
          <w:ins w:id="729" w:author="Nádia Silvestre" w:date="2026-09-21T17:40:00Z" w16du:dateUtc="2026-09-21T17:40:44Z"/>
          <w:rFonts w:ascii="Garamond" w:eastAsia="Garamond" w:hAnsi="Garamond" w:cs="Garamond"/>
          <w:color w:val="000000" w:themeColor="text1"/>
          <w:szCs w:val="24"/>
        </w:rPr>
        <w:pPrChange w:id="730" w:author="Nádia Silvestre" w:date="2026-09-21T17:40:00Z">
          <w:pPr/>
        </w:pPrChange>
      </w:pPr>
      <w:ins w:id="731" w:author="Nádia Silvestre" w:date="2026-09-21T17:40:00Z" w16du:dateUtc="2026-09-21T17:40:44Z">
        <w:r w:rsidRPr="482EA073">
          <w:rPr>
            <w:rFonts w:ascii="Garamond" w:eastAsia="Garamond" w:hAnsi="Garamond" w:cs="Garamond"/>
            <w:color w:val="000000" w:themeColor="text1"/>
            <w:szCs w:val="24"/>
          </w:rPr>
          <w:t>Acompanhar a evolução e a promoção da adoção de planos de gestão setorial, de medidas de monitorização associadas e demais aspetos relacionados;</w:t>
        </w:r>
      </w:ins>
    </w:p>
    <w:p w14:paraId="77CB6FB8" w14:textId="28EEF080" w:rsidR="1F2431AB" w:rsidRDefault="1F2431AB">
      <w:pPr>
        <w:pStyle w:val="PargrafodaLista"/>
        <w:numPr>
          <w:ilvl w:val="0"/>
          <w:numId w:val="2"/>
        </w:numPr>
        <w:spacing w:after="0"/>
        <w:ind w:left="851" w:hanging="284"/>
        <w:rPr>
          <w:ins w:id="732" w:author="Nádia Silvestre" w:date="2026-09-21T17:40:00Z" w16du:dateUtc="2026-09-21T17:40:44Z"/>
          <w:rFonts w:ascii="Garamond" w:eastAsia="Garamond" w:hAnsi="Garamond" w:cs="Garamond"/>
          <w:color w:val="000000" w:themeColor="text1"/>
          <w:szCs w:val="24"/>
        </w:rPr>
        <w:pPrChange w:id="733" w:author="Nádia Silvestre" w:date="2026-09-21T17:40:00Z">
          <w:pPr/>
        </w:pPrChange>
      </w:pPr>
      <w:ins w:id="734" w:author="Nádia Silvestre" w:date="2026-09-21T17:40:00Z" w16du:dateUtc="2026-09-21T17:40:44Z">
        <w:r w:rsidRPr="482EA073">
          <w:rPr>
            <w:rFonts w:ascii="Garamond" w:eastAsia="Garamond" w:hAnsi="Garamond" w:cs="Garamond"/>
            <w:color w:val="000000" w:themeColor="text1"/>
            <w:szCs w:val="24"/>
          </w:rPr>
          <w:t>Deliberar sobre as alterações aos modelos de pedido de licenciamento ou de autorização das atividades abrangidas pelo presente decreto-lei que se mostrem necessárias para assegurar a atualização das referências às disposições legislativas e regulamentares deste constantes;</w:t>
        </w:r>
      </w:ins>
    </w:p>
    <w:p w14:paraId="13BD0DA6" w14:textId="5FBDECC9" w:rsidR="1F2431AB" w:rsidRDefault="1F2431AB">
      <w:pPr>
        <w:pStyle w:val="PargrafodaLista"/>
        <w:numPr>
          <w:ilvl w:val="0"/>
          <w:numId w:val="2"/>
        </w:numPr>
        <w:spacing w:after="0"/>
        <w:ind w:left="851" w:hanging="284"/>
        <w:rPr>
          <w:ins w:id="735" w:author="Nádia Silvestre" w:date="2026-09-21T17:40:00Z" w16du:dateUtc="2026-09-21T17:40:44Z"/>
          <w:rFonts w:ascii="Garamond" w:eastAsia="Garamond" w:hAnsi="Garamond" w:cs="Garamond"/>
          <w:color w:val="000000" w:themeColor="text1"/>
          <w:szCs w:val="24"/>
        </w:rPr>
        <w:pPrChange w:id="736" w:author="Nádia Silvestre" w:date="2026-09-21T17:40:00Z">
          <w:pPr/>
        </w:pPrChange>
      </w:pPr>
      <w:ins w:id="737" w:author="Nádia Silvestre" w:date="2026-09-21T17:40:00Z" w16du:dateUtc="2026-09-21T17:40:44Z">
        <w:r w:rsidRPr="482EA073">
          <w:rPr>
            <w:rFonts w:ascii="Garamond" w:eastAsia="Garamond" w:hAnsi="Garamond" w:cs="Garamond"/>
            <w:color w:val="000000" w:themeColor="text1"/>
            <w:szCs w:val="24"/>
          </w:rPr>
          <w:t>Manifestar a sua posição sobre questões da sua competência sempre que solicitada pelas restantes entidades intervenientes;</w:t>
        </w:r>
      </w:ins>
    </w:p>
    <w:p w14:paraId="32A1C171" w14:textId="335A7441" w:rsidR="1F2431AB" w:rsidRDefault="1F2431AB">
      <w:pPr>
        <w:pStyle w:val="PargrafodaLista"/>
        <w:numPr>
          <w:ilvl w:val="0"/>
          <w:numId w:val="2"/>
        </w:numPr>
        <w:spacing w:after="0"/>
        <w:ind w:left="851" w:hanging="284"/>
        <w:rPr>
          <w:ins w:id="738" w:author="Nádia Silvestre" w:date="2026-09-21T17:40:00Z" w16du:dateUtc="2026-09-21T17:40:44Z"/>
          <w:rFonts w:ascii="Garamond" w:eastAsia="Garamond" w:hAnsi="Garamond" w:cs="Garamond"/>
          <w:color w:val="000000" w:themeColor="text1"/>
          <w:szCs w:val="24"/>
        </w:rPr>
        <w:pPrChange w:id="739" w:author="Nádia Silvestre" w:date="2026-09-21T17:40:00Z">
          <w:pPr/>
        </w:pPrChange>
      </w:pPr>
      <w:ins w:id="740" w:author="Nádia Silvestre" w:date="2026-09-21T17:40:00Z" w16du:dateUtc="2026-09-21T17:40:44Z">
        <w:r w:rsidRPr="482EA073">
          <w:rPr>
            <w:rFonts w:ascii="Garamond" w:eastAsia="Garamond" w:hAnsi="Garamond" w:cs="Garamond"/>
            <w:color w:val="000000" w:themeColor="text1"/>
            <w:szCs w:val="24"/>
          </w:rPr>
          <w:t>Desenvolver propostas de alterações legislativas, organizativas e procedimentais na implementação do CLAE e dos regimes conexos.</w:t>
        </w:r>
      </w:ins>
    </w:p>
    <w:p w14:paraId="05F042D9" w14:textId="17EBE4DE" w:rsidR="1F2431AB" w:rsidRDefault="1F2431AB">
      <w:pPr>
        <w:pStyle w:val="PargrafodaLista"/>
        <w:numPr>
          <w:ilvl w:val="0"/>
          <w:numId w:val="9"/>
        </w:numPr>
        <w:spacing w:after="0"/>
        <w:rPr>
          <w:ins w:id="741" w:author="Nádia Silvestre" w:date="2026-09-21T17:40:00Z" w16du:dateUtc="2026-09-21T17:40:44Z"/>
          <w:rFonts w:ascii="Garamond" w:eastAsia="Garamond" w:hAnsi="Garamond" w:cs="Garamond"/>
          <w:color w:val="000000" w:themeColor="text1"/>
          <w:szCs w:val="24"/>
        </w:rPr>
        <w:pPrChange w:id="742" w:author="Nádia Silvestre" w:date="2026-09-21T17:57:00Z">
          <w:pPr/>
        </w:pPrChange>
      </w:pPr>
      <w:ins w:id="743" w:author="Nádia Silvestre" w:date="2026-09-21T17:40:00Z" w16du:dateUtc="2026-09-21T17:40:44Z">
        <w:r w:rsidRPr="482EA073">
          <w:rPr>
            <w:rFonts w:ascii="Garamond" w:eastAsia="Garamond" w:hAnsi="Garamond" w:cs="Garamond"/>
            <w:color w:val="000000" w:themeColor="text1"/>
            <w:szCs w:val="24"/>
          </w:rPr>
          <w:t>A CAEAP reúne ordinariamente em janeiro, abril, julho e outubro e extraordinariamente por decisão do seu presidente, sempre que se justifique ou por solicitação de qualquer dos seus membros.</w:t>
        </w:r>
      </w:ins>
    </w:p>
    <w:p w14:paraId="0C75CCA2" w14:textId="2852FB04" w:rsidR="482EA073" w:rsidRDefault="482EA073">
      <w:pPr>
        <w:spacing w:after="120"/>
        <w:rPr>
          <w:ins w:id="744" w:author="Nádia Silvestre" w:date="2026-09-21T17:18:00Z" w16du:dateUtc="2026-09-21T17:18:47Z"/>
          <w:rFonts w:ascii="Garamond" w:eastAsia="Garamond" w:hAnsi="Garamond" w:cs="Garamond"/>
          <w:color w:val="000000" w:themeColor="text1"/>
          <w:szCs w:val="24"/>
        </w:rPr>
        <w:pPrChange w:id="745" w:author="Nádia Silvestre" w:date="2026-09-21T17:40:00Z">
          <w:pPr>
            <w:numPr>
              <w:numId w:val="3"/>
            </w:numPr>
            <w:ind w:left="720" w:hanging="360"/>
          </w:pPr>
        </w:pPrChange>
      </w:pPr>
    </w:p>
    <w:p w14:paraId="23D367E5" w14:textId="0A5805C7" w:rsidR="7CFC8E2E" w:rsidRDefault="7CFC8E2E">
      <w:pPr>
        <w:spacing w:after="120"/>
        <w:jc w:val="center"/>
        <w:rPr>
          <w:ins w:id="746" w:author="Nádia Silvestre" w:date="2026-09-21T17:26:00Z" w16du:dateUtc="2026-09-21T17:26:47Z"/>
          <w:rFonts w:ascii="Garamond" w:eastAsia="Garamond" w:hAnsi="Garamond" w:cs="Garamond"/>
          <w:smallCaps/>
          <w:color w:val="000000" w:themeColor="text1"/>
          <w:szCs w:val="24"/>
        </w:rPr>
        <w:pPrChange w:id="747" w:author="Nádia Silvestre" w:date="2026-09-21T17:26:00Z">
          <w:pPr/>
        </w:pPrChange>
      </w:pPr>
      <w:ins w:id="748" w:author="Nádia Silvestre" w:date="2026-09-21T17:26:00Z" w16du:dateUtc="2026-09-21T17:26:47Z">
        <w:r w:rsidRPr="482EA073">
          <w:rPr>
            <w:rFonts w:ascii="Garamond" w:eastAsia="Garamond" w:hAnsi="Garamond" w:cs="Garamond"/>
            <w:smallCaps/>
            <w:color w:val="000000" w:themeColor="text1"/>
            <w:szCs w:val="24"/>
          </w:rPr>
          <w:t>Subsecção II</w:t>
        </w:r>
      </w:ins>
      <w:ins w:id="749" w:author="Nádia Silvestre" w:date="2026-09-22T15:56:00Z" w16du:dateUtc="2026-09-22T15:56:12Z">
        <w:r w:rsidR="1E469260" w:rsidRPr="482EA073">
          <w:rPr>
            <w:rFonts w:ascii="Garamond" w:eastAsia="Garamond" w:hAnsi="Garamond" w:cs="Garamond"/>
            <w:smallCaps/>
            <w:color w:val="000000" w:themeColor="text1"/>
            <w:szCs w:val="24"/>
          </w:rPr>
          <w:t>I</w:t>
        </w:r>
      </w:ins>
    </w:p>
    <w:p w14:paraId="4B2D11A4" w14:textId="07EA58F7" w:rsidR="7CFC8E2E" w:rsidRDefault="7CFC8E2E">
      <w:pPr>
        <w:spacing w:after="120"/>
        <w:jc w:val="center"/>
        <w:rPr>
          <w:ins w:id="750" w:author="Nádia Silvestre" w:date="2026-09-21T17:26:00Z" w16du:dateUtc="2026-09-21T17:26:47Z"/>
          <w:rFonts w:ascii="Garamond" w:eastAsia="Garamond" w:hAnsi="Garamond" w:cs="Garamond"/>
          <w:smallCaps/>
          <w:color w:val="000000" w:themeColor="text1"/>
          <w:szCs w:val="24"/>
        </w:rPr>
        <w:pPrChange w:id="751" w:author="Nádia Silvestre" w:date="2026-09-21T17:26:00Z">
          <w:pPr/>
        </w:pPrChange>
      </w:pPr>
      <w:ins w:id="752" w:author="Nádia Silvestre" w:date="2026-09-21T17:26:00Z">
        <w:r w:rsidRPr="482EA073">
          <w:rPr>
            <w:rFonts w:ascii="Garamond" w:eastAsia="Garamond" w:hAnsi="Garamond" w:cs="Garamond"/>
            <w:smallCaps/>
            <w:color w:val="000000" w:themeColor="text1"/>
            <w:szCs w:val="24"/>
          </w:rPr>
          <w:t>Condições do exercício das atividades pecuárias</w:t>
        </w:r>
      </w:ins>
    </w:p>
    <w:p w14:paraId="43989032" w14:textId="29BBFC5C" w:rsidR="6B1D7E50" w:rsidRDefault="6B1D7E50">
      <w:pPr>
        <w:widowControl w:val="0"/>
        <w:spacing w:after="120"/>
        <w:jc w:val="center"/>
        <w:rPr>
          <w:ins w:id="753" w:author="Nádia Silvestre" w:date="2026-09-21T17:18:00Z" w16du:dateUtc="2026-09-21T17:18:47Z"/>
          <w:rFonts w:ascii="Garamond" w:hAnsi="Garamond"/>
          <w:color w:val="000000" w:themeColor="text1"/>
        </w:rPr>
        <w:pPrChange w:id="754" w:author="Nádia Silvestre" w:date="2026-09-21T21:31:00Z">
          <w:pPr>
            <w:widowControl w:val="0"/>
            <w:spacing w:after="120"/>
          </w:pPr>
        </w:pPrChange>
      </w:pPr>
      <w:ins w:id="755" w:author="Nádia Silvestre" w:date="2026-09-21T21:31:00Z" w16du:dateUtc="2026-09-21T21:31:44Z">
        <w:r w:rsidRPr="482EA073">
          <w:rPr>
            <w:rFonts w:ascii="Garamond" w:hAnsi="Garamond"/>
            <w:color w:val="000000" w:themeColor="text1"/>
          </w:rPr>
          <w:t xml:space="preserve">Artigo </w:t>
        </w:r>
      </w:ins>
      <w:ins w:id="756" w:author="Nádia Silvestre" w:date="2026-09-22T15:56:00Z" w16du:dateUtc="2026-09-22T15:56:23Z">
        <w:r w:rsidR="6E086719" w:rsidRPr="482EA073">
          <w:rPr>
            <w:rFonts w:ascii="Garamond" w:hAnsi="Garamond"/>
            <w:color w:val="000000" w:themeColor="text1"/>
          </w:rPr>
          <w:t>53.º</w:t>
        </w:r>
      </w:ins>
    </w:p>
    <w:p w14:paraId="642DFA04" w14:textId="7FD3248E" w:rsidR="418641BE" w:rsidRDefault="418641BE">
      <w:pPr>
        <w:spacing w:after="0"/>
        <w:jc w:val="center"/>
        <w:rPr>
          <w:ins w:id="757" w:author="Nádia Silvestre" w:date="2026-09-21T17:26:00Z" w16du:dateUtc="2026-09-21T17:26:14Z"/>
          <w:rFonts w:ascii="Garamond" w:eastAsia="Garamond" w:hAnsi="Garamond" w:cs="Garamond"/>
          <w:color w:val="000000" w:themeColor="text1"/>
          <w:szCs w:val="24"/>
        </w:rPr>
        <w:pPrChange w:id="758" w:author="Nádia Silvestre" w:date="2026-09-21T17:26:00Z">
          <w:pPr/>
        </w:pPrChange>
      </w:pPr>
      <w:ins w:id="759" w:author="Nádia Silvestre" w:date="2026-09-21T17:26:00Z" w16du:dateUtc="2026-09-21T17:26:14Z">
        <w:r w:rsidRPr="482EA073">
          <w:rPr>
            <w:rFonts w:ascii="Garamond" w:eastAsia="Garamond" w:hAnsi="Garamond" w:cs="Garamond"/>
            <w:b/>
            <w:bCs/>
            <w:color w:val="000000" w:themeColor="text1"/>
            <w:szCs w:val="24"/>
            <w:rPrChange w:id="760" w:author="Nádia Silvestre" w:date="2026-09-21T21:31:00Z" w16du:dateUtc="2026-09-21T21:31:58Z">
              <w:rPr>
                <w:rFonts w:ascii="Garamond" w:eastAsia="Garamond" w:hAnsi="Garamond" w:cs="Garamond"/>
                <w:color w:val="000000" w:themeColor="text1"/>
                <w:szCs w:val="24"/>
              </w:rPr>
            </w:rPrChange>
          </w:rPr>
          <w:t>Início da atividad</w:t>
        </w:r>
        <w:r w:rsidRPr="482EA073">
          <w:rPr>
            <w:rFonts w:ascii="Garamond" w:eastAsia="Garamond" w:hAnsi="Garamond" w:cs="Garamond"/>
            <w:color w:val="000000" w:themeColor="text1"/>
            <w:szCs w:val="24"/>
          </w:rPr>
          <w:t>e</w:t>
        </w:r>
      </w:ins>
    </w:p>
    <w:p w14:paraId="3A940E54" w14:textId="1BDD9C75" w:rsidR="418641BE" w:rsidRDefault="418641BE">
      <w:pPr>
        <w:spacing w:after="120"/>
        <w:rPr>
          <w:ins w:id="761" w:author="Nádia Silvestre" w:date="2026-09-21T17:26:00Z" w16du:dateUtc="2026-09-21T17:26:14Z"/>
          <w:rFonts w:ascii="Garamond" w:eastAsia="Garamond" w:hAnsi="Garamond" w:cs="Garamond"/>
          <w:color w:val="000000" w:themeColor="text1"/>
          <w:szCs w:val="24"/>
        </w:rPr>
        <w:pPrChange w:id="762" w:author="Nádia Silvestre" w:date="2026-09-21T17:26:00Z">
          <w:pPr/>
        </w:pPrChange>
      </w:pPr>
      <w:ins w:id="763" w:author="Nádia Silvestre" w:date="2026-09-21T17:26:00Z" w16du:dateUtc="2026-09-21T17:26:14Z">
        <w:r w:rsidRPr="482EA073">
          <w:rPr>
            <w:rFonts w:ascii="Garamond" w:eastAsia="Garamond" w:hAnsi="Garamond" w:cs="Garamond"/>
            <w:color w:val="000000" w:themeColor="text1"/>
            <w:szCs w:val="24"/>
          </w:rPr>
          <w:t xml:space="preserve">1 - O operador económico que desenvolva atividade pecuária sujeita a título digital de atividade económica deve comunicar através da “Plataforma dos Licenciamentos”, que notifica automática e imediatamente a entidade coordenadora e as entidades públicas consultadas, a data de início da exploração pecuária com uma antecedência mínima </w:t>
        </w:r>
        <w:commentRangeStart w:id="764"/>
        <w:commentRangeStart w:id="765"/>
        <w:r w:rsidRPr="482EA073">
          <w:rPr>
            <w:rFonts w:ascii="Garamond" w:eastAsia="Garamond" w:hAnsi="Garamond" w:cs="Garamond"/>
            <w:color w:val="000000" w:themeColor="text1"/>
            <w:szCs w:val="24"/>
          </w:rPr>
          <w:t>de</w:t>
        </w:r>
      </w:ins>
      <w:commentRangeEnd w:id="764"/>
      <w:r w:rsidRPr="482EA073">
        <w:rPr>
          <w:rStyle w:val="Refdecomentrio"/>
          <w:rFonts w:ascii="Garamond" w:eastAsia="Garamond" w:hAnsi="Garamond" w:cs="Garamond"/>
          <w:color w:val="000000" w:themeColor="text1"/>
          <w:sz w:val="24"/>
          <w:szCs w:val="24"/>
        </w:rPr>
        <w:commentReference w:id="764"/>
      </w:r>
      <w:commentRangeEnd w:id="765"/>
      <w:r w:rsidRPr="482EA073">
        <w:rPr>
          <w:rStyle w:val="Refdecomentrio"/>
          <w:rFonts w:ascii="Garamond" w:eastAsia="Garamond" w:hAnsi="Garamond" w:cs="Garamond"/>
          <w:color w:val="000000" w:themeColor="text1"/>
          <w:sz w:val="24"/>
          <w:szCs w:val="24"/>
        </w:rPr>
        <w:commentReference w:id="765"/>
      </w:r>
      <w:ins w:id="766" w:author="Nádia Silvestre" w:date="2026-09-21T17:26:00Z" w16du:dateUtc="2026-09-21T17:26:14Z">
        <w:r w:rsidRPr="482EA073">
          <w:rPr>
            <w:rFonts w:ascii="Garamond" w:eastAsia="Garamond" w:hAnsi="Garamond" w:cs="Garamond"/>
            <w:color w:val="000000" w:themeColor="text1"/>
            <w:szCs w:val="24"/>
          </w:rPr>
          <w:t xml:space="preserve"> cinco dias.</w:t>
        </w:r>
      </w:ins>
    </w:p>
    <w:p w14:paraId="6648541D" w14:textId="02A71190" w:rsidR="418641BE" w:rsidRDefault="418641BE">
      <w:pPr>
        <w:spacing w:after="120"/>
        <w:rPr>
          <w:ins w:id="767" w:author="Nádia Silvestre" w:date="2026-09-21T17:26:00Z" w16du:dateUtc="2026-09-21T17:26:14Z"/>
          <w:rFonts w:ascii="Garamond" w:eastAsia="Garamond" w:hAnsi="Garamond" w:cs="Garamond"/>
          <w:color w:val="000000" w:themeColor="text1"/>
          <w:szCs w:val="24"/>
        </w:rPr>
        <w:pPrChange w:id="768" w:author="Nádia Silvestre" w:date="2026-09-21T17:26:00Z">
          <w:pPr/>
        </w:pPrChange>
      </w:pPr>
      <w:ins w:id="769" w:author="Nádia Silvestre" w:date="2026-09-21T17:26:00Z" w16du:dateUtc="2026-09-21T17:26:14Z">
        <w:r w:rsidRPr="482EA073">
          <w:rPr>
            <w:rFonts w:ascii="Garamond" w:eastAsia="Garamond" w:hAnsi="Garamond" w:cs="Garamond"/>
            <w:color w:val="000000" w:themeColor="text1"/>
            <w:szCs w:val="24"/>
          </w:rPr>
          <w:t>2 - Para efeitos do número anterior, considera-se como a data de início da atividade pecuária a data da primeira utilização das instalações ou da primeira transferência de efetivos pecuários para a exploração, centro de agrupamento ou entreposto.</w:t>
        </w:r>
      </w:ins>
    </w:p>
    <w:p w14:paraId="388C0BAF" w14:textId="0AE40B4A" w:rsidR="418641BE" w:rsidRDefault="418641BE">
      <w:pPr>
        <w:spacing w:after="120"/>
        <w:rPr>
          <w:ins w:id="770" w:author="Nádia Silvestre" w:date="2026-09-21T17:26:00Z" w16du:dateUtc="2026-09-21T17:26:14Z"/>
          <w:rFonts w:ascii="Garamond" w:eastAsia="Garamond" w:hAnsi="Garamond" w:cs="Garamond"/>
          <w:color w:val="000000" w:themeColor="text1"/>
          <w:szCs w:val="24"/>
        </w:rPr>
        <w:pPrChange w:id="771" w:author="Nádia Silvestre" w:date="2026-09-21T17:26:00Z">
          <w:pPr/>
        </w:pPrChange>
      </w:pPr>
      <w:ins w:id="772" w:author="Nádia Silvestre" w:date="2026-09-21T17:26:00Z" w16du:dateUtc="2026-09-21T17:26:14Z">
        <w:r w:rsidRPr="482EA073">
          <w:rPr>
            <w:rFonts w:ascii="Garamond" w:eastAsia="Garamond" w:hAnsi="Garamond" w:cs="Garamond"/>
            <w:color w:val="000000" w:themeColor="text1"/>
            <w:szCs w:val="24"/>
          </w:rPr>
          <w:t xml:space="preserve"> </w:t>
        </w:r>
      </w:ins>
    </w:p>
    <w:p w14:paraId="7C53FB6F" w14:textId="27FCD53D" w:rsidR="51B06E4B" w:rsidRDefault="51B06E4B">
      <w:pPr>
        <w:pStyle w:val="PargrafodaLista"/>
        <w:shd w:val="clear" w:color="auto" w:fill="FFFFFF" w:themeFill="background1"/>
        <w:spacing w:after="0"/>
        <w:ind w:hanging="360"/>
        <w:jc w:val="center"/>
        <w:rPr>
          <w:ins w:id="773" w:author="Nádia Silvestre" w:date="2026-09-21T17:26:00Z" w16du:dateUtc="2026-09-21T17:26:14Z"/>
          <w:rFonts w:ascii="Garamond" w:eastAsia="Garamond" w:hAnsi="Garamond" w:cs="Garamond"/>
          <w:color w:val="000000" w:themeColor="text1"/>
          <w:szCs w:val="24"/>
        </w:rPr>
        <w:pPrChange w:id="774" w:author="Nádia Silvestre" w:date="2026-09-21T17:26:00Z">
          <w:pPr/>
        </w:pPrChange>
      </w:pPr>
      <w:ins w:id="775" w:author="Nádia Silvestre" w:date="2026-09-21T17:38:00Z" w16du:dateUtc="2026-09-21T17:38:59Z">
        <w:r w:rsidRPr="482EA073">
          <w:rPr>
            <w:rFonts w:ascii="Garamond" w:eastAsia="Garamond" w:hAnsi="Garamond" w:cs="Garamond"/>
            <w:color w:val="000000" w:themeColor="text1"/>
            <w:szCs w:val="24"/>
          </w:rPr>
          <w:t xml:space="preserve">Artigo </w:t>
        </w:r>
      </w:ins>
      <w:ins w:id="776" w:author="Nádia Silvestre" w:date="2026-09-22T15:56:00Z" w16du:dateUtc="2026-09-22T15:56:31Z">
        <w:r w:rsidR="1D6606E9" w:rsidRPr="482EA073">
          <w:rPr>
            <w:rFonts w:ascii="Garamond" w:eastAsia="Garamond" w:hAnsi="Garamond" w:cs="Garamond"/>
            <w:color w:val="000000" w:themeColor="text1"/>
            <w:szCs w:val="24"/>
          </w:rPr>
          <w:t>54.º</w:t>
        </w:r>
      </w:ins>
    </w:p>
    <w:p w14:paraId="7BF64A37" w14:textId="4C5AAF24" w:rsidR="418641BE" w:rsidRDefault="418641BE">
      <w:pPr>
        <w:spacing w:after="0"/>
        <w:jc w:val="center"/>
        <w:rPr>
          <w:ins w:id="777" w:author="Nádia Silvestre" w:date="2026-09-21T17:26:00Z" w16du:dateUtc="2026-09-21T17:26:14Z"/>
          <w:rFonts w:ascii="Garamond" w:eastAsia="Garamond" w:hAnsi="Garamond" w:cs="Garamond"/>
          <w:b/>
          <w:bCs/>
          <w:color w:val="000000" w:themeColor="text1"/>
          <w:szCs w:val="24"/>
          <w:rPrChange w:id="778" w:author="Nádia Silvestre" w:date="2026-09-21T21:32:00Z">
            <w:rPr>
              <w:ins w:id="779" w:author="Nádia Silvestre" w:date="2026-09-21T17:26:00Z" w16du:dateUtc="2026-09-21T17:26:14Z"/>
              <w:rFonts w:ascii="Garamond" w:eastAsia="Garamond" w:hAnsi="Garamond" w:cs="Garamond"/>
              <w:color w:val="000000" w:themeColor="text1"/>
              <w:szCs w:val="24"/>
            </w:rPr>
          </w:rPrChange>
        </w:rPr>
        <w:pPrChange w:id="780" w:author="Nádia Silvestre" w:date="2026-09-21T17:26:00Z">
          <w:pPr>
            <w:numPr>
              <w:numId w:val="8"/>
            </w:numPr>
            <w:ind w:left="720" w:hanging="360"/>
          </w:pPr>
        </w:pPrChange>
      </w:pPr>
      <w:ins w:id="781" w:author="Nádia Silvestre" w:date="2026-09-21T17:26:00Z" w16du:dateUtc="2026-09-21T17:26:14Z">
        <w:r w:rsidRPr="482EA073">
          <w:rPr>
            <w:rFonts w:ascii="Garamond" w:eastAsia="Garamond" w:hAnsi="Garamond" w:cs="Garamond"/>
            <w:b/>
            <w:bCs/>
            <w:color w:val="000000" w:themeColor="text1"/>
            <w:szCs w:val="24"/>
            <w:rPrChange w:id="782" w:author="Nádia Silvestre" w:date="2026-09-21T21:32:00Z" w16du:dateUtc="2026-09-21T21:32:10Z">
              <w:rPr>
                <w:rFonts w:ascii="Garamond" w:eastAsia="Garamond" w:hAnsi="Garamond" w:cs="Garamond"/>
                <w:color w:val="000000" w:themeColor="text1"/>
                <w:szCs w:val="24"/>
              </w:rPr>
            </w:rPrChange>
          </w:rPr>
          <w:t>Condições gerais para o exercício da atividade pecuária</w:t>
        </w:r>
      </w:ins>
    </w:p>
    <w:p w14:paraId="5467A59B" w14:textId="16775552" w:rsidR="418641BE" w:rsidRDefault="418641BE">
      <w:pPr>
        <w:spacing w:after="120"/>
        <w:rPr>
          <w:ins w:id="783" w:author="Nádia Silvestre" w:date="2026-09-21T17:26:00Z" w16du:dateUtc="2026-09-21T17:26:14Z"/>
          <w:rFonts w:ascii="Garamond" w:eastAsia="Garamond" w:hAnsi="Garamond" w:cs="Garamond"/>
          <w:color w:val="000000" w:themeColor="text1"/>
          <w:szCs w:val="24"/>
        </w:rPr>
        <w:pPrChange w:id="784" w:author="Nádia Silvestre" w:date="2026-09-21T17:26:00Z">
          <w:pPr/>
        </w:pPrChange>
      </w:pPr>
      <w:ins w:id="785" w:author="Nádia Silvestre" w:date="2026-09-21T17:26:00Z" w16du:dateUtc="2026-09-21T17:26:14Z">
        <w:r w:rsidRPr="482EA073">
          <w:rPr>
            <w:rFonts w:ascii="Garamond" w:eastAsia="Garamond" w:hAnsi="Garamond" w:cs="Garamond"/>
            <w:color w:val="000000" w:themeColor="text1"/>
            <w:szCs w:val="24"/>
          </w:rPr>
          <w:t>1 - O operador económico deve orientar a sua atividade de forma equilibrada, adotando medidas de prevenção e controlo no sentido de eliminar ou reduzir os riscos suscetíveis de afetar pessoas, animais, bens e ambiente, no respeito pelas normas de bem-estar animal, na defesa sanitária dos efetivos e das populações animais e na prevenção de risco de saúde pública e para o ambiente, designadamente:</w:t>
        </w:r>
      </w:ins>
    </w:p>
    <w:p w14:paraId="231918AB" w14:textId="119B3AF7" w:rsidR="5D63E23E" w:rsidRDefault="5D63E23E">
      <w:pPr>
        <w:pStyle w:val="PargrafodaLista"/>
        <w:spacing w:after="0"/>
        <w:ind w:left="851" w:hanging="284"/>
        <w:rPr>
          <w:ins w:id="786" w:author="Nádia Silvestre" w:date="2026-09-21T17:26:00Z" w16du:dateUtc="2026-09-21T17:26:14Z"/>
          <w:rFonts w:ascii="Garamond" w:eastAsia="Garamond" w:hAnsi="Garamond" w:cs="Garamond"/>
          <w:color w:val="000000" w:themeColor="text1"/>
          <w:szCs w:val="24"/>
        </w:rPr>
        <w:pPrChange w:id="787" w:author="Nádia Silvestre" w:date="2026-09-21T21:32:00Z">
          <w:pPr/>
        </w:pPrChange>
      </w:pPr>
      <w:ins w:id="788" w:author="Nádia Silvestre" w:date="2026-09-21T21:32:00Z" w16du:dateUtc="2026-09-21T21:32:43Z">
        <w:r w:rsidRPr="482EA073">
          <w:rPr>
            <w:rFonts w:ascii="Garamond" w:eastAsia="Garamond" w:hAnsi="Garamond" w:cs="Garamond"/>
            <w:color w:val="000000" w:themeColor="text1"/>
            <w:szCs w:val="24"/>
          </w:rPr>
          <w:t>a)</w:t>
        </w:r>
        <w:r w:rsidR="712CA4FA" w:rsidRPr="482EA073">
          <w:rPr>
            <w:rFonts w:ascii="Garamond" w:eastAsia="Garamond" w:hAnsi="Garamond" w:cs="Garamond"/>
            <w:color w:val="000000" w:themeColor="text1"/>
            <w:szCs w:val="24"/>
          </w:rPr>
          <w:t xml:space="preserve"> </w:t>
        </w:r>
      </w:ins>
      <w:ins w:id="789" w:author="Nádia Silvestre" w:date="2026-09-21T17:26:00Z" w16du:dateUtc="2026-09-21T17:26:14Z">
        <w:r w:rsidR="418641BE" w:rsidRPr="482EA073">
          <w:rPr>
            <w:rFonts w:ascii="Garamond" w:eastAsia="Garamond" w:hAnsi="Garamond" w:cs="Garamond"/>
            <w:color w:val="000000" w:themeColor="text1"/>
            <w:szCs w:val="24"/>
          </w:rPr>
          <w:t>Promover a utilização das melhores técnicas disponíveis, nos princípios da ecoeficiência e que garantam o bem-estar dos animais presentes na exploração e minimizem a formação de odores e a propagação de insetos e roedores, bem como dos demais impactes ambientais negativos;</w:t>
        </w:r>
      </w:ins>
    </w:p>
    <w:p w14:paraId="1A03CE20" w14:textId="73DC8444" w:rsidR="1526ABB9" w:rsidRDefault="1526ABB9">
      <w:pPr>
        <w:pStyle w:val="PargrafodaLista"/>
        <w:spacing w:after="0"/>
        <w:ind w:left="851" w:hanging="284"/>
        <w:rPr>
          <w:ins w:id="790" w:author="Nádia Silvestre" w:date="2026-09-21T17:26:00Z" w16du:dateUtc="2026-09-21T17:26:14Z"/>
          <w:rFonts w:ascii="Garamond" w:eastAsia="Garamond" w:hAnsi="Garamond" w:cs="Garamond"/>
          <w:color w:val="000000" w:themeColor="text1"/>
          <w:szCs w:val="24"/>
        </w:rPr>
        <w:pPrChange w:id="791" w:author="Nádia Silvestre" w:date="2026-09-21T21:32:00Z">
          <w:pPr/>
        </w:pPrChange>
      </w:pPr>
      <w:ins w:id="792" w:author="Nádia Silvestre" w:date="2026-09-21T21:32:00Z" w16du:dateUtc="2026-09-21T21:32:42Z">
        <w:r w:rsidRPr="482EA073">
          <w:rPr>
            <w:rFonts w:ascii="Garamond" w:eastAsia="Garamond" w:hAnsi="Garamond" w:cs="Garamond"/>
            <w:color w:val="000000" w:themeColor="text1"/>
            <w:szCs w:val="24"/>
          </w:rPr>
          <w:t>b)</w:t>
        </w:r>
        <w:r w:rsidR="5E8048EA" w:rsidRPr="482EA073">
          <w:rPr>
            <w:rFonts w:ascii="Garamond" w:eastAsia="Garamond" w:hAnsi="Garamond" w:cs="Garamond"/>
            <w:color w:val="000000" w:themeColor="text1"/>
            <w:szCs w:val="24"/>
          </w:rPr>
          <w:t xml:space="preserve"> </w:t>
        </w:r>
      </w:ins>
      <w:ins w:id="793" w:author="Nádia Silvestre" w:date="2026-09-21T17:26:00Z" w16du:dateUtc="2026-09-21T17:26:14Z">
        <w:r w:rsidR="418641BE" w:rsidRPr="482EA073">
          <w:rPr>
            <w:rFonts w:ascii="Garamond" w:eastAsia="Garamond" w:hAnsi="Garamond" w:cs="Garamond"/>
            <w:color w:val="000000" w:themeColor="text1"/>
            <w:szCs w:val="24"/>
          </w:rPr>
          <w:t>Adotar as medidas higiossanitárias estabelecidas para a atividade e para as espécies presentes na exploração de forma a prevenir e salvaguardar os aspetos de saúde animal e a saúde pública;</w:t>
        </w:r>
      </w:ins>
    </w:p>
    <w:p w14:paraId="619A9CE7" w14:textId="3B02EF74" w:rsidR="0617FA03" w:rsidRDefault="0617FA03">
      <w:pPr>
        <w:pStyle w:val="PargrafodaLista"/>
        <w:spacing w:after="0"/>
        <w:ind w:left="851" w:hanging="284"/>
        <w:rPr>
          <w:ins w:id="794" w:author="Nádia Silvestre" w:date="2026-09-21T17:26:00Z" w16du:dateUtc="2026-09-21T17:26:14Z"/>
          <w:rFonts w:ascii="Garamond" w:eastAsia="Garamond" w:hAnsi="Garamond" w:cs="Garamond"/>
          <w:color w:val="000000" w:themeColor="text1"/>
          <w:szCs w:val="24"/>
        </w:rPr>
        <w:pPrChange w:id="795" w:author="Nádia Silvestre" w:date="2026-09-21T21:32:00Z">
          <w:pPr/>
        </w:pPrChange>
      </w:pPr>
      <w:ins w:id="796" w:author="Nádia Silvestre" w:date="2026-09-21T21:32:00Z" w16du:dateUtc="2026-09-21T21:32:40Z">
        <w:r w:rsidRPr="482EA073">
          <w:rPr>
            <w:rFonts w:ascii="Garamond" w:eastAsia="Garamond" w:hAnsi="Garamond" w:cs="Garamond"/>
            <w:color w:val="000000" w:themeColor="text1"/>
            <w:szCs w:val="24"/>
          </w:rPr>
          <w:t>c)</w:t>
        </w:r>
        <w:r w:rsidR="4D25D1C9" w:rsidRPr="482EA073">
          <w:rPr>
            <w:rFonts w:ascii="Garamond" w:eastAsia="Garamond" w:hAnsi="Garamond" w:cs="Garamond"/>
            <w:color w:val="000000" w:themeColor="text1"/>
            <w:szCs w:val="24"/>
          </w:rPr>
          <w:t xml:space="preserve"> </w:t>
        </w:r>
      </w:ins>
      <w:ins w:id="797" w:author="Nádia Silvestre" w:date="2026-09-21T17:26:00Z" w16du:dateUtc="2026-09-21T17:26:14Z">
        <w:r w:rsidR="418641BE" w:rsidRPr="482EA073">
          <w:rPr>
            <w:rFonts w:ascii="Garamond" w:eastAsia="Garamond" w:hAnsi="Garamond" w:cs="Garamond"/>
            <w:color w:val="000000" w:themeColor="text1"/>
            <w:szCs w:val="24"/>
          </w:rPr>
          <w:t>Utilizar racionalmente e preservar os recursos naturais em que a exploração pecuária se insere, conferindo à água a dimensão ambiental, nos termos do qual se reconhece a necessidade de um elevado nível de proteção da água, de modo a garantir a sua utilização sustentável;</w:t>
        </w:r>
      </w:ins>
    </w:p>
    <w:p w14:paraId="71EEBEC1" w14:textId="2B81DC10" w:rsidR="27C9BDBF" w:rsidRDefault="27C9BDBF">
      <w:pPr>
        <w:pStyle w:val="PargrafodaLista"/>
        <w:spacing w:after="0"/>
        <w:ind w:left="851" w:hanging="284"/>
        <w:rPr>
          <w:ins w:id="798" w:author="Nádia Silvestre" w:date="2026-09-21T17:26:00Z" w16du:dateUtc="2026-09-21T17:26:14Z"/>
          <w:rFonts w:ascii="Garamond" w:eastAsia="Garamond" w:hAnsi="Garamond" w:cs="Garamond"/>
          <w:color w:val="000000" w:themeColor="text1"/>
          <w:szCs w:val="24"/>
        </w:rPr>
        <w:pPrChange w:id="799" w:author="Nádia Silvestre" w:date="2026-09-21T21:32:00Z">
          <w:pPr/>
        </w:pPrChange>
      </w:pPr>
      <w:ins w:id="800" w:author="Nádia Silvestre" w:date="2026-09-21T21:32:00Z" w16du:dateUtc="2026-09-21T21:32:38Z">
        <w:r w:rsidRPr="482EA073">
          <w:rPr>
            <w:rFonts w:ascii="Garamond" w:eastAsia="Garamond" w:hAnsi="Garamond" w:cs="Garamond"/>
            <w:color w:val="000000" w:themeColor="text1"/>
            <w:szCs w:val="24"/>
          </w:rPr>
          <w:t xml:space="preserve">d) </w:t>
        </w:r>
      </w:ins>
      <w:ins w:id="801" w:author="Nádia Silvestre" w:date="2026-09-21T17:26:00Z" w16du:dateUtc="2026-09-21T17:26:14Z">
        <w:r w:rsidR="418641BE" w:rsidRPr="482EA073">
          <w:rPr>
            <w:rFonts w:ascii="Garamond" w:eastAsia="Garamond" w:hAnsi="Garamond" w:cs="Garamond"/>
            <w:color w:val="000000" w:themeColor="text1"/>
            <w:szCs w:val="24"/>
          </w:rPr>
          <w:t>Implementar sistemas de gestão ambiental e sistemas de segurança e saúde do trabalho adequados ao tipo de atividade e riscos inerentes, incluído a elaboração de planos de emergência, quando aplicável;</w:t>
        </w:r>
      </w:ins>
    </w:p>
    <w:p w14:paraId="2263736A" w14:textId="1E281F1B" w:rsidR="26FF5C6E" w:rsidRDefault="26FF5C6E">
      <w:pPr>
        <w:pStyle w:val="PargrafodaLista"/>
        <w:spacing w:after="0"/>
        <w:ind w:left="851" w:hanging="284"/>
        <w:rPr>
          <w:ins w:id="802" w:author="Nádia Silvestre" w:date="2026-09-21T17:26:00Z" w16du:dateUtc="2026-09-21T17:26:14Z"/>
          <w:rFonts w:ascii="Garamond" w:eastAsia="Garamond" w:hAnsi="Garamond" w:cs="Garamond"/>
          <w:color w:val="000000" w:themeColor="text1"/>
          <w:szCs w:val="24"/>
        </w:rPr>
        <w:pPrChange w:id="803" w:author="Nádia Silvestre" w:date="2026-09-21T21:32:00Z">
          <w:pPr/>
        </w:pPrChange>
      </w:pPr>
      <w:ins w:id="804" w:author="Nádia Silvestre" w:date="2026-09-21T21:32:00Z" w16du:dateUtc="2026-09-21T21:32:48Z">
        <w:r w:rsidRPr="482EA073">
          <w:rPr>
            <w:rFonts w:ascii="Garamond" w:eastAsia="Garamond" w:hAnsi="Garamond" w:cs="Garamond"/>
            <w:color w:val="000000" w:themeColor="text1"/>
            <w:szCs w:val="24"/>
          </w:rPr>
          <w:t xml:space="preserve">e) </w:t>
        </w:r>
      </w:ins>
      <w:ins w:id="805" w:author="Nádia Silvestre" w:date="2026-09-21T17:26:00Z" w16du:dateUtc="2026-09-21T17:26:14Z">
        <w:r w:rsidR="418641BE" w:rsidRPr="482EA073">
          <w:rPr>
            <w:rFonts w:ascii="Garamond" w:eastAsia="Garamond" w:hAnsi="Garamond" w:cs="Garamond"/>
            <w:color w:val="000000" w:themeColor="text1"/>
            <w:szCs w:val="24"/>
          </w:rPr>
          <w:t>Proceder à identificação dos perigos, à análise e à avaliação dos riscos e adotar medidas de prevenção, por força das quais as ações com efeitos negativos no ambiente sejam consideradas de forma antecipada, de modo a eliminar as próprias causas de alteração do ambiente ou reduzir os seus impactes quando tal não seja possível;</w:t>
        </w:r>
      </w:ins>
    </w:p>
    <w:p w14:paraId="0AFB415B" w14:textId="3D01D37A" w:rsidR="07DCD277" w:rsidRDefault="07DCD277">
      <w:pPr>
        <w:pStyle w:val="PargrafodaLista"/>
        <w:spacing w:after="0"/>
        <w:ind w:left="851" w:hanging="284"/>
        <w:rPr>
          <w:ins w:id="806" w:author="Nádia Silvestre" w:date="2026-09-21T17:26:00Z" w16du:dateUtc="2026-09-21T17:26:14Z"/>
          <w:rFonts w:ascii="Garamond" w:eastAsia="Garamond" w:hAnsi="Garamond" w:cs="Garamond"/>
          <w:color w:val="000000" w:themeColor="text1"/>
          <w:szCs w:val="24"/>
        </w:rPr>
        <w:pPrChange w:id="807" w:author="Nádia Silvestre" w:date="2026-09-21T21:32:00Z">
          <w:pPr/>
        </w:pPrChange>
      </w:pPr>
      <w:ins w:id="808" w:author="Nádia Silvestre" w:date="2026-09-21T21:32:00Z" w16du:dateUtc="2026-09-21T21:32:53Z">
        <w:r w:rsidRPr="482EA073">
          <w:rPr>
            <w:rFonts w:ascii="Garamond" w:eastAsia="Garamond" w:hAnsi="Garamond" w:cs="Garamond"/>
            <w:color w:val="000000" w:themeColor="text1"/>
            <w:szCs w:val="24"/>
          </w:rPr>
          <w:t xml:space="preserve">f) </w:t>
        </w:r>
      </w:ins>
      <w:ins w:id="809" w:author="Nádia Silvestre" w:date="2026-09-21T17:26:00Z" w16du:dateUtc="2026-09-21T17:26:14Z">
        <w:r w:rsidR="418641BE" w:rsidRPr="482EA073">
          <w:rPr>
            <w:rFonts w:ascii="Garamond" w:eastAsia="Garamond" w:hAnsi="Garamond" w:cs="Garamond"/>
            <w:color w:val="000000" w:themeColor="text1"/>
            <w:szCs w:val="24"/>
          </w:rPr>
          <w:t>Promover as medidas de profilaxia e vigilância da saúde legalmente estabelecidas para a classe de atividade, por forma a proteger a saúde pública;</w:t>
        </w:r>
      </w:ins>
    </w:p>
    <w:p w14:paraId="3B80DEF2" w14:textId="4C5AE9AF" w:rsidR="36A8A623" w:rsidRDefault="36A8A623">
      <w:pPr>
        <w:pStyle w:val="PargrafodaLista"/>
        <w:spacing w:after="0"/>
        <w:ind w:left="851" w:hanging="284"/>
        <w:rPr>
          <w:ins w:id="810" w:author="Nádia Silvestre" w:date="2026-09-21T17:26:00Z" w16du:dateUtc="2026-09-21T17:26:14Z"/>
          <w:rFonts w:ascii="Garamond" w:eastAsia="Garamond" w:hAnsi="Garamond" w:cs="Garamond"/>
          <w:color w:val="000000" w:themeColor="text1"/>
          <w:szCs w:val="24"/>
        </w:rPr>
        <w:pPrChange w:id="811" w:author="Nádia Silvestre" w:date="2026-09-21T21:32:00Z">
          <w:pPr/>
        </w:pPrChange>
      </w:pPr>
      <w:ins w:id="812" w:author="Nádia Silvestre" w:date="2026-09-21T21:32:00Z" w16du:dateUtc="2026-09-21T21:32:58Z">
        <w:r w:rsidRPr="482EA073">
          <w:rPr>
            <w:rFonts w:ascii="Garamond" w:eastAsia="Garamond" w:hAnsi="Garamond" w:cs="Garamond"/>
            <w:color w:val="000000" w:themeColor="text1"/>
            <w:szCs w:val="24"/>
          </w:rPr>
          <w:t xml:space="preserve">g) </w:t>
        </w:r>
      </w:ins>
      <w:ins w:id="813" w:author="Nádia Silvestre" w:date="2026-09-21T17:26:00Z" w16du:dateUtc="2026-09-21T17:26:14Z">
        <w:r w:rsidR="418641BE" w:rsidRPr="482EA073">
          <w:rPr>
            <w:rFonts w:ascii="Garamond" w:eastAsia="Garamond" w:hAnsi="Garamond" w:cs="Garamond"/>
            <w:color w:val="000000" w:themeColor="text1"/>
            <w:szCs w:val="24"/>
          </w:rPr>
          <w:t>Adotar as medidas necessárias para evitar riscos em matéria de segurança e poluição, por forma que o local de atividade pecuária seja colocado em estado aceitável na altura da desativação definitiva da atividade pecuária;</w:t>
        </w:r>
      </w:ins>
    </w:p>
    <w:p w14:paraId="0ACB9D75" w14:textId="21E55328" w:rsidR="29241571" w:rsidRDefault="29241571">
      <w:pPr>
        <w:pStyle w:val="PargrafodaLista"/>
        <w:spacing w:after="0"/>
        <w:ind w:left="851" w:hanging="284"/>
        <w:rPr>
          <w:ins w:id="814" w:author="Nádia Silvestre" w:date="2026-09-21T17:26:00Z" w16du:dateUtc="2026-09-21T17:26:14Z"/>
          <w:rFonts w:ascii="Garamond" w:eastAsia="Garamond" w:hAnsi="Garamond" w:cs="Garamond"/>
          <w:color w:val="000000" w:themeColor="text1"/>
          <w:szCs w:val="24"/>
        </w:rPr>
        <w:pPrChange w:id="815" w:author="Nádia Silvestre" w:date="2026-09-21T21:32:00Z">
          <w:pPr/>
        </w:pPrChange>
      </w:pPr>
      <w:ins w:id="816" w:author="Nádia Silvestre" w:date="2026-09-21T21:33:00Z" w16du:dateUtc="2026-09-21T21:33:02Z">
        <w:r w:rsidRPr="482EA073">
          <w:rPr>
            <w:rFonts w:ascii="Garamond" w:eastAsia="Garamond" w:hAnsi="Garamond" w:cs="Garamond"/>
            <w:color w:val="000000" w:themeColor="text1"/>
            <w:szCs w:val="24"/>
          </w:rPr>
          <w:t xml:space="preserve">h) </w:t>
        </w:r>
      </w:ins>
      <w:ins w:id="817" w:author="Nádia Silvestre" w:date="2026-09-21T17:26:00Z" w16du:dateUtc="2026-09-21T17:26:14Z">
        <w:r w:rsidR="418641BE" w:rsidRPr="482EA073">
          <w:rPr>
            <w:rFonts w:ascii="Garamond" w:eastAsia="Garamond" w:hAnsi="Garamond" w:cs="Garamond"/>
            <w:color w:val="000000" w:themeColor="text1"/>
            <w:szCs w:val="24"/>
          </w:rPr>
          <w:t>Adotar as medidas necessárias à redução de impactes paisagísticos negativos;</w:t>
        </w:r>
      </w:ins>
    </w:p>
    <w:p w14:paraId="247A7511" w14:textId="22CCEBCC" w:rsidR="42580334" w:rsidRDefault="42580334">
      <w:pPr>
        <w:pStyle w:val="PargrafodaLista"/>
        <w:spacing w:after="0"/>
        <w:ind w:left="851" w:hanging="284"/>
        <w:rPr>
          <w:ins w:id="818" w:author="Nádia Silvestre" w:date="2026-09-21T17:26:00Z" w16du:dateUtc="2026-09-21T17:26:14Z"/>
          <w:rFonts w:ascii="Garamond" w:eastAsia="Garamond" w:hAnsi="Garamond" w:cs="Garamond"/>
          <w:color w:val="000000" w:themeColor="text1"/>
          <w:szCs w:val="24"/>
        </w:rPr>
        <w:pPrChange w:id="819" w:author="Nádia Silvestre" w:date="2026-09-21T21:33:00Z">
          <w:pPr/>
        </w:pPrChange>
      </w:pPr>
      <w:ins w:id="820" w:author="Nádia Silvestre" w:date="2026-09-21T21:33:00Z" w16du:dateUtc="2026-09-21T21:33:05Z">
        <w:r w:rsidRPr="482EA073">
          <w:rPr>
            <w:rFonts w:ascii="Garamond" w:eastAsia="Garamond" w:hAnsi="Garamond" w:cs="Garamond"/>
            <w:color w:val="000000" w:themeColor="text1"/>
            <w:szCs w:val="24"/>
          </w:rPr>
          <w:t xml:space="preserve">i) </w:t>
        </w:r>
      </w:ins>
      <w:ins w:id="821" w:author="Nádia Silvestre" w:date="2026-09-21T17:26:00Z" w16du:dateUtc="2026-09-21T17:26:14Z">
        <w:r w:rsidR="418641BE" w:rsidRPr="482EA073">
          <w:rPr>
            <w:rFonts w:ascii="Garamond" w:eastAsia="Garamond" w:hAnsi="Garamond" w:cs="Garamond"/>
            <w:color w:val="000000" w:themeColor="text1"/>
            <w:szCs w:val="24"/>
          </w:rPr>
          <w:t>Sempre que seja detetada alguma anomalia no funcionamento da exploração, adotar as medidas adequadas para corrigir a situação, prioritariamente na fonte, dos danos causados ao ambiente e, se necessário, proceder à suspensão da atividade, devendo imediatamente comunicar esse facto à entidade coordenadora, que pode determinar medidas de correção ou de recuperação ambientais;</w:t>
        </w:r>
      </w:ins>
    </w:p>
    <w:p w14:paraId="2B81CC68" w14:textId="68350C99" w:rsidR="418641BE" w:rsidRDefault="418641BE">
      <w:pPr>
        <w:pStyle w:val="PargrafodaLista"/>
        <w:numPr>
          <w:ilvl w:val="0"/>
          <w:numId w:val="7"/>
        </w:numPr>
        <w:spacing w:after="0"/>
        <w:ind w:left="851" w:hanging="284"/>
        <w:rPr>
          <w:ins w:id="822" w:author="Nádia Silvestre" w:date="2026-09-21T17:26:00Z" w16du:dateUtc="2026-09-21T17:26:14Z"/>
          <w:rFonts w:ascii="Garamond" w:eastAsia="Garamond" w:hAnsi="Garamond" w:cs="Garamond"/>
          <w:color w:val="000000" w:themeColor="text1"/>
          <w:szCs w:val="24"/>
        </w:rPr>
        <w:pPrChange w:id="823" w:author="Nádia Silvestre" w:date="2026-09-21T17:26:00Z">
          <w:pPr/>
        </w:pPrChange>
      </w:pPr>
      <w:ins w:id="824" w:author="Nádia Silvestre" w:date="2026-09-21T17:26:00Z" w16du:dateUtc="2026-09-21T17:26:14Z">
        <w:r w:rsidRPr="482EA073">
          <w:rPr>
            <w:rFonts w:ascii="Garamond" w:eastAsia="Garamond" w:hAnsi="Garamond" w:cs="Garamond"/>
            <w:color w:val="000000" w:themeColor="text1"/>
            <w:szCs w:val="24"/>
          </w:rPr>
          <w:t>Assegurar a manutenção e o cumprimento das normas de funcionamento previstas para as espécies, para os sistemas de exploração e para as atividades previstas, bem como o estabelecimento de um sistema de registos apropriado à demonstração desse cumprimento, que deve ser disponibilizado sempre que tal seja solicitado pelas entidades competentes.</w:t>
        </w:r>
      </w:ins>
    </w:p>
    <w:p w14:paraId="0811B287" w14:textId="776E3919" w:rsidR="418641BE" w:rsidRDefault="418641BE">
      <w:pPr>
        <w:spacing w:after="120"/>
        <w:rPr>
          <w:ins w:id="825" w:author="Nádia Silvestre" w:date="2026-09-21T17:26:00Z" w16du:dateUtc="2026-09-21T17:26:14Z"/>
          <w:rFonts w:ascii="Garamond" w:eastAsia="Garamond" w:hAnsi="Garamond" w:cs="Garamond"/>
          <w:szCs w:val="24"/>
        </w:rPr>
        <w:pPrChange w:id="826" w:author="Nádia Silvestre" w:date="2026-09-21T17:26:00Z">
          <w:pPr>
            <w:numPr>
              <w:numId w:val="7"/>
            </w:numPr>
            <w:ind w:left="720" w:hanging="360"/>
          </w:pPr>
        </w:pPrChange>
      </w:pPr>
      <w:ins w:id="827" w:author="Nádia Silvestre" w:date="2026-09-21T17:26:00Z" w16du:dateUtc="2026-09-21T17:26:14Z">
        <w:r w:rsidRPr="482EA073">
          <w:rPr>
            <w:rFonts w:ascii="Garamond" w:eastAsia="Garamond" w:hAnsi="Garamond" w:cs="Garamond"/>
            <w:color w:val="000000" w:themeColor="text1"/>
            <w:szCs w:val="24"/>
          </w:rPr>
          <w:t xml:space="preserve">2 - </w:t>
        </w:r>
        <w:r w:rsidRPr="482EA073">
          <w:rPr>
            <w:rFonts w:ascii="Garamond" w:eastAsia="Garamond" w:hAnsi="Garamond" w:cs="Garamond"/>
            <w:szCs w:val="24"/>
          </w:rPr>
          <w:t>Sem prejuízo da competência da entidade coordenadora, são vinculativas as pronúncias da DGAV em matéria de saúde e bem-estar animal, biossegurança, aprovação sanitária de estabelecimentos e validação do plano de produção</w:t>
        </w:r>
      </w:ins>
    </w:p>
    <w:p w14:paraId="54F79E66" w14:textId="03090BED" w:rsidR="418641BE" w:rsidRDefault="418641BE">
      <w:pPr>
        <w:spacing w:after="120"/>
        <w:ind w:left="426"/>
        <w:rPr>
          <w:ins w:id="828" w:author="Nádia Silvestre" w:date="2026-09-21T17:26:00Z" w16du:dateUtc="2026-09-21T17:26:14Z"/>
          <w:rFonts w:ascii="Garamond" w:eastAsia="Garamond" w:hAnsi="Garamond" w:cs="Garamond"/>
          <w:color w:val="000000" w:themeColor="text1"/>
          <w:szCs w:val="24"/>
        </w:rPr>
        <w:pPrChange w:id="829" w:author="Nádia Silvestre" w:date="2026-09-21T17:26:00Z">
          <w:pPr/>
        </w:pPrChange>
      </w:pPr>
      <w:ins w:id="830" w:author="Nádia Silvestre" w:date="2026-09-21T17:26:00Z" w16du:dateUtc="2026-09-21T17:26:14Z">
        <w:r w:rsidRPr="482EA073">
          <w:rPr>
            <w:rFonts w:ascii="Garamond" w:eastAsia="Garamond" w:hAnsi="Garamond" w:cs="Garamond"/>
            <w:color w:val="000000" w:themeColor="text1"/>
            <w:szCs w:val="24"/>
          </w:rPr>
          <w:t xml:space="preserve"> </w:t>
        </w:r>
      </w:ins>
    </w:p>
    <w:p w14:paraId="5C356DDA" w14:textId="105A3D3D" w:rsidR="3B853673" w:rsidRDefault="3B853673">
      <w:pPr>
        <w:pStyle w:val="PargrafodaLista"/>
        <w:spacing w:after="0"/>
        <w:ind w:left="360"/>
        <w:jc w:val="center"/>
        <w:rPr>
          <w:ins w:id="831" w:author="Nádia Silvestre" w:date="2026-09-21T17:26:00Z" w16du:dateUtc="2026-09-21T17:26:14Z"/>
          <w:rFonts w:ascii="Garamond" w:eastAsia="Garamond" w:hAnsi="Garamond" w:cs="Garamond"/>
          <w:color w:val="000000" w:themeColor="text1"/>
          <w:szCs w:val="24"/>
        </w:rPr>
        <w:pPrChange w:id="832" w:author="Nádia Silvestre" w:date="2026-09-21T21:33:00Z">
          <w:pPr/>
        </w:pPrChange>
      </w:pPr>
      <w:ins w:id="833" w:author="Nádia Silvestre" w:date="2026-09-21T21:33:00Z" w16du:dateUtc="2026-09-21T21:33:36Z">
        <w:r w:rsidRPr="482EA073">
          <w:rPr>
            <w:rFonts w:ascii="Garamond" w:eastAsia="Garamond" w:hAnsi="Garamond" w:cs="Garamond"/>
            <w:color w:val="000000" w:themeColor="text1"/>
            <w:szCs w:val="24"/>
          </w:rPr>
          <w:t xml:space="preserve">Artigo </w:t>
        </w:r>
      </w:ins>
      <w:ins w:id="834" w:author="Nádia Silvestre" w:date="2026-09-22T15:56:00Z" w16du:dateUtc="2026-09-22T15:56:41Z">
        <w:r w:rsidR="233CF333" w:rsidRPr="482EA073">
          <w:rPr>
            <w:rFonts w:ascii="Garamond" w:eastAsia="Garamond" w:hAnsi="Garamond" w:cs="Garamond"/>
            <w:color w:val="000000" w:themeColor="text1"/>
            <w:szCs w:val="24"/>
          </w:rPr>
          <w:t>55.º</w:t>
        </w:r>
      </w:ins>
    </w:p>
    <w:p w14:paraId="0C7A802B" w14:textId="7B6861EC" w:rsidR="418641BE" w:rsidRDefault="418641BE">
      <w:pPr>
        <w:spacing w:after="120"/>
        <w:ind w:left="360"/>
        <w:jc w:val="center"/>
        <w:rPr>
          <w:ins w:id="835" w:author="Nádia Silvestre" w:date="2026-09-21T17:26:00Z" w16du:dateUtc="2026-09-21T17:26:14Z"/>
          <w:rFonts w:ascii="Garamond" w:eastAsia="Garamond" w:hAnsi="Garamond" w:cs="Garamond"/>
          <w:color w:val="000000" w:themeColor="text1"/>
          <w:szCs w:val="24"/>
        </w:rPr>
        <w:pPrChange w:id="836" w:author="Nádia Silvestre" w:date="2026-09-21T17:26:00Z">
          <w:pPr>
            <w:numPr>
              <w:numId w:val="8"/>
            </w:numPr>
            <w:ind w:left="720" w:hanging="360"/>
          </w:pPr>
        </w:pPrChange>
      </w:pPr>
      <w:ins w:id="837" w:author="Nádia Silvestre" w:date="2026-09-21T17:26:00Z" w16du:dateUtc="2026-09-21T17:26:14Z">
        <w:r w:rsidRPr="482EA073">
          <w:rPr>
            <w:rFonts w:ascii="Garamond" w:eastAsia="Garamond" w:hAnsi="Garamond" w:cs="Garamond"/>
            <w:color w:val="000000" w:themeColor="text1"/>
            <w:szCs w:val="24"/>
          </w:rPr>
          <w:t>Condições particulares para o exercício da atividade pecuária</w:t>
        </w:r>
      </w:ins>
    </w:p>
    <w:p w14:paraId="3355208F" w14:textId="3037F960" w:rsidR="587270E7" w:rsidRDefault="587270E7">
      <w:pPr>
        <w:pStyle w:val="PargrafodaLista"/>
        <w:spacing w:after="0"/>
        <w:rPr>
          <w:ins w:id="838" w:author="Nádia Silvestre" w:date="2026-09-21T17:26:00Z" w16du:dateUtc="2026-09-21T17:26:14Z"/>
          <w:rFonts w:ascii="Garamond" w:eastAsia="Garamond" w:hAnsi="Garamond" w:cs="Garamond"/>
          <w:color w:val="000000" w:themeColor="text1"/>
          <w:szCs w:val="24"/>
        </w:rPr>
        <w:pPrChange w:id="839" w:author="Nádia Silvestre" w:date="2026-09-21T21:33:00Z">
          <w:pPr/>
        </w:pPrChange>
      </w:pPr>
      <w:ins w:id="840" w:author="Nádia Silvestre" w:date="2026-09-21T21:33:00Z" w16du:dateUtc="2026-09-21T21:33:46Z">
        <w:r w:rsidRPr="482EA073">
          <w:rPr>
            <w:rFonts w:ascii="Garamond" w:eastAsia="Garamond" w:hAnsi="Garamond" w:cs="Garamond"/>
            <w:color w:val="000000" w:themeColor="text1"/>
            <w:szCs w:val="24"/>
          </w:rPr>
          <w:t>1-</w:t>
        </w:r>
      </w:ins>
      <w:ins w:id="841" w:author="Nádia Silvestre" w:date="2026-09-21T17:26:00Z" w16du:dateUtc="2026-09-21T17:26:14Z">
        <w:r w:rsidR="418641BE" w:rsidRPr="482EA073">
          <w:rPr>
            <w:rFonts w:ascii="Garamond" w:eastAsia="Garamond" w:hAnsi="Garamond" w:cs="Garamond"/>
            <w:color w:val="000000" w:themeColor="text1"/>
            <w:szCs w:val="24"/>
          </w:rPr>
          <w:t>O operador económico que possua núcleos de produção com capacidade instalada superior a 75 CN, bem como os entrepostos e centros de agrupamento, devem assegurar a existência e manutenção, de responsabilidade sanitária, por médico veterinário, nos termos a definir pela DGAV, bem como elaborar e manter atualizado um programa hígiossanitário e de profilaxia para cada NP, tendo em vista o controlo dos processos infeciosos e parasitários e as medidas de biossegurança que o titular da atividade pecuária deve assegurar.</w:t>
        </w:r>
      </w:ins>
    </w:p>
    <w:p w14:paraId="19625323" w14:textId="393AA556" w:rsidR="478FF267" w:rsidRDefault="478FF267">
      <w:pPr>
        <w:pStyle w:val="PargrafodaLista"/>
        <w:spacing w:after="0"/>
        <w:ind w:left="426" w:hanging="426"/>
        <w:rPr>
          <w:ins w:id="842" w:author="Nádia Silvestre" w:date="2026-09-21T17:26:00Z" w16du:dateUtc="2026-09-21T17:26:14Z"/>
          <w:rFonts w:ascii="Garamond" w:eastAsia="Garamond" w:hAnsi="Garamond" w:cs="Garamond"/>
          <w:color w:val="000000" w:themeColor="text1"/>
          <w:szCs w:val="24"/>
        </w:rPr>
        <w:pPrChange w:id="843" w:author="Nádia Silvestre" w:date="2026-09-23T10:26:00Z">
          <w:pPr/>
        </w:pPrChange>
      </w:pPr>
      <w:ins w:id="844" w:author="Nádia Silvestre" w:date="2026-09-21T21:33:00Z" w16du:dateUtc="2026-09-21T21:33:59Z">
        <w:r w:rsidRPr="482EA073">
          <w:rPr>
            <w:rFonts w:ascii="Garamond" w:eastAsia="Garamond" w:hAnsi="Garamond" w:cs="Garamond"/>
            <w:color w:val="000000" w:themeColor="text1"/>
            <w:szCs w:val="24"/>
          </w:rPr>
          <w:t>2-</w:t>
        </w:r>
      </w:ins>
      <w:ins w:id="845" w:author="Nádia Silvestre" w:date="2026-09-21T21:34:00Z" w16du:dateUtc="2026-09-21T21:34:00Z">
        <w:r w:rsidRPr="482EA073">
          <w:rPr>
            <w:rFonts w:ascii="Garamond" w:eastAsia="Garamond" w:hAnsi="Garamond" w:cs="Garamond"/>
            <w:color w:val="000000" w:themeColor="text1"/>
            <w:szCs w:val="24"/>
          </w:rPr>
          <w:t xml:space="preserve"> </w:t>
        </w:r>
      </w:ins>
      <w:ins w:id="846" w:author="Nádia Silvestre" w:date="2026-09-21T17:26:00Z" w16du:dateUtc="2026-09-21T17:26:14Z">
        <w:r w:rsidR="418641BE" w:rsidRPr="482EA073">
          <w:rPr>
            <w:rFonts w:ascii="Garamond" w:eastAsia="Garamond" w:hAnsi="Garamond" w:cs="Garamond"/>
            <w:color w:val="000000" w:themeColor="text1"/>
            <w:szCs w:val="24"/>
          </w:rPr>
          <w:t xml:space="preserve">A responsabilidade sanitária prevista no número anterior, no âmbito das explorações pecuárias, pode ser assegurada pela organização de </w:t>
        </w:r>
      </w:ins>
      <w:ins w:id="847" w:author="Nádia Silvestre" w:date="2026-09-23T10:26:00Z" w16du:dateUtc="2026-09-23T10:26:40Z">
        <w:r w:rsidR="1EEF55E2" w:rsidRPr="482EA073">
          <w:rPr>
            <w:rFonts w:ascii="Calibri" w:eastAsia="Calibri" w:hAnsi="Calibri" w:cs="Calibri"/>
            <w:sz w:val="22"/>
          </w:rPr>
          <w:t>produtores para a sanidade animal</w:t>
        </w:r>
      </w:ins>
      <w:ins w:id="848" w:author="Nádia Silvestre" w:date="2026-09-21T17:26:00Z" w16du:dateUtc="2026-09-21T17:26:14Z">
        <w:r w:rsidR="418641BE" w:rsidRPr="482EA073">
          <w:rPr>
            <w:rFonts w:ascii="Garamond" w:eastAsia="Garamond" w:hAnsi="Garamond" w:cs="Garamond"/>
            <w:color w:val="000000" w:themeColor="text1"/>
            <w:szCs w:val="24"/>
          </w:rPr>
          <w:t>, por via do médico veterinário coordenador ou dos médicos veterinários executores.</w:t>
        </w:r>
      </w:ins>
    </w:p>
    <w:p w14:paraId="749A44CB" w14:textId="27AD508F" w:rsidR="59399955" w:rsidRDefault="59399955">
      <w:pPr>
        <w:pStyle w:val="PargrafodaLista"/>
        <w:spacing w:after="0"/>
        <w:ind w:left="426" w:hanging="426"/>
        <w:rPr>
          <w:ins w:id="849" w:author="Nádia Silvestre" w:date="2026-09-21T17:26:00Z" w16du:dateUtc="2026-09-21T17:26:14Z"/>
          <w:rFonts w:ascii="Garamond" w:eastAsia="Garamond" w:hAnsi="Garamond" w:cs="Garamond"/>
          <w:color w:val="000000" w:themeColor="text1"/>
          <w:szCs w:val="24"/>
        </w:rPr>
        <w:pPrChange w:id="850" w:author="Nádia Silvestre" w:date="2026-09-21T21:34:00Z">
          <w:pPr/>
        </w:pPrChange>
      </w:pPr>
      <w:ins w:id="851" w:author="Nádia Silvestre" w:date="2026-09-21T21:34:00Z" w16du:dateUtc="2026-09-21T21:34:04Z">
        <w:r w:rsidRPr="482EA073">
          <w:rPr>
            <w:rFonts w:ascii="Garamond" w:eastAsia="Garamond" w:hAnsi="Garamond" w:cs="Garamond"/>
            <w:color w:val="000000" w:themeColor="text1"/>
            <w:szCs w:val="24"/>
          </w:rPr>
          <w:t xml:space="preserve">3- </w:t>
        </w:r>
      </w:ins>
      <w:ins w:id="852" w:author="Nádia Silvestre" w:date="2026-09-21T17:26:00Z" w16du:dateUtc="2026-09-21T17:26:14Z">
        <w:r w:rsidR="418641BE" w:rsidRPr="482EA073">
          <w:rPr>
            <w:rFonts w:ascii="Garamond" w:eastAsia="Garamond" w:hAnsi="Garamond" w:cs="Garamond"/>
            <w:color w:val="000000" w:themeColor="text1"/>
            <w:szCs w:val="24"/>
          </w:rPr>
          <w:t>Quando as atividades pecuárias forem detidas por pessoas coletivas, deve ser declarada e mantida atualizada a identificação da pessoa singular responsável na exploração, ou por cada NP da exploração, no entreposto ou no centro de agrupamento, pela aplicação das normas sanitárias e de bem-estar dos animais.</w:t>
        </w:r>
      </w:ins>
    </w:p>
    <w:p w14:paraId="301050B8" w14:textId="2811FF4E" w:rsidR="6F32453B" w:rsidRDefault="6F32453B">
      <w:pPr>
        <w:pStyle w:val="PargrafodaLista"/>
        <w:spacing w:after="0"/>
        <w:ind w:left="0"/>
        <w:rPr>
          <w:ins w:id="853" w:author="Nádia Silvestre" w:date="2026-09-21T17:26:00Z" w16du:dateUtc="2026-09-21T17:26:14Z"/>
          <w:rFonts w:ascii="Garamond" w:eastAsia="Garamond" w:hAnsi="Garamond" w:cs="Garamond"/>
          <w:color w:val="000000" w:themeColor="text1"/>
          <w:szCs w:val="24"/>
        </w:rPr>
        <w:pPrChange w:id="854" w:author="Nádia Silvestre" w:date="2026-09-21T21:34:00Z">
          <w:pPr/>
        </w:pPrChange>
      </w:pPr>
      <w:ins w:id="855" w:author="Nádia Silvestre" w:date="2026-09-21T21:34:00Z" w16du:dateUtc="2026-09-21T21:34:08Z">
        <w:r w:rsidRPr="482EA073">
          <w:rPr>
            <w:rFonts w:ascii="Garamond" w:eastAsia="Garamond" w:hAnsi="Garamond" w:cs="Garamond"/>
            <w:color w:val="000000" w:themeColor="text1"/>
            <w:szCs w:val="24"/>
          </w:rPr>
          <w:t xml:space="preserve">4- </w:t>
        </w:r>
      </w:ins>
      <w:ins w:id="856" w:author="Nádia Silvestre" w:date="2026-09-21T17:26:00Z" w16du:dateUtc="2026-09-21T17:26:14Z">
        <w:r w:rsidR="418641BE" w:rsidRPr="482EA073">
          <w:rPr>
            <w:rFonts w:ascii="Garamond" w:eastAsia="Garamond" w:hAnsi="Garamond" w:cs="Garamond"/>
            <w:color w:val="000000" w:themeColor="text1"/>
            <w:szCs w:val="24"/>
          </w:rPr>
          <w:t>O operador económico deve assegurar que os efetivos presentes na exploração pecuária são submetidos a rastreios sanitários periódicos e classificados de acordo com as normas do Plano Nacional de Saúde Animal, no cumprimento das condições sanitárias específicas de cada atividade.</w:t>
        </w:r>
      </w:ins>
    </w:p>
    <w:p w14:paraId="439D909C" w14:textId="0BF62EC2" w:rsidR="418641BE" w:rsidRDefault="418641BE">
      <w:pPr>
        <w:pStyle w:val="PargrafodaLista"/>
        <w:numPr>
          <w:ilvl w:val="0"/>
          <w:numId w:val="5"/>
        </w:numPr>
        <w:spacing w:after="0"/>
        <w:ind w:left="426" w:hanging="426"/>
        <w:rPr>
          <w:ins w:id="857" w:author="Nádia Silvestre" w:date="2026-09-22T15:56:00Z" w16du:dateUtc="2026-09-22T15:56:48Z"/>
          <w:rFonts w:ascii="Garamond" w:eastAsia="Garamond" w:hAnsi="Garamond" w:cs="Garamond"/>
          <w:color w:val="000000" w:themeColor="text1"/>
          <w:szCs w:val="24"/>
        </w:rPr>
        <w:pPrChange w:id="858" w:author="Nádia Silvestre" w:date="2026-09-21T17:26:00Z">
          <w:pPr/>
        </w:pPrChange>
      </w:pPr>
      <w:ins w:id="859" w:author="Nádia Silvestre" w:date="2026-09-21T17:26:00Z" w16du:dateUtc="2026-09-21T17:26:14Z">
        <w:r w:rsidRPr="482EA073">
          <w:rPr>
            <w:rFonts w:ascii="Garamond" w:eastAsia="Garamond" w:hAnsi="Garamond" w:cs="Garamond"/>
            <w:color w:val="000000" w:themeColor="text1"/>
            <w:szCs w:val="24"/>
          </w:rPr>
          <w:t>O incumprimento das condições particulares para o exercício da atividade pecuária constitui contraordenação económica grave, punível nos termos do RJCE.</w:t>
        </w:r>
      </w:ins>
    </w:p>
    <w:p w14:paraId="6CD47A77" w14:textId="43CF50EA" w:rsidR="482EA073" w:rsidRDefault="482EA073">
      <w:pPr>
        <w:pStyle w:val="PargrafodaLista"/>
        <w:spacing w:after="0"/>
        <w:ind w:left="426" w:hanging="426"/>
        <w:rPr>
          <w:ins w:id="860" w:author="Nádia Silvestre" w:date="2026-09-21T21:34:00Z" w16du:dateUtc="2026-09-21T21:34:19Z"/>
          <w:rFonts w:ascii="Garamond" w:eastAsia="Garamond" w:hAnsi="Garamond" w:cs="Garamond"/>
          <w:color w:val="000000" w:themeColor="text1"/>
          <w:szCs w:val="24"/>
        </w:rPr>
        <w:pPrChange w:id="861" w:author="Nádia Silvestre" w:date="2026-09-22T15:56:00Z">
          <w:pPr/>
        </w:pPrChange>
      </w:pPr>
    </w:p>
    <w:p w14:paraId="4995B1C8" w14:textId="4C6CE1C9" w:rsidR="238EEF27" w:rsidRDefault="6C967AF0">
      <w:pPr>
        <w:spacing w:after="0"/>
        <w:jc w:val="center"/>
        <w:rPr>
          <w:ins w:id="862" w:author="Nádia Silvestre" w:date="2026-09-21T21:34:00Z" w16du:dateUtc="2026-09-21T21:34:30Z"/>
          <w:rFonts w:ascii="Garamond" w:eastAsia="Garamond" w:hAnsi="Garamond" w:cs="Garamond"/>
          <w:color w:val="000000" w:themeColor="text1"/>
        </w:rPr>
        <w:pPrChange w:id="863" w:author="Nádia Silvestre" w:date="2026-09-21T17:39:00Z">
          <w:pPr/>
        </w:pPrChange>
      </w:pPr>
      <w:ins w:id="864" w:author="Nádia Silvestre" w:date="2026-09-21T21:34:00Z" w16du:dateUtc="2026-09-21T21:34:29Z">
        <w:r w:rsidRPr="398F2AD4">
          <w:rPr>
            <w:rFonts w:ascii="Garamond" w:eastAsia="Garamond" w:hAnsi="Garamond" w:cs="Garamond"/>
            <w:color w:val="000000" w:themeColor="text1"/>
          </w:rPr>
          <w:t>Artigo</w:t>
        </w:r>
      </w:ins>
      <w:ins w:id="865" w:author="Nádia Silvestre" w:date="2026-09-22T15:56:00Z" w16du:dateUtc="2026-09-22T15:56:55Z">
        <w:r w:rsidR="4B0C3903" w:rsidRPr="398F2AD4">
          <w:rPr>
            <w:rFonts w:ascii="Garamond" w:eastAsia="Garamond" w:hAnsi="Garamond" w:cs="Garamond"/>
            <w:color w:val="000000" w:themeColor="text1"/>
          </w:rPr>
          <w:t xml:space="preserve"> 56.º</w:t>
        </w:r>
      </w:ins>
      <w:commentRangeStart w:id="866"/>
      <w:commentRangeEnd w:id="866"/>
      <w:r w:rsidR="238EEF27">
        <w:rPr>
          <w:rStyle w:val="Refdecomentrio"/>
          <w:rFonts w:ascii="Garamond" w:eastAsia="Garamond" w:hAnsi="Garamond" w:cs="Garamond"/>
          <w:color w:val="000000" w:themeColor="text1"/>
          <w:sz w:val="24"/>
          <w:szCs w:val="22"/>
        </w:rPr>
        <w:commentReference w:id="866"/>
      </w:r>
    </w:p>
    <w:p w14:paraId="7F1700A0" w14:textId="2BBD6839" w:rsidR="7959D4AC" w:rsidRDefault="7959D4AC" w:rsidP="482EA073">
      <w:pPr>
        <w:spacing w:after="0"/>
        <w:jc w:val="center"/>
        <w:rPr>
          <w:ins w:id="867" w:author="Nádia Silvestre" w:date="2026-09-21T17:39:00Z" w16du:dateUtc="2026-09-21T17:39:40Z"/>
          <w:rFonts w:ascii="Garamond" w:eastAsia="Garamond" w:hAnsi="Garamond" w:cs="Garamond"/>
          <w:color w:val="000000" w:themeColor="text1"/>
          <w:szCs w:val="24"/>
        </w:rPr>
      </w:pPr>
      <w:ins w:id="868" w:author="Nádia Silvestre" w:date="2026-09-21T17:39:00Z" w16du:dateUtc="2026-09-21T17:39:40Z">
        <w:r w:rsidRPr="482EA073">
          <w:rPr>
            <w:rFonts w:ascii="Garamond" w:eastAsia="Garamond" w:hAnsi="Garamond" w:cs="Garamond"/>
            <w:color w:val="000000" w:themeColor="text1"/>
            <w:szCs w:val="24"/>
          </w:rPr>
          <w:t>Reexame</w:t>
        </w:r>
      </w:ins>
    </w:p>
    <w:p w14:paraId="0DED198F" w14:textId="7FA96D76" w:rsidR="7959D4AC" w:rsidRDefault="7959D4AC" w:rsidP="62F213A8">
      <w:pPr>
        <w:rPr>
          <w:ins w:id="869" w:author="Nádia Silvestre" w:date="2026-09-21T17:39:00Z" w16du:dateUtc="2026-09-21T17:39:40Z"/>
          <w:rFonts w:ascii="Garamond" w:eastAsia="Garamond" w:hAnsi="Garamond" w:cs="Garamond"/>
        </w:rPr>
      </w:pPr>
      <w:ins w:id="870" w:author="Nádia Silvestre" w:date="2026-09-21T17:39:00Z" w16du:dateUtc="2026-09-21T17:39:40Z">
        <w:r w:rsidRPr="5A3751B5">
          <w:rPr>
            <w:rFonts w:ascii="Garamond" w:eastAsia="Garamond" w:hAnsi="Garamond" w:cs="Garamond"/>
            <w:color w:val="000000" w:themeColor="text1"/>
          </w:rPr>
          <w:t xml:space="preserve">1 - </w:t>
        </w:r>
        <w:r w:rsidRPr="5A3751B5">
          <w:rPr>
            <w:rFonts w:ascii="Garamond" w:eastAsia="Garamond" w:hAnsi="Garamond" w:cs="Garamond"/>
          </w:rPr>
          <w:t xml:space="preserve">As atividades pecuárias da classe 1 ficam sujeitas a reexame global no prazo máximo de </w:t>
        </w:r>
      </w:ins>
      <w:ins w:id="871" w:author="Nádia Silvestre" w:date="2026-09-24T16:29:00Z" w16du:dateUtc="2026-09-24T16:29:59Z">
        <w:r w:rsidR="28994A1C" w:rsidRPr="5A3751B5">
          <w:rPr>
            <w:rFonts w:ascii="Garamond" w:eastAsia="Garamond" w:hAnsi="Garamond" w:cs="Garamond"/>
          </w:rPr>
          <w:t>dez a</w:t>
        </w:r>
      </w:ins>
      <w:ins w:id="872" w:author="Nádia Silvestre" w:date="2026-09-24T16:30:00Z" w16du:dateUtc="2026-09-24T16:30:05Z">
        <w:r w:rsidR="28994A1C" w:rsidRPr="5A3751B5">
          <w:rPr>
            <w:rFonts w:ascii="Garamond" w:eastAsia="Garamond" w:hAnsi="Garamond" w:cs="Garamond"/>
          </w:rPr>
          <w:t>nos</w:t>
        </w:r>
      </w:ins>
      <w:ins w:id="873" w:author="Utilizador Convidado" w:date="2026-09-24T07:57:00Z" w16du:dateUtc="2026-09-24T07:57:59Z">
        <w:r w:rsidR="51031B26" w:rsidRPr="5A3751B5">
          <w:rPr>
            <w:rFonts w:ascii="Garamond" w:eastAsia="Garamond" w:hAnsi="Garamond" w:cs="Garamond"/>
          </w:rPr>
          <w:t xml:space="preserve"> contados a partir da data da emissão d</w:t>
        </w:r>
      </w:ins>
      <w:ins w:id="874" w:author="Utilizador Convidado" w:date="2026-09-24T07:58:00Z" w16du:dateUtc="2026-09-24T07:58:30Z">
        <w:r w:rsidR="51031B26" w:rsidRPr="5A3751B5">
          <w:rPr>
            <w:rFonts w:ascii="Garamond" w:eastAsia="Garamond" w:hAnsi="Garamond" w:cs="Garamond"/>
          </w:rPr>
          <w:t>o</w:t>
        </w:r>
      </w:ins>
      <w:ins w:id="875" w:author="Utilizador Convidado" w:date="2026-09-24T07:57:00Z" w16du:dateUtc="2026-09-24T07:57:59Z">
        <w:r w:rsidR="51031B26" w:rsidRPr="5A3751B5">
          <w:rPr>
            <w:rFonts w:ascii="Garamond" w:eastAsia="Garamond" w:hAnsi="Garamond" w:cs="Garamond"/>
          </w:rPr>
          <w:t xml:space="preserve"> </w:t>
        </w:r>
      </w:ins>
      <w:ins w:id="876" w:author="Utilizador Convidado" w:date="2026-09-24T07:58:00Z" w16du:dateUtc="2026-09-24T07:58:15Z">
        <w:r w:rsidR="51031B26" w:rsidRPr="5A3751B5">
          <w:rPr>
            <w:rFonts w:ascii="Garamond" w:eastAsia="Garamond" w:hAnsi="Garamond" w:cs="Garamond"/>
          </w:rPr>
          <w:t>último Titulo ou Licença</w:t>
        </w:r>
      </w:ins>
      <w:ins w:id="877" w:author="Nádia Silvestre" w:date="2026-09-21T17:39:00Z" w16du:dateUtc="2026-09-21T17:39:40Z">
        <w:r w:rsidRPr="5A3751B5">
          <w:rPr>
            <w:rFonts w:ascii="Garamond" w:eastAsia="Garamond" w:hAnsi="Garamond" w:cs="Garamond"/>
          </w:rPr>
          <w:t>.</w:t>
        </w:r>
      </w:ins>
    </w:p>
    <w:p w14:paraId="7D9B88C9" w14:textId="38C5DD05" w:rsidR="7959D4AC" w:rsidRDefault="7959D4AC">
      <w:pPr>
        <w:rPr>
          <w:ins w:id="878" w:author="Nádia Silvestre" w:date="2026-09-21T17:39:00Z" w16du:dateUtc="2026-09-21T17:39:40Z"/>
          <w:rFonts w:ascii="Garamond" w:eastAsia="Garamond" w:hAnsi="Garamond" w:cs="Garamond"/>
          <w:szCs w:val="24"/>
        </w:rPr>
      </w:pPr>
      <w:ins w:id="879" w:author="Nádia Silvestre" w:date="2026-09-21T17:39:00Z" w16du:dateUtc="2026-09-21T17:39:40Z">
        <w:r w:rsidRPr="482EA073">
          <w:rPr>
            <w:rFonts w:ascii="Garamond" w:eastAsia="Garamond" w:hAnsi="Garamond" w:cs="Garamond"/>
            <w:szCs w:val="24"/>
          </w:rPr>
          <w:t>2 - As atividades da classe 2 apenas ficam sujeitas a vistoria de revisão quando tal resulte da avaliação de risco, de alteração relevante das condições de exploração, de incumprimento detetado ou de legislação especial.</w:t>
        </w:r>
      </w:ins>
    </w:p>
    <w:p w14:paraId="23BDA965" w14:textId="1846BA6E" w:rsidR="7959D4AC" w:rsidRDefault="7959D4AC">
      <w:pPr>
        <w:rPr>
          <w:ins w:id="880" w:author="Nádia Silvestre" w:date="2026-09-21T17:39:00Z" w16du:dateUtc="2026-09-21T17:39:40Z"/>
          <w:rFonts w:ascii="Garamond" w:eastAsia="Garamond" w:hAnsi="Garamond" w:cs="Garamond"/>
          <w:szCs w:val="24"/>
        </w:rPr>
      </w:pPr>
      <w:ins w:id="881" w:author="Nádia Silvestre" w:date="2026-09-21T17:39:00Z" w16du:dateUtc="2026-09-21T17:39:40Z">
        <w:r w:rsidRPr="482EA073">
          <w:rPr>
            <w:rFonts w:ascii="Garamond" w:eastAsia="Garamond" w:hAnsi="Garamond" w:cs="Garamond"/>
            <w:szCs w:val="24"/>
          </w:rPr>
          <w:t>3 - Para efeitos de reexame são considerados os resultados de controlos oficiais, inspeções e vistorias realizados por outras entidades públicas, evitando-se a repetição de atos com objeto equivalente.</w:t>
        </w:r>
      </w:ins>
    </w:p>
    <w:p w14:paraId="0663568A" w14:textId="15B73160" w:rsidR="7959D4AC" w:rsidRDefault="7959D4AC">
      <w:pPr>
        <w:spacing w:after="120"/>
        <w:rPr>
          <w:ins w:id="882" w:author="Nádia Silvestre" w:date="2026-09-21T17:39:00Z" w16du:dateUtc="2026-09-21T17:39:40Z"/>
          <w:rFonts w:ascii="Garamond" w:eastAsia="Garamond" w:hAnsi="Garamond" w:cs="Garamond"/>
          <w:color w:val="000000" w:themeColor="text1"/>
          <w:szCs w:val="24"/>
        </w:rPr>
        <w:pPrChange w:id="883" w:author="Nádia Silvestre" w:date="2026-09-21T17:39:00Z">
          <w:pPr/>
        </w:pPrChange>
      </w:pPr>
      <w:ins w:id="884" w:author="Nádia Silvestre" w:date="2026-09-21T17:39:00Z" w16du:dateUtc="2026-09-21T17:39:40Z">
        <w:r w:rsidRPr="482EA073">
          <w:rPr>
            <w:rFonts w:ascii="Garamond" w:eastAsia="Garamond" w:hAnsi="Garamond" w:cs="Garamond"/>
            <w:color w:val="000000" w:themeColor="text1"/>
            <w:szCs w:val="24"/>
          </w:rPr>
          <w:t>4 - A não realização da vistoria de revisão para efeitos do reexame global das condições constantes do título digital de atividade económica por motivos não imputáveis ao operador económico não prejudica a continuidade da atividade, nem a validade do título digital de atividade económica.</w:t>
        </w:r>
      </w:ins>
    </w:p>
    <w:p w14:paraId="464FD1B3" w14:textId="7C8B686E" w:rsidR="482EA073" w:rsidRDefault="482EA073" w:rsidP="482EA073">
      <w:pPr>
        <w:widowControl w:val="0"/>
        <w:spacing w:after="120"/>
        <w:rPr>
          <w:rFonts w:ascii="Garamond" w:hAnsi="Garamond"/>
          <w:color w:val="000000" w:themeColor="text1"/>
        </w:rPr>
      </w:pPr>
    </w:p>
    <w:p w14:paraId="1F8E1D33" w14:textId="77777777" w:rsidR="00665739" w:rsidRPr="00FC7A70" w:rsidRDefault="00665739"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p>
    <w:p w14:paraId="4593C6BF" w14:textId="5B035D79" w:rsidR="00CA0291" w:rsidRPr="00FC7A70" w:rsidRDefault="63F236A8" w:rsidP="482EA073">
      <w:pPr>
        <w:widowControl w:val="0"/>
        <w:spacing w:after="120"/>
        <w:jc w:val="center"/>
        <w:outlineLvl w:val="1"/>
        <w:rPr>
          <w:del w:id="885" w:author="Nádia Silvestre" w:date="2026-09-21T17:45:00Z" w16du:dateUtc="2026-09-21T17:45:51Z"/>
          <w:rFonts w:ascii="Garamond" w:hAnsi="Garamond"/>
          <w:color w:val="000000" w:themeColor="text1"/>
        </w:rPr>
      </w:pPr>
      <w:r w:rsidRPr="482EA073">
        <w:rPr>
          <w:rFonts w:ascii="Garamond" w:hAnsi="Garamond"/>
          <w:color w:val="000000" w:themeColor="text1"/>
        </w:rPr>
        <w:t>A</w:t>
      </w:r>
      <w:del w:id="886" w:author="Nádia Silvestre" w:date="2026-09-21T17:45:00Z" w16du:dateUtc="2026-09-21T17:45:51Z">
        <w:r w:rsidR="00CA0291" w:rsidRPr="482EA073" w:rsidDel="63F236A8">
          <w:rPr>
            <w:rFonts w:ascii="Garamond" w:hAnsi="Garamond"/>
            <w:color w:val="000000" w:themeColor="text1"/>
          </w:rPr>
          <w:delText>tividade pecuária</w:delText>
        </w:r>
      </w:del>
    </w:p>
    <w:p w14:paraId="48DC5C07" w14:textId="2FE58F50" w:rsidR="005024FD" w:rsidRPr="00D64088" w:rsidRDefault="005024FD" w:rsidP="482EA073">
      <w:pPr>
        <w:pStyle w:val="PargrafodaLista"/>
        <w:widowControl w:val="0"/>
        <w:numPr>
          <w:ilvl w:val="0"/>
          <w:numId w:val="331"/>
        </w:numPr>
        <w:spacing w:after="120"/>
        <w:ind w:left="426" w:hanging="426"/>
        <w:contextualSpacing w:val="0"/>
        <w:rPr>
          <w:del w:id="887" w:author="Nádia Silvestre" w:date="2026-09-21T17:45:00Z" w16du:dateUtc="2026-09-21T17:45:51Z"/>
          <w:rFonts w:ascii="Garamond" w:hAnsi="Garamond"/>
          <w:color w:val="000000" w:themeColor="text1"/>
        </w:rPr>
      </w:pPr>
      <w:del w:id="888" w:author="Nádia Silvestre" w:date="2026-09-21T17:45:00Z" w16du:dateUtc="2026-09-21T17:45:51Z">
        <w:r w:rsidRPr="482EA073" w:rsidDel="50816489">
          <w:rPr>
            <w:rFonts w:ascii="Garamond" w:hAnsi="Garamond"/>
            <w:color w:val="000000" w:themeColor="text1"/>
          </w:rPr>
          <w:delText xml:space="preserve">A atividade pecuária está sujeita ao reexame global das condições constantes do título digital de atividade económica, </w:delText>
        </w:r>
        <w:commentRangeStart w:id="889"/>
        <w:commentRangeStart w:id="890"/>
        <w:commentRangeStart w:id="891"/>
        <w:r w:rsidRPr="482EA073" w:rsidDel="50816489">
          <w:rPr>
            <w:rFonts w:ascii="Garamond" w:hAnsi="Garamond"/>
            <w:color w:val="000000" w:themeColor="text1"/>
          </w:rPr>
          <w:delText xml:space="preserve">mediante vistoria de revisão, nos termos do </w:delText>
        </w:r>
      </w:del>
      <w:r w:rsidRPr="482EA073">
        <w:rPr>
          <w:rFonts w:ascii="Garamond" w:hAnsi="Garamond"/>
          <w:color w:val="000000" w:themeColor="text1"/>
        </w:rPr>
        <w:fldChar w:fldCharType="begin"/>
      </w:r>
      <w:r w:rsidRPr="482EA073">
        <w:rPr>
          <w:rFonts w:ascii="Garamond" w:hAnsi="Garamond"/>
          <w:color w:val="000000" w:themeColor="text1"/>
        </w:rPr>
        <w:instrText xml:space="preserve"> REF _Ref225506390 \r \h </w:instrText>
      </w:r>
      <w:r w:rsidR="00FC7A70" w:rsidRPr="482EA073">
        <w:rPr>
          <w:rFonts w:ascii="Garamond" w:hAnsi="Garamond"/>
          <w:color w:val="000000" w:themeColor="text1"/>
        </w:rPr>
        <w:instrText xml:space="preserve"> \* MERGEFORMAT </w:instrText>
      </w:r>
      <w:r w:rsidRPr="482EA073">
        <w:rPr>
          <w:rFonts w:ascii="Garamond" w:hAnsi="Garamond"/>
          <w:color w:val="000000" w:themeColor="text1"/>
        </w:rPr>
      </w:r>
      <w:r w:rsidRPr="482EA073">
        <w:rPr>
          <w:rFonts w:ascii="Garamond" w:hAnsi="Garamond"/>
          <w:color w:val="000000" w:themeColor="text1"/>
        </w:rPr>
        <w:fldChar w:fldCharType="separate"/>
      </w:r>
      <w:del w:id="892" w:author="Nádia Silvestre" w:date="2026-09-21T17:45:00Z" w16du:dateUtc="2026-09-21T17:45:51Z">
        <w:r w:rsidRPr="482EA073" w:rsidDel="0B4D1937">
          <w:rPr>
            <w:rFonts w:ascii="Garamond" w:hAnsi="Garamond"/>
            <w:color w:val="000000" w:themeColor="text1"/>
          </w:rPr>
          <w:delText>Artigo 32.º</w:delText>
        </w:r>
      </w:del>
      <w:r w:rsidRPr="482EA073">
        <w:rPr>
          <w:rFonts w:ascii="Garamond" w:hAnsi="Garamond"/>
          <w:color w:val="000000" w:themeColor="text1"/>
        </w:rPr>
        <w:fldChar w:fldCharType="end"/>
      </w:r>
      <w:del w:id="893" w:author="Nádia Silvestre" w:date="2026-09-21T17:45:00Z" w16du:dateUtc="2026-09-21T17:45:51Z">
        <w:r w:rsidRPr="482EA073" w:rsidDel="50816489">
          <w:rPr>
            <w:rFonts w:ascii="Garamond" w:hAnsi="Garamond"/>
            <w:color w:val="000000" w:themeColor="text1"/>
          </w:rPr>
          <w:delText xml:space="preserve">, </w:delText>
        </w:r>
      </w:del>
      <w:commentRangeEnd w:id="889"/>
      <w:r w:rsidR="007A3E55" w:rsidRPr="482EA073">
        <w:rPr>
          <w:rStyle w:val="Refdecomentrio"/>
          <w:rFonts w:ascii="Garamond" w:hAnsi="Garamond"/>
          <w:color w:val="000000" w:themeColor="text1"/>
          <w:sz w:val="24"/>
          <w:szCs w:val="22"/>
        </w:rPr>
        <w:commentReference w:id="889"/>
      </w:r>
      <w:commentRangeEnd w:id="890"/>
      <w:r w:rsidRPr="482EA073">
        <w:rPr>
          <w:rStyle w:val="Refdecomentrio"/>
          <w:rFonts w:ascii="Garamond" w:hAnsi="Garamond"/>
          <w:color w:val="000000" w:themeColor="text1"/>
          <w:sz w:val="24"/>
          <w:szCs w:val="22"/>
        </w:rPr>
        <w:commentReference w:id="890"/>
      </w:r>
      <w:commentRangeEnd w:id="891"/>
      <w:r w:rsidRPr="482EA073">
        <w:rPr>
          <w:rStyle w:val="Refdecomentrio"/>
          <w:rFonts w:ascii="Garamond" w:hAnsi="Garamond"/>
          <w:color w:val="000000" w:themeColor="text1"/>
          <w:sz w:val="24"/>
          <w:szCs w:val="22"/>
        </w:rPr>
        <w:commentReference w:id="891"/>
      </w:r>
      <w:del w:id="894" w:author="Nádia Silvestre" w:date="2026-09-21T17:45:00Z" w16du:dateUtc="2026-09-21T17:45:51Z">
        <w:r w:rsidRPr="482EA073" w:rsidDel="50816489">
          <w:rPr>
            <w:rFonts w:ascii="Garamond" w:hAnsi="Garamond"/>
            <w:color w:val="000000" w:themeColor="text1"/>
          </w:rPr>
          <w:delText xml:space="preserve">após terem decorridos </w:delText>
        </w:r>
        <w:commentRangeStart w:id="895"/>
        <w:r w:rsidRPr="482EA073" w:rsidDel="22FA189B">
          <w:rPr>
            <w:rFonts w:ascii="Garamond" w:hAnsi="Garamond"/>
            <w:color w:val="000000" w:themeColor="text1"/>
          </w:rPr>
          <w:delText>sete</w:delText>
        </w:r>
      </w:del>
      <w:commentRangeEnd w:id="895"/>
      <w:r w:rsidRPr="482EA073">
        <w:rPr>
          <w:rStyle w:val="Refdecomentrio"/>
          <w:rFonts w:ascii="Garamond" w:hAnsi="Garamond"/>
          <w:color w:val="000000" w:themeColor="text1"/>
          <w:sz w:val="24"/>
          <w:szCs w:val="22"/>
        </w:rPr>
        <w:commentReference w:id="895"/>
      </w:r>
      <w:del w:id="896" w:author="Nádia Silvestre" w:date="2026-09-21T17:45:00Z" w16du:dateUtc="2026-09-21T17:45:51Z">
        <w:r w:rsidRPr="482EA073" w:rsidDel="22FA189B">
          <w:rPr>
            <w:rFonts w:ascii="Garamond" w:hAnsi="Garamond"/>
            <w:color w:val="000000" w:themeColor="text1"/>
          </w:rPr>
          <w:delText xml:space="preserve"> </w:delText>
        </w:r>
        <w:r w:rsidRPr="482EA073" w:rsidDel="50816489">
          <w:rPr>
            <w:rFonts w:ascii="Garamond" w:hAnsi="Garamond"/>
            <w:color w:val="000000" w:themeColor="text1"/>
          </w:rPr>
          <w:delText>anos contados da sua emissão ou da data de última atualização do mesmo, sem prejuízo do que for exigido por legislação específica.</w:delText>
        </w:r>
      </w:del>
    </w:p>
    <w:p w14:paraId="23F69565" w14:textId="45AD818A" w:rsidR="00677F14" w:rsidRPr="00D64088" w:rsidRDefault="00677F14" w:rsidP="482EA073">
      <w:pPr>
        <w:pStyle w:val="PargrafodaLista"/>
        <w:widowControl w:val="0"/>
        <w:numPr>
          <w:ilvl w:val="0"/>
          <w:numId w:val="331"/>
        </w:numPr>
        <w:spacing w:after="120"/>
        <w:ind w:left="426" w:hanging="426"/>
        <w:contextualSpacing w:val="0"/>
        <w:rPr>
          <w:del w:id="897" w:author="Nádia Silvestre" w:date="2026-09-21T17:45:00Z" w16du:dateUtc="2026-09-21T17:45:51Z"/>
          <w:rFonts w:ascii="Garamond" w:hAnsi="Garamond"/>
          <w:color w:val="000000" w:themeColor="text1"/>
        </w:rPr>
      </w:pPr>
      <w:del w:id="898" w:author="Nádia Silvestre" w:date="2026-09-21T17:45:00Z" w16du:dateUtc="2026-09-21T17:45:51Z">
        <w:r w:rsidRPr="482EA073" w:rsidDel="00A2DAA3">
          <w:rPr>
            <w:rFonts w:ascii="Garamond" w:hAnsi="Garamond"/>
            <w:color w:val="000000" w:themeColor="text1"/>
          </w:rPr>
          <w:delText>A não realização da vistoria de revisão para efeitos do reexame global das condições constantes do título digital de atividade económica</w:delText>
        </w:r>
        <w:r w:rsidRPr="482EA073" w:rsidDel="76F6E477">
          <w:rPr>
            <w:rFonts w:ascii="Garamond" w:hAnsi="Garamond"/>
            <w:color w:val="000000" w:themeColor="text1"/>
          </w:rPr>
          <w:delText xml:space="preserve"> por motivos não imputáveis ao operador económico não prejudica a continuidade da atividade.</w:delText>
        </w:r>
      </w:del>
    </w:p>
    <w:p w14:paraId="5B0444A0" w14:textId="7C308236" w:rsidR="0056139D" w:rsidRPr="00D64088" w:rsidRDefault="0056139D" w:rsidP="482EA073">
      <w:pPr>
        <w:pStyle w:val="PargrafodaLista"/>
        <w:widowControl w:val="0"/>
        <w:numPr>
          <w:ilvl w:val="0"/>
          <w:numId w:val="331"/>
        </w:numPr>
        <w:spacing w:after="120"/>
        <w:ind w:left="426" w:hanging="426"/>
        <w:contextualSpacing w:val="0"/>
        <w:rPr>
          <w:del w:id="899" w:author="Nádia Silvestre" w:date="2026-09-21T17:45:00Z" w16du:dateUtc="2026-09-21T17:45:51Z"/>
          <w:rFonts w:ascii="Garamond" w:hAnsi="Garamond"/>
          <w:color w:val="000000" w:themeColor="text1"/>
        </w:rPr>
      </w:pPr>
      <w:commentRangeStart w:id="900"/>
      <w:commentRangeStart w:id="901"/>
      <w:commentRangeStart w:id="902"/>
      <w:del w:id="903" w:author="Nádia Silvestre" w:date="2026-09-21T17:45:00Z" w16du:dateUtc="2026-09-21T17:45:51Z">
        <w:r w:rsidRPr="482EA073" w:rsidDel="70E02C84">
          <w:rPr>
            <w:rFonts w:ascii="Garamond" w:hAnsi="Garamond"/>
            <w:color w:val="000000" w:themeColor="text1"/>
          </w:rPr>
          <w:delText xml:space="preserve">O </w:delText>
        </w:r>
        <w:r w:rsidRPr="482EA073" w:rsidDel="7FE0644A">
          <w:rPr>
            <w:rFonts w:ascii="Garamond" w:hAnsi="Garamond"/>
            <w:color w:val="000000" w:themeColor="text1"/>
          </w:rPr>
          <w:delText>operador económico</w:delText>
        </w:r>
        <w:r w:rsidRPr="482EA073" w:rsidDel="70E02C84">
          <w:rPr>
            <w:rFonts w:ascii="Garamond" w:hAnsi="Garamond"/>
            <w:color w:val="000000" w:themeColor="text1"/>
          </w:rPr>
          <w:delText xml:space="preserve"> deve orientar a sua atividade de forma equilibrada, adotando medidas de prevenção e controlo no sentido de eliminar ou reduzir os riscos suscetíveis de afetar pessoas, animais, bens e ambiente, no respeito pelas normas de bem-estar animal, na defesa sanitária dos efetivos e das populações animais e na prevenção de risco de saúde pública e para o ambiente, designadamente:</w:delText>
        </w:r>
      </w:del>
      <w:commentRangeEnd w:id="900"/>
      <w:r w:rsidRPr="00D64088">
        <w:rPr>
          <w:rStyle w:val="Refdecomentrio"/>
          <w:rFonts w:ascii="Garamond" w:hAnsi="Garamond"/>
          <w:color w:val="000000" w:themeColor="text1"/>
          <w:sz w:val="24"/>
          <w:szCs w:val="22"/>
        </w:rPr>
        <w:commentReference w:id="900"/>
      </w:r>
      <w:commentRangeEnd w:id="901"/>
      <w:r w:rsidRPr="00D64088">
        <w:rPr>
          <w:rStyle w:val="Refdecomentrio"/>
          <w:rFonts w:ascii="Garamond" w:hAnsi="Garamond"/>
          <w:color w:val="000000" w:themeColor="text1"/>
          <w:sz w:val="24"/>
          <w:szCs w:val="22"/>
        </w:rPr>
        <w:commentReference w:id="901"/>
      </w:r>
      <w:commentRangeEnd w:id="902"/>
      <w:r w:rsidRPr="00D64088">
        <w:rPr>
          <w:rStyle w:val="Refdecomentrio"/>
          <w:rFonts w:ascii="Garamond" w:hAnsi="Garamond"/>
          <w:color w:val="000000" w:themeColor="text1"/>
          <w:sz w:val="24"/>
          <w:szCs w:val="22"/>
        </w:rPr>
        <w:commentReference w:id="902"/>
      </w:r>
    </w:p>
    <w:p w14:paraId="47A2BE34" w14:textId="10A5DFB1" w:rsidR="0056139D" w:rsidRPr="00FC7A70" w:rsidRDefault="0056139D" w:rsidP="482EA073">
      <w:pPr>
        <w:widowControl w:val="0"/>
        <w:numPr>
          <w:ilvl w:val="0"/>
          <w:numId w:val="209"/>
        </w:numPr>
        <w:spacing w:after="120"/>
        <w:ind w:left="851" w:hanging="284"/>
        <w:rPr>
          <w:del w:id="904" w:author="Nádia Silvestre" w:date="2026-09-21T17:45:00Z" w16du:dateUtc="2026-09-21T17:45:54Z"/>
          <w:rFonts w:ascii="Garamond" w:hAnsi="Garamond"/>
          <w:color w:val="000000" w:themeColor="text1"/>
        </w:rPr>
      </w:pPr>
      <w:del w:id="905" w:author="Nádia Silvestre" w:date="2026-09-21T17:45:00Z" w16du:dateUtc="2026-09-21T17:45:51Z">
        <w:r w:rsidRPr="482EA073" w:rsidDel="70E02C84">
          <w:rPr>
            <w:rFonts w:ascii="Garamond" w:hAnsi="Garamond"/>
            <w:color w:val="000000" w:themeColor="text1"/>
          </w:rPr>
          <w:delText>Promover a utilização das melhores técnicas disponíveis, nos princípios da ecoeficiência e que garantam o bem-estar dos animais presentes na exploração e minimizem a formação de odores e a propagação de insetos e roedores, bem como dos demais impactes ambientais negativos;</w:delText>
        </w:r>
      </w:del>
    </w:p>
    <w:p w14:paraId="4967B0F3" w14:textId="7B9223D1" w:rsidR="0056139D" w:rsidRPr="00FC7A70" w:rsidRDefault="0056139D" w:rsidP="482EA073">
      <w:pPr>
        <w:widowControl w:val="0"/>
        <w:numPr>
          <w:ilvl w:val="0"/>
          <w:numId w:val="209"/>
        </w:numPr>
        <w:spacing w:after="120"/>
        <w:ind w:left="851" w:hanging="284"/>
        <w:rPr>
          <w:del w:id="906" w:author="Nádia Silvestre" w:date="2026-09-21T17:43:00Z" w16du:dateUtc="2026-09-21T17:43:26Z"/>
          <w:rFonts w:ascii="Garamond" w:hAnsi="Garamond"/>
          <w:color w:val="000000" w:themeColor="text1"/>
        </w:rPr>
      </w:pPr>
      <w:del w:id="907" w:author="Nádia Silvestre" w:date="2026-09-21T17:43:00Z" w16du:dateUtc="2026-09-21T17:43:26Z">
        <w:r w:rsidRPr="482EA073" w:rsidDel="70E02C84">
          <w:rPr>
            <w:rFonts w:ascii="Garamond" w:hAnsi="Garamond"/>
            <w:color w:val="000000" w:themeColor="text1"/>
          </w:rPr>
          <w:delText>Adotar as medidas higiossanitárias estabelecidas para a atividade e para as espécies presentes na exploração de forma a prevenir e salvaguardar os aspetos de saúde animal e a saúde pública;</w:delText>
        </w:r>
      </w:del>
    </w:p>
    <w:p w14:paraId="29FC2EE0" w14:textId="1AF783A1" w:rsidR="0056139D" w:rsidRPr="00FC7A70" w:rsidRDefault="0056139D" w:rsidP="482EA073">
      <w:pPr>
        <w:widowControl w:val="0"/>
        <w:numPr>
          <w:ilvl w:val="0"/>
          <w:numId w:val="209"/>
        </w:numPr>
        <w:spacing w:after="120"/>
        <w:ind w:left="851" w:hanging="284"/>
        <w:rPr>
          <w:del w:id="908" w:author="Nádia Silvestre" w:date="2026-09-21T17:43:00Z" w16du:dateUtc="2026-09-21T17:43:26Z"/>
          <w:rFonts w:ascii="Garamond" w:hAnsi="Garamond"/>
          <w:color w:val="000000" w:themeColor="text1"/>
        </w:rPr>
      </w:pPr>
      <w:del w:id="909" w:author="Nádia Silvestre" w:date="2026-09-21T17:43:00Z" w16du:dateUtc="2026-09-21T17:43:26Z">
        <w:r w:rsidRPr="482EA073" w:rsidDel="70E02C84">
          <w:rPr>
            <w:rFonts w:ascii="Garamond" w:hAnsi="Garamond"/>
            <w:color w:val="000000" w:themeColor="text1"/>
          </w:rPr>
          <w:delText>Utilizar racionalmente e preservar os recursos naturais em que a exploração pecuária se insere, conferindo à água a dimensão ambiental, nos termos do qual se reconhece a necessidade de um elevado nível de proteção da água, de modo a garantir a sua utilização sustentável;</w:delText>
        </w:r>
      </w:del>
    </w:p>
    <w:p w14:paraId="4A9EFD9F" w14:textId="535D5A6D" w:rsidR="0056139D" w:rsidRPr="00FC7A70" w:rsidRDefault="0056139D" w:rsidP="482EA073">
      <w:pPr>
        <w:widowControl w:val="0"/>
        <w:numPr>
          <w:ilvl w:val="0"/>
          <w:numId w:val="209"/>
        </w:numPr>
        <w:spacing w:after="120"/>
        <w:ind w:left="851" w:hanging="284"/>
        <w:rPr>
          <w:del w:id="910" w:author="Nádia Silvestre" w:date="2026-09-21T17:43:00Z" w16du:dateUtc="2026-09-21T17:43:26Z"/>
          <w:rFonts w:ascii="Garamond" w:hAnsi="Garamond"/>
          <w:color w:val="000000" w:themeColor="text1"/>
        </w:rPr>
      </w:pPr>
      <w:del w:id="911" w:author="Nádia Silvestre" w:date="2026-09-21T17:43:00Z" w16du:dateUtc="2026-09-21T17:43:26Z">
        <w:r w:rsidRPr="482EA073" w:rsidDel="70E02C84">
          <w:rPr>
            <w:rFonts w:ascii="Garamond" w:hAnsi="Garamond"/>
            <w:color w:val="000000" w:themeColor="text1"/>
          </w:rPr>
          <w:delText>Implementar sistemas de gestão ambiental e sistemas de segurança e saúde do trabalho adequados ao tipo de atividade e riscos inerentes, incluído a elaboração de planos de emergência, quando aplicável;</w:delText>
        </w:r>
      </w:del>
    </w:p>
    <w:p w14:paraId="5074AA15" w14:textId="00D4257C" w:rsidR="0056139D" w:rsidRPr="00FC7A70" w:rsidRDefault="0056139D" w:rsidP="482EA073">
      <w:pPr>
        <w:widowControl w:val="0"/>
        <w:numPr>
          <w:ilvl w:val="0"/>
          <w:numId w:val="209"/>
        </w:numPr>
        <w:spacing w:after="120"/>
        <w:ind w:left="851" w:hanging="284"/>
        <w:rPr>
          <w:del w:id="912" w:author="Nádia Silvestre" w:date="2026-09-21T17:43:00Z" w16du:dateUtc="2026-09-21T17:43:26Z"/>
          <w:rFonts w:ascii="Garamond" w:hAnsi="Garamond"/>
          <w:color w:val="000000" w:themeColor="text1"/>
        </w:rPr>
      </w:pPr>
      <w:del w:id="913" w:author="Nádia Silvestre" w:date="2026-09-21T17:43:00Z" w16du:dateUtc="2026-09-21T17:43:26Z">
        <w:r w:rsidRPr="482EA073" w:rsidDel="70E02C84">
          <w:rPr>
            <w:rFonts w:ascii="Garamond" w:hAnsi="Garamond"/>
            <w:color w:val="000000" w:themeColor="text1"/>
          </w:rPr>
          <w:delText>Proceder à identificação dos perigos, à análise e à avaliação dos riscos e adotar medidas de prevenção, por força das quais as ações com efeitos negativos no ambiente sejam consideradas de forma antecipada, de modo a eliminar as próprias causas de alteração do ambiente ou reduzir os seus impactes quando tal não seja possível;</w:delText>
        </w:r>
      </w:del>
    </w:p>
    <w:p w14:paraId="26ADC1FF" w14:textId="3BF5A332" w:rsidR="0056139D" w:rsidRPr="00FC7A70" w:rsidRDefault="0056139D" w:rsidP="482EA073">
      <w:pPr>
        <w:widowControl w:val="0"/>
        <w:numPr>
          <w:ilvl w:val="0"/>
          <w:numId w:val="209"/>
        </w:numPr>
        <w:spacing w:after="120"/>
        <w:ind w:left="851" w:hanging="284"/>
        <w:rPr>
          <w:del w:id="914" w:author="Nádia Silvestre" w:date="2026-09-21T17:43:00Z" w16du:dateUtc="2026-09-21T17:43:26Z"/>
          <w:rFonts w:ascii="Garamond" w:hAnsi="Garamond"/>
          <w:color w:val="000000" w:themeColor="text1"/>
        </w:rPr>
      </w:pPr>
      <w:del w:id="915" w:author="Nádia Silvestre" w:date="2026-09-21T17:43:00Z" w16du:dateUtc="2026-09-21T17:43:26Z">
        <w:r w:rsidRPr="482EA073" w:rsidDel="70E02C84">
          <w:rPr>
            <w:rFonts w:ascii="Garamond" w:hAnsi="Garamond"/>
            <w:color w:val="000000" w:themeColor="text1"/>
          </w:rPr>
          <w:delText>Promover as medidas de profilaxia e vigilância da saúde legalmente estabelecidas para a classe de atividade, por forma a proteger a saúde pública;</w:delText>
        </w:r>
      </w:del>
    </w:p>
    <w:p w14:paraId="72F8095C" w14:textId="2AA48AD4" w:rsidR="0056139D" w:rsidRPr="00FC7A70" w:rsidRDefault="0056139D" w:rsidP="482EA073">
      <w:pPr>
        <w:widowControl w:val="0"/>
        <w:numPr>
          <w:ilvl w:val="0"/>
          <w:numId w:val="209"/>
        </w:numPr>
        <w:spacing w:after="120"/>
        <w:ind w:left="851" w:hanging="284"/>
        <w:rPr>
          <w:del w:id="916" w:author="Nádia Silvestre" w:date="2026-09-21T17:43:00Z" w16du:dateUtc="2026-09-21T17:43:26Z"/>
          <w:rFonts w:ascii="Garamond" w:hAnsi="Garamond"/>
          <w:color w:val="000000" w:themeColor="text1"/>
        </w:rPr>
      </w:pPr>
      <w:del w:id="917" w:author="Nádia Silvestre" w:date="2026-09-21T17:43:00Z" w16du:dateUtc="2026-09-21T17:43:26Z">
        <w:r w:rsidRPr="482EA073" w:rsidDel="70E02C84">
          <w:rPr>
            <w:rFonts w:ascii="Garamond" w:hAnsi="Garamond"/>
            <w:color w:val="000000" w:themeColor="text1"/>
          </w:rPr>
          <w:delText>Adotar as medidas necessárias para evitar riscos em matéria de segurança e poluição, por forma que o local de atividade pecuária seja colocado em estado aceitável na altura da desativação definitiva da atividade pecuária;</w:delText>
        </w:r>
      </w:del>
    </w:p>
    <w:p w14:paraId="308BF154" w14:textId="440FA3BB" w:rsidR="0056139D" w:rsidRPr="00FC7A70" w:rsidRDefault="0056139D" w:rsidP="482EA073">
      <w:pPr>
        <w:widowControl w:val="0"/>
        <w:numPr>
          <w:ilvl w:val="0"/>
          <w:numId w:val="209"/>
        </w:numPr>
        <w:spacing w:after="120"/>
        <w:ind w:left="851" w:hanging="284"/>
        <w:rPr>
          <w:del w:id="918" w:author="Nádia Silvestre" w:date="2026-09-21T17:43:00Z" w16du:dateUtc="2026-09-21T17:43:26Z"/>
          <w:rFonts w:ascii="Garamond" w:hAnsi="Garamond"/>
          <w:color w:val="000000" w:themeColor="text1"/>
        </w:rPr>
      </w:pPr>
      <w:del w:id="919" w:author="Nádia Silvestre" w:date="2026-09-21T17:43:00Z" w16du:dateUtc="2026-09-21T17:43:26Z">
        <w:r w:rsidRPr="482EA073" w:rsidDel="70E02C84">
          <w:rPr>
            <w:rFonts w:ascii="Garamond" w:hAnsi="Garamond"/>
            <w:color w:val="000000" w:themeColor="text1"/>
          </w:rPr>
          <w:delText>Adotar as medidas necessárias à redução de impactes paisagísticos negativos</w:delText>
        </w:r>
        <w:r w:rsidRPr="482EA073" w:rsidDel="7FE0644A">
          <w:rPr>
            <w:rFonts w:ascii="Garamond" w:hAnsi="Garamond"/>
            <w:color w:val="000000" w:themeColor="text1"/>
          </w:rPr>
          <w:delText>;</w:delText>
        </w:r>
      </w:del>
    </w:p>
    <w:p w14:paraId="03B5F45E" w14:textId="7C5EABF8" w:rsidR="0056139D" w:rsidRPr="00FC7A70" w:rsidRDefault="0056139D" w:rsidP="482EA073">
      <w:pPr>
        <w:widowControl w:val="0"/>
        <w:numPr>
          <w:ilvl w:val="0"/>
          <w:numId w:val="209"/>
        </w:numPr>
        <w:spacing w:after="120"/>
        <w:ind w:left="851" w:hanging="284"/>
        <w:rPr>
          <w:del w:id="920" w:author="Nádia Silvestre" w:date="2026-09-21T17:46:00Z" w16du:dateUtc="2026-09-21T17:46:00Z"/>
          <w:rFonts w:ascii="Garamond" w:hAnsi="Garamond"/>
          <w:color w:val="000000" w:themeColor="text1"/>
        </w:rPr>
      </w:pPr>
      <w:del w:id="921" w:author="Nádia Silvestre" w:date="2026-09-21T17:43:00Z" w16du:dateUtc="2026-09-21T17:43:26Z">
        <w:r w:rsidRPr="482EA073" w:rsidDel="70E02C84">
          <w:rPr>
            <w:rFonts w:ascii="Garamond" w:hAnsi="Garamond"/>
            <w:color w:val="000000" w:themeColor="text1"/>
          </w:rPr>
          <w:delText xml:space="preserve">Sempre que seja detetada alguma anomalia no funcionamento da exploração, </w:delText>
        </w:r>
        <w:r w:rsidRPr="482EA073" w:rsidDel="7FE0644A">
          <w:rPr>
            <w:rFonts w:ascii="Garamond" w:hAnsi="Garamond"/>
            <w:color w:val="000000" w:themeColor="text1"/>
          </w:rPr>
          <w:delText xml:space="preserve">adotar </w:delText>
        </w:r>
        <w:r w:rsidRPr="482EA073" w:rsidDel="70E02C84">
          <w:rPr>
            <w:rFonts w:ascii="Garamond" w:hAnsi="Garamond"/>
            <w:color w:val="000000" w:themeColor="text1"/>
          </w:rPr>
          <w:delText>as medidas adequadas para corrigir a situação, pri</w:delText>
        </w:r>
      </w:del>
      <w:del w:id="922" w:author="Nádia Silvestre" w:date="2026-09-21T17:45:00Z" w16du:dateUtc="2026-09-21T17:45:25Z">
        <w:r w:rsidRPr="482EA073" w:rsidDel="70E02C84">
          <w:rPr>
            <w:rFonts w:ascii="Garamond" w:hAnsi="Garamond"/>
            <w:color w:val="000000" w:themeColor="text1"/>
          </w:rPr>
          <w:delText>oritariamente</w:delText>
        </w:r>
      </w:del>
      <w:r w:rsidR="70E02C84" w:rsidRPr="482EA073">
        <w:rPr>
          <w:rFonts w:ascii="Garamond" w:hAnsi="Garamond"/>
          <w:color w:val="000000" w:themeColor="text1"/>
        </w:rPr>
        <w:t xml:space="preserve"> </w:t>
      </w:r>
      <w:del w:id="923" w:author="Nádia Silvestre" w:date="2026-09-21T17:46:00Z" w16du:dateUtc="2026-09-21T17:46:00Z">
        <w:r w:rsidRPr="482EA073" w:rsidDel="70E02C84">
          <w:rPr>
            <w:rFonts w:ascii="Garamond" w:hAnsi="Garamond"/>
            <w:color w:val="000000" w:themeColor="text1"/>
          </w:rPr>
          <w:delText>na fonte, dos danos causados ao ambiente e, se necessário, proceder à suspensão da atividade, devendo imediatamente comunicar esse facto à entidade coordenadora, que pode determinar medidas de correção ou de recuperação ambientais</w:delText>
        </w:r>
        <w:r w:rsidRPr="482EA073" w:rsidDel="2F257C0C">
          <w:rPr>
            <w:rFonts w:ascii="Garamond" w:hAnsi="Garamond"/>
            <w:color w:val="000000" w:themeColor="text1"/>
          </w:rPr>
          <w:delText>;</w:delText>
        </w:r>
      </w:del>
    </w:p>
    <w:p w14:paraId="0D1E0600" w14:textId="07281846" w:rsidR="005552F8" w:rsidRPr="00FC7A70" w:rsidRDefault="005552F8" w:rsidP="482EA073">
      <w:pPr>
        <w:widowControl w:val="0"/>
        <w:numPr>
          <w:ilvl w:val="0"/>
          <w:numId w:val="209"/>
        </w:numPr>
        <w:spacing w:after="120"/>
        <w:ind w:left="851" w:hanging="284"/>
        <w:rPr>
          <w:del w:id="924" w:author="Nádia Silvestre" w:date="2026-09-21T17:42:00Z" w16du:dateUtc="2026-09-21T17:42:38Z"/>
          <w:rFonts w:ascii="Garamond" w:hAnsi="Garamond"/>
          <w:color w:val="000000" w:themeColor="text1"/>
        </w:rPr>
      </w:pPr>
      <w:del w:id="925" w:author="Nádia Silvestre" w:date="2026-09-21T17:42:00Z" w16du:dateUtc="2026-09-21T17:42:38Z">
        <w:r w:rsidRPr="482EA073" w:rsidDel="2F257C0C">
          <w:rPr>
            <w:rFonts w:ascii="Garamond" w:hAnsi="Garamond"/>
            <w:color w:val="000000" w:themeColor="text1"/>
          </w:rPr>
          <w:delText>Assegurar a manutenção e o cumprimento das normas de funcionamento previstas para as espécies, para os sistemas de exploração e para as atividades previstas, bem como o estabelecimento de um sistema de registos apropriado à demonstração desse cumprimento, que deve ser disponibilizado sempre que tal seja solicitado pelas entidades competentes.</w:delText>
        </w:r>
      </w:del>
    </w:p>
    <w:p w14:paraId="33905FB0" w14:textId="29FEDC5A" w:rsidR="00B66271" w:rsidRPr="00FC7A70" w:rsidRDefault="00B66271" w:rsidP="482EA073">
      <w:pPr>
        <w:pStyle w:val="PargrafodaLista"/>
        <w:widowControl w:val="0"/>
        <w:numPr>
          <w:ilvl w:val="0"/>
          <w:numId w:val="331"/>
        </w:numPr>
        <w:spacing w:after="120"/>
        <w:ind w:left="426" w:hanging="426"/>
        <w:contextualSpacing w:val="0"/>
        <w:rPr>
          <w:del w:id="926" w:author="Nádia Silvestre" w:date="2026-09-21T17:42:00Z" w16du:dateUtc="2026-09-21T17:42:32Z"/>
          <w:rFonts w:ascii="Garamond" w:hAnsi="Garamond"/>
          <w:color w:val="000000" w:themeColor="text1"/>
        </w:rPr>
      </w:pPr>
      <w:del w:id="927" w:author="Nádia Silvestre" w:date="2026-09-21T17:42:00Z" w16du:dateUtc="2026-09-21T17:42:38Z">
        <w:r w:rsidRPr="482EA073" w:rsidDel="18297FD4">
          <w:rPr>
            <w:rFonts w:ascii="Garamond" w:hAnsi="Garamond"/>
            <w:color w:val="000000" w:themeColor="text1"/>
          </w:rPr>
          <w:delText>O operador económico que desenvolva atividade pecuária sujeita a título digital de atividade económica deve comunicar através d</w:delText>
        </w:r>
        <w:r w:rsidRPr="482EA073" w:rsidDel="41535BCC">
          <w:rPr>
            <w:rFonts w:ascii="Garamond" w:hAnsi="Garamond"/>
            <w:color w:val="000000" w:themeColor="text1"/>
          </w:rPr>
          <w:delText>a</w:delText>
        </w:r>
        <w:r w:rsidRPr="482EA073" w:rsidDel="18297FD4">
          <w:rPr>
            <w:rFonts w:ascii="Garamond" w:hAnsi="Garamond"/>
            <w:color w:val="000000" w:themeColor="text1"/>
          </w:rPr>
          <w:delText xml:space="preserve"> </w:delText>
        </w:r>
        <w:r w:rsidRPr="482EA073" w:rsidDel="68B47641">
          <w:rPr>
            <w:rFonts w:ascii="Garamond" w:hAnsi="Garamond"/>
            <w:color w:val="000000" w:themeColor="text1"/>
          </w:rPr>
          <w:delText>“Plataforma dos Licenciamentos”</w:delText>
        </w:r>
        <w:r w:rsidRPr="482EA073" w:rsidDel="18297FD4">
          <w:rPr>
            <w:rFonts w:ascii="Garamond" w:hAnsi="Garamond"/>
            <w:color w:val="000000" w:themeColor="text1"/>
          </w:rPr>
          <w:delText xml:space="preserve">, que notifica automática e imediatamente a entidade coordenadora e as entidades públicas consultadas, a data de início da exploração </w:delText>
        </w:r>
        <w:r w:rsidRPr="482EA073" w:rsidDel="64B1C29C">
          <w:rPr>
            <w:rFonts w:ascii="Garamond" w:hAnsi="Garamond"/>
            <w:color w:val="000000" w:themeColor="text1"/>
          </w:rPr>
          <w:delText>pecuária</w:delText>
        </w:r>
        <w:r w:rsidRPr="482EA073" w:rsidDel="18297FD4">
          <w:rPr>
            <w:rFonts w:ascii="Garamond" w:hAnsi="Garamond"/>
            <w:color w:val="000000" w:themeColor="text1"/>
          </w:rPr>
          <w:delText xml:space="preserve"> com uma antecedência mínima de</w:delText>
        </w:r>
      </w:del>
      <w:r w:rsidR="18297FD4" w:rsidRPr="482EA073">
        <w:rPr>
          <w:rFonts w:ascii="Garamond" w:hAnsi="Garamond"/>
          <w:color w:val="000000" w:themeColor="text1"/>
        </w:rPr>
        <w:t xml:space="preserve"> </w:t>
      </w:r>
      <w:del w:id="928" w:author="Nádia Silvestre" w:date="2026-09-21T17:42:00Z" w16du:dateUtc="2026-09-21T17:42:32Z">
        <w:r w:rsidRPr="482EA073" w:rsidDel="18297FD4">
          <w:rPr>
            <w:rFonts w:ascii="Garamond" w:hAnsi="Garamond"/>
            <w:color w:val="000000" w:themeColor="text1"/>
          </w:rPr>
          <w:delText>cinco dias.</w:delText>
        </w:r>
      </w:del>
    </w:p>
    <w:p w14:paraId="7C07C516" w14:textId="28B4299D" w:rsidR="00263DC9" w:rsidRPr="00FC7A70" w:rsidRDefault="00263DC9" w:rsidP="482EA073">
      <w:pPr>
        <w:pStyle w:val="PargrafodaLista"/>
        <w:widowControl w:val="0"/>
        <w:numPr>
          <w:ilvl w:val="0"/>
          <w:numId w:val="331"/>
        </w:numPr>
        <w:spacing w:after="120"/>
        <w:ind w:left="426" w:hanging="426"/>
        <w:contextualSpacing w:val="0"/>
        <w:rPr>
          <w:del w:id="929" w:author="Nádia Silvestre" w:date="2026-09-21T17:42:00Z" w16du:dateUtc="2026-09-21T17:42:32Z"/>
          <w:rFonts w:ascii="Garamond" w:hAnsi="Garamond"/>
          <w:color w:val="000000" w:themeColor="text1"/>
        </w:rPr>
      </w:pPr>
      <w:del w:id="930" w:author="Nádia Silvestre" w:date="2026-09-21T17:42:00Z" w16du:dateUtc="2026-09-21T17:42:32Z">
        <w:r w:rsidRPr="482EA073" w:rsidDel="2855889A">
          <w:rPr>
            <w:rFonts w:ascii="Garamond" w:hAnsi="Garamond"/>
            <w:color w:val="000000" w:themeColor="text1"/>
          </w:rPr>
          <w:delText xml:space="preserve">Para efeitos do número anterior, considera-se como </w:delText>
        </w:r>
        <w:r w:rsidRPr="482EA073" w:rsidDel="09A8846C">
          <w:rPr>
            <w:rFonts w:ascii="Garamond" w:hAnsi="Garamond"/>
            <w:color w:val="000000" w:themeColor="text1"/>
          </w:rPr>
          <w:delText xml:space="preserve">a data de </w:delText>
        </w:r>
        <w:r w:rsidRPr="482EA073" w:rsidDel="2855889A">
          <w:rPr>
            <w:rFonts w:ascii="Garamond" w:hAnsi="Garamond"/>
            <w:color w:val="000000" w:themeColor="text1"/>
          </w:rPr>
          <w:delText>início da atividade pecuária a data da primeira utilização das instalações ou da primeira transferência de efetivos pecuários para a exploração, centro de agrupamento ou entreposto.</w:delText>
        </w:r>
      </w:del>
    </w:p>
    <w:p w14:paraId="1AEA927B" w14:textId="7B6ECA33" w:rsidR="00915FA0" w:rsidRPr="00FC7A70" w:rsidRDefault="00915FA0" w:rsidP="482EA073">
      <w:pPr>
        <w:pStyle w:val="PargrafodaLista"/>
        <w:widowControl w:val="0"/>
        <w:numPr>
          <w:ilvl w:val="0"/>
          <w:numId w:val="331"/>
        </w:numPr>
        <w:spacing w:after="120"/>
        <w:ind w:left="426" w:hanging="426"/>
        <w:contextualSpacing w:val="0"/>
        <w:rPr>
          <w:del w:id="931" w:author="Nádia Silvestre" w:date="2026-09-21T17:42:00Z" w16du:dateUtc="2026-09-21T17:42:32Z"/>
          <w:rFonts w:ascii="Garamond" w:hAnsi="Garamond"/>
          <w:color w:val="000000" w:themeColor="text1"/>
        </w:rPr>
      </w:pPr>
      <w:commentRangeStart w:id="932"/>
      <w:commentRangeStart w:id="933"/>
      <w:commentRangeStart w:id="934"/>
      <w:del w:id="935" w:author="Nádia Silvestre" w:date="2026-09-21T17:42:00Z" w16du:dateUtc="2026-09-21T17:42:32Z">
        <w:r w:rsidRPr="482EA073" w:rsidDel="1AD93B09">
          <w:rPr>
            <w:rFonts w:ascii="Garamond" w:hAnsi="Garamond"/>
            <w:color w:val="000000" w:themeColor="text1"/>
          </w:rPr>
          <w:delText>São definidas por portaria do membro do Governo responsável pelas áreas da agricultura e do desenvolvimento rural as normas regulamentares aplicáveis à detenção e produção pecuária ou atividades complementares das seguintes espécies de animais:</w:delText>
        </w:r>
      </w:del>
    </w:p>
    <w:p w14:paraId="34024796" w14:textId="03C7074F" w:rsidR="00915FA0" w:rsidRPr="00FC7A70" w:rsidRDefault="00915FA0" w:rsidP="482EA073">
      <w:pPr>
        <w:pStyle w:val="PargrafodaLista"/>
        <w:widowControl w:val="0"/>
        <w:numPr>
          <w:ilvl w:val="0"/>
          <w:numId w:val="205"/>
        </w:numPr>
        <w:spacing w:after="120"/>
        <w:ind w:left="851" w:hanging="284"/>
        <w:contextualSpacing w:val="0"/>
        <w:rPr>
          <w:del w:id="936" w:author="Nádia Silvestre" w:date="2026-09-21T17:42:00Z" w16du:dateUtc="2026-09-21T17:42:32Z"/>
          <w:rFonts w:ascii="Garamond" w:hAnsi="Garamond"/>
          <w:color w:val="000000" w:themeColor="text1"/>
        </w:rPr>
      </w:pPr>
      <w:del w:id="937" w:author="Nádia Silvestre" w:date="2026-09-21T17:42:00Z" w16du:dateUtc="2026-09-21T17:42:32Z">
        <w:r w:rsidRPr="482EA073" w:rsidDel="1AD93B09">
          <w:rPr>
            <w:rFonts w:ascii="Garamond" w:hAnsi="Garamond"/>
            <w:color w:val="000000" w:themeColor="text1"/>
          </w:rPr>
          <w:delText>Bovinos, ovinos, caprinos ou outros ruminantes;</w:delText>
        </w:r>
      </w:del>
    </w:p>
    <w:p w14:paraId="5681033B" w14:textId="611C2E2E" w:rsidR="00915FA0" w:rsidRPr="00FC7A70" w:rsidRDefault="00915FA0" w:rsidP="482EA073">
      <w:pPr>
        <w:pStyle w:val="PargrafodaLista"/>
        <w:widowControl w:val="0"/>
        <w:numPr>
          <w:ilvl w:val="0"/>
          <w:numId w:val="205"/>
        </w:numPr>
        <w:spacing w:after="120"/>
        <w:ind w:left="851" w:hanging="284"/>
        <w:contextualSpacing w:val="0"/>
        <w:rPr>
          <w:del w:id="938" w:author="Nádia Silvestre" w:date="2026-09-21T17:42:00Z" w16du:dateUtc="2026-09-21T17:42:32Z"/>
          <w:rFonts w:ascii="Garamond" w:hAnsi="Garamond"/>
          <w:color w:val="000000" w:themeColor="text1"/>
        </w:rPr>
      </w:pPr>
      <w:del w:id="939" w:author="Nádia Silvestre" w:date="2026-09-21T17:42:00Z" w16du:dateUtc="2026-09-21T17:42:32Z">
        <w:r w:rsidRPr="482EA073" w:rsidDel="1AD93B09">
          <w:rPr>
            <w:rFonts w:ascii="Garamond" w:hAnsi="Garamond"/>
            <w:color w:val="000000" w:themeColor="text1"/>
          </w:rPr>
          <w:delText>Suínos;</w:delText>
        </w:r>
      </w:del>
    </w:p>
    <w:p w14:paraId="2E65E20D" w14:textId="10FE4B0F" w:rsidR="00915FA0" w:rsidRPr="00FC7A70" w:rsidRDefault="00915FA0" w:rsidP="482EA073">
      <w:pPr>
        <w:pStyle w:val="PargrafodaLista"/>
        <w:widowControl w:val="0"/>
        <w:numPr>
          <w:ilvl w:val="0"/>
          <w:numId w:val="205"/>
        </w:numPr>
        <w:spacing w:after="120"/>
        <w:ind w:left="851" w:hanging="284"/>
        <w:contextualSpacing w:val="0"/>
        <w:rPr>
          <w:del w:id="940" w:author="Nádia Silvestre" w:date="2026-09-21T17:42:00Z" w16du:dateUtc="2026-09-21T17:42:32Z"/>
          <w:rFonts w:ascii="Garamond" w:hAnsi="Garamond"/>
          <w:color w:val="000000" w:themeColor="text1"/>
        </w:rPr>
      </w:pPr>
      <w:del w:id="941" w:author="Nádia Silvestre" w:date="2026-09-21T17:42:00Z" w16du:dateUtc="2026-09-21T17:42:32Z">
        <w:r w:rsidRPr="482EA073" w:rsidDel="1AD93B09">
          <w:rPr>
            <w:rFonts w:ascii="Garamond" w:hAnsi="Garamond"/>
            <w:color w:val="000000" w:themeColor="text1"/>
          </w:rPr>
          <w:delText>Aves;</w:delText>
        </w:r>
      </w:del>
    </w:p>
    <w:p w14:paraId="159DCA9E" w14:textId="4507FA80" w:rsidR="00915FA0" w:rsidRPr="00FC7A70" w:rsidRDefault="00915FA0" w:rsidP="482EA073">
      <w:pPr>
        <w:pStyle w:val="PargrafodaLista"/>
        <w:widowControl w:val="0"/>
        <w:numPr>
          <w:ilvl w:val="0"/>
          <w:numId w:val="205"/>
        </w:numPr>
        <w:spacing w:after="120"/>
        <w:ind w:left="851" w:hanging="284"/>
        <w:contextualSpacing w:val="0"/>
        <w:rPr>
          <w:del w:id="942" w:author="Nádia Silvestre" w:date="2026-09-21T17:42:00Z" w16du:dateUtc="2026-09-21T17:42:32Z"/>
          <w:rFonts w:ascii="Garamond" w:hAnsi="Garamond"/>
          <w:color w:val="000000" w:themeColor="text1"/>
        </w:rPr>
      </w:pPr>
      <w:del w:id="943" w:author="Nádia Silvestre" w:date="2026-09-21T17:42:00Z" w16du:dateUtc="2026-09-21T17:42:32Z">
        <w:r w:rsidRPr="482EA073" w:rsidDel="1AD93B09">
          <w:rPr>
            <w:rFonts w:ascii="Garamond" w:hAnsi="Garamond"/>
            <w:color w:val="000000" w:themeColor="text1"/>
          </w:rPr>
          <w:delText>Equídeos;</w:delText>
        </w:r>
      </w:del>
    </w:p>
    <w:p w14:paraId="65B034F7" w14:textId="55CCA1A3" w:rsidR="00F7494A" w:rsidRPr="00FC7A70" w:rsidRDefault="00915FA0" w:rsidP="482EA073">
      <w:pPr>
        <w:pStyle w:val="PargrafodaLista"/>
        <w:widowControl w:val="0"/>
        <w:numPr>
          <w:ilvl w:val="0"/>
          <w:numId w:val="205"/>
        </w:numPr>
        <w:spacing w:after="120"/>
        <w:ind w:left="851" w:hanging="284"/>
        <w:contextualSpacing w:val="0"/>
        <w:rPr>
          <w:del w:id="944" w:author="Nádia Silvestre" w:date="2026-09-21T17:42:00Z" w16du:dateUtc="2026-09-21T17:42:26Z"/>
          <w:rFonts w:ascii="Garamond" w:hAnsi="Garamond"/>
          <w:color w:val="000000" w:themeColor="text1"/>
        </w:rPr>
      </w:pPr>
      <w:del w:id="945" w:author="Nádia Silvestre" w:date="2026-09-21T17:42:00Z" w16du:dateUtc="2026-09-21T17:42:26Z">
        <w:r w:rsidRPr="482EA073" w:rsidDel="1AD93B09">
          <w:rPr>
            <w:rFonts w:ascii="Garamond" w:hAnsi="Garamond"/>
            <w:color w:val="000000" w:themeColor="text1"/>
          </w:rPr>
          <w:delText>Coelhos e outras espécies.</w:delText>
        </w:r>
      </w:del>
      <w:commentRangeEnd w:id="932"/>
      <w:r w:rsidRPr="00FC7A70">
        <w:rPr>
          <w:rStyle w:val="Refdecomentrio"/>
          <w:rFonts w:ascii="Garamond" w:hAnsi="Garamond"/>
          <w:color w:val="000000" w:themeColor="text1"/>
          <w:sz w:val="24"/>
          <w:szCs w:val="22"/>
        </w:rPr>
        <w:commentReference w:id="932"/>
      </w:r>
      <w:commentRangeEnd w:id="933"/>
      <w:r w:rsidRPr="00FC7A70">
        <w:rPr>
          <w:rStyle w:val="Refdecomentrio"/>
          <w:rFonts w:ascii="Garamond" w:hAnsi="Garamond"/>
          <w:color w:val="000000" w:themeColor="text1"/>
          <w:sz w:val="24"/>
          <w:szCs w:val="22"/>
        </w:rPr>
        <w:commentReference w:id="933"/>
      </w:r>
      <w:commentRangeEnd w:id="934"/>
      <w:r w:rsidRPr="00FC7A70">
        <w:rPr>
          <w:rStyle w:val="Refdecomentrio"/>
          <w:rFonts w:ascii="Garamond" w:hAnsi="Garamond"/>
          <w:color w:val="000000" w:themeColor="text1"/>
          <w:sz w:val="24"/>
          <w:szCs w:val="22"/>
        </w:rPr>
        <w:commentReference w:id="934"/>
      </w:r>
    </w:p>
    <w:p w14:paraId="2CF2B59B" w14:textId="3C92C9CD" w:rsidR="00F7494A" w:rsidRPr="00FC7A70" w:rsidRDefault="00F7494A" w:rsidP="482EA073">
      <w:pPr>
        <w:pStyle w:val="PargrafodaLista"/>
        <w:widowControl w:val="0"/>
        <w:numPr>
          <w:ilvl w:val="0"/>
          <w:numId w:val="331"/>
        </w:numPr>
        <w:spacing w:after="120"/>
        <w:ind w:left="426" w:hanging="426"/>
        <w:contextualSpacing w:val="0"/>
        <w:rPr>
          <w:del w:id="946" w:author="Nádia Silvestre" w:date="2026-09-21T17:42:00Z" w16du:dateUtc="2026-09-21T17:42:26Z"/>
          <w:rFonts w:ascii="Garamond" w:hAnsi="Garamond"/>
          <w:color w:val="000000" w:themeColor="text1"/>
        </w:rPr>
      </w:pPr>
      <w:del w:id="947" w:author="Nádia Silvestre" w:date="2026-09-21T17:42:00Z" w16du:dateUtc="2026-09-21T17:42:26Z">
        <w:r w:rsidRPr="482EA073" w:rsidDel="7D7D9A62">
          <w:rPr>
            <w:rFonts w:ascii="Garamond" w:hAnsi="Garamond"/>
            <w:color w:val="000000" w:themeColor="text1"/>
          </w:rPr>
          <w:delText xml:space="preserve">O </w:delText>
        </w:r>
      </w:del>
      <w:del w:id="948" w:author="Maria João Torres" w:date="2026-09-11T14:01:00Z" w16du:dateUtc="2026-09-11T13:01:00Z">
        <w:r w:rsidRPr="482EA073" w:rsidDel="796EB2AB">
          <w:rPr>
            <w:rFonts w:ascii="Garamond" w:hAnsi="Garamond"/>
            <w:color w:val="000000" w:themeColor="text1"/>
          </w:rPr>
          <w:delText>presente diploma</w:delText>
        </w:r>
      </w:del>
      <w:ins w:id="949" w:author="Maria João Torres" w:date="2026-09-11T14:01:00Z" w16du:dateUtc="2026-09-11T13:01:00Z">
        <w:del w:id="950" w:author="Nádia Silvestre" w:date="2026-09-21T17:42:00Z" w16du:dateUtc="2026-09-21T17:42:26Z">
          <w:r w:rsidRPr="482EA073" w:rsidDel="2056D149">
            <w:rPr>
              <w:rFonts w:ascii="Garamond" w:hAnsi="Garamond"/>
              <w:color w:val="000000" w:themeColor="text1"/>
            </w:rPr>
            <w:delText>presente decreto-lei</w:delText>
          </w:r>
        </w:del>
      </w:ins>
      <w:del w:id="951" w:author="Nádia Silvestre" w:date="2026-09-21T17:42:00Z" w16du:dateUtc="2026-09-21T17:42:26Z">
        <w:r w:rsidRPr="482EA073" w:rsidDel="796EB2AB">
          <w:rPr>
            <w:rFonts w:ascii="Garamond" w:hAnsi="Garamond"/>
            <w:color w:val="000000" w:themeColor="text1"/>
          </w:rPr>
          <w:delText xml:space="preserve"> </w:delText>
        </w:r>
        <w:r w:rsidRPr="482EA073" w:rsidDel="7D7D9A62">
          <w:rPr>
            <w:rFonts w:ascii="Garamond" w:hAnsi="Garamond"/>
            <w:color w:val="000000" w:themeColor="text1"/>
          </w:rPr>
          <w:delText>não se aplica aos eventos que sejam considerados ocasionais, desenvolvidos sem recurso a instalações fixas e com duração inferior a sete dias corridos.</w:delText>
        </w:r>
      </w:del>
    </w:p>
    <w:p w14:paraId="49875DC8" w14:textId="68187FEB" w:rsidR="003D264F" w:rsidRPr="00FC7A70" w:rsidRDefault="00691D7E" w:rsidP="482EA073">
      <w:pPr>
        <w:pStyle w:val="PargrafodaLista"/>
        <w:widowControl w:val="0"/>
        <w:numPr>
          <w:ilvl w:val="0"/>
          <w:numId w:val="331"/>
        </w:numPr>
        <w:spacing w:after="120"/>
        <w:ind w:left="426" w:hanging="426"/>
        <w:contextualSpacing w:val="0"/>
        <w:rPr>
          <w:del w:id="952" w:author="Nádia Silvestre" w:date="2026-09-21T17:42:00Z" w16du:dateUtc="2026-09-21T17:42:26Z"/>
          <w:rFonts w:ascii="Garamond" w:hAnsi="Garamond"/>
          <w:color w:val="000000" w:themeColor="text1"/>
        </w:rPr>
      </w:pPr>
      <w:del w:id="953" w:author="Nádia Silvestre" w:date="2026-09-21T17:42:00Z" w16du:dateUtc="2026-09-21T17:42:26Z">
        <w:r w:rsidRPr="482EA073" w:rsidDel="38335EDD">
          <w:rPr>
            <w:rFonts w:ascii="Garamond" w:hAnsi="Garamond"/>
            <w:color w:val="000000" w:themeColor="text1"/>
          </w:rPr>
          <w:delText>O</w:delText>
        </w:r>
        <w:r w:rsidRPr="482EA073" w:rsidDel="59A528B1">
          <w:rPr>
            <w:rFonts w:ascii="Garamond" w:hAnsi="Garamond"/>
            <w:color w:val="000000" w:themeColor="text1"/>
          </w:rPr>
          <w:delText xml:space="preserve"> </w:delText>
        </w:r>
        <w:r w:rsidRPr="482EA073" w:rsidDel="216B7467">
          <w:rPr>
            <w:rFonts w:ascii="Garamond" w:hAnsi="Garamond"/>
            <w:color w:val="000000" w:themeColor="text1"/>
          </w:rPr>
          <w:delText xml:space="preserve">incumprimento das normas constantes da portaria referida </w:delText>
        </w:r>
        <w:commentRangeStart w:id="954"/>
        <w:commentRangeStart w:id="955"/>
        <w:r w:rsidRPr="482EA073" w:rsidDel="216B7467">
          <w:rPr>
            <w:rFonts w:ascii="Garamond" w:hAnsi="Garamond"/>
            <w:color w:val="000000" w:themeColor="text1"/>
          </w:rPr>
          <w:delText xml:space="preserve">no n.º </w:delText>
        </w:r>
      </w:del>
      <w:ins w:id="956" w:author="Paulo Meireles de Oliveira" w:date="2026-09-09T12:36:00Z" w16du:dateUtc="2026-09-09T11:36:00Z">
        <w:del w:id="957" w:author="Nádia Silvestre" w:date="2026-09-21T17:42:00Z" w16du:dateUtc="2026-09-21T17:42:26Z">
          <w:r w:rsidRPr="482EA073" w:rsidDel="3F561DA0">
            <w:rPr>
              <w:rFonts w:ascii="Garamond" w:hAnsi="Garamond"/>
              <w:color w:val="000000" w:themeColor="text1"/>
            </w:rPr>
            <w:delText>6</w:delText>
          </w:r>
        </w:del>
      </w:ins>
      <w:del w:id="958" w:author="Nádia Silvestre" w:date="2026-09-21T17:42:00Z" w16du:dateUtc="2026-09-21T17:42:26Z">
        <w:r w:rsidRPr="482EA073" w:rsidDel="216B7467">
          <w:rPr>
            <w:rFonts w:ascii="Garamond" w:hAnsi="Garamond"/>
            <w:color w:val="000000" w:themeColor="text1"/>
          </w:rPr>
          <w:delText xml:space="preserve">5 </w:delText>
        </w:r>
      </w:del>
      <w:commentRangeEnd w:id="954"/>
      <w:r w:rsidRPr="482EA073">
        <w:rPr>
          <w:rStyle w:val="Refdecomentrio"/>
          <w:rFonts w:ascii="Garamond" w:hAnsi="Garamond"/>
          <w:color w:val="000000" w:themeColor="text1"/>
          <w:sz w:val="24"/>
          <w:szCs w:val="22"/>
        </w:rPr>
        <w:commentReference w:id="954"/>
      </w:r>
      <w:commentRangeEnd w:id="955"/>
      <w:r w:rsidRPr="482EA073">
        <w:rPr>
          <w:rStyle w:val="Refdecomentrio"/>
          <w:rFonts w:ascii="Garamond" w:hAnsi="Garamond"/>
          <w:color w:val="000000" w:themeColor="text1"/>
          <w:sz w:val="24"/>
          <w:szCs w:val="22"/>
        </w:rPr>
        <w:commentReference w:id="955"/>
      </w:r>
      <w:del w:id="959" w:author="Nádia Silvestre" w:date="2026-09-21T17:42:00Z" w16du:dateUtc="2026-09-21T17:42:26Z">
        <w:r w:rsidRPr="482EA073" w:rsidDel="216B7467">
          <w:rPr>
            <w:rFonts w:ascii="Garamond" w:hAnsi="Garamond"/>
            <w:color w:val="000000" w:themeColor="text1"/>
          </w:rPr>
          <w:delText xml:space="preserve">constitui contraordenação económica </w:delText>
        </w:r>
        <w:r w:rsidRPr="482EA073" w:rsidDel="516FE444">
          <w:rPr>
            <w:rFonts w:ascii="Garamond" w:hAnsi="Garamond"/>
            <w:color w:val="000000" w:themeColor="text1"/>
          </w:rPr>
          <w:delText>grave</w:delText>
        </w:r>
        <w:r w:rsidRPr="482EA073" w:rsidDel="216B7467">
          <w:rPr>
            <w:rFonts w:ascii="Garamond" w:hAnsi="Garamond"/>
            <w:color w:val="000000" w:themeColor="text1"/>
          </w:rPr>
          <w:delText>, punível nos termos do RJCE.</w:delText>
        </w:r>
      </w:del>
    </w:p>
    <w:p w14:paraId="3FEB6BAF" w14:textId="77777777" w:rsidR="00F7494A" w:rsidRPr="00FC7A70" w:rsidRDefault="00F7494A" w:rsidP="482EA073">
      <w:pPr>
        <w:pStyle w:val="PargrafodaLista"/>
        <w:widowControl w:val="0"/>
        <w:numPr>
          <w:ilvl w:val="0"/>
          <w:numId w:val="199"/>
        </w:numPr>
        <w:spacing w:after="120"/>
        <w:contextualSpacing w:val="0"/>
        <w:jc w:val="center"/>
        <w:outlineLvl w:val="1"/>
        <w:rPr>
          <w:del w:id="960" w:author="Nádia Silvestre" w:date="2026-09-21T17:46:00Z" w16du:dateUtc="2026-09-21T17:46:30Z"/>
          <w:rFonts w:ascii="Garamond" w:hAnsi="Garamond"/>
          <w:color w:val="000000" w:themeColor="text1"/>
        </w:rPr>
      </w:pPr>
    </w:p>
    <w:p w14:paraId="6301D938" w14:textId="210AAC5B" w:rsidR="000554BB" w:rsidRPr="00FC7A70" w:rsidRDefault="000554BB" w:rsidP="482EA073">
      <w:pPr>
        <w:widowControl w:val="0"/>
        <w:spacing w:after="120"/>
        <w:ind w:left="360"/>
        <w:jc w:val="center"/>
        <w:outlineLvl w:val="1"/>
        <w:rPr>
          <w:del w:id="961" w:author="Nádia Silvestre" w:date="2026-09-21T17:46:00Z" w16du:dateUtc="2026-09-21T17:46:30Z"/>
          <w:rFonts w:ascii="Garamond" w:eastAsiaTheme="majorEastAsia" w:hAnsi="Garamond" w:cstheme="majorBidi"/>
          <w:color w:val="000000" w:themeColor="text1"/>
        </w:rPr>
      </w:pPr>
      <w:del w:id="962" w:author="Nádia Silvestre" w:date="2026-09-21T17:46:00Z" w16du:dateUtc="2026-09-21T17:46:30Z">
        <w:r w:rsidRPr="482EA073" w:rsidDel="7D0A91F8">
          <w:rPr>
            <w:rFonts w:ascii="Garamond" w:eastAsiaTheme="majorEastAsia" w:hAnsi="Garamond" w:cstheme="majorBidi"/>
            <w:color w:val="000000" w:themeColor="text1"/>
          </w:rPr>
          <w:delText>Condições particulares para o exercício da atividade pecuária</w:delText>
        </w:r>
      </w:del>
    </w:p>
    <w:p w14:paraId="09B3984E" w14:textId="7CAA7886" w:rsidR="000554BB" w:rsidRPr="00821D05" w:rsidRDefault="009C6F01" w:rsidP="482EA073">
      <w:pPr>
        <w:pStyle w:val="PargrafodaLista"/>
        <w:widowControl w:val="0"/>
        <w:numPr>
          <w:ilvl w:val="0"/>
          <w:numId w:val="332"/>
        </w:numPr>
        <w:spacing w:after="120"/>
        <w:ind w:left="426" w:hanging="426"/>
        <w:contextualSpacing w:val="0"/>
        <w:rPr>
          <w:del w:id="963" w:author="Nádia Silvestre" w:date="2026-09-21T17:46:00Z" w16du:dateUtc="2026-09-21T17:46:30Z"/>
          <w:rFonts w:ascii="Garamond" w:hAnsi="Garamond"/>
          <w:color w:val="000000" w:themeColor="text1"/>
        </w:rPr>
      </w:pPr>
      <w:del w:id="964" w:author="Nádia Silvestre" w:date="2026-09-21T17:46:00Z" w16du:dateUtc="2026-09-21T17:46:30Z">
        <w:r w:rsidRPr="482EA073" w:rsidDel="2AE2296C">
          <w:rPr>
            <w:rFonts w:ascii="Garamond" w:hAnsi="Garamond"/>
            <w:color w:val="000000" w:themeColor="text1"/>
          </w:rPr>
          <w:delText>O operador económico que possua núcleos de produção com capacidade</w:delText>
        </w:r>
        <w:r w:rsidRPr="482EA073" w:rsidDel="11135DD3">
          <w:rPr>
            <w:rFonts w:ascii="Garamond" w:hAnsi="Garamond"/>
            <w:color w:val="000000" w:themeColor="text1"/>
          </w:rPr>
          <w:delText xml:space="preserve"> instalada</w:delText>
        </w:r>
        <w:r w:rsidRPr="482EA073" w:rsidDel="2AE2296C">
          <w:rPr>
            <w:rFonts w:ascii="Garamond" w:hAnsi="Garamond"/>
            <w:color w:val="000000" w:themeColor="text1"/>
          </w:rPr>
          <w:delText xml:space="preserve"> superior a 75 CN, bem como os entrepostos e centros de agrupamento, devem assegurar a existência e manutenção, de responsabilidade sanitária, por médico veterinário</w:delText>
        </w:r>
        <w:r w:rsidRPr="482EA073" w:rsidDel="194E245D">
          <w:rPr>
            <w:rFonts w:ascii="Garamond" w:hAnsi="Garamond"/>
            <w:color w:val="000000" w:themeColor="text1"/>
          </w:rPr>
          <w:delText xml:space="preserve">, nos termos a definir </w:delText>
        </w:r>
        <w:r w:rsidRPr="482EA073" w:rsidDel="2AE2296C">
          <w:rPr>
            <w:rFonts w:ascii="Garamond" w:hAnsi="Garamond"/>
            <w:color w:val="000000" w:themeColor="text1"/>
          </w:rPr>
          <w:delText>pela DGAV, bem como elaborar e manter atualizado um programa hígio</w:delText>
        </w:r>
        <w:r w:rsidRPr="482EA073" w:rsidDel="7E7F09FE">
          <w:rPr>
            <w:rFonts w:ascii="Garamond" w:hAnsi="Garamond"/>
            <w:color w:val="000000" w:themeColor="text1"/>
          </w:rPr>
          <w:delText>s</w:delText>
        </w:r>
        <w:r w:rsidRPr="482EA073" w:rsidDel="2AE2296C">
          <w:rPr>
            <w:rFonts w:ascii="Garamond" w:hAnsi="Garamond"/>
            <w:color w:val="000000" w:themeColor="text1"/>
          </w:rPr>
          <w:delText>sanitário e de profilaxia para cada NP, tendo em vista o controlo dos processos infeciosos e parasitários e as medidas de biossegurança que o titular da atividade pecuária deve assegurar.</w:delText>
        </w:r>
      </w:del>
    </w:p>
    <w:p w14:paraId="5D371DEE" w14:textId="39AD9C65" w:rsidR="002D536B" w:rsidRPr="00821D05" w:rsidRDefault="002D536B" w:rsidP="482EA073">
      <w:pPr>
        <w:pStyle w:val="PargrafodaLista"/>
        <w:widowControl w:val="0"/>
        <w:numPr>
          <w:ilvl w:val="0"/>
          <w:numId w:val="332"/>
        </w:numPr>
        <w:spacing w:after="120"/>
        <w:ind w:left="426" w:hanging="426"/>
        <w:contextualSpacing w:val="0"/>
        <w:rPr>
          <w:del w:id="965" w:author="Nádia Silvestre" w:date="2026-09-21T17:46:00Z" w16du:dateUtc="2026-09-21T17:46:30Z"/>
          <w:rFonts w:ascii="Garamond" w:hAnsi="Garamond"/>
          <w:color w:val="000000" w:themeColor="text1"/>
        </w:rPr>
      </w:pPr>
      <w:del w:id="966" w:author="Nádia Silvestre" w:date="2026-09-21T17:46:00Z" w16du:dateUtc="2026-09-21T17:46:30Z">
        <w:r w:rsidRPr="482EA073" w:rsidDel="57F163C7">
          <w:rPr>
            <w:rFonts w:ascii="Garamond" w:hAnsi="Garamond"/>
            <w:color w:val="000000" w:themeColor="text1"/>
          </w:rPr>
          <w:delText>A responsabilidade sanitária prevista no número anterior, no âmbito das explorações pecuárias, pode ser assegurada pela organização de produtores pecuários, por via do médico veterinário coordenador ou dos médicos veterinários executores.</w:delText>
        </w:r>
      </w:del>
    </w:p>
    <w:p w14:paraId="35448CFF" w14:textId="3D9877CA" w:rsidR="009C6F01" w:rsidRPr="00821D05" w:rsidRDefault="00BA6A9A" w:rsidP="482EA073">
      <w:pPr>
        <w:pStyle w:val="PargrafodaLista"/>
        <w:widowControl w:val="0"/>
        <w:numPr>
          <w:ilvl w:val="0"/>
          <w:numId w:val="332"/>
        </w:numPr>
        <w:spacing w:after="120"/>
        <w:ind w:left="426" w:hanging="426"/>
        <w:contextualSpacing w:val="0"/>
        <w:rPr>
          <w:del w:id="967" w:author="Nádia Silvestre" w:date="2026-09-21T17:46:00Z" w16du:dateUtc="2026-09-21T17:46:30Z"/>
          <w:rFonts w:ascii="Garamond" w:hAnsi="Garamond"/>
          <w:color w:val="000000" w:themeColor="text1"/>
        </w:rPr>
      </w:pPr>
      <w:del w:id="968" w:author="Nádia Silvestre" w:date="2026-09-21T17:46:00Z" w16du:dateUtc="2026-09-21T17:46:30Z">
        <w:r w:rsidRPr="482EA073" w:rsidDel="0DED6A45">
          <w:rPr>
            <w:rFonts w:ascii="Garamond" w:hAnsi="Garamond"/>
            <w:color w:val="000000" w:themeColor="text1"/>
          </w:rPr>
          <w:delText>Quando as atividades pecuárias forem detidas por pessoas coletivas, deve ser declarada e mantida atualizada a identificação da pessoa singular responsável na exploração, ou por cada NP da exploração, no entreposto ou no centro de agrupamento, pela aplicação das normas sanitárias e de bem-estar dos animais.</w:delText>
        </w:r>
      </w:del>
    </w:p>
    <w:p w14:paraId="1DDA6E9C" w14:textId="06FBA7EA" w:rsidR="00BD12FD" w:rsidRPr="00821D05" w:rsidRDefault="00BD12FD" w:rsidP="482EA073">
      <w:pPr>
        <w:pStyle w:val="PargrafodaLista"/>
        <w:widowControl w:val="0"/>
        <w:numPr>
          <w:ilvl w:val="0"/>
          <w:numId w:val="332"/>
        </w:numPr>
        <w:spacing w:after="120"/>
        <w:ind w:left="426" w:hanging="426"/>
        <w:contextualSpacing w:val="0"/>
        <w:rPr>
          <w:del w:id="969" w:author="Nádia Silvestre" w:date="2026-09-21T17:46:00Z" w16du:dateUtc="2026-09-21T17:46:30Z"/>
          <w:rFonts w:ascii="Garamond" w:hAnsi="Garamond"/>
          <w:color w:val="000000" w:themeColor="text1"/>
        </w:rPr>
      </w:pPr>
      <w:del w:id="970" w:author="Nádia Silvestre" w:date="2026-09-21T17:46:00Z" w16du:dateUtc="2026-09-21T17:46:30Z">
        <w:r w:rsidRPr="482EA073" w:rsidDel="2A292167">
          <w:rPr>
            <w:rFonts w:ascii="Garamond" w:hAnsi="Garamond"/>
            <w:color w:val="000000" w:themeColor="text1"/>
          </w:rPr>
          <w:delText>O operador económico deve assegurar que os efetivos presentes na exploração pecuária são submetidos a rastreios sanitários periódicos e classificados de acordo com as normas do Plano Nacional de Saúde Animal, no cumprimento das condições sanitárias específicas de cada atividade.</w:delText>
        </w:r>
      </w:del>
    </w:p>
    <w:p w14:paraId="7A206761" w14:textId="7971BBA3" w:rsidR="0019158B" w:rsidRPr="00821D05" w:rsidRDefault="00746D71" w:rsidP="482EA073">
      <w:pPr>
        <w:pStyle w:val="PargrafodaLista"/>
        <w:widowControl w:val="0"/>
        <w:numPr>
          <w:ilvl w:val="0"/>
          <w:numId w:val="332"/>
        </w:numPr>
        <w:spacing w:after="120"/>
        <w:ind w:left="426" w:hanging="426"/>
        <w:contextualSpacing w:val="0"/>
        <w:rPr>
          <w:del w:id="971" w:author="Nádia Silvestre" w:date="2026-09-21T17:46:00Z" w16du:dateUtc="2026-09-21T17:46:30Z"/>
          <w:rFonts w:ascii="Garamond" w:hAnsi="Garamond"/>
          <w:color w:val="000000" w:themeColor="text1"/>
        </w:rPr>
      </w:pPr>
      <w:del w:id="972" w:author="Nádia Silvestre" w:date="2026-09-21T17:46:00Z" w16du:dateUtc="2026-09-21T17:46:30Z">
        <w:r w:rsidRPr="482EA073" w:rsidDel="2357A7A9">
          <w:rPr>
            <w:rFonts w:ascii="Garamond" w:hAnsi="Garamond"/>
            <w:color w:val="000000" w:themeColor="text1"/>
          </w:rPr>
          <w:delText>O incumprimento das condições particulares para o exercício da atividade pecuária constitui contraordenação económica grave, punível nos termos do RJCE.</w:delText>
        </w:r>
      </w:del>
    </w:p>
    <w:p w14:paraId="4EEE4D76" w14:textId="77777777" w:rsidR="00665739" w:rsidRPr="00FC7A70" w:rsidRDefault="00665739" w:rsidP="00DF7BBF">
      <w:pPr>
        <w:widowControl w:val="0"/>
        <w:spacing w:after="120"/>
        <w:rPr>
          <w:rFonts w:ascii="Garamond" w:eastAsiaTheme="majorEastAsia" w:hAnsi="Garamond" w:cstheme="majorBidi"/>
          <w:color w:val="000000" w:themeColor="text1"/>
          <w:szCs w:val="24"/>
        </w:rPr>
      </w:pPr>
    </w:p>
    <w:p w14:paraId="267BD1A3" w14:textId="77777777" w:rsidR="00665739" w:rsidRPr="00FC7A70" w:rsidRDefault="00665739" w:rsidP="482EA073">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rPr>
      </w:pPr>
      <w:commentRangeStart w:id="973"/>
      <w:commentRangeEnd w:id="973"/>
      <w:r w:rsidRPr="00FC7A70">
        <w:rPr>
          <w:rStyle w:val="Refdecomentrio"/>
          <w:rFonts w:ascii="Garamond" w:eastAsiaTheme="majorEastAsia" w:hAnsi="Garamond" w:cstheme="majorBidi"/>
          <w:color w:val="000000" w:themeColor="text1"/>
          <w:sz w:val="24"/>
          <w:szCs w:val="22"/>
        </w:rPr>
        <w:commentReference w:id="973"/>
      </w:r>
    </w:p>
    <w:p w14:paraId="7EA9B37A" w14:textId="6E150410" w:rsidR="00665739" w:rsidRPr="00FC7A70" w:rsidRDefault="00E77016" w:rsidP="482EA073">
      <w:pPr>
        <w:widowControl w:val="0"/>
        <w:spacing w:after="120"/>
        <w:ind w:left="360"/>
        <w:jc w:val="center"/>
        <w:outlineLvl w:val="1"/>
        <w:rPr>
          <w:del w:id="974" w:author="Nádia Silvestre" w:date="2026-09-21T21:48:00Z" w16du:dateUtc="2026-09-21T21:48:38Z"/>
          <w:rFonts w:ascii="Garamond" w:eastAsiaTheme="majorEastAsia" w:hAnsi="Garamond" w:cstheme="majorBidi"/>
          <w:color w:val="000000" w:themeColor="text1"/>
        </w:rPr>
      </w:pPr>
      <w:del w:id="975" w:author="Nádia Silvestre" w:date="2026-09-21T21:48:00Z" w16du:dateUtc="2026-09-21T21:48:38Z">
        <w:r w:rsidRPr="482EA073" w:rsidDel="5D40313A">
          <w:rPr>
            <w:rFonts w:ascii="Garamond" w:eastAsiaTheme="majorEastAsia" w:hAnsi="Garamond" w:cstheme="majorBidi"/>
            <w:color w:val="000000" w:themeColor="text1"/>
          </w:rPr>
          <w:delText>G</w:delText>
        </w:r>
        <w:r w:rsidRPr="482EA073" w:rsidDel="00FA8C3F">
          <w:rPr>
            <w:rFonts w:ascii="Garamond" w:eastAsiaTheme="majorEastAsia" w:hAnsi="Garamond" w:cstheme="majorBidi"/>
            <w:color w:val="000000" w:themeColor="text1"/>
          </w:rPr>
          <w:delText>estão</w:delText>
        </w:r>
        <w:r w:rsidRPr="482EA073" w:rsidDel="5D40313A">
          <w:rPr>
            <w:rFonts w:ascii="Garamond" w:eastAsiaTheme="majorEastAsia" w:hAnsi="Garamond" w:cstheme="majorBidi"/>
            <w:color w:val="000000" w:themeColor="text1"/>
          </w:rPr>
          <w:delText xml:space="preserve"> dos efluentes pecuários</w:delText>
        </w:r>
        <w:r w:rsidRPr="482EA073" w:rsidDel="38E8E944">
          <w:rPr>
            <w:rFonts w:ascii="Garamond" w:eastAsiaTheme="majorEastAsia" w:hAnsi="Garamond" w:cstheme="majorBidi"/>
            <w:color w:val="000000" w:themeColor="text1"/>
          </w:rPr>
          <w:delText xml:space="preserve"> anex</w:delText>
        </w:r>
        <w:r w:rsidRPr="482EA073" w:rsidDel="5BF959E2">
          <w:rPr>
            <w:rFonts w:ascii="Garamond" w:eastAsiaTheme="majorEastAsia" w:hAnsi="Garamond" w:cstheme="majorBidi"/>
            <w:color w:val="000000" w:themeColor="text1"/>
          </w:rPr>
          <w:delText>a</w:delText>
        </w:r>
        <w:r w:rsidRPr="482EA073" w:rsidDel="38E8E944">
          <w:rPr>
            <w:rFonts w:ascii="Garamond" w:eastAsiaTheme="majorEastAsia" w:hAnsi="Garamond" w:cstheme="majorBidi"/>
            <w:color w:val="000000" w:themeColor="text1"/>
          </w:rPr>
          <w:delText xml:space="preserve">s </w:delText>
        </w:r>
        <w:r w:rsidRPr="482EA073" w:rsidDel="5BF959E2">
          <w:rPr>
            <w:rFonts w:ascii="Garamond" w:eastAsiaTheme="majorEastAsia" w:hAnsi="Garamond" w:cstheme="majorBidi"/>
            <w:color w:val="000000" w:themeColor="text1"/>
          </w:rPr>
          <w:delText>a explorações pecuárias ou em unidades autónomas</w:delText>
        </w:r>
      </w:del>
    </w:p>
    <w:p w14:paraId="4F573AC4" w14:textId="69A22EDC" w:rsidR="00665739" w:rsidRPr="00821D05" w:rsidRDefault="00B809CC" w:rsidP="482EA073">
      <w:pPr>
        <w:pStyle w:val="PargrafodaLista"/>
        <w:widowControl w:val="0"/>
        <w:numPr>
          <w:ilvl w:val="0"/>
          <w:numId w:val="333"/>
        </w:numPr>
        <w:spacing w:after="120"/>
        <w:ind w:left="426" w:hanging="426"/>
        <w:contextualSpacing w:val="0"/>
        <w:rPr>
          <w:del w:id="976" w:author="Nádia Silvestre" w:date="2026-09-21T21:48:00Z" w16du:dateUtc="2026-09-21T21:48:38Z"/>
          <w:rFonts w:ascii="Garamond" w:hAnsi="Garamond"/>
          <w:color w:val="000000" w:themeColor="text1"/>
        </w:rPr>
      </w:pPr>
      <w:commentRangeStart w:id="977"/>
      <w:commentRangeStart w:id="978"/>
      <w:commentRangeStart w:id="979"/>
      <w:del w:id="980" w:author="Nádia Silvestre" w:date="2026-09-21T21:48:00Z" w16du:dateUtc="2026-09-21T21:48:38Z">
        <w:r w:rsidRPr="482EA073" w:rsidDel="61C5BF71">
          <w:rPr>
            <w:rFonts w:ascii="Garamond" w:hAnsi="Garamond"/>
            <w:color w:val="000000" w:themeColor="text1"/>
          </w:rPr>
          <w:delText>Para efeitos do presente artigo, consideram-se</w:delText>
        </w:r>
        <w:r w:rsidRPr="482EA073" w:rsidDel="6ABFFCB1">
          <w:rPr>
            <w:rFonts w:ascii="Garamond" w:hAnsi="Garamond"/>
            <w:color w:val="000000" w:themeColor="text1"/>
          </w:rPr>
          <w:delText xml:space="preserve"> efluentes pecuários, os </w:delText>
        </w:r>
        <w:r w:rsidRPr="482EA073" w:rsidDel="61C5BF71">
          <w:rPr>
            <w:rFonts w:ascii="Garamond" w:hAnsi="Garamond"/>
            <w:color w:val="000000" w:themeColor="text1"/>
          </w:rPr>
          <w:delText>estrume e chorume</w:delText>
        </w:r>
        <w:r w:rsidRPr="482EA073" w:rsidDel="628A774B">
          <w:rPr>
            <w:rFonts w:ascii="Garamond" w:hAnsi="Garamond"/>
            <w:color w:val="000000" w:themeColor="text1"/>
          </w:rPr>
          <w:delText>.</w:delText>
        </w:r>
      </w:del>
      <w:commentRangeEnd w:id="977"/>
      <w:r w:rsidRPr="00821D05">
        <w:rPr>
          <w:rStyle w:val="Refdecomentrio"/>
          <w:rFonts w:ascii="Garamond" w:hAnsi="Garamond"/>
          <w:color w:val="000000" w:themeColor="text1"/>
          <w:sz w:val="24"/>
          <w:szCs w:val="22"/>
        </w:rPr>
        <w:commentReference w:id="977"/>
      </w:r>
      <w:commentRangeEnd w:id="978"/>
      <w:r w:rsidRPr="00821D05">
        <w:rPr>
          <w:rStyle w:val="Refdecomentrio"/>
          <w:rFonts w:ascii="Garamond" w:hAnsi="Garamond"/>
          <w:color w:val="000000" w:themeColor="text1"/>
          <w:sz w:val="24"/>
          <w:szCs w:val="22"/>
        </w:rPr>
        <w:commentReference w:id="978"/>
      </w:r>
      <w:commentRangeEnd w:id="979"/>
      <w:r w:rsidRPr="00821D05">
        <w:rPr>
          <w:rStyle w:val="Refdecomentrio"/>
          <w:rFonts w:ascii="Garamond" w:hAnsi="Garamond"/>
          <w:color w:val="000000" w:themeColor="text1"/>
          <w:sz w:val="24"/>
          <w:szCs w:val="22"/>
        </w:rPr>
        <w:commentReference w:id="979"/>
      </w:r>
    </w:p>
    <w:p w14:paraId="7D3DDFD1" w14:textId="3DA61E6D" w:rsidR="008E58A6" w:rsidRPr="00821D05" w:rsidRDefault="008E58A6" w:rsidP="482EA073">
      <w:pPr>
        <w:pStyle w:val="PargrafodaLista"/>
        <w:widowControl w:val="0"/>
        <w:numPr>
          <w:ilvl w:val="0"/>
          <w:numId w:val="333"/>
        </w:numPr>
        <w:spacing w:after="120"/>
        <w:ind w:left="426" w:hanging="426"/>
        <w:contextualSpacing w:val="0"/>
        <w:rPr>
          <w:del w:id="981" w:author="Nádia Silvestre" w:date="2026-09-21T21:48:00Z" w16du:dateUtc="2026-09-21T21:48:38Z"/>
          <w:rFonts w:ascii="Garamond" w:hAnsi="Garamond"/>
          <w:color w:val="000000" w:themeColor="text1"/>
        </w:rPr>
      </w:pPr>
      <w:del w:id="982" w:author="Nádia Silvestre" w:date="2026-09-21T21:48:00Z" w16du:dateUtc="2026-09-21T21:48:38Z">
        <w:r w:rsidRPr="482EA073" w:rsidDel="597652B0">
          <w:rPr>
            <w:rFonts w:ascii="Garamond" w:hAnsi="Garamond"/>
            <w:color w:val="000000" w:themeColor="text1"/>
          </w:rPr>
          <w:delText>O regime aplicável à gestão de efluentes pecuários</w:delText>
        </w:r>
        <w:r w:rsidRPr="482EA073" w:rsidDel="11A555CA">
          <w:rPr>
            <w:rFonts w:ascii="Garamond" w:hAnsi="Garamond"/>
            <w:color w:val="000000" w:themeColor="text1"/>
          </w:rPr>
          <w:delText xml:space="preserve">, incluindo as atividades complementares de gestão de efluentes pecuários anexas a explorações pecuárias ou unidades autónomas, quando se trate de unidades de compostagem, de </w:delText>
        </w:r>
        <w:r w:rsidRPr="482EA073" w:rsidDel="2DF57CA8">
          <w:rPr>
            <w:rFonts w:ascii="Garamond" w:hAnsi="Garamond"/>
            <w:color w:val="000000" w:themeColor="text1"/>
          </w:rPr>
          <w:delText xml:space="preserve">unidades intermédias de efluentes pecuários </w:delText>
        </w:r>
        <w:r w:rsidRPr="482EA073" w:rsidDel="11A555CA">
          <w:rPr>
            <w:rFonts w:ascii="Garamond" w:hAnsi="Garamond"/>
            <w:color w:val="000000" w:themeColor="text1"/>
          </w:rPr>
          <w:delText xml:space="preserve">ou de unidades de produção de biogás, bem como </w:delText>
        </w:r>
        <w:r w:rsidRPr="482EA073" w:rsidDel="18A369B0">
          <w:rPr>
            <w:rFonts w:ascii="Garamond" w:hAnsi="Garamond"/>
            <w:color w:val="000000" w:themeColor="text1"/>
          </w:rPr>
          <w:delText xml:space="preserve">as atividades desenvolvidas nas </w:delText>
        </w:r>
        <w:r w:rsidRPr="482EA073" w:rsidDel="11A555CA">
          <w:rPr>
            <w:rFonts w:ascii="Garamond" w:hAnsi="Garamond"/>
            <w:color w:val="000000" w:themeColor="text1"/>
          </w:rPr>
          <w:delText xml:space="preserve">explorações agrícolas que sejam valorizadoras de efluentes pecuários, </w:delText>
        </w:r>
        <w:r w:rsidRPr="482EA073" w:rsidDel="597652B0">
          <w:rPr>
            <w:rFonts w:ascii="Garamond" w:hAnsi="Garamond"/>
            <w:color w:val="000000" w:themeColor="text1"/>
          </w:rPr>
          <w:delText>é definido por portaria dos membros do Governo responsáveis pelas áreas do ambiente e da agricultura.</w:delText>
        </w:r>
      </w:del>
    </w:p>
    <w:p w14:paraId="4B3E227D" w14:textId="23C3E92F" w:rsidR="00016F68" w:rsidRPr="00821D05" w:rsidRDefault="00016F68" w:rsidP="482EA073">
      <w:pPr>
        <w:pStyle w:val="PargrafodaLista"/>
        <w:widowControl w:val="0"/>
        <w:numPr>
          <w:ilvl w:val="0"/>
          <w:numId w:val="333"/>
        </w:numPr>
        <w:spacing w:after="120"/>
        <w:ind w:left="426" w:hanging="426"/>
        <w:contextualSpacing w:val="0"/>
        <w:rPr>
          <w:del w:id="983" w:author="Nádia Silvestre" w:date="2026-09-21T21:48:00Z" w16du:dateUtc="2026-09-21T21:48:38Z"/>
          <w:rFonts w:ascii="Garamond" w:hAnsi="Garamond"/>
          <w:color w:val="000000" w:themeColor="text1"/>
        </w:rPr>
      </w:pPr>
      <w:del w:id="984" w:author="Nádia Silvestre" w:date="2026-09-21T21:48:00Z" w16du:dateUtc="2026-09-21T21:48:38Z">
        <w:r w:rsidRPr="482EA073" w:rsidDel="011782A7">
          <w:rPr>
            <w:rFonts w:ascii="Garamond" w:hAnsi="Garamond"/>
            <w:color w:val="000000" w:themeColor="text1"/>
          </w:rPr>
          <w:delText>O incumprimento das normas constantes da portaria referida no número anterior constitui contraordenação económica grave, punível nos termos do RJCE</w:delText>
        </w:r>
        <w:r w:rsidRPr="482EA073" w:rsidDel="291F9030">
          <w:rPr>
            <w:rFonts w:ascii="Garamond" w:hAnsi="Garamond"/>
            <w:color w:val="000000" w:themeColor="text1"/>
          </w:rPr>
          <w:delText>.</w:delText>
        </w:r>
      </w:del>
    </w:p>
    <w:p w14:paraId="660BF044" w14:textId="77777777" w:rsidR="00A84290" w:rsidRPr="00FC7A70" w:rsidRDefault="00A84290" w:rsidP="482EA073">
      <w:pPr>
        <w:pStyle w:val="PargrafodaLista"/>
        <w:widowControl w:val="0"/>
        <w:numPr>
          <w:ilvl w:val="0"/>
          <w:numId w:val="199"/>
        </w:numPr>
        <w:spacing w:after="120"/>
        <w:contextualSpacing w:val="0"/>
        <w:jc w:val="center"/>
        <w:outlineLvl w:val="1"/>
        <w:rPr>
          <w:del w:id="985" w:author="Nádia Silvestre" w:date="2026-09-21T17:54:00Z" w16du:dateUtc="2026-09-21T17:54:49Z"/>
          <w:rFonts w:ascii="Garamond" w:hAnsi="Garamond"/>
          <w:color w:val="000000" w:themeColor="text1"/>
        </w:rPr>
      </w:pPr>
    </w:p>
    <w:p w14:paraId="61404D7D" w14:textId="6F6AC213" w:rsidR="00A84290" w:rsidRPr="00FC7A70" w:rsidRDefault="00A84290" w:rsidP="482EA073">
      <w:pPr>
        <w:widowControl w:val="0"/>
        <w:spacing w:after="120"/>
        <w:ind w:left="360"/>
        <w:jc w:val="center"/>
        <w:outlineLvl w:val="1"/>
        <w:rPr>
          <w:del w:id="986" w:author="Nádia Silvestre" w:date="2026-09-21T17:54:00Z" w16du:dateUtc="2026-09-21T17:54:49Z"/>
          <w:rFonts w:ascii="Garamond" w:eastAsiaTheme="majorEastAsia" w:hAnsi="Garamond" w:cstheme="majorBidi"/>
          <w:color w:val="000000" w:themeColor="text1"/>
        </w:rPr>
      </w:pPr>
      <w:del w:id="987" w:author="Nádia Silvestre" w:date="2026-09-21T17:54:00Z" w16du:dateUtc="2026-09-21T17:54:49Z">
        <w:r w:rsidRPr="482EA073" w:rsidDel="39AE5F46">
          <w:rPr>
            <w:rFonts w:ascii="Garamond" w:eastAsiaTheme="majorEastAsia" w:hAnsi="Garamond" w:cstheme="majorBidi"/>
            <w:color w:val="000000" w:themeColor="text1"/>
          </w:rPr>
          <w:delText>Contraordenações ambientais</w:delText>
        </w:r>
      </w:del>
    </w:p>
    <w:p w14:paraId="7F06EE13" w14:textId="6D506AB3" w:rsidR="00D83DCE" w:rsidRPr="00821D05" w:rsidRDefault="00D83DCE" w:rsidP="482EA073">
      <w:pPr>
        <w:pStyle w:val="PargrafodaLista"/>
        <w:widowControl w:val="0"/>
        <w:numPr>
          <w:ilvl w:val="0"/>
          <w:numId w:val="334"/>
        </w:numPr>
        <w:spacing w:after="120"/>
        <w:ind w:left="426" w:hanging="426"/>
        <w:contextualSpacing w:val="0"/>
        <w:rPr>
          <w:del w:id="988" w:author="Nádia Silvestre" w:date="2026-09-21T17:54:00Z" w16du:dateUtc="2026-09-21T17:54:49Z"/>
          <w:rFonts w:ascii="Garamond" w:hAnsi="Garamond"/>
          <w:color w:val="000000" w:themeColor="text1"/>
        </w:rPr>
      </w:pPr>
      <w:del w:id="989" w:author="Nádia Silvestre" w:date="2026-09-21T17:54:00Z" w16du:dateUtc="2026-09-21T17:54:49Z">
        <w:r w:rsidRPr="482EA073" w:rsidDel="1E1D3A08">
          <w:rPr>
            <w:rFonts w:ascii="Garamond" w:hAnsi="Garamond"/>
            <w:color w:val="000000" w:themeColor="text1"/>
          </w:rPr>
          <w:delText>Nas atividades pecuárias da classe 1 e nas da classe 2 com mais de 35 CN, constitui contraordenação ambiental grave, punível nos termos da Lei n.º 50/2006, de 29 de agosto</w:delText>
        </w:r>
      </w:del>
      <w:del w:id="990" w:author="Maria João Torres" w:date="2026-09-01T15:49:00Z" w16du:dateUtc="2026-09-01T14:49:00Z">
        <w:r w:rsidRPr="482EA073" w:rsidDel="1E1D3A08">
          <w:rPr>
            <w:rFonts w:ascii="Garamond" w:hAnsi="Garamond"/>
            <w:color w:val="000000" w:themeColor="text1"/>
          </w:rPr>
          <w:delText>, na sua redação atual</w:delText>
        </w:r>
      </w:del>
      <w:del w:id="991" w:author="Nádia Silvestre" w:date="2026-09-21T17:54:00Z" w16du:dateUtc="2026-09-21T17:54:49Z">
        <w:r w:rsidRPr="482EA073" w:rsidDel="1E1D3A08">
          <w:rPr>
            <w:rFonts w:ascii="Garamond" w:hAnsi="Garamond"/>
            <w:color w:val="000000" w:themeColor="text1"/>
          </w:rPr>
          <w:delText>:</w:delText>
        </w:r>
      </w:del>
    </w:p>
    <w:p w14:paraId="47E855FF" w14:textId="5CF2C5B9" w:rsidR="00D83DCE" w:rsidRPr="00FC7A70" w:rsidRDefault="00D83DCE" w:rsidP="482EA073">
      <w:pPr>
        <w:pStyle w:val="PargrafodaLista"/>
        <w:widowControl w:val="0"/>
        <w:numPr>
          <w:ilvl w:val="0"/>
          <w:numId w:val="272"/>
        </w:numPr>
        <w:spacing w:after="120"/>
        <w:ind w:left="851" w:hanging="284"/>
        <w:contextualSpacing w:val="0"/>
        <w:rPr>
          <w:del w:id="992" w:author="Nádia Silvestre" w:date="2026-09-21T17:54:00Z" w16du:dateUtc="2026-09-21T17:54:49Z"/>
          <w:rFonts w:ascii="Garamond" w:hAnsi="Garamond"/>
          <w:color w:val="000000" w:themeColor="text1"/>
        </w:rPr>
      </w:pPr>
      <w:del w:id="993" w:author="Nádia Silvestre" w:date="2026-09-21T17:54:00Z" w16du:dateUtc="2026-09-21T17:54:49Z">
        <w:r w:rsidRPr="482EA073" w:rsidDel="1E1D3A08">
          <w:rPr>
            <w:rFonts w:ascii="Garamond" w:hAnsi="Garamond"/>
            <w:color w:val="000000" w:themeColor="text1"/>
          </w:rPr>
          <w:delText xml:space="preserve">A violação do disposto nas alíneas </w:delText>
        </w:r>
        <w:r w:rsidRPr="482EA073" w:rsidDel="1E1D3A08">
          <w:rPr>
            <w:rFonts w:ascii="Garamond" w:hAnsi="Garamond"/>
            <w:i/>
            <w:iCs/>
            <w:color w:val="000000" w:themeColor="text1"/>
          </w:rPr>
          <w:delText>a), c), d)</w:delText>
        </w:r>
        <w:r w:rsidRPr="482EA073" w:rsidDel="1E1D3A08">
          <w:rPr>
            <w:rFonts w:ascii="Garamond" w:hAnsi="Garamond"/>
            <w:color w:val="000000" w:themeColor="text1"/>
          </w:rPr>
          <w:delText xml:space="preserve"> e </w:delText>
        </w:r>
        <w:r w:rsidRPr="482EA073" w:rsidDel="1E1D3A08">
          <w:rPr>
            <w:rFonts w:ascii="Garamond" w:hAnsi="Garamond"/>
            <w:i/>
            <w:iCs/>
            <w:color w:val="000000" w:themeColor="text1"/>
          </w:rPr>
          <w:delText>g)</w:delText>
        </w:r>
        <w:r w:rsidRPr="482EA073" w:rsidDel="1E1D3A08">
          <w:rPr>
            <w:rFonts w:ascii="Garamond" w:hAnsi="Garamond"/>
            <w:color w:val="000000" w:themeColor="text1"/>
          </w:rPr>
          <w:delText xml:space="preserve"> do artigo 13.º da </w:delText>
        </w:r>
        <w:commentRangeStart w:id="994"/>
        <w:commentRangeStart w:id="995"/>
        <w:commentRangeStart w:id="996"/>
        <w:commentRangeStart w:id="997"/>
        <w:r w:rsidRPr="482EA073" w:rsidDel="1E1D3A08">
          <w:rPr>
            <w:rFonts w:ascii="Garamond" w:hAnsi="Garamond"/>
            <w:color w:val="000000" w:themeColor="text1"/>
          </w:rPr>
          <w:delText>Portaria n.º 79/2022</w:delText>
        </w:r>
      </w:del>
      <w:commentRangeEnd w:id="994"/>
      <w:r w:rsidRPr="482EA073">
        <w:rPr>
          <w:rStyle w:val="Refdecomentrio"/>
          <w:rFonts w:ascii="Garamond" w:hAnsi="Garamond"/>
          <w:color w:val="000000" w:themeColor="text1"/>
          <w:sz w:val="24"/>
          <w:szCs w:val="22"/>
        </w:rPr>
        <w:commentReference w:id="994"/>
      </w:r>
      <w:commentRangeEnd w:id="995"/>
      <w:r w:rsidRPr="482EA073">
        <w:rPr>
          <w:rStyle w:val="Refdecomentrio"/>
          <w:rFonts w:ascii="Garamond" w:hAnsi="Garamond"/>
          <w:color w:val="000000" w:themeColor="text1"/>
          <w:sz w:val="24"/>
          <w:szCs w:val="22"/>
        </w:rPr>
        <w:commentReference w:id="995"/>
      </w:r>
      <w:commentRangeEnd w:id="996"/>
      <w:r w:rsidRPr="482EA073">
        <w:rPr>
          <w:rStyle w:val="Refdecomentrio"/>
          <w:rFonts w:ascii="Garamond" w:hAnsi="Garamond"/>
          <w:color w:val="000000" w:themeColor="text1"/>
          <w:sz w:val="24"/>
          <w:szCs w:val="22"/>
        </w:rPr>
        <w:commentReference w:id="996"/>
      </w:r>
      <w:commentRangeEnd w:id="997"/>
      <w:r w:rsidRPr="482EA073">
        <w:rPr>
          <w:rStyle w:val="Refdecomentrio"/>
          <w:rFonts w:ascii="Garamond" w:hAnsi="Garamond"/>
          <w:color w:val="000000" w:themeColor="text1"/>
          <w:sz w:val="24"/>
          <w:szCs w:val="22"/>
        </w:rPr>
        <w:commentReference w:id="997"/>
      </w:r>
      <w:del w:id="998" w:author="Nádia Silvestre" w:date="2026-09-21T17:54:00Z" w16du:dateUtc="2026-09-21T17:54:49Z">
        <w:r w:rsidRPr="482EA073" w:rsidDel="1E1D3A08">
          <w:rPr>
            <w:rFonts w:ascii="Garamond" w:hAnsi="Garamond"/>
            <w:color w:val="000000" w:themeColor="text1"/>
          </w:rPr>
          <w:delText>, de 3 de fevereiro</w:delText>
        </w:r>
      </w:del>
      <w:del w:id="999" w:author="Maria João Torres" w:date="2026-09-01T15:49:00Z" w16du:dateUtc="2026-09-01T14:49:00Z">
        <w:r w:rsidRPr="482EA073" w:rsidDel="1E1D3A08">
          <w:rPr>
            <w:rFonts w:ascii="Garamond" w:hAnsi="Garamond"/>
            <w:color w:val="000000" w:themeColor="text1"/>
          </w:rPr>
          <w:delText>, na sua redação atual</w:delText>
        </w:r>
      </w:del>
      <w:del w:id="1000" w:author="Nádia Silvestre" w:date="2026-09-21T17:54:00Z" w16du:dateUtc="2026-09-21T17:54:49Z">
        <w:r w:rsidRPr="482EA073" w:rsidDel="1E1D3A08">
          <w:rPr>
            <w:rFonts w:ascii="Garamond" w:hAnsi="Garamond"/>
            <w:color w:val="000000" w:themeColor="text1"/>
          </w:rPr>
          <w:delText>;</w:delText>
        </w:r>
      </w:del>
    </w:p>
    <w:p w14:paraId="373804A9" w14:textId="53C1D5E0" w:rsidR="00D83DCE" w:rsidRPr="00FC7A70" w:rsidRDefault="00D83DCE" w:rsidP="482EA073">
      <w:pPr>
        <w:pStyle w:val="PargrafodaLista"/>
        <w:widowControl w:val="0"/>
        <w:numPr>
          <w:ilvl w:val="0"/>
          <w:numId w:val="272"/>
        </w:numPr>
        <w:spacing w:after="120"/>
        <w:ind w:left="851" w:hanging="284"/>
        <w:contextualSpacing w:val="0"/>
        <w:rPr>
          <w:del w:id="1001" w:author="Nádia Silvestre" w:date="2026-09-21T17:54:00Z" w16du:dateUtc="2026-09-21T17:54:49Z"/>
          <w:rFonts w:ascii="Garamond" w:hAnsi="Garamond"/>
          <w:color w:val="000000" w:themeColor="text1"/>
        </w:rPr>
      </w:pPr>
      <w:del w:id="1002" w:author="Nádia Silvestre" w:date="2026-09-21T17:54:00Z" w16du:dateUtc="2026-09-21T17:54:49Z">
        <w:r w:rsidRPr="482EA073" w:rsidDel="1E1D3A08">
          <w:rPr>
            <w:rFonts w:ascii="Garamond" w:hAnsi="Garamond"/>
            <w:color w:val="000000" w:themeColor="text1"/>
          </w:rPr>
          <w:delText>A violação do disposto no n.º 4 e nos n.ºs 7 e 8 do artigo 14.º da Portaria n.º 79/2022, de 3 de fevereiro</w:delText>
        </w:r>
      </w:del>
      <w:del w:id="1003" w:author="Maria João Torres" w:date="2026-09-01T15:49:00Z" w16du:dateUtc="2026-09-01T14:49:00Z">
        <w:r w:rsidRPr="482EA073" w:rsidDel="1E1D3A08">
          <w:rPr>
            <w:rFonts w:ascii="Garamond" w:hAnsi="Garamond"/>
            <w:color w:val="000000" w:themeColor="text1"/>
          </w:rPr>
          <w:delText>, na sua redação atual</w:delText>
        </w:r>
      </w:del>
      <w:del w:id="1004" w:author="Nádia Silvestre" w:date="2026-09-21T17:54:00Z" w16du:dateUtc="2026-09-21T17:54:49Z">
        <w:r w:rsidRPr="482EA073" w:rsidDel="1E1D3A08">
          <w:rPr>
            <w:rFonts w:ascii="Garamond" w:hAnsi="Garamond"/>
            <w:color w:val="000000" w:themeColor="text1"/>
          </w:rPr>
          <w:delText>.</w:delText>
        </w:r>
      </w:del>
    </w:p>
    <w:p w14:paraId="7B1785E2" w14:textId="4D015828" w:rsidR="00D83DCE" w:rsidRPr="00FC7A70" w:rsidRDefault="00D83DCE" w:rsidP="482EA073">
      <w:pPr>
        <w:pStyle w:val="PargrafodaLista"/>
        <w:widowControl w:val="0"/>
        <w:numPr>
          <w:ilvl w:val="0"/>
          <w:numId w:val="334"/>
        </w:numPr>
        <w:spacing w:after="120"/>
        <w:ind w:left="426" w:hanging="426"/>
        <w:contextualSpacing w:val="0"/>
        <w:rPr>
          <w:del w:id="1005" w:author="Nádia Silvestre" w:date="2026-09-21T17:54:00Z" w16du:dateUtc="2026-09-21T17:54:49Z"/>
          <w:rFonts w:ascii="Garamond" w:hAnsi="Garamond"/>
          <w:color w:val="000000" w:themeColor="text1"/>
        </w:rPr>
      </w:pPr>
      <w:del w:id="1006" w:author="Nádia Silvestre" w:date="2026-09-21T17:54:00Z" w16du:dateUtc="2026-09-21T17:54:49Z">
        <w:r w:rsidRPr="482EA073" w:rsidDel="1E1D3A08">
          <w:rPr>
            <w:rFonts w:ascii="Garamond" w:hAnsi="Garamond"/>
            <w:color w:val="000000" w:themeColor="text1"/>
          </w:rPr>
          <w:delText>A tentativa e a negligência são puníveis.</w:delText>
        </w:r>
      </w:del>
    </w:p>
    <w:p w14:paraId="71AE939A" w14:textId="35C07241" w:rsidR="00327317" w:rsidRPr="00FC7A70" w:rsidRDefault="00327317" w:rsidP="482EA073">
      <w:pPr>
        <w:pStyle w:val="PargrafodaLista"/>
        <w:widowControl w:val="0"/>
        <w:numPr>
          <w:ilvl w:val="0"/>
          <w:numId w:val="334"/>
        </w:numPr>
        <w:spacing w:after="120"/>
        <w:ind w:left="426" w:hanging="426"/>
        <w:contextualSpacing w:val="0"/>
      </w:pPr>
      <w:del w:id="1007" w:author="Nádia Silvestre" w:date="2026-09-21T17:54:00Z" w16du:dateUtc="2026-09-21T17:54:49Z">
        <w:r w:rsidRPr="482EA073" w:rsidDel="1E1D3A08">
          <w:rPr>
            <w:rFonts w:ascii="Garamond" w:hAnsi="Garamond"/>
            <w:color w:val="000000" w:themeColor="text1"/>
          </w:rPr>
          <w:delText>A afetação das coimas relativas às contraordenações previstas no presente artigo efetua-se nos termos do artigo 73.º da Lei n.º 50/2006, de 29 de agosto</w:delText>
        </w:r>
      </w:del>
      <w:del w:id="1008" w:author="Maria João Torres" w:date="2026-09-01T15:49:00Z" w16du:dateUtc="2026-09-01T14:49:00Z">
        <w:r w:rsidRPr="482EA073" w:rsidDel="1E1D3A08">
          <w:rPr>
            <w:rFonts w:ascii="Garamond" w:hAnsi="Garamond"/>
            <w:color w:val="000000" w:themeColor="text1"/>
          </w:rPr>
          <w:delText xml:space="preserve">, </w:delText>
        </w:r>
      </w:del>
      <w:del w:id="1009" w:author="Nádia Silvestre" w:date="2026-09-21T17:54:00Z" w16du:dateUtc="2026-09-21T17:54:49Z">
        <w:r w:rsidRPr="482EA073" w:rsidDel="39AE5F46">
          <w:rPr>
            <w:rFonts w:ascii="Garamond" w:hAnsi="Garamond"/>
            <w:color w:val="000000" w:themeColor="text1"/>
          </w:rPr>
          <w:delText>na sua redação atual.</w:delText>
        </w:r>
      </w:del>
      <w:r w:rsidR="60AB4D01" w:rsidRPr="482EA073">
        <w:rPr>
          <w:rFonts w:ascii="Garamond" w:hAnsi="Garamond"/>
          <w:color w:val="000000" w:themeColor="text1"/>
        </w:rPr>
        <w:t xml:space="preserve"> </w:t>
      </w:r>
    </w:p>
    <w:p w14:paraId="0BD9DF2D" w14:textId="763EEC2A" w:rsidR="00327317" w:rsidRPr="00FC7A70" w:rsidRDefault="60AB4D01" w:rsidP="482EA073">
      <w:pPr>
        <w:pStyle w:val="PargrafodaLista"/>
        <w:widowControl w:val="0"/>
        <w:spacing w:after="120"/>
        <w:ind w:left="0"/>
        <w:jc w:val="center"/>
        <w:rPr>
          <w:ins w:id="1010" w:author="Nádia Silvestre" w:date="2026-09-23T09:51:00Z" w16du:dateUtc="2026-09-23T09:51:07Z"/>
        </w:rPr>
      </w:pPr>
      <w:ins w:id="1011" w:author="Nádia Silvestre" w:date="2026-09-23T09:51:00Z" w16du:dateUtc="2026-09-23T09:51:06Z">
        <w:r w:rsidRPr="482EA073">
          <w:rPr>
            <w:rFonts w:ascii="Garamond" w:hAnsi="Garamond"/>
            <w:color w:val="000000" w:themeColor="text1"/>
          </w:rPr>
          <w:t>Subsecção IV</w:t>
        </w:r>
      </w:ins>
    </w:p>
    <w:p w14:paraId="6198A3AF" w14:textId="5CFB1E92" w:rsidR="00327317" w:rsidRPr="00FC7A70" w:rsidRDefault="3FB3903C" w:rsidP="482EA073">
      <w:pPr>
        <w:pStyle w:val="PargrafodaLista"/>
        <w:widowControl w:val="0"/>
        <w:spacing w:after="120"/>
        <w:ind w:left="0"/>
        <w:jc w:val="center"/>
        <w:rPr>
          <w:ins w:id="1012" w:author="Utilizador Convidado" w:date="2026-09-23T17:30:00Z" w16du:dateUtc="2026-09-23T17:30:43Z"/>
        </w:rPr>
      </w:pPr>
      <w:r w:rsidRPr="62F213A8">
        <w:rPr>
          <w:rFonts w:ascii="Garamond" w:hAnsi="Garamond"/>
          <w:color w:val="000000" w:themeColor="text1"/>
        </w:rPr>
        <w:t>Medidas Administrativas</w:t>
      </w:r>
    </w:p>
    <w:p w14:paraId="59328D47" w14:textId="12CBD338" w:rsidR="00327317" w:rsidRPr="00FC7A70" w:rsidRDefault="60AB4D01" w:rsidP="482EA073">
      <w:pPr>
        <w:pStyle w:val="PargrafodaLista"/>
        <w:widowControl w:val="0"/>
        <w:spacing w:after="120"/>
        <w:ind w:left="0"/>
        <w:jc w:val="center"/>
        <w:rPr>
          <w:del w:id="1013" w:author="Nádia Silvestre" w:date="2026-09-21T17:54:00Z" w16du:dateUtc="2026-09-21T17:54:49Z"/>
          <w:rFonts w:ascii="Garamond" w:hAnsi="Garamond"/>
          <w:color w:val="000000" w:themeColor="text1"/>
        </w:rPr>
      </w:pPr>
      <w:ins w:id="1014" w:author="Nádia Silvestre" w:date="2026-09-23T09:51:00Z" w16du:dateUtc="2026-09-23T09:51:37Z">
        <w:del w:id="1015" w:author="Utilizador Convidado" w:date="2026-09-23T17:30:00Z" w16du:dateUtc="2026-09-23T17:30:57Z">
          <w:r w:rsidRPr="62F213A8" w:rsidDel="60AB4D01">
            <w:rPr>
              <w:rFonts w:ascii="Garamond" w:hAnsi="Garamond"/>
              <w:color w:val="000000" w:themeColor="text1"/>
            </w:rPr>
            <w:delText>Medidas Cautelares e Sanções Acessórias</w:delText>
          </w:r>
        </w:del>
      </w:ins>
    </w:p>
    <w:p w14:paraId="74BE900C" w14:textId="48B402A3" w:rsidR="00327317" w:rsidRPr="00FC7A70" w:rsidRDefault="5129519B">
      <w:pPr>
        <w:widowControl w:val="0"/>
        <w:shd w:val="clear" w:color="auto" w:fill="F3F6F8"/>
        <w:spacing w:before="150" w:after="120" w:line="330" w:lineRule="auto"/>
        <w:jc w:val="center"/>
        <w:rPr>
          <w:ins w:id="1016" w:author="Nádia Silvestre" w:date="2026-09-18T13:46:00Z" w16du:dateUtc="2026-09-18T13:46:21Z"/>
          <w:rFonts w:ascii="Garamond" w:eastAsia="Garamond" w:hAnsi="Garamond" w:cs="Garamond"/>
          <w:color w:val="272B30"/>
          <w:szCs w:val="24"/>
        </w:rPr>
        <w:pPrChange w:id="1017" w:author="Nádia Silvestre" w:date="2026-09-18T13:46:00Z">
          <w:pPr/>
        </w:pPrChange>
      </w:pPr>
      <w:ins w:id="1018" w:author="Nádia Silvestre" w:date="2026-09-18T13:46:00Z" w16du:dateUtc="2026-09-18T13:46:21Z">
        <w:r w:rsidRPr="482EA073">
          <w:rPr>
            <w:rFonts w:ascii="Garamond" w:eastAsia="Garamond" w:hAnsi="Garamond" w:cs="Garamond"/>
            <w:color w:val="272B30"/>
            <w:szCs w:val="24"/>
          </w:rPr>
          <w:t xml:space="preserve">Artigo </w:t>
        </w:r>
      </w:ins>
      <w:ins w:id="1019" w:author="Nádia Silvestre" w:date="2026-09-22T15:57:00Z" w16du:dateUtc="2026-09-22T15:57:23Z">
        <w:r w:rsidR="67495457" w:rsidRPr="482EA073">
          <w:rPr>
            <w:rFonts w:ascii="Garamond" w:eastAsia="Garamond" w:hAnsi="Garamond" w:cs="Garamond"/>
            <w:color w:val="272B30"/>
            <w:szCs w:val="24"/>
          </w:rPr>
          <w:t>57</w:t>
        </w:r>
      </w:ins>
      <w:ins w:id="1020" w:author="Nádia Silvestre" w:date="2026-09-18T13:46:00Z" w16du:dateUtc="2026-09-18T13:46:21Z">
        <w:r w:rsidRPr="482EA073">
          <w:rPr>
            <w:rFonts w:ascii="Garamond" w:eastAsia="Garamond" w:hAnsi="Garamond" w:cs="Garamond"/>
            <w:color w:val="272B30"/>
            <w:szCs w:val="24"/>
          </w:rPr>
          <w:t>º</w:t>
        </w:r>
      </w:ins>
    </w:p>
    <w:p w14:paraId="3B958D8B" w14:textId="3C89FB19" w:rsidR="00327317" w:rsidRPr="00FC7A70" w:rsidRDefault="5129519B">
      <w:pPr>
        <w:widowControl w:val="0"/>
        <w:shd w:val="clear" w:color="auto" w:fill="F3F6F8"/>
        <w:spacing w:after="120" w:line="330" w:lineRule="auto"/>
        <w:jc w:val="center"/>
        <w:rPr>
          <w:ins w:id="1021" w:author="Nádia Silvestre" w:date="2026-09-18T13:46:00Z" w16du:dateUtc="2026-09-18T13:46:21Z"/>
          <w:rFonts w:ascii="Garamond" w:eastAsia="Garamond" w:hAnsi="Garamond" w:cs="Garamond"/>
          <w:b/>
          <w:bCs/>
          <w:color w:val="272B30"/>
        </w:rPr>
        <w:pPrChange w:id="1022" w:author="Nádia Silvestre" w:date="2026-09-18T13:46:00Z">
          <w:pPr/>
        </w:pPrChange>
      </w:pPr>
      <w:ins w:id="1023" w:author="Nádia Silvestre" w:date="2026-09-18T13:46:00Z" w16du:dateUtc="2026-09-18T13:46:21Z">
        <w:r w:rsidRPr="62F213A8">
          <w:rPr>
            <w:rFonts w:ascii="Garamond" w:eastAsia="Garamond" w:hAnsi="Garamond" w:cs="Garamond"/>
            <w:b/>
            <w:bCs/>
            <w:color w:val="272B30"/>
          </w:rPr>
          <w:t xml:space="preserve">Medidas </w:t>
        </w:r>
      </w:ins>
      <w:commentRangeStart w:id="1024"/>
      <w:r w:rsidR="0A536083" w:rsidRPr="62F213A8">
        <w:rPr>
          <w:rFonts w:ascii="Garamond" w:eastAsia="Garamond" w:hAnsi="Garamond" w:cs="Garamond"/>
          <w:b/>
          <w:bCs/>
          <w:color w:val="272B30"/>
        </w:rPr>
        <w:t>administrativas</w:t>
      </w:r>
      <w:commentRangeStart w:id="1025"/>
      <w:commentRangeEnd w:id="1025"/>
      <w:r w:rsidRPr="00FC7A70">
        <w:rPr>
          <w:rStyle w:val="Refdecomentrio"/>
          <w:rFonts w:ascii="Garamond" w:eastAsia="Garamond" w:hAnsi="Garamond" w:cs="Garamond"/>
          <w:b/>
          <w:bCs/>
          <w:color w:val="272B30"/>
          <w:sz w:val="24"/>
          <w:szCs w:val="22"/>
        </w:rPr>
        <w:commentReference w:id="1025"/>
      </w:r>
      <w:commentRangeEnd w:id="1024"/>
      <w:r w:rsidRPr="00FC7A70">
        <w:rPr>
          <w:rStyle w:val="Refdecomentrio"/>
          <w:rFonts w:ascii="Garamond" w:eastAsia="Garamond" w:hAnsi="Garamond" w:cs="Garamond"/>
          <w:b/>
          <w:bCs/>
          <w:color w:val="272B30"/>
          <w:sz w:val="24"/>
          <w:szCs w:val="22"/>
        </w:rPr>
        <w:commentReference w:id="1024"/>
      </w:r>
    </w:p>
    <w:p w14:paraId="743CA351" w14:textId="0161BC7F" w:rsidR="00327317" w:rsidRPr="00FC7A70" w:rsidRDefault="5129519B">
      <w:pPr>
        <w:widowControl w:val="0"/>
        <w:shd w:val="clear" w:color="auto" w:fill="F3F6F8"/>
        <w:spacing w:after="120" w:line="330" w:lineRule="auto"/>
        <w:rPr>
          <w:ins w:id="1026" w:author="Nádia Silvestre" w:date="2026-09-18T13:46:00Z" w16du:dateUtc="2026-09-18T13:46:21Z"/>
          <w:rFonts w:ascii="Garamond" w:eastAsia="Garamond" w:hAnsi="Garamond" w:cs="Garamond"/>
          <w:color w:val="272B30"/>
          <w:szCs w:val="24"/>
        </w:rPr>
        <w:pPrChange w:id="1027" w:author="Nádia Silvestre" w:date="2026-09-18T13:46:00Z">
          <w:pPr/>
        </w:pPrChange>
      </w:pPr>
      <w:ins w:id="1028" w:author="Nádia Silvestre" w:date="2026-09-18T13:46:00Z">
        <w:r w:rsidRPr="482EA073">
          <w:rPr>
            <w:rFonts w:ascii="Garamond" w:eastAsia="Garamond" w:hAnsi="Garamond" w:cs="Garamond"/>
            <w:color w:val="272B30"/>
            <w:szCs w:val="24"/>
          </w:rPr>
          <w:t>1 - Sempre que seja identificada uma atividade pecuária não autorizada ou o desenvolvimento da atividade em incumprimento grave das normas constantes do presente decreto-lei ou de outras disposições aplicáveis às atividades pecuárias, a entidade coordenadora e as demais entidades competentes ou fiscalizadoras devem, individual ou coletivamente, tomar de imediato as providências adequadas para eliminar a situação de incumprimento ou do perigo.</w:t>
        </w:r>
      </w:ins>
    </w:p>
    <w:p w14:paraId="46AB52C6" w14:textId="6F976FD2" w:rsidR="00327317" w:rsidRPr="00FC7A70" w:rsidRDefault="5129519B">
      <w:pPr>
        <w:widowControl w:val="0"/>
        <w:shd w:val="clear" w:color="auto" w:fill="F3F6F8"/>
        <w:spacing w:after="120" w:line="330" w:lineRule="auto"/>
        <w:rPr>
          <w:ins w:id="1029" w:author="Nádia Silvestre" w:date="2026-09-18T13:46:00Z" w16du:dateUtc="2026-09-18T13:46:21Z"/>
          <w:rFonts w:ascii="Garamond" w:eastAsia="Garamond" w:hAnsi="Garamond" w:cs="Garamond"/>
          <w:color w:val="272B30"/>
          <w:szCs w:val="24"/>
        </w:rPr>
        <w:pPrChange w:id="1030" w:author="Nádia Silvestre" w:date="2026-09-18T13:46:00Z">
          <w:pPr/>
        </w:pPrChange>
      </w:pPr>
      <w:ins w:id="1031" w:author="Nádia Silvestre" w:date="2026-09-18T13:46:00Z">
        <w:r w:rsidRPr="482EA073">
          <w:rPr>
            <w:rFonts w:ascii="Garamond" w:eastAsia="Garamond" w:hAnsi="Garamond" w:cs="Garamond"/>
            <w:color w:val="272B30"/>
            <w:szCs w:val="24"/>
          </w:rPr>
          <w:t>2 - Nos termos do número anterior, a entidade coordenadora e as demais entidades competentes ou fiscalizadoras podem determinar, por um prazo máximo de 6 meses, a suspensão total ou parcial da atividade, ou o encerramento preventivo, no todo ou em parte, da atividade pecuária, ou a apreensão de todo ou parte do equipamento mediante selagem, até à resolução da situação.</w:t>
        </w:r>
      </w:ins>
    </w:p>
    <w:p w14:paraId="5EE02635" w14:textId="2D7EF515" w:rsidR="00327317" w:rsidRPr="00FC7A70" w:rsidRDefault="5129519B">
      <w:pPr>
        <w:widowControl w:val="0"/>
        <w:shd w:val="clear" w:color="auto" w:fill="F3F6F8"/>
        <w:spacing w:after="120" w:line="330" w:lineRule="auto"/>
        <w:rPr>
          <w:ins w:id="1032" w:author="Nádia Silvestre" w:date="2026-09-18T13:46:00Z" w16du:dateUtc="2026-09-18T13:46:21Z"/>
          <w:rFonts w:ascii="Garamond" w:eastAsia="Garamond" w:hAnsi="Garamond" w:cs="Garamond"/>
          <w:color w:val="272B30"/>
          <w:szCs w:val="24"/>
        </w:rPr>
        <w:pPrChange w:id="1033" w:author="Nádia Silvestre" w:date="2026-09-18T13:46:00Z">
          <w:pPr/>
        </w:pPrChange>
      </w:pPr>
      <w:ins w:id="1034" w:author="Nádia Silvestre" w:date="2026-09-18T13:46:00Z">
        <w:r w:rsidRPr="482EA073">
          <w:rPr>
            <w:rFonts w:ascii="Garamond" w:eastAsia="Garamond" w:hAnsi="Garamond" w:cs="Garamond"/>
            <w:color w:val="272B30"/>
            <w:szCs w:val="24"/>
          </w:rPr>
          <w:t>3 - Se as medidas corretivas não forem cumpridas pelo produtor no prazo determinado pela autoridade competente, que não pode exceder os 30 dias após a notificação, pode ser determinada a apreensão dos animais, bem como a selagem da exploração.</w:t>
        </w:r>
      </w:ins>
    </w:p>
    <w:p w14:paraId="15B5DDCD" w14:textId="34BED006" w:rsidR="00327317" w:rsidRPr="00FC7A70" w:rsidRDefault="5129519B">
      <w:pPr>
        <w:widowControl w:val="0"/>
        <w:shd w:val="clear" w:color="auto" w:fill="F3F6F8"/>
        <w:spacing w:after="120" w:line="330" w:lineRule="auto"/>
        <w:rPr>
          <w:ins w:id="1035" w:author="Nádia Silvestre" w:date="2026-09-18T13:46:00Z" w16du:dateUtc="2026-09-18T13:46:21Z"/>
          <w:rFonts w:ascii="Garamond" w:eastAsia="Garamond" w:hAnsi="Garamond" w:cs="Garamond"/>
          <w:color w:val="272B30"/>
          <w:szCs w:val="24"/>
        </w:rPr>
        <w:pPrChange w:id="1036" w:author="Nádia Silvestre" w:date="2026-09-18T13:46:00Z">
          <w:pPr/>
        </w:pPrChange>
      </w:pPr>
      <w:ins w:id="1037" w:author="Nádia Silvestre" w:date="2026-09-18T13:46:00Z">
        <w:r w:rsidRPr="482EA073">
          <w:rPr>
            <w:rFonts w:ascii="Garamond" w:eastAsia="Garamond" w:hAnsi="Garamond" w:cs="Garamond"/>
            <w:color w:val="272B30"/>
            <w:szCs w:val="24"/>
          </w:rPr>
          <w:t>4 - Caso não existam condições técnicas ou sanitárias para a manutenção, ou na impossibilidade de ser encontrado um fiel depositário adequado, os animais apreendidos numa exploração pecuária devem ser:</w:t>
        </w:r>
      </w:ins>
    </w:p>
    <w:p w14:paraId="41D37FD4" w14:textId="49642582" w:rsidR="00327317" w:rsidRPr="00FC7A70" w:rsidRDefault="5129519B">
      <w:pPr>
        <w:widowControl w:val="0"/>
        <w:shd w:val="clear" w:color="auto" w:fill="F3F6F8"/>
        <w:spacing w:after="120" w:line="330" w:lineRule="auto"/>
        <w:rPr>
          <w:ins w:id="1038" w:author="Nádia Silvestre" w:date="2026-09-18T13:46:00Z" w16du:dateUtc="2026-09-18T13:46:21Z"/>
          <w:rFonts w:ascii="Garamond" w:eastAsia="Garamond" w:hAnsi="Garamond" w:cs="Garamond"/>
          <w:color w:val="272B30"/>
        </w:rPr>
        <w:pPrChange w:id="1039" w:author="Nádia Silvestre" w:date="2026-09-18T13:46:00Z">
          <w:pPr/>
        </w:pPrChange>
      </w:pPr>
      <w:ins w:id="1040" w:author="Nádia Silvestre" w:date="2026-09-18T13:46:00Z" w16du:dateUtc="2026-09-18T13:46:00Z">
        <w:r w:rsidRPr="62F213A8">
          <w:rPr>
            <w:rFonts w:ascii="Garamond" w:eastAsia="Garamond" w:hAnsi="Garamond" w:cs="Garamond"/>
            <w:color w:val="272B30"/>
          </w:rPr>
          <w:t>a) Conduzidos ao matadouro e abatidos, caso sejam aprovados para consumo</w:t>
        </w:r>
        <w:del w:id="1041" w:author="Utilizador Convidado" w:date="2026-09-23T17:53:00Z" w16du:dateUtc="2026-09-23T17:53:52Z">
          <w:r w:rsidRPr="62F213A8" w:rsidDel="5129519B">
            <w:rPr>
              <w:rFonts w:ascii="Garamond" w:eastAsia="Garamond" w:hAnsi="Garamond" w:cs="Garamond"/>
              <w:color w:val="272B30"/>
            </w:rPr>
            <w:delText xml:space="preserve"> e o valor da venda depositado à ordem do processo</w:delText>
          </w:r>
        </w:del>
        <w:commentRangeStart w:id="1042"/>
        <w:r w:rsidRPr="62F213A8">
          <w:rPr>
            <w:rFonts w:ascii="Garamond" w:eastAsia="Garamond" w:hAnsi="Garamond" w:cs="Garamond"/>
            <w:color w:val="272B30"/>
          </w:rPr>
          <w:t>;</w:t>
        </w:r>
      </w:ins>
      <w:commentRangeEnd w:id="1042"/>
      <w:r w:rsidRPr="62F213A8">
        <w:rPr>
          <w:rStyle w:val="Refdecomentrio"/>
          <w:rFonts w:ascii="Garamond" w:eastAsia="Garamond" w:hAnsi="Garamond" w:cs="Garamond"/>
          <w:color w:val="272B30"/>
          <w:sz w:val="24"/>
          <w:szCs w:val="22"/>
        </w:rPr>
        <w:commentReference w:id="1042"/>
      </w:r>
      <w:ins w:id="1043" w:author="Nádia Silvestre" w:date="2026-09-18T13:46:00Z" w16du:dateUtc="2026-09-18T13:46:00Z">
        <w:r w:rsidRPr="62F213A8">
          <w:rPr>
            <w:rFonts w:ascii="Garamond" w:eastAsia="Garamond" w:hAnsi="Garamond" w:cs="Garamond"/>
            <w:color w:val="272B30"/>
          </w:rPr>
          <w:t xml:space="preserve"> ou</w:t>
        </w:r>
      </w:ins>
    </w:p>
    <w:p w14:paraId="5329F600" w14:textId="16DAD74D" w:rsidR="00327317" w:rsidRPr="00FC7A70" w:rsidRDefault="5129519B">
      <w:pPr>
        <w:widowControl w:val="0"/>
        <w:shd w:val="clear" w:color="auto" w:fill="F3F6F8"/>
        <w:spacing w:after="120" w:line="330" w:lineRule="auto"/>
        <w:rPr>
          <w:ins w:id="1044" w:author="Nádia Silvestre" w:date="2026-09-18T13:46:00Z" w16du:dateUtc="2026-09-18T13:46:21Z"/>
          <w:rFonts w:ascii="Garamond" w:eastAsia="Garamond" w:hAnsi="Garamond" w:cs="Garamond"/>
          <w:color w:val="272B30"/>
          <w:szCs w:val="24"/>
        </w:rPr>
        <w:pPrChange w:id="1045" w:author="Nádia Silvestre" w:date="2026-09-18T13:46:00Z">
          <w:pPr/>
        </w:pPrChange>
      </w:pPr>
      <w:ins w:id="1046" w:author="Nádia Silvestre" w:date="2026-09-18T13:46:00Z">
        <w:r w:rsidRPr="482EA073">
          <w:rPr>
            <w:rFonts w:ascii="Garamond" w:eastAsia="Garamond" w:hAnsi="Garamond" w:cs="Garamond"/>
            <w:color w:val="272B30"/>
            <w:szCs w:val="24"/>
          </w:rPr>
          <w:t>b) Destruídos nos termos da legislação em vigor, se não for possível assegurar a segurança sanitária dos animais, na perspetiva da sua aprovação para consumo.</w:t>
        </w:r>
      </w:ins>
    </w:p>
    <w:p w14:paraId="48A43E5D" w14:textId="4874E2D6" w:rsidR="00327317" w:rsidRPr="00FC7A70" w:rsidRDefault="5129519B">
      <w:pPr>
        <w:widowControl w:val="0"/>
        <w:shd w:val="clear" w:color="auto" w:fill="F3F6F8"/>
        <w:spacing w:after="120" w:line="330" w:lineRule="auto"/>
        <w:rPr>
          <w:ins w:id="1047" w:author="Utilizador Convidado" w:date="2026-09-23T17:56:00Z" w16du:dateUtc="2026-09-23T17:56:33Z"/>
        </w:rPr>
        <w:pPrChange w:id="1048" w:author="Nádia Silvestre" w:date="2026-09-18T13:46:00Z">
          <w:pPr/>
        </w:pPrChange>
      </w:pPr>
      <w:ins w:id="1049" w:author="Nádia Silvestre" w:date="2026-09-18T13:46:00Z" w16du:dateUtc="2026-09-18T13:46:00Z">
        <w:r w:rsidRPr="62F213A8">
          <w:rPr>
            <w:rFonts w:ascii="Garamond" w:eastAsia="Garamond" w:hAnsi="Garamond" w:cs="Garamond"/>
            <w:color w:val="272B30"/>
          </w:rPr>
          <w:t xml:space="preserve">5 - A entidade coordenadora deve cooperar com outras entidades, nomeadamente, no âmbito do ordenamento do território, de defesa da saúde pública e do ambiente, no sentido de implementar as medidas </w:t>
        </w:r>
        <w:del w:id="1050" w:author="Utilizador Convidado" w:date="2026-09-23T17:55:00Z" w16du:dateUtc="2026-09-23T17:55:53Z">
          <w:r w:rsidRPr="62F213A8" w:rsidDel="5129519B">
            <w:rPr>
              <w:rFonts w:ascii="Garamond" w:eastAsia="Garamond" w:hAnsi="Garamond" w:cs="Garamond"/>
              <w:color w:val="272B30"/>
            </w:rPr>
            <w:delText>cautelares</w:delText>
          </w:r>
        </w:del>
      </w:ins>
      <w:ins w:id="1051" w:author="Utilizador Convidado" w:date="2026-09-23T17:55:00Z" w16du:dateUtc="2026-09-23T17:55:55Z">
        <w:r w:rsidR="02448C2C" w:rsidRPr="62F213A8">
          <w:rPr>
            <w:rFonts w:ascii="Garamond" w:eastAsia="Garamond" w:hAnsi="Garamond" w:cs="Garamond"/>
            <w:color w:val="272B30"/>
          </w:rPr>
          <w:t>administrativas</w:t>
        </w:r>
      </w:ins>
      <w:ins w:id="1052" w:author="Nádia Silvestre" w:date="2026-09-18T13:46:00Z" w16du:dateUtc="2026-09-18T13:46:00Z">
        <w:r w:rsidRPr="62F213A8">
          <w:rPr>
            <w:rFonts w:ascii="Garamond" w:eastAsia="Garamond" w:hAnsi="Garamond" w:cs="Garamond"/>
            <w:color w:val="272B30"/>
          </w:rPr>
          <w:t xml:space="preserve"> antes previstas, de forma a assegurar o cumprimento da legislação própria desses setores.</w:t>
        </w:r>
      </w:ins>
    </w:p>
    <w:p w14:paraId="38445382" w14:textId="1A2FB91F" w:rsidR="0A4A42F4" w:rsidRDefault="0A4A42F4" w:rsidP="62F213A8">
      <w:pPr>
        <w:widowControl w:val="0"/>
        <w:shd w:val="clear" w:color="auto" w:fill="F3F6F8"/>
        <w:spacing w:after="120" w:line="330" w:lineRule="auto"/>
        <w:rPr>
          <w:ins w:id="1053" w:author="Nádia Silvestre" w:date="2026-09-18T13:46:00Z" w16du:dateUtc="2026-09-18T13:46:21Z"/>
          <w:rFonts w:ascii="Roboto" w:eastAsia="Roboto" w:hAnsi="Roboto" w:cs="Roboto"/>
          <w:color w:val="2D2D2D"/>
          <w:sz w:val="22"/>
        </w:rPr>
      </w:pPr>
      <w:ins w:id="1054" w:author="Utilizador Convidado" w:date="2026-09-23T17:56:00Z" w16du:dateUtc="2026-09-23T17:56:39Z">
        <w:r w:rsidRPr="62F213A8">
          <w:rPr>
            <w:rFonts w:ascii="Garamond" w:eastAsia="Garamond" w:hAnsi="Garamond" w:cs="Garamond"/>
            <w:color w:val="272B30"/>
          </w:rPr>
          <w:t xml:space="preserve">6 - </w:t>
        </w:r>
      </w:ins>
      <w:ins w:id="1055" w:author="Utilizador Convidado" w:date="2026-09-23T17:57:00Z" w16du:dateUtc="2026-09-23T17:57:30Z">
        <w:r w:rsidRPr="62F213A8">
          <w:rPr>
            <w:rFonts w:ascii="Garamond" w:eastAsia="Garamond" w:hAnsi="Garamond" w:cs="Garamond"/>
            <w:color w:val="272B30"/>
            <w:szCs w:val="24"/>
          </w:rPr>
          <w:t>Os custos das medidas administrativas adotadas</w:t>
        </w:r>
        <w:r w:rsidR="67F84B57" w:rsidRPr="62F213A8">
          <w:rPr>
            <w:rFonts w:ascii="Garamond" w:eastAsia="Garamond" w:hAnsi="Garamond" w:cs="Garamond"/>
            <w:color w:val="272B30"/>
            <w:szCs w:val="24"/>
          </w:rPr>
          <w:t xml:space="preserve"> nos termos do presente artigo são </w:t>
        </w:r>
        <w:r w:rsidRPr="62F213A8">
          <w:rPr>
            <w:rFonts w:ascii="Garamond" w:eastAsia="Garamond" w:hAnsi="Garamond" w:cs="Garamond"/>
            <w:color w:val="272B30"/>
            <w:szCs w:val="24"/>
          </w:rPr>
          <w:t>suportad</w:t>
        </w:r>
      </w:ins>
      <w:ins w:id="1056" w:author="Utilizador Convidado" w:date="2026-09-23T22:32:00Z" w16du:dateUtc="2026-09-23T22:32:35Z">
        <w:r w:rsidR="4A1E8F2D" w:rsidRPr="62F213A8">
          <w:rPr>
            <w:rFonts w:ascii="Garamond" w:eastAsia="Garamond" w:hAnsi="Garamond" w:cs="Garamond"/>
            <w:color w:val="272B30"/>
            <w:szCs w:val="24"/>
          </w:rPr>
          <w:t>o</w:t>
        </w:r>
      </w:ins>
      <w:ins w:id="1057" w:author="Utilizador Convidado" w:date="2026-09-23T17:57:00Z" w16du:dateUtc="2026-09-23T17:57:30Z">
        <w:r w:rsidR="6111473D" w:rsidRPr="62F213A8">
          <w:rPr>
            <w:rFonts w:ascii="Garamond" w:eastAsia="Garamond" w:hAnsi="Garamond" w:cs="Garamond"/>
            <w:color w:val="272B30"/>
            <w:szCs w:val="24"/>
          </w:rPr>
          <w:t>s</w:t>
        </w:r>
        <w:r w:rsidRPr="62F213A8">
          <w:rPr>
            <w:rFonts w:ascii="Garamond" w:eastAsia="Garamond" w:hAnsi="Garamond" w:cs="Garamond"/>
            <w:color w:val="272B30"/>
            <w:szCs w:val="24"/>
          </w:rPr>
          <w:t xml:space="preserve"> pelo proprietário ou detentor dos animais</w:t>
        </w:r>
      </w:ins>
      <w:ins w:id="1058" w:author="Utilizador Convidado" w:date="2026-09-23T17:59:00Z" w16du:dateUtc="2026-09-23T17:59:35Z">
        <w:r w:rsidR="6CC36E5E" w:rsidRPr="62F213A8">
          <w:rPr>
            <w:rFonts w:ascii="Garamond" w:eastAsia="Garamond" w:hAnsi="Garamond" w:cs="Garamond"/>
            <w:color w:val="272B30"/>
            <w:szCs w:val="24"/>
          </w:rPr>
          <w:t>, procedendo-se</w:t>
        </w:r>
      </w:ins>
      <w:ins w:id="1059" w:author="Utilizador Convidado" w:date="2026-09-23T18:00:00Z" w16du:dateUtc="2026-09-23T18:00:22Z">
        <w:r w:rsidR="6CC36E5E" w:rsidRPr="62F213A8">
          <w:rPr>
            <w:rFonts w:ascii="Garamond" w:eastAsia="Garamond" w:hAnsi="Garamond" w:cs="Garamond"/>
            <w:color w:val="272B30"/>
            <w:szCs w:val="24"/>
          </w:rPr>
          <w:t>, em caso de falta de pagamento,</w:t>
        </w:r>
      </w:ins>
      <w:ins w:id="1060" w:author="Utilizador Convidado" w:date="2026-09-23T17:59:00Z" w16du:dateUtc="2026-09-23T17:59:35Z">
        <w:r w:rsidR="6CC36E5E" w:rsidRPr="62F213A8">
          <w:rPr>
            <w:rFonts w:ascii="Garamond" w:eastAsia="Garamond" w:hAnsi="Garamond" w:cs="Garamond"/>
            <w:color w:val="272B30"/>
            <w:szCs w:val="24"/>
          </w:rPr>
          <w:t xml:space="preserve"> à cobrança coerciva, e</w:t>
        </w:r>
      </w:ins>
      <w:ins w:id="1061" w:author="Utilizador Convidado" w:date="2026-09-23T18:00:00Z" w16du:dateUtc="2026-09-23T18:00:29Z">
        <w:r w:rsidR="6CC36E5E" w:rsidRPr="62F213A8">
          <w:rPr>
            <w:rFonts w:ascii="Garamond" w:eastAsia="Garamond" w:hAnsi="Garamond" w:cs="Garamond"/>
            <w:color w:val="272B30"/>
            <w:szCs w:val="24"/>
          </w:rPr>
          <w:t>m processo de execução fiscal.</w:t>
        </w:r>
      </w:ins>
    </w:p>
    <w:p w14:paraId="2CF9E0BE" w14:textId="28662BAE" w:rsidR="00327317" w:rsidRPr="00FC7A70" w:rsidRDefault="5129519B">
      <w:pPr>
        <w:widowControl w:val="0"/>
        <w:shd w:val="clear" w:color="auto" w:fill="F3F6F8"/>
        <w:spacing w:before="150" w:after="120" w:line="330" w:lineRule="auto"/>
        <w:jc w:val="center"/>
        <w:rPr>
          <w:ins w:id="1062" w:author="Nádia Silvestre" w:date="2026-09-18T13:46:00Z" w16du:dateUtc="2026-09-18T13:46:21Z"/>
          <w:rFonts w:ascii="Garamond" w:eastAsia="Garamond" w:hAnsi="Garamond" w:cs="Garamond"/>
          <w:color w:val="272B30"/>
          <w:szCs w:val="24"/>
        </w:rPr>
        <w:pPrChange w:id="1063" w:author="Nádia Silvestre" w:date="2026-09-18T13:46:00Z">
          <w:pPr/>
        </w:pPrChange>
      </w:pPr>
      <w:ins w:id="1064" w:author="Nádia Silvestre" w:date="2026-09-18T13:46:00Z" w16du:dateUtc="2026-09-18T13:46:21Z">
        <w:r w:rsidRPr="482EA073">
          <w:rPr>
            <w:rFonts w:ascii="Garamond" w:eastAsia="Garamond" w:hAnsi="Garamond" w:cs="Garamond"/>
            <w:color w:val="272B30"/>
            <w:szCs w:val="24"/>
          </w:rPr>
          <w:t xml:space="preserve">Artigo </w:t>
        </w:r>
      </w:ins>
      <w:ins w:id="1065" w:author="Nádia Silvestre" w:date="2026-09-22T15:57:00Z" w16du:dateUtc="2026-09-22T15:57:31Z">
        <w:r w:rsidR="3578CB9C" w:rsidRPr="482EA073">
          <w:rPr>
            <w:rFonts w:ascii="Garamond" w:eastAsia="Garamond" w:hAnsi="Garamond" w:cs="Garamond"/>
            <w:color w:val="272B30"/>
            <w:szCs w:val="24"/>
          </w:rPr>
          <w:t>58</w:t>
        </w:r>
      </w:ins>
      <w:ins w:id="1066" w:author="Nádia Silvestre" w:date="2026-09-18T13:46:00Z" w16du:dateUtc="2026-09-18T13:46:21Z">
        <w:r w:rsidRPr="482EA073">
          <w:rPr>
            <w:rFonts w:ascii="Garamond" w:eastAsia="Garamond" w:hAnsi="Garamond" w:cs="Garamond"/>
            <w:color w:val="272B30"/>
            <w:szCs w:val="24"/>
          </w:rPr>
          <w:t>.º</w:t>
        </w:r>
      </w:ins>
    </w:p>
    <w:p w14:paraId="45923123" w14:textId="52C4FFC6" w:rsidR="00327317" w:rsidRPr="00FC7A70" w:rsidRDefault="5129519B">
      <w:pPr>
        <w:widowControl w:val="0"/>
        <w:shd w:val="clear" w:color="auto" w:fill="F3F6F8"/>
        <w:spacing w:after="120" w:line="330" w:lineRule="auto"/>
        <w:jc w:val="center"/>
        <w:rPr>
          <w:ins w:id="1067" w:author="Nádia Silvestre" w:date="2026-09-18T13:46:00Z" w16du:dateUtc="2026-09-18T13:46:21Z"/>
          <w:del w:id="1068" w:author="Utilizador Convidado" w:date="2026-09-23T17:33:00Z" w16du:dateUtc="2026-09-23T17:33:01Z"/>
          <w:rFonts w:ascii="Garamond" w:eastAsia="Garamond" w:hAnsi="Garamond" w:cs="Garamond"/>
          <w:b/>
          <w:bCs/>
          <w:color w:val="272B30"/>
        </w:rPr>
        <w:pPrChange w:id="1069" w:author="Nádia Silvestre" w:date="2026-09-18T13:46:00Z">
          <w:pPr/>
        </w:pPrChange>
      </w:pPr>
      <w:ins w:id="1070" w:author="Nádia Silvestre" w:date="2026-09-18T13:46:00Z" w16du:dateUtc="2026-09-18T13:46:00Z">
        <w:r w:rsidRPr="62F213A8">
          <w:rPr>
            <w:rFonts w:ascii="Garamond" w:eastAsia="Garamond" w:hAnsi="Garamond" w:cs="Garamond"/>
            <w:b/>
            <w:bCs/>
            <w:color w:val="272B30"/>
          </w:rPr>
          <w:t xml:space="preserve">Cessação das medidas </w:t>
        </w:r>
      </w:ins>
      <w:ins w:id="1071" w:author="Utilizador Convidado" w:date="2026-09-23T17:32:00Z" w16du:dateUtc="2026-09-23T17:32:54Z">
        <w:r w:rsidR="7278FF2A" w:rsidRPr="62F213A8">
          <w:rPr>
            <w:rFonts w:ascii="Garamond" w:eastAsia="Garamond" w:hAnsi="Garamond" w:cs="Garamond"/>
            <w:b/>
            <w:bCs/>
            <w:color w:val="272B30"/>
          </w:rPr>
          <w:t xml:space="preserve">administrativas </w:t>
        </w:r>
      </w:ins>
      <w:ins w:id="1072" w:author="Nádia Silvestre" w:date="2026-09-18T13:46:00Z" w16du:dateUtc="2026-09-18T13:46:00Z">
        <w:del w:id="1073" w:author="Utilizador Convidado" w:date="2026-09-23T17:33:00Z" w16du:dateUtc="2026-09-23T17:33:01Z">
          <w:r w:rsidRPr="62F213A8" w:rsidDel="5129519B">
            <w:rPr>
              <w:rFonts w:ascii="Garamond" w:eastAsia="Garamond" w:hAnsi="Garamond" w:cs="Garamond"/>
              <w:b/>
              <w:bCs/>
              <w:color w:val="272B30"/>
            </w:rPr>
            <w:delText>cautelares</w:delText>
          </w:r>
        </w:del>
      </w:ins>
    </w:p>
    <w:p w14:paraId="1A636AC9" w14:textId="7F4854D7" w:rsidR="00327317" w:rsidRPr="00FC7A70" w:rsidRDefault="5129519B">
      <w:pPr>
        <w:widowControl w:val="0"/>
        <w:shd w:val="clear" w:color="auto" w:fill="F3F6F8"/>
        <w:spacing w:after="120" w:line="330" w:lineRule="auto"/>
        <w:rPr>
          <w:ins w:id="1074" w:author="Nádia Silvestre" w:date="2026-09-18T13:46:00Z" w16du:dateUtc="2026-09-18T13:46:21Z"/>
          <w:rFonts w:ascii="Garamond" w:eastAsia="Garamond" w:hAnsi="Garamond" w:cs="Garamond"/>
          <w:color w:val="272B30"/>
        </w:rPr>
        <w:pPrChange w:id="1075" w:author="Nádia Silvestre" w:date="2026-09-18T13:46:00Z">
          <w:pPr/>
        </w:pPrChange>
      </w:pPr>
      <w:ins w:id="1076" w:author="Nádia Silvestre" w:date="2026-09-18T13:46:00Z" w16du:dateUtc="2026-09-18T13:46:00Z">
        <w:r w:rsidRPr="62F213A8">
          <w:rPr>
            <w:rFonts w:ascii="Garamond" w:eastAsia="Garamond" w:hAnsi="Garamond" w:cs="Garamond"/>
            <w:color w:val="272B30"/>
          </w:rPr>
          <w:t xml:space="preserve">1 - Sem prejuízo dos meios contenciosos ao seu dispor, o interessado pode requerer a cessação das medidas </w:t>
        </w:r>
        <w:del w:id="1077" w:author="Utilizador Convidado" w:date="2026-09-23T18:01:00Z" w16du:dateUtc="2026-09-23T18:01:05Z">
          <w:r w:rsidRPr="62F213A8" w:rsidDel="5129519B">
            <w:rPr>
              <w:rFonts w:ascii="Garamond" w:eastAsia="Garamond" w:hAnsi="Garamond" w:cs="Garamond"/>
              <w:color w:val="272B30"/>
            </w:rPr>
            <w:delText>cautelares</w:delText>
          </w:r>
        </w:del>
      </w:ins>
      <w:ins w:id="1078" w:author="Utilizador Convidado" w:date="2026-09-23T18:01:00Z" w16du:dateUtc="2026-09-23T18:01:07Z">
        <w:r w:rsidR="0ADF08D6" w:rsidRPr="62F213A8">
          <w:rPr>
            <w:rFonts w:ascii="Garamond" w:eastAsia="Garamond" w:hAnsi="Garamond" w:cs="Garamond"/>
            <w:color w:val="272B30"/>
          </w:rPr>
          <w:t>administrativas</w:t>
        </w:r>
      </w:ins>
      <w:ins w:id="1079" w:author="Nádia Silvestre" w:date="2026-09-18T13:46:00Z" w16du:dateUtc="2026-09-18T13:46:00Z">
        <w:r w:rsidRPr="62F213A8">
          <w:rPr>
            <w:rFonts w:ascii="Garamond" w:eastAsia="Garamond" w:hAnsi="Garamond" w:cs="Garamond"/>
            <w:color w:val="272B30"/>
          </w:rPr>
          <w:t xml:space="preserve"> previstas no artigo anterior, a qual é determinada, após vistoria à exploração a realizar pela entidade coordenadora e demais entidades intervenientes, no decorrer da qual se demonstre terem cessado as situações que lhes deram causa, sem prejuízo </w:t>
        </w:r>
        <w:del w:id="1080" w:author="Utilizador Convidado" w:date="2026-09-23T18:02:00Z" w16du:dateUtc="2026-09-23T18:02:00Z">
          <w:r w:rsidRPr="62F213A8" w:rsidDel="5129519B">
            <w:rPr>
              <w:rFonts w:ascii="Garamond" w:eastAsia="Garamond" w:hAnsi="Garamond" w:cs="Garamond"/>
              <w:color w:val="272B30"/>
            </w:rPr>
            <w:delText>d</w:delText>
          </w:r>
        </w:del>
      </w:ins>
      <w:ins w:id="1081" w:author="Utilizador Convidado" w:date="2026-09-23T18:02:00Z" w16du:dateUtc="2026-09-23T18:02:10Z">
        <w:r w:rsidR="75F89068" w:rsidRPr="62F213A8">
          <w:rPr>
            <w:rFonts w:ascii="Garamond" w:eastAsia="Garamond" w:hAnsi="Garamond" w:cs="Garamond"/>
            <w:color w:val="272B30"/>
          </w:rPr>
          <w:t>da responsabilidade criminal ou contraordenacional a que haja lugar.</w:t>
        </w:r>
      </w:ins>
      <w:ins w:id="1082" w:author="Nádia Silvestre" w:date="2026-09-18T13:46:00Z" w16du:dateUtc="2026-09-18T13:46:00Z">
        <w:del w:id="1083" w:author="Utilizador Convidado" w:date="2026-09-23T18:02:00Z" w16du:dateUtc="2026-09-23T18:02:20Z">
          <w:r w:rsidRPr="62F213A8" w:rsidDel="5129519B">
            <w:rPr>
              <w:rFonts w:ascii="Garamond" w:eastAsia="Garamond" w:hAnsi="Garamond" w:cs="Garamond"/>
              <w:color w:val="272B30"/>
            </w:rPr>
            <w:delText>o prosseguimento dos processos criminais e de contraordenação já iniciados</w:delText>
          </w:r>
        </w:del>
        <w:r w:rsidRPr="62F213A8">
          <w:rPr>
            <w:rFonts w:ascii="Garamond" w:eastAsia="Garamond" w:hAnsi="Garamond" w:cs="Garamond"/>
            <w:color w:val="272B30"/>
          </w:rPr>
          <w:t>.</w:t>
        </w:r>
      </w:ins>
    </w:p>
    <w:p w14:paraId="1D09A227" w14:textId="052A0CCA" w:rsidR="00327317" w:rsidRPr="00FC7A70" w:rsidRDefault="5129519B">
      <w:pPr>
        <w:widowControl w:val="0"/>
        <w:shd w:val="clear" w:color="auto" w:fill="F3F6F8"/>
        <w:spacing w:after="120" w:line="330" w:lineRule="auto"/>
        <w:rPr>
          <w:ins w:id="1084" w:author="Nádia Silvestre" w:date="2026-09-18T13:46:00Z" w16du:dateUtc="2026-09-18T13:46:21Z"/>
          <w:rFonts w:ascii="Garamond" w:eastAsia="Garamond" w:hAnsi="Garamond" w:cs="Garamond"/>
          <w:color w:val="272B30"/>
        </w:rPr>
        <w:pPrChange w:id="1085" w:author="Nádia Silvestre" w:date="2026-09-18T13:46:00Z">
          <w:pPr/>
        </w:pPrChange>
      </w:pPr>
      <w:ins w:id="1086" w:author="Nádia Silvestre" w:date="2026-09-18T13:46:00Z" w16du:dateUtc="2026-09-18T13:46:00Z">
        <w:r w:rsidRPr="62F213A8">
          <w:rPr>
            <w:rFonts w:ascii="Garamond" w:eastAsia="Garamond" w:hAnsi="Garamond" w:cs="Garamond"/>
            <w:color w:val="272B30"/>
          </w:rPr>
          <w:t>2 - Sempre que o produtor, ou detentor legítimo do equipamento apreendido, requeira a sua desselagem, demonstrando documentalmente o propósito de proceder à sua alienação em condições que garantam que o destino que lhe vai ser dado não é suscetível de originar nov</w:t>
        </w:r>
      </w:ins>
      <w:ins w:id="1087" w:author="Utilizador Convidado" w:date="2026-09-23T18:03:00Z" w16du:dateUtc="2026-09-23T18:03:08Z">
        <w:r w:rsidR="6D505A8B" w:rsidRPr="62F213A8">
          <w:rPr>
            <w:rFonts w:ascii="Garamond" w:eastAsia="Garamond" w:hAnsi="Garamond" w:cs="Garamond"/>
            <w:color w:val="272B30"/>
          </w:rPr>
          <w:t>o</w:t>
        </w:r>
      </w:ins>
      <w:ins w:id="1088" w:author="Nádia Silvestre" w:date="2026-09-18T13:46:00Z" w16du:dateUtc="2026-09-18T13:46:00Z">
        <w:del w:id="1089" w:author="Utilizador Convidado" w:date="2026-09-23T18:03:00Z" w16du:dateUtc="2026-09-23T18:03:08Z">
          <w:r w:rsidRPr="62F213A8" w:rsidDel="5129519B">
            <w:rPr>
              <w:rFonts w:ascii="Garamond" w:eastAsia="Garamond" w:hAnsi="Garamond" w:cs="Garamond"/>
              <w:color w:val="272B30"/>
            </w:rPr>
            <w:delText>a</w:delText>
          </w:r>
        </w:del>
        <w:r w:rsidRPr="62F213A8">
          <w:rPr>
            <w:rFonts w:ascii="Garamond" w:eastAsia="Garamond" w:hAnsi="Garamond" w:cs="Garamond"/>
            <w:color w:val="272B30"/>
          </w:rPr>
          <w:t xml:space="preserve">s </w:t>
        </w:r>
      </w:ins>
      <w:ins w:id="1090" w:author="Utilizador Convidado" w:date="2026-09-23T18:03:00Z" w16du:dateUtc="2026-09-23T18:03:02Z">
        <w:r w:rsidR="5AF738AE" w:rsidRPr="62F213A8">
          <w:rPr>
            <w:rFonts w:ascii="Garamond" w:eastAsia="Garamond" w:hAnsi="Garamond" w:cs="Garamond"/>
            <w:color w:val="272B30"/>
          </w:rPr>
          <w:t>incumprimentos</w:t>
        </w:r>
      </w:ins>
      <w:ins w:id="1091" w:author="Utilizador Convidado" w:date="2026-09-23T18:02:00Z" w16du:dateUtc="2026-09-23T18:02:47Z">
        <w:r w:rsidR="5AF738AE" w:rsidRPr="62F213A8">
          <w:rPr>
            <w:rFonts w:ascii="Garamond" w:eastAsia="Garamond" w:hAnsi="Garamond" w:cs="Garamond"/>
            <w:color w:val="272B30"/>
          </w:rPr>
          <w:t xml:space="preserve"> ou </w:t>
        </w:r>
      </w:ins>
      <w:ins w:id="1092" w:author="Nádia Silvestre" w:date="2026-09-18T13:46:00Z" w16du:dateUtc="2026-09-18T13:46:00Z">
        <w:r w:rsidRPr="62F213A8">
          <w:rPr>
            <w:rFonts w:ascii="Garamond" w:eastAsia="Garamond" w:hAnsi="Garamond" w:cs="Garamond"/>
            <w:color w:val="272B30"/>
          </w:rPr>
          <w:t>infrações ao presente decreto-lei, a entidade coordenadora deve autorizá-la, independentemente de vistoria.</w:t>
        </w:r>
      </w:ins>
    </w:p>
    <w:p w14:paraId="0A0BCA9D" w14:textId="56F6DB21" w:rsidR="00327317" w:rsidRPr="00FC7A70" w:rsidRDefault="1F5C0D03">
      <w:pPr>
        <w:widowControl w:val="0"/>
        <w:spacing w:after="120"/>
        <w:jc w:val="center"/>
        <w:rPr>
          <w:ins w:id="1093" w:author="Utilizador Convidado" w:date="2026-09-23T17:33:00Z" w16du:dateUtc="2026-09-23T17:33:56Z"/>
        </w:rPr>
        <w:pPrChange w:id="1094" w:author="Nádia Silvestre" w:date="2026-09-21T17:52:00Z">
          <w:pPr>
            <w:widowControl w:val="0"/>
            <w:spacing w:after="120"/>
          </w:pPr>
        </w:pPrChange>
      </w:pPr>
      <w:ins w:id="1095" w:author="Nádia Silvestre" w:date="2026-09-21T17:52:00Z" w16du:dateUtc="2026-09-21T17:52:43Z">
        <w:r w:rsidRPr="62F213A8">
          <w:rPr>
            <w:rFonts w:ascii="Garamond" w:hAnsi="Garamond"/>
            <w:color w:val="000000" w:themeColor="text1"/>
          </w:rPr>
          <w:t xml:space="preserve">Artigo </w:t>
        </w:r>
      </w:ins>
      <w:ins w:id="1096" w:author="Nádia Silvestre" w:date="2026-09-22T15:57:00Z" w16du:dateUtc="2026-09-22T15:57:42Z">
        <w:r w:rsidR="2EF8A559" w:rsidRPr="62F213A8">
          <w:rPr>
            <w:rFonts w:ascii="Garamond" w:hAnsi="Garamond"/>
            <w:color w:val="000000" w:themeColor="text1"/>
          </w:rPr>
          <w:t>59.º</w:t>
        </w:r>
      </w:ins>
    </w:p>
    <w:p w14:paraId="6F1255A8" w14:textId="2A366A37" w:rsidR="6AFB5F08" w:rsidRDefault="6AFB5F08" w:rsidP="62F213A8">
      <w:pPr>
        <w:widowControl w:val="0"/>
        <w:spacing w:after="120"/>
        <w:jc w:val="center"/>
        <w:rPr>
          <w:ins w:id="1097" w:author="Utilizador Convidado" w:date="2026-09-23T17:35:00Z" w16du:dateUtc="2026-09-23T17:35:31Z"/>
        </w:rPr>
      </w:pPr>
      <w:ins w:id="1098" w:author="Utilizador Convidado" w:date="2026-09-23T18:04:00Z" w16du:dateUtc="2026-09-23T18:04:38Z">
        <w:r w:rsidRPr="62F213A8">
          <w:rPr>
            <w:rFonts w:ascii="Garamond" w:hAnsi="Garamond"/>
            <w:color w:val="000000" w:themeColor="text1"/>
          </w:rPr>
          <w:t>Recolha de a</w:t>
        </w:r>
      </w:ins>
      <w:ins w:id="1099" w:author="Utilizador Convidado" w:date="2026-09-23T17:35:00Z" w16du:dateUtc="2026-09-23T17:35:27Z">
        <w:r w:rsidR="78225FED" w:rsidRPr="62F213A8">
          <w:rPr>
            <w:rFonts w:ascii="Garamond" w:hAnsi="Garamond"/>
            <w:color w:val="000000" w:themeColor="text1"/>
          </w:rPr>
          <w:t>nimais errantes</w:t>
        </w:r>
      </w:ins>
    </w:p>
    <w:p w14:paraId="46139BF4" w14:textId="443B4EC1" w:rsidR="7B29DF17" w:rsidRDefault="7B29DF17">
      <w:pPr>
        <w:widowControl w:val="0"/>
        <w:spacing w:after="120"/>
        <w:rPr>
          <w:ins w:id="1100" w:author="Utilizador Convidado" w:date="2026-09-23T17:38:00Z" w16du:dateUtc="2026-09-23T17:38:52Z"/>
        </w:rPr>
        <w:pPrChange w:id="1101" w:author="Utilizador Convidado" w:date="2026-09-23T18:08:00Z">
          <w:pPr>
            <w:widowControl w:val="0"/>
            <w:spacing w:after="120"/>
            <w:jc w:val="center"/>
          </w:pPr>
        </w:pPrChange>
      </w:pPr>
      <w:ins w:id="1102" w:author="Utilizador Convidado" w:date="2026-09-23T17:36:00Z" w16du:dateUtc="2026-09-23T17:36:30Z">
        <w:r w:rsidRPr="62F213A8">
          <w:rPr>
            <w:rFonts w:ascii="Garamond" w:hAnsi="Garamond"/>
            <w:color w:val="000000" w:themeColor="text1"/>
          </w:rPr>
          <w:t>1 –</w:t>
        </w:r>
      </w:ins>
      <w:ins w:id="1103" w:author="Utilizador Convidado" w:date="2026-09-23T17:37:00Z" w16du:dateUtc="2026-09-23T17:37:17Z">
        <w:r w:rsidRPr="62F213A8">
          <w:rPr>
            <w:rFonts w:ascii="Garamond" w:hAnsi="Garamond"/>
            <w:color w:val="000000" w:themeColor="text1"/>
          </w:rPr>
          <w:t xml:space="preserve"> O animal de espécie pecuária encontrado errante, desacompanhado ou sem estar sob o controlo do respetivo detentor em via</w:t>
        </w:r>
      </w:ins>
      <w:ins w:id="1104" w:author="Utilizador Convidado" w:date="2026-09-23T22:33:00Z" w16du:dateUtc="2026-09-23T22:33:29Z">
        <w:r w:rsidR="5466C012" w:rsidRPr="62F213A8">
          <w:rPr>
            <w:rFonts w:ascii="Garamond" w:hAnsi="Garamond"/>
            <w:color w:val="000000" w:themeColor="text1"/>
          </w:rPr>
          <w:t xml:space="preserve"> pública,</w:t>
        </w:r>
      </w:ins>
      <w:ins w:id="1105" w:author="Utilizador Convidado" w:date="2026-09-23T17:37:00Z" w16du:dateUtc="2026-09-23T17:37:17Z">
        <w:r w:rsidRPr="62F213A8">
          <w:rPr>
            <w:rFonts w:ascii="Garamond" w:hAnsi="Garamond"/>
            <w:color w:val="000000" w:themeColor="text1"/>
          </w:rPr>
          <w:t xml:space="preserve"> </w:t>
        </w:r>
      </w:ins>
      <w:ins w:id="1106" w:author="Utilizador Convidado" w:date="2026-09-23T18:06:00Z" w16du:dateUtc="2026-09-23T18:06:28Z">
        <w:r w:rsidR="169BCD90" w:rsidRPr="62F213A8">
          <w:rPr>
            <w:rFonts w:ascii="Garamond" w:hAnsi="Garamond"/>
            <w:color w:val="000000" w:themeColor="text1"/>
          </w:rPr>
          <w:t xml:space="preserve">espaço </w:t>
        </w:r>
      </w:ins>
      <w:ins w:id="1107" w:author="Utilizador Convidado" w:date="2026-09-23T17:37:00Z" w16du:dateUtc="2026-09-23T17:37:17Z">
        <w:r w:rsidRPr="62F213A8">
          <w:rPr>
            <w:rFonts w:ascii="Garamond" w:hAnsi="Garamond"/>
            <w:color w:val="000000" w:themeColor="text1"/>
          </w:rPr>
          <w:t>públic</w:t>
        </w:r>
      </w:ins>
      <w:ins w:id="1108" w:author="Utilizador Convidado" w:date="2026-09-23T18:06:00Z" w16du:dateUtc="2026-09-23T18:06:30Z">
        <w:r w:rsidR="4F16DD81" w:rsidRPr="62F213A8">
          <w:rPr>
            <w:rFonts w:ascii="Garamond" w:hAnsi="Garamond"/>
            <w:color w:val="000000" w:themeColor="text1"/>
          </w:rPr>
          <w:t>o</w:t>
        </w:r>
      </w:ins>
      <w:ins w:id="1109" w:author="Utilizador Convidado" w:date="2026-09-23T18:06:00Z" w16du:dateUtc="2026-09-23T18:06:34Z">
        <w:r w:rsidR="4F16DD81" w:rsidRPr="62F213A8">
          <w:rPr>
            <w:rFonts w:ascii="Garamond" w:hAnsi="Garamond"/>
            <w:color w:val="000000" w:themeColor="text1"/>
          </w:rPr>
          <w:t xml:space="preserve"> ou em</w:t>
        </w:r>
      </w:ins>
      <w:ins w:id="1110" w:author="Utilizador Convidado" w:date="2026-09-23T17:37:00Z" w16du:dateUtc="2026-09-23T17:37:17Z">
        <w:r w:rsidRPr="62F213A8">
          <w:rPr>
            <w:rFonts w:ascii="Garamond" w:hAnsi="Garamond"/>
            <w:color w:val="000000" w:themeColor="text1"/>
          </w:rPr>
          <w:t xml:space="preserve"> infraestrutura de transporte</w:t>
        </w:r>
      </w:ins>
      <w:ins w:id="1111" w:author="Utilizador Convidado" w:date="2026-09-23T18:06:00Z" w16du:dateUtc="2026-09-23T18:06:04Z">
        <w:r w:rsidR="62B5B117" w:rsidRPr="62F213A8">
          <w:rPr>
            <w:rFonts w:ascii="Garamond" w:hAnsi="Garamond"/>
            <w:color w:val="000000" w:themeColor="text1"/>
          </w:rPr>
          <w:t xml:space="preserve"> rodoviári</w:t>
        </w:r>
        <w:r w:rsidR="2046F33B" w:rsidRPr="62F213A8">
          <w:rPr>
            <w:rFonts w:ascii="Garamond" w:hAnsi="Garamond"/>
            <w:color w:val="000000" w:themeColor="text1"/>
          </w:rPr>
          <w:t>o ou ferroviário</w:t>
        </w:r>
      </w:ins>
      <w:ins w:id="1112" w:author="Utilizador Convidado" w:date="2026-09-23T17:37:00Z" w16du:dateUtc="2026-09-23T17:37:17Z">
        <w:r w:rsidRPr="62F213A8">
          <w:rPr>
            <w:rFonts w:ascii="Garamond" w:hAnsi="Garamond"/>
            <w:color w:val="000000" w:themeColor="text1"/>
          </w:rPr>
          <w:t xml:space="preserve">, é retirado pela </w:t>
        </w:r>
        <w:commentRangeStart w:id="1113"/>
        <w:r w:rsidRPr="62F213A8">
          <w:rPr>
            <w:rFonts w:ascii="Garamond" w:hAnsi="Garamond"/>
            <w:color w:val="000000" w:themeColor="text1"/>
          </w:rPr>
          <w:t>entidade competente</w:t>
        </w:r>
      </w:ins>
      <w:commentRangeEnd w:id="1113"/>
      <w:r w:rsidRPr="62F213A8">
        <w:rPr>
          <w:rStyle w:val="Refdecomentrio"/>
          <w:rFonts w:ascii="Garamond" w:hAnsi="Garamond"/>
          <w:color w:val="000000" w:themeColor="text1"/>
          <w:sz w:val="24"/>
          <w:szCs w:val="22"/>
        </w:rPr>
        <w:commentReference w:id="1113"/>
      </w:r>
      <w:ins w:id="1114" w:author="Utilizador Convidado" w:date="2026-09-23T17:37:00Z" w16du:dateUtc="2026-09-23T17:37:17Z">
        <w:r w:rsidRPr="62F213A8">
          <w:rPr>
            <w:rFonts w:ascii="Garamond" w:hAnsi="Garamond"/>
            <w:color w:val="000000" w:themeColor="text1"/>
          </w:rPr>
          <w:t xml:space="preserve"> no local em causa, por iniciativa própria ou mediante intervenção das autoridades policiais,</w:t>
        </w:r>
      </w:ins>
      <w:ins w:id="1115" w:author="Utilizador Convidado" w:date="2026-09-23T18:07:00Z" w16du:dateUtc="2026-09-23T18:07:49Z">
        <w:r w:rsidR="3E4A93E8" w:rsidRPr="62F213A8">
          <w:rPr>
            <w:rFonts w:ascii="Garamond" w:hAnsi="Garamond"/>
            <w:color w:val="000000" w:themeColor="text1"/>
          </w:rPr>
          <w:t xml:space="preserve"> e impreterivelmente nas situações </w:t>
        </w:r>
      </w:ins>
      <w:ins w:id="1116" w:author="Utilizador Convidado" w:date="2026-09-23T17:37:00Z" w16du:dateUtc="2026-09-23T17:37:17Z">
        <w:r w:rsidRPr="62F213A8">
          <w:rPr>
            <w:rFonts w:ascii="Garamond" w:hAnsi="Garamond"/>
            <w:color w:val="000000" w:themeColor="text1"/>
          </w:rPr>
          <w:t xml:space="preserve"> </w:t>
        </w:r>
      </w:ins>
      <w:ins w:id="1117" w:author="Utilizador Convidado" w:date="2026-09-23T18:07:00Z" w16du:dateUtc="2026-09-23T18:07:59Z">
        <w:r w:rsidR="17BF0947" w:rsidRPr="62F213A8">
          <w:rPr>
            <w:rFonts w:ascii="Garamond" w:hAnsi="Garamond"/>
            <w:color w:val="000000" w:themeColor="text1"/>
          </w:rPr>
          <w:t>em que</w:t>
        </w:r>
      </w:ins>
      <w:ins w:id="1118" w:author="Utilizador Convidado" w:date="2026-09-23T18:08:00Z" w16du:dateUtc="2026-09-23T18:08:00Z">
        <w:r w:rsidR="17BF0947" w:rsidRPr="62F213A8">
          <w:rPr>
            <w:rFonts w:ascii="Garamond" w:hAnsi="Garamond"/>
            <w:color w:val="000000" w:themeColor="text1"/>
          </w:rPr>
          <w:t xml:space="preserve"> a</w:t>
        </w:r>
      </w:ins>
      <w:ins w:id="1119" w:author="Utilizador Convidado" w:date="2026-09-23T17:37:00Z" w16du:dateUtc="2026-09-23T17:37:17Z">
        <w:r w:rsidRPr="62F213A8">
          <w:rPr>
            <w:rFonts w:ascii="Garamond" w:hAnsi="Garamond"/>
            <w:color w:val="000000" w:themeColor="text1"/>
          </w:rPr>
          <w:t xml:space="preserve"> presença </w:t>
        </w:r>
      </w:ins>
      <w:ins w:id="1120" w:author="Utilizador Convidado" w:date="2026-09-23T18:07:00Z" w16du:dateUtc="2026-09-23T18:07:31Z">
        <w:r w:rsidR="137DD784" w:rsidRPr="62F213A8">
          <w:rPr>
            <w:rFonts w:ascii="Garamond" w:hAnsi="Garamond"/>
            <w:color w:val="000000" w:themeColor="text1"/>
          </w:rPr>
          <w:t xml:space="preserve">dos animais </w:t>
        </w:r>
      </w:ins>
      <w:ins w:id="1121" w:author="Utilizador Convidado" w:date="2026-09-23T17:37:00Z" w16du:dateUtc="2026-09-23T17:37:17Z">
        <w:r w:rsidRPr="62F213A8">
          <w:rPr>
            <w:rFonts w:ascii="Garamond" w:hAnsi="Garamond"/>
            <w:color w:val="000000" w:themeColor="text1"/>
          </w:rPr>
          <w:t xml:space="preserve">constitua </w:t>
        </w:r>
      </w:ins>
      <w:ins w:id="1122" w:author="Utilizador Convidado" w:date="2026-09-23T18:08:00Z" w16du:dateUtc="2026-09-23T18:08:31Z">
        <w:r w:rsidR="282233C2" w:rsidRPr="62F213A8">
          <w:rPr>
            <w:rFonts w:ascii="Garamond" w:hAnsi="Garamond"/>
            <w:color w:val="000000" w:themeColor="text1"/>
          </w:rPr>
          <w:t xml:space="preserve">um </w:t>
        </w:r>
      </w:ins>
      <w:ins w:id="1123" w:author="Utilizador Convidado" w:date="2026-09-23T17:37:00Z" w16du:dateUtc="2026-09-23T17:37:17Z">
        <w:r w:rsidRPr="62F213A8">
          <w:rPr>
            <w:rFonts w:ascii="Garamond" w:hAnsi="Garamond"/>
            <w:color w:val="000000" w:themeColor="text1"/>
          </w:rPr>
          <w:t>perigo</w:t>
        </w:r>
      </w:ins>
      <w:ins w:id="1124" w:author="Utilizador Convidado" w:date="2026-09-23T18:08:00Z" w16du:dateUtc="2026-09-23T18:08:38Z">
        <w:r w:rsidR="196B4568" w:rsidRPr="62F213A8">
          <w:rPr>
            <w:rFonts w:ascii="Garamond" w:hAnsi="Garamond"/>
            <w:color w:val="000000" w:themeColor="text1"/>
          </w:rPr>
          <w:t xml:space="preserve"> atual ou imi</w:t>
        </w:r>
      </w:ins>
      <w:ins w:id="1125" w:author="Utilizador Convidado" w:date="2026-09-23T18:17:00Z" w16du:dateUtc="2026-09-23T18:17:59Z">
        <w:r w:rsidR="6361CC56" w:rsidRPr="62F213A8">
          <w:rPr>
            <w:rFonts w:ascii="Garamond" w:hAnsi="Garamond"/>
            <w:color w:val="000000" w:themeColor="text1"/>
          </w:rPr>
          <w:t>n</w:t>
        </w:r>
      </w:ins>
      <w:ins w:id="1126" w:author="Utilizador Convidado" w:date="2026-09-23T18:08:00Z" w16du:dateUtc="2026-09-23T18:08:38Z">
        <w:r w:rsidR="196B4568" w:rsidRPr="62F213A8">
          <w:rPr>
            <w:rFonts w:ascii="Garamond" w:hAnsi="Garamond"/>
            <w:color w:val="000000" w:themeColor="text1"/>
          </w:rPr>
          <w:t>ente</w:t>
        </w:r>
      </w:ins>
      <w:ins w:id="1127" w:author="Utilizador Convidado" w:date="2026-09-23T17:37:00Z" w16du:dateUtc="2026-09-23T17:37:17Z">
        <w:r w:rsidRPr="62F213A8">
          <w:rPr>
            <w:rFonts w:ascii="Garamond" w:hAnsi="Garamond"/>
            <w:color w:val="000000" w:themeColor="text1"/>
          </w:rPr>
          <w:t xml:space="preserve"> para a circulação, para a segurança de pessoas e bens ou para o próprio animal</w:t>
        </w:r>
      </w:ins>
      <w:ins w:id="1128" w:author="Utilizador Convidado" w:date="2026-09-23T17:38:00Z" w16du:dateUtc="2026-09-23T17:38:43Z">
        <w:r w:rsidR="3C65B69D" w:rsidRPr="62F213A8">
          <w:rPr>
            <w:rFonts w:ascii="Garamond" w:hAnsi="Garamond"/>
            <w:color w:val="000000" w:themeColor="text1"/>
          </w:rPr>
          <w:t>.</w:t>
        </w:r>
      </w:ins>
    </w:p>
    <w:p w14:paraId="5CC1B6E4" w14:textId="323B375D" w:rsidR="3C65B69D" w:rsidRDefault="3C65B69D">
      <w:pPr>
        <w:widowControl w:val="0"/>
        <w:spacing w:after="120"/>
        <w:rPr>
          <w:ins w:id="1129" w:author="Utilizador Convidado" w:date="2026-09-23T18:14:00Z" w16du:dateUtc="2026-09-23T18:14:14Z"/>
        </w:rPr>
        <w:pPrChange w:id="1130" w:author="Utilizador Convidado" w:date="2026-09-23T18:03:00Z">
          <w:pPr>
            <w:widowControl w:val="0"/>
            <w:spacing w:after="120"/>
            <w:jc w:val="center"/>
          </w:pPr>
        </w:pPrChange>
      </w:pPr>
      <w:ins w:id="1131" w:author="Utilizador Convidado" w:date="2026-09-23T17:38:00Z" w16du:dateUtc="2026-09-23T17:38:43Z">
        <w:r w:rsidRPr="62F213A8">
          <w:rPr>
            <w:rFonts w:ascii="Garamond" w:hAnsi="Garamond"/>
            <w:color w:val="000000" w:themeColor="text1"/>
          </w:rPr>
          <w:t xml:space="preserve">2 – </w:t>
        </w:r>
      </w:ins>
      <w:ins w:id="1132" w:author="Utilizador Convidado" w:date="2026-09-23T18:18:00Z" w16du:dateUtc="2026-09-23T18:18:18Z">
        <w:r w:rsidR="7D899068" w:rsidRPr="62F213A8">
          <w:rPr>
            <w:rFonts w:ascii="Garamond" w:hAnsi="Garamond"/>
            <w:color w:val="000000" w:themeColor="text1"/>
          </w:rPr>
          <w:t xml:space="preserve">Nos casos previstos no número anterior, </w:t>
        </w:r>
      </w:ins>
      <w:ins w:id="1133" w:author="Utilizador Convidado" w:date="2026-09-23T17:38:00Z" w16du:dateUtc="2026-09-23T17:38:43Z">
        <w:r w:rsidRPr="62F213A8">
          <w:rPr>
            <w:rFonts w:ascii="Garamond" w:hAnsi="Garamond"/>
            <w:color w:val="000000" w:themeColor="text1"/>
          </w:rPr>
          <w:t xml:space="preserve">a entidade </w:t>
        </w:r>
      </w:ins>
      <w:ins w:id="1134" w:author="Utilizador Convidado" w:date="2026-09-23T18:18:00Z" w16du:dateUtc="2026-09-23T18:18:29Z">
        <w:r w:rsidR="55041CD7" w:rsidRPr="62F213A8">
          <w:rPr>
            <w:rFonts w:ascii="Garamond" w:hAnsi="Garamond"/>
            <w:color w:val="000000" w:themeColor="text1"/>
          </w:rPr>
          <w:t xml:space="preserve">competente </w:t>
        </w:r>
      </w:ins>
      <w:ins w:id="1135" w:author="Utilizador Convidado" w:date="2026-09-23T22:34:00Z" w16du:dateUtc="2026-09-23T22:34:36Z">
        <w:r w:rsidR="4CCD2EC9" w:rsidRPr="62F213A8">
          <w:rPr>
            <w:rFonts w:ascii="Garamond" w:hAnsi="Garamond"/>
            <w:color w:val="000000" w:themeColor="text1"/>
          </w:rPr>
          <w:t xml:space="preserve">deve </w:t>
        </w:r>
      </w:ins>
      <w:ins w:id="1136" w:author="Utilizador Convidado" w:date="2026-09-23T17:38:00Z" w16du:dateUtc="2026-09-23T17:38:43Z">
        <w:r w:rsidRPr="62F213A8">
          <w:rPr>
            <w:rFonts w:ascii="Garamond" w:hAnsi="Garamond"/>
            <w:color w:val="000000" w:themeColor="text1"/>
          </w:rPr>
          <w:t>adota</w:t>
        </w:r>
      </w:ins>
      <w:ins w:id="1137" w:author="Utilizador Convidado" w:date="2026-09-23T22:34:00Z" w16du:dateUtc="2026-09-23T22:34:38Z">
        <w:r w:rsidR="4CA9BE19" w:rsidRPr="62F213A8">
          <w:rPr>
            <w:rFonts w:ascii="Garamond" w:hAnsi="Garamond"/>
            <w:color w:val="000000" w:themeColor="text1"/>
          </w:rPr>
          <w:t>r</w:t>
        </w:r>
      </w:ins>
      <w:ins w:id="1138" w:author="Utilizador Convidado" w:date="2026-09-23T17:38:00Z" w16du:dateUtc="2026-09-23T17:38:43Z">
        <w:r w:rsidRPr="62F213A8">
          <w:rPr>
            <w:rFonts w:ascii="Garamond" w:hAnsi="Garamond"/>
            <w:color w:val="000000" w:themeColor="text1"/>
          </w:rPr>
          <w:t xml:space="preserve"> de imediato as medidas necessárias à proteção da circulação, das pessoas, dos bens e do próprio animal, podendo restringir ou interromper temporariamente a utilização </w:t>
        </w:r>
      </w:ins>
      <w:ins w:id="1139" w:author="Utilizador Convidado" w:date="2026-09-23T18:08:00Z" w16du:dateUtc="2026-09-23T18:08:59Z">
        <w:r w:rsidR="6D19FBDE" w:rsidRPr="62F213A8">
          <w:rPr>
            <w:rFonts w:ascii="Garamond" w:hAnsi="Garamond"/>
            <w:color w:val="000000" w:themeColor="text1"/>
          </w:rPr>
          <w:t>da via, espaço</w:t>
        </w:r>
      </w:ins>
      <w:ins w:id="1140" w:author="Utilizador Convidado" w:date="2026-09-23T18:09:00Z" w16du:dateUtc="2026-09-23T18:09:00Z">
        <w:r w:rsidR="6D19FBDE" w:rsidRPr="62F213A8">
          <w:rPr>
            <w:rFonts w:ascii="Garamond" w:hAnsi="Garamond"/>
            <w:color w:val="000000" w:themeColor="text1"/>
          </w:rPr>
          <w:t xml:space="preserve"> ou </w:t>
        </w:r>
      </w:ins>
      <w:ins w:id="1141" w:author="Utilizador Convidado" w:date="2026-09-23T17:38:00Z" w16du:dateUtc="2026-09-23T17:38:43Z">
        <w:r w:rsidRPr="62F213A8">
          <w:rPr>
            <w:rFonts w:ascii="Garamond" w:hAnsi="Garamond"/>
            <w:color w:val="000000" w:themeColor="text1"/>
          </w:rPr>
          <w:t>infraestrutura</w:t>
        </w:r>
      </w:ins>
      <w:ins w:id="1142" w:author="Utilizador Convidado" w:date="2026-09-23T17:40:00Z" w16du:dateUtc="2026-09-23T17:40:38Z">
        <w:r w:rsidR="2C1E77B0" w:rsidRPr="62F213A8">
          <w:rPr>
            <w:rFonts w:ascii="Garamond" w:hAnsi="Garamond"/>
            <w:color w:val="000000" w:themeColor="text1"/>
          </w:rPr>
          <w:t>.</w:t>
        </w:r>
      </w:ins>
    </w:p>
    <w:p w14:paraId="553FC082" w14:textId="2432B834" w:rsidR="160114AC" w:rsidRDefault="160114AC" w:rsidP="62F213A8">
      <w:pPr>
        <w:widowControl w:val="0"/>
        <w:spacing w:after="120"/>
        <w:rPr>
          <w:ins w:id="1143" w:author="Utilizador Convidado" w:date="2026-09-23T22:41:00Z" w16du:dateUtc="2026-09-23T22:41:28Z"/>
        </w:rPr>
      </w:pPr>
      <w:ins w:id="1144" w:author="Utilizador Convidado" w:date="2026-09-23T18:14:00Z" w16du:dateUtc="2026-09-23T18:14:18Z">
        <w:r w:rsidRPr="62F213A8">
          <w:rPr>
            <w:rFonts w:ascii="Garamond" w:hAnsi="Garamond"/>
            <w:color w:val="000000" w:themeColor="text1"/>
          </w:rPr>
          <w:t xml:space="preserve">3 – </w:t>
        </w:r>
      </w:ins>
      <w:ins w:id="1145" w:author="Utilizador Convidado" w:date="2026-09-23T22:41:00Z" w16du:dateUtc="2026-09-23T22:41:59Z">
        <w:r w:rsidR="6C534560" w:rsidRPr="62F213A8">
          <w:rPr>
            <w:rFonts w:ascii="Garamond" w:hAnsi="Garamond"/>
            <w:color w:val="000000" w:themeColor="text1"/>
          </w:rPr>
          <w:t>Quando seja possível identificar o proprietário ou o detentor do animal, a pessoa identificada é notificada para proceder</w:t>
        </w:r>
      </w:ins>
      <w:ins w:id="1146" w:author="Utilizador Convidado" w:date="2026-09-23T18:14:00Z" w16du:dateUtc="2026-09-23T18:14:18Z">
        <w:r w:rsidRPr="62F213A8">
          <w:rPr>
            <w:rFonts w:ascii="Garamond" w:hAnsi="Garamond"/>
            <w:color w:val="000000" w:themeColor="text1"/>
          </w:rPr>
          <w:t xml:space="preserve"> à recolha do animal no prazo de cinco dias úteis, </w:t>
        </w:r>
      </w:ins>
      <w:ins w:id="1147" w:author="Utilizador Convidado" w:date="2026-09-23T18:22:00Z" w16du:dateUtc="2026-09-23T18:22:37Z">
        <w:r w:rsidR="66698C1B" w:rsidRPr="62F213A8">
          <w:rPr>
            <w:rFonts w:ascii="Garamond" w:hAnsi="Garamond"/>
            <w:color w:val="000000" w:themeColor="text1"/>
          </w:rPr>
          <w:t>bem como</w:t>
        </w:r>
      </w:ins>
      <w:ins w:id="1148" w:author="Utilizador Convidado" w:date="2026-09-23T18:14:00Z" w16du:dateUtc="2026-09-23T18:14:18Z">
        <w:r w:rsidRPr="62F213A8">
          <w:rPr>
            <w:rFonts w:ascii="Garamond" w:hAnsi="Garamond"/>
            <w:color w:val="000000" w:themeColor="text1"/>
          </w:rPr>
          <w:t xml:space="preserve"> </w:t>
        </w:r>
      </w:ins>
      <w:ins w:id="1149" w:author="Utilizador Convidado" w:date="2026-09-23T18:22:00Z" w16du:dateUtc="2026-09-23T18:22:38Z">
        <w:r w:rsidR="3EA7431F" w:rsidRPr="62F213A8">
          <w:rPr>
            <w:rFonts w:ascii="Garamond" w:hAnsi="Garamond"/>
            <w:color w:val="000000" w:themeColor="text1"/>
          </w:rPr>
          <w:t>a</w:t>
        </w:r>
      </w:ins>
      <w:ins w:id="1150" w:author="Utilizador Convidado" w:date="2026-09-23T18:14:00Z" w16du:dateUtc="2026-09-23T18:14:18Z">
        <w:r w:rsidRPr="62F213A8">
          <w:rPr>
            <w:rFonts w:ascii="Garamond" w:hAnsi="Garamond"/>
            <w:color w:val="000000" w:themeColor="text1"/>
          </w:rPr>
          <w:t xml:space="preserve">o pagamento das despesas realizadas com a retirada, captura, transporte, alojamento, alimentação, identificação e cuidados médico-veterinários, sem prejuízo da responsabilidade contraordenacional, civil ou criminal </w:t>
        </w:r>
      </w:ins>
      <w:ins w:id="1151" w:author="Utilizador Convidado" w:date="2026-09-23T18:19:00Z" w16du:dateUtc="2026-09-23T18:19:42Z">
        <w:r w:rsidR="5D25B79F" w:rsidRPr="62F213A8">
          <w:rPr>
            <w:rFonts w:ascii="Garamond" w:hAnsi="Garamond"/>
            <w:color w:val="000000" w:themeColor="text1"/>
          </w:rPr>
          <w:t>a que haja lugar</w:t>
        </w:r>
      </w:ins>
      <w:ins w:id="1152" w:author="Utilizador Convidado" w:date="2026-09-23T18:14:00Z" w16du:dateUtc="2026-09-23T18:14:18Z">
        <w:r w:rsidRPr="62F213A8">
          <w:rPr>
            <w:rFonts w:ascii="Garamond" w:hAnsi="Garamond"/>
            <w:color w:val="000000" w:themeColor="text1"/>
          </w:rPr>
          <w:t>.</w:t>
        </w:r>
      </w:ins>
    </w:p>
    <w:p w14:paraId="065292E2" w14:textId="2AEF0FE0" w:rsidR="160114AC" w:rsidRDefault="160114AC" w:rsidP="62F213A8">
      <w:pPr>
        <w:widowControl w:val="0"/>
        <w:spacing w:after="120"/>
        <w:rPr>
          <w:ins w:id="1153" w:author="Utilizador Convidado" w:date="2026-09-23T18:14:00Z" w16du:dateUtc="2026-09-23T18:14:59Z"/>
        </w:rPr>
      </w:pPr>
      <w:ins w:id="1154" w:author="Utilizador Convidado" w:date="2026-09-23T18:14:00Z" w16du:dateUtc="2026-09-23T18:14:18Z">
        <w:r w:rsidRPr="62F213A8">
          <w:rPr>
            <w:rFonts w:ascii="Garamond" w:hAnsi="Garamond"/>
            <w:color w:val="000000" w:themeColor="text1"/>
          </w:rPr>
          <w:t xml:space="preserve">4 – </w:t>
        </w:r>
      </w:ins>
      <w:ins w:id="1155" w:author="Utilizador Convidado" w:date="2026-09-23T22:43:00Z" w16du:dateUtc="2026-09-23T22:43:57Z">
        <w:r w:rsidR="642DBEA3" w:rsidRPr="62F213A8">
          <w:rPr>
            <w:rFonts w:ascii="Garamond" w:hAnsi="Garamond"/>
            <w:color w:val="000000" w:themeColor="text1"/>
          </w:rPr>
          <w:t>O animal só pode ser restituído ao respetivo detentor e reintroduzido na exploração pecuária de origem após a regularização da sua identificação e registo, o cumprimento das medidas sanitárias e de bem-estar animal determinadas pela autoridade competente e a verificação de que a exploração dispõe de condições adequadas de alojamento e contenção que previnam nova fuga ou deambulação</w:t>
        </w:r>
      </w:ins>
      <w:ins w:id="1156" w:author="Utilizador Convidado" w:date="2026-09-23T18:14:00Z" w16du:dateUtc="2026-09-23T18:14:18Z">
        <w:r w:rsidRPr="62F213A8">
          <w:rPr>
            <w:rFonts w:ascii="Garamond" w:hAnsi="Garamond"/>
            <w:color w:val="000000" w:themeColor="text1"/>
          </w:rPr>
          <w:t>.</w:t>
        </w:r>
      </w:ins>
    </w:p>
    <w:p w14:paraId="66FEE2C0" w14:textId="6F06ACBB" w:rsidR="3E0837D3" w:rsidRDefault="3E0837D3" w:rsidP="62F213A8">
      <w:pPr>
        <w:widowControl w:val="0"/>
        <w:spacing w:after="120"/>
        <w:rPr>
          <w:ins w:id="1157" w:author="Utilizador Convidado" w:date="2026-09-23T18:14:00Z" w16du:dateUtc="2026-09-23T18:14:18Z"/>
        </w:rPr>
      </w:pPr>
      <w:ins w:id="1158" w:author="Utilizador Convidado" w:date="2026-09-23T22:53:00Z" w16du:dateUtc="2026-09-23T22:53:31Z">
        <w:r w:rsidRPr="62F213A8">
          <w:rPr>
            <w:rFonts w:ascii="Garamond" w:hAnsi="Garamond"/>
            <w:color w:val="000000" w:themeColor="text1"/>
          </w:rPr>
          <w:t>5 – Não sendo conhecido o proprietário ou detentor, não sendo o animal reclamado por qualquer deles no prazo referido no número anterior ou declarando qualquer deles que não pretende recebê-lo, o destino</w:t>
        </w:r>
      </w:ins>
      <w:ins w:id="1159" w:author="Utilizador Convidado" w:date="2026-09-23T22:54:00Z" w16du:dateUtc="2026-09-23T22:54:24Z">
        <w:r w:rsidRPr="62F213A8">
          <w:rPr>
            <w:rFonts w:ascii="Garamond" w:hAnsi="Garamond"/>
            <w:color w:val="000000" w:themeColor="text1"/>
          </w:rPr>
          <w:t xml:space="preserve"> do animal</w:t>
        </w:r>
      </w:ins>
      <w:ins w:id="1160" w:author="Utilizador Convidado" w:date="2026-09-23T22:53:00Z" w16du:dateUtc="2026-09-23T22:53:31Z">
        <w:r w:rsidRPr="62F213A8">
          <w:rPr>
            <w:rFonts w:ascii="Garamond" w:hAnsi="Garamond"/>
            <w:color w:val="000000" w:themeColor="text1"/>
          </w:rPr>
          <w:t xml:space="preserve"> é determinado pelo município te</w:t>
        </w:r>
      </w:ins>
      <w:ins w:id="1161" w:author="Utilizador Convidado" w:date="2026-09-23T22:54:00Z" w16du:dateUtc="2026-09-23T22:54:09Z">
        <w:r w:rsidRPr="62F213A8">
          <w:rPr>
            <w:rFonts w:ascii="Garamond" w:hAnsi="Garamond"/>
            <w:color w:val="000000" w:themeColor="text1"/>
          </w:rPr>
          <w:t>rritorialmente competente, em articulação com a DGAV,</w:t>
        </w:r>
      </w:ins>
      <w:ins w:id="1162" w:author="Utilizador Convidado" w:date="2026-09-23T22:53:00Z" w16du:dateUtc="2026-09-23T22:53:31Z">
        <w:r w:rsidRPr="62F213A8">
          <w:rPr>
            <w:rFonts w:ascii="Garamond" w:hAnsi="Garamond"/>
            <w:color w:val="000000" w:themeColor="text1"/>
          </w:rPr>
          <w:t xml:space="preserve"> </w:t>
        </w:r>
      </w:ins>
      <w:ins w:id="1163" w:author="Utilizador Convidado" w:date="2026-09-23T22:55:00Z" w16du:dateUtc="2026-09-23T22:55:19Z">
        <w:r w:rsidR="6F2C28A5" w:rsidRPr="62F213A8">
          <w:rPr>
            <w:rFonts w:ascii="Garamond" w:hAnsi="Garamond"/>
            <w:color w:val="000000" w:themeColor="text1"/>
          </w:rPr>
          <w:t>observadas as normas relativas à identificação, registo, circulação, sanidade e bem-estar animal</w:t>
        </w:r>
      </w:ins>
      <w:ins w:id="1164" w:author="Utilizador Convidado" w:date="2026-09-23T22:53:00Z" w16du:dateUtc="2026-09-23T22:53:31Z">
        <w:r w:rsidRPr="62F213A8">
          <w:rPr>
            <w:rFonts w:ascii="Garamond" w:hAnsi="Garamond"/>
            <w:color w:val="000000" w:themeColor="text1"/>
          </w:rPr>
          <w:t>.</w:t>
        </w:r>
      </w:ins>
    </w:p>
    <w:p w14:paraId="26CC0155" w14:textId="7E52E5D9" w:rsidR="160114AC" w:rsidRDefault="160114AC" w:rsidP="62F213A8">
      <w:pPr>
        <w:widowControl w:val="0"/>
        <w:spacing w:after="120"/>
        <w:rPr>
          <w:ins w:id="1165" w:author="Utilizador Convidado" w:date="2026-09-23T17:38:00Z" w16du:dateUtc="2026-09-23T17:38:44Z"/>
        </w:rPr>
      </w:pPr>
      <w:ins w:id="1166" w:author="Utilizador Convidado" w:date="2026-09-23T18:15:00Z" w16du:dateUtc="2026-09-23T18:15:06Z">
        <w:r w:rsidRPr="62F213A8">
          <w:rPr>
            <w:rFonts w:ascii="Garamond" w:hAnsi="Garamond"/>
            <w:color w:val="000000" w:themeColor="text1"/>
          </w:rPr>
          <w:t xml:space="preserve">6 – </w:t>
        </w:r>
      </w:ins>
      <w:ins w:id="1167" w:author="Utilizador Convidado" w:date="2026-09-23T22:49:00Z" w16du:dateUtc="2026-09-23T22:49:26Z">
        <w:r w:rsidR="165E2E19" w:rsidRPr="62F213A8">
          <w:rPr>
            <w:rFonts w:ascii="Garamond" w:hAnsi="Garamond"/>
            <w:color w:val="000000" w:themeColor="text1"/>
          </w:rPr>
          <w:t xml:space="preserve">O detentor ou proprietário do animal, quando identificada, suporta </w:t>
        </w:r>
      </w:ins>
      <w:ins w:id="1168" w:author="Utilizador Convidado" w:date="2026-09-23T22:50:00Z" w16du:dateUtc="2026-09-23T22:50:08Z">
        <w:r w:rsidR="165E2E19" w:rsidRPr="62F213A8">
          <w:rPr>
            <w:rFonts w:ascii="Garamond" w:hAnsi="Garamond"/>
            <w:color w:val="000000" w:themeColor="text1"/>
          </w:rPr>
          <w:t xml:space="preserve">ainda </w:t>
        </w:r>
      </w:ins>
      <w:ins w:id="1169" w:author="Utilizador Convidado" w:date="2026-09-23T22:49:00Z" w16du:dateUtc="2026-09-23T22:49:26Z">
        <w:r w:rsidR="165E2E19" w:rsidRPr="62F213A8">
          <w:rPr>
            <w:rFonts w:ascii="Garamond" w:hAnsi="Garamond"/>
            <w:color w:val="000000" w:themeColor="text1"/>
          </w:rPr>
          <w:t xml:space="preserve">as despesas previstas no </w:t>
        </w:r>
      </w:ins>
      <w:ins w:id="1170" w:author="Utilizador Convidado" w:date="2026-09-23T22:50:00Z" w16du:dateUtc="2026-09-23T22:50:25Z">
        <w:r w:rsidR="165E2E19" w:rsidRPr="62F213A8">
          <w:rPr>
            <w:rFonts w:ascii="Garamond" w:hAnsi="Garamond"/>
            <w:color w:val="000000" w:themeColor="text1"/>
          </w:rPr>
          <w:t>número anterior</w:t>
        </w:r>
      </w:ins>
      <w:ins w:id="1171" w:author="Utilizador Convidado" w:date="2026-09-23T22:49:00Z" w16du:dateUtc="2026-09-23T22:49:26Z">
        <w:r w:rsidR="165E2E19" w:rsidRPr="62F213A8">
          <w:rPr>
            <w:rFonts w:ascii="Garamond" w:hAnsi="Garamond"/>
            <w:color w:val="000000" w:themeColor="text1"/>
          </w:rPr>
          <w:t>, ainda que não proceda ao seu levantamento ou manifeste não pretender reavê-lo, sem prejuízo das demais responsabilidades legalmente aplicáveis.</w:t>
        </w:r>
      </w:ins>
    </w:p>
    <w:p w14:paraId="7D7CC986" w14:textId="190D32A1" w:rsidR="62F213A8" w:rsidRDefault="62F213A8" w:rsidP="62F213A8">
      <w:pPr>
        <w:widowControl w:val="0"/>
        <w:spacing w:after="120"/>
        <w:jc w:val="center"/>
        <w:rPr>
          <w:ins w:id="1172" w:author="Nádia Silvestre" w:date="2026-09-21T17:48:00Z" w16du:dateUtc="2026-09-21T17:48:40Z"/>
          <w:rFonts w:ascii="Garamond" w:hAnsi="Garamond"/>
          <w:color w:val="000000" w:themeColor="text1"/>
        </w:rPr>
      </w:pPr>
    </w:p>
    <w:p w14:paraId="077D25C5" w14:textId="710D4AAC" w:rsidR="1F5C0D03" w:rsidRDefault="1F5C0D03">
      <w:pPr>
        <w:widowControl w:val="0"/>
        <w:spacing w:after="120"/>
        <w:jc w:val="center"/>
        <w:rPr>
          <w:ins w:id="1173" w:author="Nádia Silvestre" w:date="2026-09-21T17:51:00Z" w16du:dateUtc="2026-09-21T17:51:59Z"/>
          <w:del w:id="1174" w:author="Utilizador Convidado" w:date="2026-09-23T17:33:00Z" w16du:dateUtc="2026-09-23T17:33:54Z"/>
          <w:rFonts w:ascii="Garamond" w:eastAsia="Garamond" w:hAnsi="Garamond" w:cs="Garamond"/>
          <w:b/>
          <w:bCs/>
          <w:color w:val="272B30"/>
        </w:rPr>
        <w:pPrChange w:id="1175" w:author="Nádia Silvestre" w:date="2026-09-21T17:52:00Z">
          <w:pPr>
            <w:widowControl w:val="0"/>
            <w:spacing w:after="120"/>
          </w:pPr>
        </w:pPrChange>
      </w:pPr>
      <w:ins w:id="1176" w:author="Nádia Silvestre" w:date="2026-09-21T17:51:00Z" w16du:dateUtc="2026-09-21T17:51:59Z">
        <w:del w:id="1177" w:author="Utilizador Convidado" w:date="2026-09-23T17:33:00Z" w16du:dateUtc="2026-09-23T17:33:54Z">
          <w:r w:rsidRPr="62F213A8" w:rsidDel="1F5C0D03">
            <w:rPr>
              <w:rFonts w:ascii="Garamond" w:eastAsia="Garamond" w:hAnsi="Garamond" w:cs="Garamond"/>
              <w:b/>
              <w:bCs/>
              <w:color w:val="272B30"/>
            </w:rPr>
            <w:delText>Sanções acessórias</w:delText>
          </w:r>
        </w:del>
      </w:ins>
    </w:p>
    <w:p w14:paraId="1CEC36E0" w14:textId="22125003" w:rsidR="1F5C0D03" w:rsidRDefault="1F5C0D03">
      <w:pPr>
        <w:shd w:val="clear" w:color="auto" w:fill="F3F6F8"/>
        <w:spacing w:line="330" w:lineRule="auto"/>
        <w:rPr>
          <w:ins w:id="1178" w:author="Nádia Silvestre" w:date="2026-09-21T17:51:00Z" w16du:dateUtc="2026-09-21T17:51:59Z"/>
          <w:del w:id="1179" w:author="Utilizador Convidado" w:date="2026-09-23T17:33:00Z" w16du:dateUtc="2026-09-23T17:33:48Z"/>
          <w:rFonts w:ascii="Garamond" w:eastAsia="Garamond" w:hAnsi="Garamond" w:cs="Garamond"/>
          <w:color w:val="272B30"/>
        </w:rPr>
        <w:pPrChange w:id="1180" w:author="Nádia Silvestre" w:date="2026-09-21T17:51:00Z">
          <w:pPr/>
        </w:pPrChange>
      </w:pPr>
      <w:ins w:id="1181" w:author="Nádia Silvestre" w:date="2026-09-21T17:51:00Z" w16du:dateUtc="2026-09-21T17:51:59Z">
        <w:del w:id="1182" w:author="Utilizador Convidado" w:date="2026-09-23T17:33:00Z" w16du:dateUtc="2026-09-23T17:33:48Z">
          <w:r w:rsidRPr="62F213A8" w:rsidDel="1F5C0D03">
            <w:rPr>
              <w:rFonts w:ascii="Garamond" w:eastAsia="Garamond" w:hAnsi="Garamond" w:cs="Garamond"/>
              <w:color w:val="272B30"/>
            </w:rPr>
            <w:delText>1 - Consoante a gravidade da contraordenação e a culpa do agente, podem ser aplicadas, cumulativamente com a coima, as seguintes sanções acessórias:</w:delText>
          </w:r>
        </w:del>
      </w:ins>
    </w:p>
    <w:p w14:paraId="2A2009F2" w14:textId="52D2B750" w:rsidR="1F5C0D03" w:rsidRDefault="1F5C0D03">
      <w:pPr>
        <w:shd w:val="clear" w:color="auto" w:fill="F3F6F8"/>
        <w:spacing w:line="330" w:lineRule="auto"/>
        <w:rPr>
          <w:ins w:id="1183" w:author="Nádia Silvestre" w:date="2026-09-21T17:51:00Z" w16du:dateUtc="2026-09-21T17:51:59Z"/>
          <w:del w:id="1184" w:author="Utilizador Convidado" w:date="2026-09-23T17:33:00Z" w16du:dateUtc="2026-09-23T17:33:48Z"/>
          <w:rFonts w:ascii="Garamond" w:eastAsia="Garamond" w:hAnsi="Garamond" w:cs="Garamond"/>
          <w:color w:val="272B30"/>
        </w:rPr>
        <w:pPrChange w:id="1185" w:author="Nádia Silvestre" w:date="2026-09-21T17:51:00Z">
          <w:pPr/>
        </w:pPrChange>
      </w:pPr>
      <w:ins w:id="1186" w:author="Nádia Silvestre" w:date="2026-09-21T17:51:00Z" w16du:dateUtc="2026-09-21T17:51:59Z">
        <w:del w:id="1187" w:author="Utilizador Convidado" w:date="2026-09-23T17:33:00Z" w16du:dateUtc="2026-09-23T17:33:48Z">
          <w:r w:rsidRPr="62F213A8" w:rsidDel="1F5C0D03">
            <w:rPr>
              <w:rFonts w:ascii="Garamond" w:eastAsia="Garamond" w:hAnsi="Garamond" w:cs="Garamond"/>
              <w:color w:val="272B30"/>
            </w:rPr>
            <w:delText>a) A perda a favor do Estado de animais ou objetos pertencentes ao produtor ou a outros que estejam na atividade pecuária e utilizados na prática da infração;</w:delText>
          </w:r>
        </w:del>
      </w:ins>
    </w:p>
    <w:p w14:paraId="56E9154D" w14:textId="14739772" w:rsidR="1F5C0D03" w:rsidRDefault="1F5C0D03">
      <w:pPr>
        <w:shd w:val="clear" w:color="auto" w:fill="F3F6F8"/>
        <w:spacing w:line="330" w:lineRule="auto"/>
        <w:rPr>
          <w:ins w:id="1188" w:author="Nádia Silvestre" w:date="2026-09-21T17:51:00Z" w16du:dateUtc="2026-09-21T17:51:59Z"/>
          <w:del w:id="1189" w:author="Utilizador Convidado" w:date="2026-09-23T17:33:00Z" w16du:dateUtc="2026-09-23T17:33:48Z"/>
          <w:rFonts w:ascii="Garamond" w:eastAsia="Garamond" w:hAnsi="Garamond" w:cs="Garamond"/>
          <w:color w:val="272B30"/>
        </w:rPr>
        <w:pPrChange w:id="1190" w:author="Nádia Silvestre" w:date="2026-09-21T17:51:00Z">
          <w:pPr/>
        </w:pPrChange>
      </w:pPr>
      <w:ins w:id="1191" w:author="Nádia Silvestre" w:date="2026-09-21T17:51:00Z" w16du:dateUtc="2026-09-21T17:51:59Z">
        <w:del w:id="1192" w:author="Utilizador Convidado" w:date="2026-09-23T17:33:00Z" w16du:dateUtc="2026-09-23T17:33:48Z">
          <w:r w:rsidRPr="62F213A8" w:rsidDel="1F5C0D03">
            <w:rPr>
              <w:rFonts w:ascii="Garamond" w:eastAsia="Garamond" w:hAnsi="Garamond" w:cs="Garamond"/>
              <w:color w:val="272B30"/>
            </w:rPr>
            <w:delText>b) A interdição do exercício de uma profissão ou atividade cujo exercício dependa de título público ou de autorização ou homologação de autoridade pública;</w:delText>
          </w:r>
        </w:del>
      </w:ins>
    </w:p>
    <w:p w14:paraId="5D4C94B2" w14:textId="3E2D37BD" w:rsidR="1F5C0D03" w:rsidRDefault="1F5C0D03">
      <w:pPr>
        <w:shd w:val="clear" w:color="auto" w:fill="F3F6F8"/>
        <w:spacing w:line="330" w:lineRule="auto"/>
        <w:rPr>
          <w:ins w:id="1193" w:author="Nádia Silvestre" w:date="2026-09-21T17:51:00Z" w16du:dateUtc="2026-09-21T17:51:59Z"/>
          <w:del w:id="1194" w:author="Utilizador Convidado" w:date="2026-09-23T17:33:00Z" w16du:dateUtc="2026-09-23T17:33:48Z"/>
          <w:rFonts w:ascii="Garamond" w:eastAsia="Garamond" w:hAnsi="Garamond" w:cs="Garamond"/>
          <w:color w:val="272B30"/>
        </w:rPr>
        <w:pPrChange w:id="1195" w:author="Nádia Silvestre" w:date="2026-09-21T17:51:00Z">
          <w:pPr/>
        </w:pPrChange>
      </w:pPr>
      <w:ins w:id="1196" w:author="Nádia Silvestre" w:date="2026-09-21T17:51:00Z" w16du:dateUtc="2026-09-21T17:51:59Z">
        <w:del w:id="1197" w:author="Utilizador Convidado" w:date="2026-09-23T17:33:00Z" w16du:dateUtc="2026-09-23T17:33:48Z">
          <w:r w:rsidRPr="62F213A8" w:rsidDel="1F5C0D03">
            <w:rPr>
              <w:rFonts w:ascii="Garamond" w:eastAsia="Garamond" w:hAnsi="Garamond" w:cs="Garamond"/>
              <w:color w:val="272B30"/>
            </w:rPr>
            <w:delText>c) A privação do direito a subsídio ou benefício outorgado por entidades ou serviços públicos;</w:delText>
          </w:r>
        </w:del>
      </w:ins>
    </w:p>
    <w:p w14:paraId="519C6F85" w14:textId="58488B94" w:rsidR="1F5C0D03" w:rsidRDefault="1F5C0D03">
      <w:pPr>
        <w:shd w:val="clear" w:color="auto" w:fill="F3F6F8"/>
        <w:spacing w:line="330" w:lineRule="auto"/>
        <w:rPr>
          <w:ins w:id="1198" w:author="Nádia Silvestre" w:date="2026-09-21T17:51:00Z" w16du:dateUtc="2026-09-21T17:51:59Z"/>
          <w:del w:id="1199" w:author="Utilizador Convidado" w:date="2026-09-23T17:33:00Z" w16du:dateUtc="2026-09-23T17:33:48Z"/>
          <w:rFonts w:ascii="Garamond" w:eastAsia="Garamond" w:hAnsi="Garamond" w:cs="Garamond"/>
          <w:color w:val="272B30"/>
        </w:rPr>
        <w:pPrChange w:id="1200" w:author="Nádia Silvestre" w:date="2026-09-21T17:51:00Z">
          <w:pPr/>
        </w:pPrChange>
      </w:pPr>
      <w:ins w:id="1201" w:author="Nádia Silvestre" w:date="2026-09-21T17:51:00Z" w16du:dateUtc="2026-09-21T17:51:59Z">
        <w:del w:id="1202" w:author="Utilizador Convidado" w:date="2026-09-23T17:33:00Z" w16du:dateUtc="2026-09-23T17:33:48Z">
          <w:r w:rsidRPr="62F213A8" w:rsidDel="1F5C0D03">
            <w:rPr>
              <w:rFonts w:ascii="Garamond" w:eastAsia="Garamond" w:hAnsi="Garamond" w:cs="Garamond"/>
              <w:color w:val="272B30"/>
            </w:rPr>
            <w:delText>d) A privação do direito de participação em arrematações em leilões ou concursos públicos que tenham por objeto a empreitada ou a concessão de obras públicas, o fornecimento de bens e serviços, a concessão de serviços públicos e a atribuição de licenças ou alvarás;</w:delText>
          </w:r>
        </w:del>
      </w:ins>
    </w:p>
    <w:p w14:paraId="45CD3278" w14:textId="1A57C1E4" w:rsidR="1F5C0D03" w:rsidRDefault="1F5C0D03">
      <w:pPr>
        <w:shd w:val="clear" w:color="auto" w:fill="F3F6F8"/>
        <w:spacing w:line="330" w:lineRule="auto"/>
        <w:rPr>
          <w:ins w:id="1203" w:author="Nádia Silvestre" w:date="2026-09-21T17:51:00Z" w16du:dateUtc="2026-09-21T17:51:59Z"/>
          <w:del w:id="1204" w:author="Utilizador Convidado" w:date="2026-09-23T17:33:00Z" w16du:dateUtc="2026-09-23T17:33:48Z"/>
          <w:rFonts w:ascii="Garamond" w:eastAsia="Garamond" w:hAnsi="Garamond" w:cs="Garamond"/>
          <w:color w:val="272B30"/>
        </w:rPr>
        <w:pPrChange w:id="1205" w:author="Nádia Silvestre" w:date="2026-09-21T17:51:00Z">
          <w:pPr/>
        </w:pPrChange>
      </w:pPr>
      <w:ins w:id="1206" w:author="Nádia Silvestre" w:date="2026-09-21T17:51:00Z" w16du:dateUtc="2026-09-21T17:51:59Z">
        <w:del w:id="1207" w:author="Utilizador Convidado" w:date="2026-09-23T17:33:00Z" w16du:dateUtc="2026-09-23T17:33:48Z">
          <w:r w:rsidRPr="62F213A8" w:rsidDel="1F5C0D03">
            <w:rPr>
              <w:rFonts w:ascii="Garamond" w:eastAsia="Garamond" w:hAnsi="Garamond" w:cs="Garamond"/>
              <w:color w:val="272B30"/>
            </w:rPr>
            <w:delText>e) A suspensão de autorizações, licenças, títulos, registos, alvará ou anulação da licença de exploração;</w:delText>
          </w:r>
        </w:del>
      </w:ins>
    </w:p>
    <w:p w14:paraId="196875C0" w14:textId="73DFD192" w:rsidR="1F5C0D03" w:rsidRDefault="1F5C0D03">
      <w:pPr>
        <w:shd w:val="clear" w:color="auto" w:fill="F3F6F8"/>
        <w:spacing w:line="330" w:lineRule="auto"/>
        <w:rPr>
          <w:ins w:id="1208" w:author="Nádia Silvestre" w:date="2026-09-21T17:51:00Z" w16du:dateUtc="2026-09-21T17:51:59Z"/>
          <w:del w:id="1209" w:author="Utilizador Convidado" w:date="2026-09-23T17:33:00Z" w16du:dateUtc="2026-09-23T17:33:48Z"/>
          <w:rFonts w:ascii="Garamond" w:eastAsia="Garamond" w:hAnsi="Garamond" w:cs="Garamond"/>
          <w:color w:val="272B30"/>
        </w:rPr>
        <w:pPrChange w:id="1210" w:author="Nádia Silvestre" w:date="2026-09-21T17:51:00Z">
          <w:pPr/>
        </w:pPrChange>
      </w:pPr>
      <w:ins w:id="1211" w:author="Nádia Silvestre" w:date="2026-09-21T17:51:00Z" w16du:dateUtc="2026-09-21T17:51:59Z">
        <w:del w:id="1212" w:author="Utilizador Convidado" w:date="2026-09-23T17:33:00Z" w16du:dateUtc="2026-09-23T17:33:48Z">
          <w:r w:rsidRPr="62F213A8" w:rsidDel="1F5C0D03">
            <w:rPr>
              <w:rFonts w:ascii="Garamond" w:eastAsia="Garamond" w:hAnsi="Garamond" w:cs="Garamond"/>
              <w:color w:val="272B30"/>
            </w:rPr>
            <w:delText>f) O encerramento total ou parcial da atividade pecuária.</w:delText>
          </w:r>
        </w:del>
      </w:ins>
    </w:p>
    <w:p w14:paraId="6E9B78DF" w14:textId="6B326CC7" w:rsidR="1F5C0D03" w:rsidRDefault="1F5C0D03">
      <w:pPr>
        <w:shd w:val="clear" w:color="auto" w:fill="F3F6F8"/>
        <w:spacing w:line="330" w:lineRule="auto"/>
        <w:rPr>
          <w:ins w:id="1213" w:author="Nádia Silvestre" w:date="2026-09-21T17:51:00Z" w16du:dateUtc="2026-09-21T17:51:59Z"/>
          <w:del w:id="1214" w:author="Utilizador Convidado" w:date="2026-09-23T17:33:00Z" w16du:dateUtc="2026-09-23T17:33:48Z"/>
          <w:rFonts w:ascii="Garamond" w:eastAsia="Garamond" w:hAnsi="Garamond" w:cs="Garamond"/>
          <w:color w:val="272B30"/>
        </w:rPr>
        <w:pPrChange w:id="1215" w:author="Nádia Silvestre" w:date="2026-09-21T17:51:00Z">
          <w:pPr/>
        </w:pPrChange>
      </w:pPr>
      <w:ins w:id="1216" w:author="Nádia Silvestre" w:date="2026-09-21T17:51:00Z" w16du:dateUtc="2026-09-21T17:51:59Z">
        <w:del w:id="1217" w:author="Utilizador Convidado" w:date="2026-09-23T17:33:00Z" w16du:dateUtc="2026-09-23T17:33:48Z">
          <w:r w:rsidRPr="62F213A8" w:rsidDel="1F5C0D03">
            <w:rPr>
              <w:rFonts w:ascii="Garamond" w:eastAsia="Garamond" w:hAnsi="Garamond" w:cs="Garamond"/>
              <w:color w:val="272B30"/>
            </w:rPr>
            <w:delText>2 - As sanções acessórias referidas nas alíneas b) a f) do número anterior têm a duração máxima de dois anos contados da decisão condenatória definitiva e o reinício da atividade fica dependente de autorização expressa da autoridade competente, a qual não pode ser concedida enquanto não se verificar que a atividade pecuária reúne todos os requisitos para manutenção do exercício da atividade e da respetiva licença, título ou registo.</w:delText>
          </w:r>
        </w:del>
      </w:ins>
    </w:p>
    <w:p w14:paraId="14CD059D" w14:textId="7E6D805E" w:rsidR="1F5C0D03" w:rsidRDefault="1F5C0D03">
      <w:pPr>
        <w:shd w:val="clear" w:color="auto" w:fill="F3F6F8"/>
        <w:spacing w:line="330" w:lineRule="auto"/>
        <w:rPr>
          <w:ins w:id="1218" w:author="Nádia Silvestre" w:date="2026-09-21T17:51:00Z" w16du:dateUtc="2026-09-21T17:51:59Z"/>
          <w:del w:id="1219" w:author="Utilizador Convidado" w:date="2026-09-23T17:33:00Z" w16du:dateUtc="2026-09-23T17:33:48Z"/>
          <w:rFonts w:ascii="Garamond" w:eastAsia="Garamond" w:hAnsi="Garamond" w:cs="Garamond"/>
          <w:color w:val="272B30"/>
        </w:rPr>
        <w:pPrChange w:id="1220" w:author="Nádia Silvestre" w:date="2026-09-21T17:51:00Z">
          <w:pPr/>
        </w:pPrChange>
      </w:pPr>
      <w:ins w:id="1221" w:author="Nádia Silvestre" w:date="2026-09-21T17:51:00Z" w16du:dateUtc="2026-09-21T17:51:59Z">
        <w:del w:id="1222" w:author="Utilizador Convidado" w:date="2026-09-23T17:33:00Z" w16du:dateUtc="2026-09-23T17:33:48Z">
          <w:r w:rsidRPr="62F213A8" w:rsidDel="1F5C0D03">
            <w:rPr>
              <w:rFonts w:ascii="Garamond" w:eastAsia="Garamond" w:hAnsi="Garamond" w:cs="Garamond"/>
              <w:color w:val="272B30"/>
            </w:rPr>
            <w:delText>3 - As sanções acessórias previstas nas alíneas a), c) e e) do n.º 1, quando aplicadas a atividades pecuárias da classe 1, são publicitadas pela autoridade que aplicou a coima, a expensas do infrator.</w:delText>
          </w:r>
        </w:del>
      </w:ins>
    </w:p>
    <w:p w14:paraId="3FED5D2F" w14:textId="6B884A4D" w:rsidR="482EA073" w:rsidRDefault="482EA073" w:rsidP="482EA073">
      <w:pPr>
        <w:widowControl w:val="0"/>
        <w:spacing w:after="120"/>
        <w:rPr>
          <w:ins w:id="1223" w:author="Nádia Silvestre" w:date="2026-09-21T17:55:00Z" w16du:dateUtc="2026-09-21T17:55:02Z"/>
          <w:rFonts w:ascii="Garamond" w:hAnsi="Garamond"/>
          <w:color w:val="000000" w:themeColor="text1"/>
        </w:rPr>
      </w:pPr>
    </w:p>
    <w:p w14:paraId="5301D679" w14:textId="224DB579" w:rsidR="0581A928" w:rsidRDefault="0581A928" w:rsidP="482EA073">
      <w:pPr>
        <w:widowControl w:val="0"/>
        <w:spacing w:after="120"/>
        <w:ind w:left="360"/>
        <w:jc w:val="center"/>
        <w:outlineLvl w:val="1"/>
        <w:rPr>
          <w:ins w:id="1224" w:author="Nádia Silvestre" w:date="2026-09-21T17:55:00Z" w16du:dateUtc="2026-09-21T17:55:26Z"/>
          <w:rFonts w:ascii="Garamond" w:eastAsia="Garamond" w:hAnsi="Garamond" w:cs="Garamond"/>
          <w:color w:val="272B30"/>
          <w:szCs w:val="24"/>
        </w:rPr>
      </w:pPr>
      <w:ins w:id="1225" w:author="Nádia Silvestre" w:date="2026-09-21T17:55:00Z" w16du:dateUtc="2026-09-21T17:55:02Z">
        <w:r w:rsidRPr="482EA073">
          <w:rPr>
            <w:rFonts w:ascii="Garamond" w:eastAsia="Garamond" w:hAnsi="Garamond" w:cs="Garamond"/>
            <w:color w:val="272B30"/>
            <w:szCs w:val="24"/>
          </w:rPr>
          <w:t xml:space="preserve">Artigo </w:t>
        </w:r>
      </w:ins>
      <w:ins w:id="1226" w:author="Nádia Silvestre" w:date="2026-09-22T15:57:00Z" w16du:dateUtc="2026-09-22T15:57:48Z">
        <w:r w:rsidR="5B81633A" w:rsidRPr="482EA073">
          <w:rPr>
            <w:rFonts w:ascii="Garamond" w:eastAsia="Garamond" w:hAnsi="Garamond" w:cs="Garamond"/>
            <w:color w:val="272B30"/>
            <w:szCs w:val="24"/>
          </w:rPr>
          <w:t>60</w:t>
        </w:r>
      </w:ins>
      <w:ins w:id="1227" w:author="Nádia Silvestre" w:date="2026-09-21T17:55:00Z" w16du:dateUtc="2026-09-21T17:55:02Z">
        <w:r w:rsidRPr="482EA073">
          <w:rPr>
            <w:rFonts w:ascii="Garamond" w:eastAsia="Garamond" w:hAnsi="Garamond" w:cs="Garamond"/>
            <w:color w:val="272B30"/>
            <w:szCs w:val="24"/>
          </w:rPr>
          <w:t>.º</w:t>
        </w:r>
      </w:ins>
    </w:p>
    <w:p w14:paraId="4C49EF3D" w14:textId="02A56A94" w:rsidR="0581A928" w:rsidRDefault="0581A928">
      <w:pPr>
        <w:shd w:val="clear" w:color="auto" w:fill="F3F6F8"/>
        <w:spacing w:line="330" w:lineRule="auto"/>
        <w:jc w:val="center"/>
        <w:rPr>
          <w:ins w:id="1228" w:author="Nádia Silvestre" w:date="2026-09-21T17:55:00Z" w16du:dateUtc="2026-09-21T17:55:26Z"/>
          <w:rFonts w:ascii="Garamond" w:eastAsia="Garamond" w:hAnsi="Garamond" w:cs="Garamond"/>
          <w:b/>
          <w:bCs/>
          <w:color w:val="272B30"/>
          <w:szCs w:val="24"/>
        </w:rPr>
        <w:pPrChange w:id="1229" w:author="Nádia Silvestre" w:date="2026-09-21T17:55:00Z">
          <w:pPr/>
        </w:pPrChange>
      </w:pPr>
      <w:ins w:id="1230" w:author="Nádia Silvestre" w:date="2026-09-21T17:55:00Z" w16du:dateUtc="2026-09-21T17:55:26Z">
        <w:r w:rsidRPr="482EA073">
          <w:rPr>
            <w:rFonts w:ascii="Garamond" w:eastAsia="Garamond" w:hAnsi="Garamond" w:cs="Garamond"/>
            <w:b/>
            <w:bCs/>
            <w:color w:val="272B30"/>
            <w:szCs w:val="24"/>
          </w:rPr>
          <w:t>Sanções acessórias e apreensão cautelar</w:t>
        </w:r>
      </w:ins>
    </w:p>
    <w:p w14:paraId="1B21BB12" w14:textId="61B209EB" w:rsidR="0581A928" w:rsidRDefault="0581A928">
      <w:pPr>
        <w:shd w:val="clear" w:color="auto" w:fill="F3F6F8"/>
        <w:spacing w:line="330" w:lineRule="auto"/>
        <w:rPr>
          <w:ins w:id="1231" w:author="Nádia Silvestre" w:date="2026-09-21T17:55:00Z" w16du:dateUtc="2026-09-21T17:55:26Z"/>
          <w:rFonts w:ascii="Garamond" w:eastAsia="Garamond" w:hAnsi="Garamond" w:cs="Garamond"/>
          <w:color w:val="272B30"/>
          <w:szCs w:val="24"/>
        </w:rPr>
        <w:pPrChange w:id="1232" w:author="Nádia Silvestre" w:date="2026-09-21T17:55:00Z">
          <w:pPr/>
        </w:pPrChange>
      </w:pPr>
      <w:ins w:id="1233" w:author="Nádia Silvestre" w:date="2026-09-21T17:55:00Z" w16du:dateUtc="2026-09-21T17:55:26Z">
        <w:r w:rsidRPr="482EA073">
          <w:rPr>
            <w:rFonts w:ascii="Garamond" w:eastAsia="Garamond" w:hAnsi="Garamond" w:cs="Garamond"/>
            <w:color w:val="272B30"/>
            <w:szCs w:val="24"/>
          </w:rPr>
          <w:t>1 - Sempre que a gravidade da infração o justifique, pode a autoridade competente, simultaneamente com a coima, determinar a aplicação das sanções acessórias que se mostrem adequadas, nos termos previstos na Lei n.º 50/2006, de 29 de agosto, alterada pela Lei n.º 89/2009, de 31 de agosto.</w:t>
        </w:r>
      </w:ins>
    </w:p>
    <w:p w14:paraId="43C0931B" w14:textId="3A71A8C6" w:rsidR="0581A928" w:rsidRDefault="0581A928">
      <w:pPr>
        <w:shd w:val="clear" w:color="auto" w:fill="F3F6F8"/>
        <w:spacing w:line="330" w:lineRule="auto"/>
        <w:rPr>
          <w:ins w:id="1234" w:author="Nádia Silvestre" w:date="2026-09-21T17:55:00Z" w16du:dateUtc="2026-09-21T17:55:26Z"/>
          <w:rFonts w:ascii="Garamond" w:eastAsia="Garamond" w:hAnsi="Garamond" w:cs="Garamond"/>
          <w:color w:val="272B30"/>
          <w:szCs w:val="24"/>
        </w:rPr>
        <w:pPrChange w:id="1235" w:author="Nádia Silvestre" w:date="2026-09-21T17:55:00Z">
          <w:pPr/>
        </w:pPrChange>
      </w:pPr>
      <w:ins w:id="1236" w:author="Nádia Silvestre" w:date="2026-09-21T17:55:00Z" w16du:dateUtc="2026-09-21T17:55:26Z">
        <w:r w:rsidRPr="482EA073">
          <w:rPr>
            <w:rFonts w:ascii="Garamond" w:eastAsia="Garamond" w:hAnsi="Garamond" w:cs="Garamond"/>
            <w:color w:val="272B30"/>
            <w:szCs w:val="24"/>
          </w:rPr>
          <w:t>2 - Pode ser objeto de publicidade, nos termos do disposto no artigo 38.º da Lei n.º 50/2006, de 29 de agosto, alterada pela Lei n.º 89/2009, de 31 de agosto, a condenação pela prática das infrações graves previstas no n.º 1 do artigo anterior quando a medida concreta da coima aplicada ultrapasse metade do montante máximo da coima abstratamente aplicável.</w:t>
        </w:r>
      </w:ins>
    </w:p>
    <w:p w14:paraId="027A95A3" w14:textId="606B9DFE" w:rsidR="0581A928" w:rsidRDefault="0581A928">
      <w:pPr>
        <w:shd w:val="clear" w:color="auto" w:fill="F3F6F8"/>
        <w:spacing w:line="330" w:lineRule="auto"/>
        <w:rPr>
          <w:ins w:id="1237" w:author="Nádia Silvestre" w:date="2026-09-21T17:55:00Z" w16du:dateUtc="2026-09-21T17:55:26Z"/>
          <w:rFonts w:ascii="Garamond" w:eastAsia="Garamond" w:hAnsi="Garamond" w:cs="Garamond"/>
          <w:color w:val="272B30"/>
          <w:szCs w:val="24"/>
        </w:rPr>
        <w:pPrChange w:id="1238" w:author="Nádia Silvestre" w:date="2026-09-21T17:55:00Z">
          <w:pPr/>
        </w:pPrChange>
      </w:pPr>
      <w:ins w:id="1239" w:author="Nádia Silvestre" w:date="2026-09-21T17:55:00Z" w16du:dateUtc="2026-09-21T17:55:26Z">
        <w:r w:rsidRPr="482EA073">
          <w:rPr>
            <w:rFonts w:ascii="Garamond" w:eastAsia="Garamond" w:hAnsi="Garamond" w:cs="Garamond"/>
            <w:color w:val="272B30"/>
            <w:szCs w:val="24"/>
          </w:rPr>
          <w:t>3 - A autoridade administrativa pode ainda, sempre que necessário, determinar a apreensão provisória de bens e documentos, nos termos previstos no artigo 42.º da Lei n.º 50/2006, de 29 de agosto, alterada pela Lei n.º 89/2009, de 31 de agosto.</w:t>
        </w:r>
      </w:ins>
    </w:p>
    <w:p w14:paraId="4E5523A3" w14:textId="23A5AAD3" w:rsidR="482EA073" w:rsidRDefault="482EA073" w:rsidP="482EA073">
      <w:pPr>
        <w:widowControl w:val="0"/>
        <w:spacing w:after="120"/>
        <w:rPr>
          <w:ins w:id="1240" w:author="Nádia Silvestre" w:date="2026-09-21T17:48:00Z" w16du:dateUtc="2026-09-21T17:48:40Z"/>
          <w:rFonts w:ascii="Garamond" w:hAnsi="Garamond"/>
          <w:color w:val="000000" w:themeColor="text1"/>
        </w:rPr>
      </w:pPr>
    </w:p>
    <w:p w14:paraId="0FB26B23" w14:textId="1EC966E2" w:rsidR="482EA073" w:rsidRDefault="482EA073" w:rsidP="482EA073">
      <w:pPr>
        <w:widowControl w:val="0"/>
        <w:spacing w:after="120"/>
        <w:rPr>
          <w:rFonts w:ascii="Garamond" w:hAnsi="Garamond"/>
          <w:color w:val="000000" w:themeColor="text1"/>
        </w:rPr>
      </w:pPr>
    </w:p>
    <w:p w14:paraId="05E22988" w14:textId="77777777" w:rsidR="00327317" w:rsidRPr="00FC7A70" w:rsidRDefault="00327317"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D41661C" w14:textId="36EEE55E" w:rsidR="00327317" w:rsidRPr="00FC7A70" w:rsidRDefault="00327317" w:rsidP="482EA073">
      <w:pPr>
        <w:widowControl w:val="0"/>
        <w:spacing w:after="120"/>
        <w:ind w:left="360"/>
        <w:jc w:val="center"/>
        <w:outlineLvl w:val="1"/>
        <w:rPr>
          <w:del w:id="1241" w:author="Nádia Silvestre" w:date="2026-09-21T17:48:00Z" w16du:dateUtc="2026-09-21T17:48:05Z"/>
          <w:rFonts w:ascii="Garamond" w:eastAsiaTheme="majorEastAsia" w:hAnsi="Garamond" w:cstheme="majorBidi"/>
          <w:color w:val="000000" w:themeColor="text1"/>
        </w:rPr>
      </w:pPr>
      <w:del w:id="1242" w:author="Nádia Silvestre" w:date="2026-09-21T17:48:00Z" w16du:dateUtc="2026-09-21T17:48:05Z">
        <w:r w:rsidRPr="482EA073" w:rsidDel="5A2D8FE7">
          <w:rPr>
            <w:rFonts w:ascii="Garamond" w:eastAsiaTheme="majorEastAsia" w:hAnsi="Garamond" w:cstheme="majorBidi"/>
            <w:color w:val="000000" w:themeColor="text1"/>
          </w:rPr>
          <w:delText>Comissão de Acompanhamento do Exercício das Atividades Pecuárias</w:delText>
        </w:r>
      </w:del>
    </w:p>
    <w:p w14:paraId="60F72A32" w14:textId="42062FC8" w:rsidR="00327317" w:rsidRPr="00821D05" w:rsidRDefault="00327317" w:rsidP="482EA073">
      <w:pPr>
        <w:pStyle w:val="PargrafodaLista"/>
        <w:widowControl w:val="0"/>
        <w:numPr>
          <w:ilvl w:val="0"/>
          <w:numId w:val="335"/>
        </w:numPr>
        <w:spacing w:after="120"/>
        <w:ind w:left="426" w:hanging="426"/>
        <w:contextualSpacing w:val="0"/>
        <w:rPr>
          <w:del w:id="1243" w:author="Nádia Silvestre" w:date="2026-09-21T17:48:00Z" w16du:dateUtc="2026-09-21T17:48:05Z"/>
          <w:rFonts w:ascii="Garamond" w:hAnsi="Garamond"/>
          <w:color w:val="000000" w:themeColor="text1"/>
        </w:rPr>
      </w:pPr>
      <w:del w:id="1244" w:author="Nádia Silvestre" w:date="2026-09-21T17:48:00Z" w16du:dateUtc="2026-09-21T17:48:05Z">
        <w:r w:rsidRPr="482EA073" w:rsidDel="5A2D8FE7">
          <w:rPr>
            <w:rFonts w:ascii="Garamond" w:hAnsi="Garamond"/>
            <w:color w:val="000000" w:themeColor="text1"/>
          </w:rPr>
          <w:delText xml:space="preserve">O acompanhamento da aplicação do disposto no </w:delText>
        </w:r>
        <w:r w:rsidRPr="482EA073" w:rsidDel="2407C1A8">
          <w:rPr>
            <w:rFonts w:ascii="Garamond" w:hAnsi="Garamond"/>
            <w:color w:val="000000" w:themeColor="text1"/>
          </w:rPr>
          <w:delText>CLAE</w:delText>
        </w:r>
        <w:r w:rsidRPr="482EA073" w:rsidDel="5A2D8FE7">
          <w:rPr>
            <w:rFonts w:ascii="Garamond" w:hAnsi="Garamond"/>
            <w:color w:val="000000" w:themeColor="text1"/>
          </w:rPr>
          <w:delText xml:space="preserve"> no que respeita à atividade pecuária é assegurado pela Comissão de Acompanhamento do Exercício das Atividades Pecuárias (CAEAP), cuja composição é definida </w:delText>
        </w:r>
        <w:commentRangeStart w:id="1245"/>
        <w:commentRangeStart w:id="1246"/>
        <w:commentRangeStart w:id="1247"/>
        <w:r w:rsidRPr="482EA073" w:rsidDel="5A2D8FE7">
          <w:rPr>
            <w:rFonts w:ascii="Garamond" w:hAnsi="Garamond"/>
            <w:color w:val="000000" w:themeColor="text1"/>
          </w:rPr>
          <w:delText xml:space="preserve">por despacho do membro do governo da agricultura. </w:delText>
        </w:r>
      </w:del>
      <w:commentRangeEnd w:id="1245"/>
      <w:r w:rsidRPr="00821D05">
        <w:rPr>
          <w:rStyle w:val="Refdecomentrio"/>
          <w:rFonts w:ascii="Garamond" w:hAnsi="Garamond"/>
          <w:color w:val="000000" w:themeColor="text1"/>
          <w:sz w:val="24"/>
          <w:szCs w:val="22"/>
        </w:rPr>
        <w:commentReference w:id="1245"/>
      </w:r>
      <w:commentRangeEnd w:id="1246"/>
      <w:r w:rsidRPr="00821D05">
        <w:rPr>
          <w:rStyle w:val="Refdecomentrio"/>
          <w:rFonts w:ascii="Garamond" w:hAnsi="Garamond"/>
          <w:color w:val="000000" w:themeColor="text1"/>
          <w:sz w:val="24"/>
          <w:szCs w:val="22"/>
        </w:rPr>
        <w:commentReference w:id="1246"/>
      </w:r>
      <w:commentRangeEnd w:id="1247"/>
      <w:r w:rsidRPr="00821D05">
        <w:rPr>
          <w:rStyle w:val="Refdecomentrio"/>
          <w:rFonts w:ascii="Garamond" w:hAnsi="Garamond"/>
          <w:color w:val="000000" w:themeColor="text1"/>
          <w:sz w:val="24"/>
          <w:szCs w:val="22"/>
        </w:rPr>
        <w:commentReference w:id="1247"/>
      </w:r>
    </w:p>
    <w:p w14:paraId="051A9AD5" w14:textId="6D7614A5" w:rsidR="00327317" w:rsidRPr="00821D05" w:rsidRDefault="00327317" w:rsidP="482EA073">
      <w:pPr>
        <w:pStyle w:val="PargrafodaLista"/>
        <w:widowControl w:val="0"/>
        <w:numPr>
          <w:ilvl w:val="0"/>
          <w:numId w:val="335"/>
        </w:numPr>
        <w:spacing w:after="120"/>
        <w:ind w:left="426" w:hanging="426"/>
        <w:contextualSpacing w:val="0"/>
        <w:rPr>
          <w:del w:id="1248" w:author="Nádia Silvestre" w:date="2026-09-21T17:48:00Z" w16du:dateUtc="2026-09-21T17:48:05Z"/>
          <w:rFonts w:ascii="Garamond" w:hAnsi="Garamond"/>
          <w:color w:val="000000" w:themeColor="text1"/>
        </w:rPr>
      </w:pPr>
      <w:del w:id="1249" w:author="Nádia Silvestre" w:date="2026-09-21T17:48:00Z" w16du:dateUtc="2026-09-21T17:48:05Z">
        <w:r w:rsidRPr="482EA073" w:rsidDel="5A2D8FE7">
          <w:rPr>
            <w:rFonts w:ascii="Garamond" w:hAnsi="Garamond"/>
            <w:color w:val="000000" w:themeColor="text1"/>
          </w:rPr>
          <w:delText>Compete à CAEAP, nomeadamente:</w:delText>
        </w:r>
      </w:del>
    </w:p>
    <w:p w14:paraId="68B2889C" w14:textId="2EFD66E2" w:rsidR="00327317" w:rsidRPr="00FC7A70" w:rsidRDefault="00327317" w:rsidP="482EA073">
      <w:pPr>
        <w:pStyle w:val="PargrafodaLista"/>
        <w:widowControl w:val="0"/>
        <w:numPr>
          <w:ilvl w:val="0"/>
          <w:numId w:val="234"/>
        </w:numPr>
        <w:spacing w:after="120"/>
        <w:ind w:left="851" w:hanging="284"/>
        <w:contextualSpacing w:val="0"/>
        <w:rPr>
          <w:del w:id="1250" w:author="Nádia Silvestre" w:date="2026-09-21T17:48:00Z" w16du:dateUtc="2026-09-21T17:48:05Z"/>
          <w:rFonts w:ascii="Garamond" w:hAnsi="Garamond"/>
          <w:color w:val="000000" w:themeColor="text1"/>
        </w:rPr>
      </w:pPr>
      <w:del w:id="1251" w:author="Nádia Silvestre" w:date="2026-09-21T17:48:00Z" w16du:dateUtc="2026-09-21T17:48:05Z">
        <w:r w:rsidRPr="482EA073" w:rsidDel="5A2D8FE7">
          <w:rPr>
            <w:rFonts w:ascii="Garamond" w:hAnsi="Garamond"/>
            <w:color w:val="000000" w:themeColor="text1"/>
          </w:rPr>
          <w:delText>Acompanhar os desenvolvimentos do regime transitório e produzir orientações setoriais, sempre que tal se justifique;</w:delText>
        </w:r>
      </w:del>
    </w:p>
    <w:p w14:paraId="242FC175" w14:textId="316D7A43" w:rsidR="00327317" w:rsidRPr="00FC7A70" w:rsidRDefault="00327317" w:rsidP="482EA073">
      <w:pPr>
        <w:pStyle w:val="PargrafodaLista"/>
        <w:widowControl w:val="0"/>
        <w:numPr>
          <w:ilvl w:val="0"/>
          <w:numId w:val="234"/>
        </w:numPr>
        <w:spacing w:after="120"/>
        <w:ind w:left="851" w:hanging="284"/>
        <w:contextualSpacing w:val="0"/>
        <w:rPr>
          <w:del w:id="1252" w:author="Nádia Silvestre" w:date="2026-09-21T17:48:00Z" w16du:dateUtc="2026-09-21T17:48:10Z"/>
          <w:rFonts w:ascii="Garamond" w:hAnsi="Garamond"/>
          <w:color w:val="000000" w:themeColor="text1"/>
        </w:rPr>
      </w:pPr>
      <w:del w:id="1253" w:author="Nádia Silvestre" w:date="2026-09-21T17:48:00Z" w16du:dateUtc="2026-09-21T17:48:05Z">
        <w:r w:rsidRPr="482EA073" w:rsidDel="5A2D8FE7">
          <w:rPr>
            <w:rFonts w:ascii="Garamond" w:hAnsi="Garamond"/>
            <w:color w:val="000000" w:themeColor="text1"/>
          </w:rPr>
          <w:delText>Publicar documentos de suporte e de informação sobre boas práticas para o setor pecuário nacional, numa perspetiva d</w:delText>
        </w:r>
      </w:del>
      <w:r w:rsidR="5A2D8FE7" w:rsidRPr="482EA073">
        <w:rPr>
          <w:rFonts w:ascii="Garamond" w:hAnsi="Garamond"/>
          <w:color w:val="000000" w:themeColor="text1"/>
        </w:rPr>
        <w:t xml:space="preserve">e </w:t>
      </w:r>
      <w:del w:id="1254" w:author="Nádia Silvestre" w:date="2026-09-21T17:48:00Z" w16du:dateUtc="2026-09-21T17:48:10Z">
        <w:r w:rsidRPr="482EA073" w:rsidDel="5A2D8FE7">
          <w:rPr>
            <w:rFonts w:ascii="Garamond" w:hAnsi="Garamond"/>
            <w:color w:val="000000" w:themeColor="text1"/>
          </w:rPr>
          <w:delText>desenvolvimento da sua competitividade;</w:delText>
        </w:r>
      </w:del>
    </w:p>
    <w:p w14:paraId="571D77D9" w14:textId="1C79E38B" w:rsidR="00327317" w:rsidRPr="00FC7A70" w:rsidRDefault="00327317" w:rsidP="482EA073">
      <w:pPr>
        <w:pStyle w:val="PargrafodaLista"/>
        <w:widowControl w:val="0"/>
        <w:numPr>
          <w:ilvl w:val="0"/>
          <w:numId w:val="234"/>
        </w:numPr>
        <w:spacing w:after="120"/>
        <w:ind w:left="851" w:hanging="284"/>
        <w:contextualSpacing w:val="0"/>
        <w:rPr>
          <w:del w:id="1255" w:author="Nádia Silvestre" w:date="2026-09-21T17:48:00Z" w16du:dateUtc="2026-09-21T17:48:10Z"/>
          <w:rFonts w:ascii="Garamond" w:hAnsi="Garamond"/>
          <w:color w:val="000000" w:themeColor="text1"/>
        </w:rPr>
      </w:pPr>
      <w:del w:id="1256" w:author="Nádia Silvestre" w:date="2026-09-21T17:48:00Z" w16du:dateUtc="2026-09-21T17:48:10Z">
        <w:r w:rsidRPr="482EA073" w:rsidDel="5A2D8FE7">
          <w:rPr>
            <w:rFonts w:ascii="Garamond" w:hAnsi="Garamond"/>
            <w:color w:val="000000" w:themeColor="text1"/>
          </w:rPr>
          <w:delText>Acompanhar a evolução e a promoção da adoção de planos de gestão setorial, de medidas de monitorização associadas e demais aspetos relacionados;</w:delText>
        </w:r>
      </w:del>
    </w:p>
    <w:p w14:paraId="208BB193" w14:textId="665480AE" w:rsidR="00327317" w:rsidRPr="00FC7A70" w:rsidRDefault="00327317" w:rsidP="482EA073">
      <w:pPr>
        <w:pStyle w:val="PargrafodaLista"/>
        <w:widowControl w:val="0"/>
        <w:numPr>
          <w:ilvl w:val="0"/>
          <w:numId w:val="234"/>
        </w:numPr>
        <w:spacing w:after="120"/>
        <w:ind w:left="851" w:hanging="284"/>
        <w:contextualSpacing w:val="0"/>
        <w:rPr>
          <w:del w:id="1257" w:author="Nádia Silvestre" w:date="2026-09-21T17:48:00Z" w16du:dateUtc="2026-09-21T17:48:10Z"/>
          <w:rFonts w:ascii="Garamond" w:hAnsi="Garamond"/>
          <w:color w:val="000000" w:themeColor="text1"/>
        </w:rPr>
      </w:pPr>
      <w:del w:id="1258" w:author="Nádia Silvestre" w:date="2026-09-21T17:48:00Z" w16du:dateUtc="2026-09-21T17:48:10Z">
        <w:r w:rsidRPr="482EA073" w:rsidDel="5A2D8FE7">
          <w:rPr>
            <w:rFonts w:ascii="Garamond" w:hAnsi="Garamond"/>
            <w:color w:val="000000" w:themeColor="text1"/>
          </w:rPr>
          <w:delText xml:space="preserve">Deliberar sobre as alterações aos modelos de pedido de licenciamento ou de autorização das atividades abrangidas pelo </w:delText>
        </w:r>
      </w:del>
      <w:del w:id="1259" w:author="Maria João Torres" w:date="2026-09-11T14:01:00Z" w16du:dateUtc="2026-09-11T13:01:00Z">
        <w:r w:rsidRPr="482EA073" w:rsidDel="5A2D8FE7">
          <w:rPr>
            <w:rFonts w:ascii="Garamond" w:hAnsi="Garamond"/>
            <w:color w:val="000000" w:themeColor="text1"/>
          </w:rPr>
          <w:delText xml:space="preserve">presente </w:delText>
        </w:r>
      </w:del>
      <w:del w:id="1260" w:author="Nádia Silvestre" w:date="2026-09-21T17:48:00Z" w16du:dateUtc="2026-09-21T17:48:10Z">
        <w:r w:rsidRPr="482EA073" w:rsidDel="3CBB6EE0">
          <w:rPr>
            <w:rFonts w:ascii="Garamond" w:hAnsi="Garamond"/>
            <w:color w:val="000000" w:themeColor="text1"/>
          </w:rPr>
          <w:delText>diploma</w:delText>
        </w:r>
      </w:del>
      <w:ins w:id="1261" w:author="Maria João Torres" w:date="2026-09-11T14:01:00Z" w16du:dateUtc="2026-09-11T13:01:00Z">
        <w:del w:id="1262" w:author="Nádia Silvestre" w:date="2026-09-21T17:48:00Z" w16du:dateUtc="2026-09-21T17:48:10Z">
          <w:r w:rsidRPr="482EA073" w:rsidDel="2056D149">
            <w:rPr>
              <w:rFonts w:ascii="Garamond" w:hAnsi="Garamond"/>
              <w:color w:val="000000" w:themeColor="text1"/>
            </w:rPr>
            <w:delText>presente decreto-lei</w:delText>
          </w:r>
        </w:del>
      </w:ins>
      <w:del w:id="1263" w:author="Nádia Silvestre" w:date="2026-09-21T17:48:00Z" w16du:dateUtc="2026-09-21T17:48:10Z">
        <w:r w:rsidRPr="482EA073" w:rsidDel="5A2D8FE7">
          <w:rPr>
            <w:rFonts w:ascii="Garamond" w:hAnsi="Garamond"/>
            <w:color w:val="000000" w:themeColor="text1"/>
          </w:rPr>
          <w:delText xml:space="preserve"> que se mostrem necessárias para assegurar a atualização das referências às disposições legislativas e regulamentares deste constantes;</w:delText>
        </w:r>
      </w:del>
    </w:p>
    <w:p w14:paraId="2A2823E7" w14:textId="1DCBFC1A" w:rsidR="00327317" w:rsidRPr="00FC7A70" w:rsidRDefault="00327317" w:rsidP="482EA073">
      <w:pPr>
        <w:pStyle w:val="PargrafodaLista"/>
        <w:widowControl w:val="0"/>
        <w:numPr>
          <w:ilvl w:val="0"/>
          <w:numId w:val="234"/>
        </w:numPr>
        <w:spacing w:after="120"/>
        <w:ind w:left="851" w:hanging="284"/>
        <w:contextualSpacing w:val="0"/>
        <w:rPr>
          <w:del w:id="1264" w:author="Nádia Silvestre" w:date="2026-09-21T17:48:00Z" w16du:dateUtc="2026-09-21T17:48:14Z"/>
          <w:rFonts w:ascii="Garamond" w:hAnsi="Garamond"/>
          <w:color w:val="000000" w:themeColor="text1"/>
        </w:rPr>
      </w:pPr>
      <w:del w:id="1265" w:author="Nádia Silvestre" w:date="2026-09-21T17:48:00Z" w16du:dateUtc="2026-09-21T17:48:10Z">
        <w:r w:rsidRPr="482EA073" w:rsidDel="5A2D8FE7">
          <w:rPr>
            <w:rFonts w:ascii="Garamond" w:hAnsi="Garamond"/>
            <w:color w:val="000000" w:themeColor="text1"/>
          </w:rPr>
          <w:delText>Manifestar a sua posição sobre questões da sua competência sempre que</w:delText>
        </w:r>
      </w:del>
      <w:r w:rsidR="5A2D8FE7" w:rsidRPr="482EA073">
        <w:rPr>
          <w:rFonts w:ascii="Garamond" w:hAnsi="Garamond"/>
          <w:color w:val="000000" w:themeColor="text1"/>
        </w:rPr>
        <w:t xml:space="preserve"> </w:t>
      </w:r>
      <w:del w:id="1266" w:author="Nádia Silvestre" w:date="2026-09-21T17:48:00Z" w16du:dateUtc="2026-09-21T17:48:14Z">
        <w:r w:rsidRPr="482EA073" w:rsidDel="5A2D8FE7">
          <w:rPr>
            <w:rFonts w:ascii="Garamond" w:hAnsi="Garamond"/>
            <w:color w:val="000000" w:themeColor="text1"/>
          </w:rPr>
          <w:delText>solicitada pelas restantes entidades intervenientes;</w:delText>
        </w:r>
      </w:del>
    </w:p>
    <w:p w14:paraId="60F6240A" w14:textId="448D387B" w:rsidR="00327317" w:rsidRPr="00FC7A70" w:rsidRDefault="00327317" w:rsidP="482EA073">
      <w:pPr>
        <w:pStyle w:val="PargrafodaLista"/>
        <w:widowControl w:val="0"/>
        <w:numPr>
          <w:ilvl w:val="0"/>
          <w:numId w:val="234"/>
        </w:numPr>
        <w:spacing w:after="120"/>
        <w:ind w:left="851" w:hanging="284"/>
        <w:contextualSpacing w:val="0"/>
        <w:rPr>
          <w:del w:id="1267" w:author="Nádia Silvestre" w:date="2026-09-21T17:48:00Z" w16du:dateUtc="2026-09-21T17:48:21Z"/>
          <w:rFonts w:ascii="Garamond" w:hAnsi="Garamond"/>
          <w:color w:val="000000" w:themeColor="text1"/>
        </w:rPr>
      </w:pPr>
      <w:del w:id="1268" w:author="Nádia Silvestre" w:date="2026-09-21T17:48:00Z" w16du:dateUtc="2026-09-21T17:48:21Z">
        <w:r w:rsidRPr="482EA073" w:rsidDel="5A2D8FE7">
          <w:rPr>
            <w:rFonts w:ascii="Garamond" w:hAnsi="Garamond"/>
            <w:color w:val="000000" w:themeColor="text1"/>
          </w:rPr>
          <w:delText xml:space="preserve">Desenvolver propostas de alterações legislativas, organizativas e procedimentais na implementação do </w:delText>
        </w:r>
        <w:r w:rsidRPr="482EA073" w:rsidDel="2407C1A8">
          <w:rPr>
            <w:rFonts w:ascii="Garamond" w:hAnsi="Garamond"/>
            <w:color w:val="000000" w:themeColor="text1"/>
          </w:rPr>
          <w:delText>CLAE</w:delText>
        </w:r>
        <w:r w:rsidRPr="482EA073" w:rsidDel="5A2D8FE7">
          <w:rPr>
            <w:rFonts w:ascii="Garamond" w:hAnsi="Garamond"/>
            <w:color w:val="000000" w:themeColor="text1"/>
          </w:rPr>
          <w:delText xml:space="preserve"> e dos regimes conexos.</w:delText>
        </w:r>
      </w:del>
    </w:p>
    <w:p w14:paraId="78334133" w14:textId="57AB3829" w:rsidR="00327317" w:rsidRPr="00FC7A70" w:rsidRDefault="00327317" w:rsidP="482EA073">
      <w:pPr>
        <w:pStyle w:val="PargrafodaLista"/>
        <w:widowControl w:val="0"/>
        <w:numPr>
          <w:ilvl w:val="0"/>
          <w:numId w:val="335"/>
        </w:numPr>
        <w:spacing w:after="120"/>
        <w:ind w:left="426" w:hanging="426"/>
        <w:contextualSpacing w:val="0"/>
        <w:rPr>
          <w:del w:id="1269" w:author="Nádia Silvestre" w:date="2026-09-21T17:48:00Z" w16du:dateUtc="2026-09-21T17:48:21Z"/>
          <w:rFonts w:ascii="Garamond" w:hAnsi="Garamond"/>
          <w:color w:val="000000" w:themeColor="text1"/>
        </w:rPr>
      </w:pPr>
      <w:del w:id="1270" w:author="Nádia Silvestre" w:date="2026-09-21T17:48:00Z" w16du:dateUtc="2026-09-21T17:48:21Z">
        <w:r w:rsidRPr="482EA073" w:rsidDel="5A2D8FE7">
          <w:rPr>
            <w:rFonts w:ascii="Garamond" w:hAnsi="Garamond"/>
            <w:color w:val="000000" w:themeColor="text1"/>
          </w:rPr>
          <w:delText>A CAEAP reúne ordinariamente em janeiro, abril, julho e outubro e extraordinariamente por decisão do seu presidente, sempre que se justifique ou por solicitação de qualquer dos seus membros.</w:delText>
        </w:r>
      </w:del>
    </w:p>
    <w:p w14:paraId="5D5CA953" w14:textId="71EE74AE" w:rsidR="482EA073" w:rsidRDefault="482EA073" w:rsidP="482EA073">
      <w:pPr>
        <w:widowControl w:val="0"/>
        <w:spacing w:after="120"/>
        <w:rPr>
          <w:rFonts w:ascii="Garamond" w:hAnsi="Garamond"/>
          <w:color w:val="000000" w:themeColor="text1"/>
        </w:rPr>
      </w:pPr>
    </w:p>
    <w:p w14:paraId="036F8834" w14:textId="77777777" w:rsidR="00665739" w:rsidRPr="00FC7A70" w:rsidRDefault="00665739"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958D3C9" w14:textId="78BCAC5C" w:rsidR="00665739" w:rsidRPr="00FC7A70" w:rsidRDefault="3DCFB7EA" w:rsidP="482EA073">
      <w:pPr>
        <w:widowControl w:val="0"/>
        <w:spacing w:after="120"/>
        <w:ind w:left="360"/>
        <w:jc w:val="center"/>
        <w:outlineLvl w:val="1"/>
        <w:rPr>
          <w:del w:id="1271" w:author="Nádia Silvestre" w:date="2026-09-21T21:39:00Z" w16du:dateUtc="2026-09-21T21:39:58Z"/>
          <w:rFonts w:ascii="Garamond" w:eastAsiaTheme="majorEastAsia" w:hAnsi="Garamond" w:cstheme="majorBidi"/>
          <w:color w:val="000000" w:themeColor="text1"/>
        </w:rPr>
      </w:pPr>
      <w:r w:rsidRPr="482EA073">
        <w:rPr>
          <w:rFonts w:ascii="Garamond" w:eastAsiaTheme="majorEastAsia" w:hAnsi="Garamond" w:cstheme="majorBidi"/>
          <w:color w:val="000000" w:themeColor="text1"/>
        </w:rPr>
        <w:t>Re</w:t>
      </w:r>
      <w:del w:id="1272" w:author="Nádia Silvestre" w:date="2026-09-21T21:39:00Z" w16du:dateUtc="2026-09-21T21:39:58Z">
        <w:r w:rsidR="00844357" w:rsidRPr="482EA073" w:rsidDel="3DCFB7EA">
          <w:rPr>
            <w:rFonts w:ascii="Garamond" w:eastAsiaTheme="majorEastAsia" w:hAnsi="Garamond" w:cstheme="majorBidi"/>
            <w:color w:val="000000" w:themeColor="text1"/>
          </w:rPr>
          <w:delText xml:space="preserve">gisto de estabelecimentos não sujeitos ao </w:delText>
        </w:r>
        <w:r w:rsidR="00844357" w:rsidRPr="482EA073" w:rsidDel="2407C1A8">
          <w:rPr>
            <w:rFonts w:ascii="Garamond" w:eastAsiaTheme="majorEastAsia" w:hAnsi="Garamond" w:cstheme="majorBidi"/>
            <w:color w:val="000000" w:themeColor="text1"/>
          </w:rPr>
          <w:delText>CLAE</w:delText>
        </w:r>
      </w:del>
    </w:p>
    <w:p w14:paraId="6CE2D8DE" w14:textId="12EB4632" w:rsidR="00247823" w:rsidRPr="00FC7A70" w:rsidRDefault="00247823" w:rsidP="482EA073">
      <w:pPr>
        <w:widowControl w:val="0"/>
        <w:spacing w:after="120"/>
        <w:rPr>
          <w:del w:id="1273" w:author="Nádia Silvestre" w:date="2026-09-21T21:39:00Z" w16du:dateUtc="2026-09-21T21:39:58Z"/>
          <w:rFonts w:ascii="Garamond" w:hAnsi="Garamond"/>
          <w:color w:val="000000" w:themeColor="text1"/>
        </w:rPr>
      </w:pPr>
      <w:del w:id="1274" w:author="Nádia Silvestre" w:date="2026-09-21T21:39:00Z" w16du:dateUtc="2026-09-21T21:39:58Z">
        <w:r w:rsidRPr="482EA073" w:rsidDel="6C268064">
          <w:rPr>
            <w:rFonts w:ascii="Garamond" w:hAnsi="Garamond"/>
            <w:color w:val="000000" w:themeColor="text1"/>
          </w:rPr>
          <w:delText>A atividade pecuária</w:delText>
        </w:r>
        <w:r w:rsidRPr="482EA073" w:rsidDel="081EF781">
          <w:rPr>
            <w:rFonts w:ascii="Garamond" w:hAnsi="Garamond"/>
            <w:color w:val="000000" w:themeColor="text1"/>
          </w:rPr>
          <w:delText xml:space="preserve"> não sujeita a título digital de atividade económica nos termos do </w:delText>
        </w:r>
      </w:del>
      <w:r w:rsidR="0074034F" w:rsidRPr="482EA073">
        <w:rPr>
          <w:rFonts w:ascii="Garamond" w:hAnsi="Garamond"/>
          <w:color w:val="000000" w:themeColor="text1"/>
        </w:rPr>
        <w:fldChar w:fldCharType="begin"/>
      </w:r>
      <w:r w:rsidR="0074034F" w:rsidRPr="482EA073">
        <w:rPr>
          <w:rFonts w:ascii="Garamond" w:hAnsi="Garamond"/>
          <w:color w:val="000000" w:themeColor="text1"/>
        </w:rPr>
        <w:instrText xml:space="preserve"> REF _Ref227751603 \r \h </w:instrText>
      </w:r>
      <w:r w:rsidR="00FC7A70" w:rsidRPr="482EA073">
        <w:rPr>
          <w:rFonts w:ascii="Garamond" w:hAnsi="Garamond"/>
          <w:color w:val="000000" w:themeColor="text1"/>
        </w:rPr>
        <w:instrText xml:space="preserve"> \* MERGEFORMAT </w:instrText>
      </w:r>
      <w:r w:rsidR="0074034F" w:rsidRPr="482EA073">
        <w:rPr>
          <w:rFonts w:ascii="Garamond" w:hAnsi="Garamond"/>
          <w:color w:val="000000" w:themeColor="text1"/>
        </w:rPr>
      </w:r>
      <w:r w:rsidR="0074034F" w:rsidRPr="482EA073">
        <w:rPr>
          <w:rFonts w:ascii="Garamond" w:hAnsi="Garamond"/>
          <w:color w:val="000000" w:themeColor="text1"/>
        </w:rPr>
        <w:fldChar w:fldCharType="separate"/>
      </w:r>
      <w:del w:id="1275" w:author="Nádia Silvestre" w:date="2026-09-21T21:39:00Z" w16du:dateUtc="2026-09-21T21:39:58Z">
        <w:r w:rsidRPr="482EA073" w:rsidDel="0B4D1937">
          <w:rPr>
            <w:rFonts w:ascii="Garamond" w:hAnsi="Garamond"/>
            <w:color w:val="000000" w:themeColor="text1"/>
          </w:rPr>
          <w:delText>Artigo 16.º</w:delText>
        </w:r>
      </w:del>
      <w:r w:rsidR="0074034F" w:rsidRPr="482EA073">
        <w:rPr>
          <w:rFonts w:ascii="Garamond" w:hAnsi="Garamond"/>
          <w:color w:val="000000" w:themeColor="text1"/>
        </w:rPr>
        <w:fldChar w:fldCharType="end"/>
      </w:r>
      <w:del w:id="1276" w:author="Nádia Silvestre" w:date="2026-09-21T21:39:00Z" w16du:dateUtc="2026-09-21T21:39:58Z">
        <w:r w:rsidRPr="482EA073" w:rsidDel="6C268064">
          <w:rPr>
            <w:rFonts w:ascii="Garamond" w:hAnsi="Garamond"/>
            <w:color w:val="000000" w:themeColor="text1"/>
          </w:rPr>
          <w:delText xml:space="preserve"> </w:delText>
        </w:r>
        <w:r w:rsidRPr="482EA073" w:rsidDel="081EF781">
          <w:rPr>
            <w:rFonts w:ascii="Garamond" w:hAnsi="Garamond"/>
            <w:color w:val="000000" w:themeColor="text1"/>
          </w:rPr>
          <w:delText>está</w:delText>
        </w:r>
        <w:r w:rsidRPr="482EA073" w:rsidDel="6C268064">
          <w:rPr>
            <w:rFonts w:ascii="Garamond" w:hAnsi="Garamond"/>
            <w:color w:val="000000" w:themeColor="text1"/>
          </w:rPr>
          <w:delText xml:space="preserve"> sujeita ao cumprimento das no</w:delText>
        </w:r>
      </w:del>
      <w:ins w:id="1277" w:author="Paulo Meireles de Oliveira" w:date="2026-09-09T16:31:00Z" w16du:dateUtc="2026-09-09T15:31:00Z">
        <w:del w:id="1278" w:author="Nádia Silvestre" w:date="2026-09-21T21:39:00Z" w16du:dateUtc="2026-09-21T21:39:58Z">
          <w:r w:rsidRPr="482EA073" w:rsidDel="3BE9111C">
            <w:rPr>
              <w:rFonts w:ascii="Garamond" w:hAnsi="Garamond"/>
              <w:color w:val="000000" w:themeColor="text1"/>
            </w:rPr>
            <w:delText>r</w:delText>
          </w:r>
        </w:del>
      </w:ins>
      <w:del w:id="1279" w:author="Nádia Silvestre" w:date="2026-09-21T21:39:00Z" w16du:dateUtc="2026-09-21T21:39:58Z">
        <w:r w:rsidRPr="482EA073" w:rsidDel="6C268064">
          <w:rPr>
            <w:rFonts w:ascii="Garamond" w:hAnsi="Garamond"/>
            <w:color w:val="000000" w:themeColor="text1"/>
          </w:rPr>
          <w:delText>mas sanitárias, de bem</w:delText>
        </w:r>
        <w:r w:rsidRPr="482EA073" w:rsidDel="6C268064">
          <w:rPr>
            <w:rFonts w:ascii="Cambria Math" w:hAnsi="Cambria Math" w:cs="Cambria Math"/>
            <w:color w:val="000000" w:themeColor="text1"/>
          </w:rPr>
          <w:delText>￼</w:delText>
        </w:r>
        <w:r w:rsidRPr="482EA073" w:rsidDel="6C268064">
          <w:rPr>
            <w:rFonts w:ascii="Garamond" w:hAnsi="Garamond"/>
            <w:color w:val="000000" w:themeColor="text1"/>
          </w:rPr>
          <w:delText>estar animal, identifica</w:delText>
        </w:r>
        <w:r w:rsidRPr="482EA073" w:rsidDel="6C268064">
          <w:rPr>
            <w:rFonts w:ascii="Garamond" w:hAnsi="Garamond" w:cs="Garamond"/>
            <w:color w:val="000000" w:themeColor="text1"/>
          </w:rPr>
          <w:delText>çã</w:delText>
        </w:r>
        <w:r w:rsidRPr="482EA073" w:rsidDel="6C268064">
          <w:rPr>
            <w:rFonts w:ascii="Garamond" w:hAnsi="Garamond"/>
            <w:color w:val="000000" w:themeColor="text1"/>
          </w:rPr>
          <w:delText>o e registo previstas no Decreto-Lei n.</w:delText>
        </w:r>
        <w:r w:rsidRPr="482EA073" w:rsidDel="6C268064">
          <w:rPr>
            <w:rFonts w:ascii="Garamond" w:hAnsi="Garamond" w:cs="Garamond"/>
            <w:color w:val="000000" w:themeColor="text1"/>
          </w:rPr>
          <w:delText>º</w:delText>
        </w:r>
        <w:r w:rsidRPr="482EA073" w:rsidDel="6C268064">
          <w:rPr>
            <w:rFonts w:ascii="Garamond" w:hAnsi="Garamond"/>
            <w:color w:val="000000" w:themeColor="text1"/>
          </w:rPr>
          <w:delText xml:space="preserve"> 142/2006, de 27 de julho</w:delText>
        </w:r>
      </w:del>
      <w:del w:id="1280" w:author="Maria João Torres" w:date="2026-09-01T15:50:00Z" w16du:dateUtc="2026-09-01T14:50:00Z">
        <w:r w:rsidRPr="482EA073" w:rsidDel="6C268064">
          <w:rPr>
            <w:rFonts w:ascii="Garamond" w:hAnsi="Garamond"/>
            <w:color w:val="000000" w:themeColor="text1"/>
          </w:rPr>
          <w:delText>, na sua reda</w:delText>
        </w:r>
      </w:del>
      <w:del w:id="1281" w:author="Nádia Silvestre" w:date="2026-09-21T21:39:00Z" w16du:dateUtc="2026-09-21T21:39:58Z">
        <w:r w:rsidRPr="482EA073" w:rsidDel="6C268064">
          <w:rPr>
            <w:rFonts w:ascii="Garamond" w:hAnsi="Garamond" w:cs="Garamond"/>
            <w:color w:val="000000" w:themeColor="text1"/>
          </w:rPr>
          <w:delText>çã</w:delText>
        </w:r>
      </w:del>
      <w:del w:id="1282" w:author="Maria João Torres" w:date="2026-09-01T15:50:00Z" w16du:dateUtc="2026-09-01T14:50:00Z">
        <w:r w:rsidRPr="482EA073" w:rsidDel="6C268064">
          <w:rPr>
            <w:rFonts w:ascii="Garamond" w:hAnsi="Garamond"/>
            <w:color w:val="000000" w:themeColor="text1"/>
          </w:rPr>
          <w:delText>o atual</w:delText>
        </w:r>
      </w:del>
      <w:del w:id="1283" w:author="Nádia Silvestre" w:date="2026-09-21T21:39:00Z" w16du:dateUtc="2026-09-21T21:39:58Z">
        <w:r w:rsidRPr="482EA073" w:rsidDel="6C268064">
          <w:rPr>
            <w:rFonts w:ascii="Garamond" w:hAnsi="Garamond"/>
            <w:color w:val="000000" w:themeColor="text1"/>
          </w:rPr>
          <w:delText>.</w:delText>
        </w:r>
      </w:del>
    </w:p>
    <w:p w14:paraId="576150DF" w14:textId="77777777" w:rsidR="00665739" w:rsidRPr="00FC7A70" w:rsidRDefault="00665739" w:rsidP="00DF7BBF">
      <w:pPr>
        <w:widowControl w:val="0"/>
        <w:spacing w:after="120"/>
        <w:rPr>
          <w:rFonts w:ascii="Garamond" w:eastAsiaTheme="majorEastAsia" w:hAnsi="Garamond" w:cstheme="majorBidi"/>
          <w:color w:val="000000" w:themeColor="text1"/>
          <w:szCs w:val="24"/>
        </w:rPr>
      </w:pPr>
    </w:p>
    <w:p w14:paraId="1C5DF520" w14:textId="1A371CAD"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Secção </w:t>
      </w:r>
      <w:r w:rsidR="005A7086" w:rsidRPr="00FC7A70">
        <w:rPr>
          <w:rFonts w:ascii="Garamond" w:hAnsi="Garamond"/>
          <w:smallCaps/>
          <w:color w:val="000000" w:themeColor="text1"/>
          <w:szCs w:val="24"/>
        </w:rPr>
        <w:t>IV</w:t>
      </w:r>
    </w:p>
    <w:p w14:paraId="5B919D3F"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Empreendimentos turísticos</w:t>
      </w:r>
    </w:p>
    <w:p w14:paraId="7C4A704F" w14:textId="77777777" w:rsidR="008A4623" w:rsidRPr="00FC7A70" w:rsidRDefault="008A4623" w:rsidP="00DF7BBF">
      <w:pPr>
        <w:widowControl w:val="0"/>
        <w:spacing w:after="120"/>
        <w:rPr>
          <w:rFonts w:ascii="Garamond" w:hAnsi="Garamond"/>
          <w:color w:val="000000" w:themeColor="text1"/>
          <w:szCs w:val="24"/>
        </w:rPr>
      </w:pPr>
    </w:p>
    <w:p w14:paraId="4EC376F1"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p>
    <w:p w14:paraId="3BB6D949"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gerais</w:t>
      </w:r>
    </w:p>
    <w:p w14:paraId="11F963C0" w14:textId="77777777" w:rsidR="00945604" w:rsidRPr="00FC7A70" w:rsidRDefault="00945604" w:rsidP="00DF7BBF">
      <w:pPr>
        <w:widowControl w:val="0"/>
        <w:spacing w:after="120"/>
        <w:rPr>
          <w:rFonts w:ascii="Garamond" w:hAnsi="Garamond"/>
          <w:szCs w:val="24"/>
        </w:rPr>
      </w:pPr>
    </w:p>
    <w:p w14:paraId="703DDF6B" w14:textId="77777777" w:rsidR="004B7A8D" w:rsidRPr="00FC7A70" w:rsidRDefault="004B7A8D" w:rsidP="00DF7BBF">
      <w:pPr>
        <w:pStyle w:val="PargrafodaLista"/>
        <w:widowControl w:val="0"/>
        <w:numPr>
          <w:ilvl w:val="0"/>
          <w:numId w:val="199"/>
        </w:numPr>
        <w:spacing w:after="120"/>
        <w:contextualSpacing w:val="0"/>
        <w:jc w:val="center"/>
        <w:outlineLvl w:val="1"/>
        <w:rPr>
          <w:rFonts w:ascii="Garamond" w:hAnsi="Garamond"/>
          <w:szCs w:val="24"/>
        </w:rPr>
      </w:pPr>
    </w:p>
    <w:p w14:paraId="65DF9C1A" w14:textId="77777777" w:rsidR="00CD515C" w:rsidRPr="00FC7A70" w:rsidRDefault="00CD515C" w:rsidP="00DF7BBF">
      <w:pPr>
        <w:widowControl w:val="0"/>
        <w:spacing w:after="120"/>
        <w:jc w:val="center"/>
        <w:outlineLvl w:val="1"/>
        <w:rPr>
          <w:rFonts w:ascii="Garamond" w:eastAsiaTheme="majorEastAsia" w:hAnsi="Garamond" w:cstheme="majorBidi"/>
          <w:color w:val="000000" w:themeColor="text1"/>
          <w:szCs w:val="24"/>
        </w:rPr>
      </w:pPr>
      <w:commentRangeStart w:id="1284"/>
      <w:commentRangeStart w:id="1285"/>
      <w:r w:rsidRPr="00FC7A70">
        <w:rPr>
          <w:rFonts w:ascii="Garamond" w:eastAsiaTheme="majorEastAsia" w:hAnsi="Garamond" w:cstheme="majorBidi"/>
          <w:color w:val="000000" w:themeColor="text1"/>
          <w:szCs w:val="24"/>
        </w:rPr>
        <w:t>Definições relevantes</w:t>
      </w:r>
      <w:commentRangeEnd w:id="1284"/>
      <w:r w:rsidR="002F1C0C" w:rsidRPr="00FC7A70">
        <w:rPr>
          <w:rStyle w:val="Refdecomentrio"/>
          <w:rFonts w:ascii="Garamond" w:eastAsiaTheme="majorEastAsia" w:hAnsi="Garamond" w:cstheme="majorBidi"/>
          <w:color w:val="000000" w:themeColor="text1"/>
          <w:sz w:val="24"/>
          <w:szCs w:val="24"/>
        </w:rPr>
        <w:commentReference w:id="1284"/>
      </w:r>
      <w:commentRangeEnd w:id="1285"/>
      <w:r w:rsidRPr="00FC7A70">
        <w:rPr>
          <w:rStyle w:val="Refdecomentrio"/>
          <w:rFonts w:ascii="Garamond" w:eastAsiaTheme="majorEastAsia" w:hAnsi="Garamond" w:cstheme="majorBidi"/>
          <w:color w:val="000000" w:themeColor="text1"/>
          <w:sz w:val="24"/>
          <w:szCs w:val="24"/>
        </w:rPr>
        <w:commentReference w:id="1285"/>
      </w:r>
    </w:p>
    <w:p w14:paraId="4E746FC8" w14:textId="4F53CA13" w:rsidR="00CD515C" w:rsidRPr="00FC7A70" w:rsidRDefault="00CD515C"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Para efeitos da presente secção, considera-se:</w:t>
      </w:r>
    </w:p>
    <w:p w14:paraId="63F1196E" w14:textId="41FDC98A"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«Aldeamento turístico», o empreendimento turístico constituído por um conjunto de instalações funcionalmente interdependentes com expressão arquitetónica coerente, com unidades de alojamento, situadas em espaços com continuidade territorial,</w:t>
      </w:r>
      <w:r w:rsidR="0093383A" w:rsidRPr="00FC7A70">
        <w:rPr>
          <w:rFonts w:ascii="Garamond" w:hAnsi="Garamond"/>
          <w:color w:val="000000" w:themeColor="text1"/>
          <w:szCs w:val="24"/>
        </w:rPr>
        <w:t xml:space="preserve"> sem prejuízo do disposto no n.º </w:t>
      </w:r>
      <w:r w:rsidR="004451EF" w:rsidRPr="00FC7A70">
        <w:rPr>
          <w:rFonts w:ascii="Garamond" w:hAnsi="Garamond"/>
          <w:color w:val="000000" w:themeColor="text1"/>
          <w:szCs w:val="24"/>
        </w:rPr>
        <w:t xml:space="preserve">1 do </w:t>
      </w:r>
      <w:r w:rsidR="004451EF" w:rsidRPr="00FC7A70">
        <w:rPr>
          <w:rFonts w:ascii="Garamond" w:hAnsi="Garamond"/>
          <w:color w:val="000000" w:themeColor="text1"/>
          <w:szCs w:val="24"/>
        </w:rPr>
        <w:fldChar w:fldCharType="begin"/>
      </w:r>
      <w:r w:rsidR="004451EF" w:rsidRPr="00FC7A70">
        <w:rPr>
          <w:rFonts w:ascii="Garamond" w:hAnsi="Garamond"/>
          <w:color w:val="000000" w:themeColor="text1"/>
          <w:szCs w:val="24"/>
        </w:rPr>
        <w:instrText xml:space="preserve"> REF _Ref233368680 \r \h </w:instrText>
      </w:r>
      <w:r w:rsidR="00FC7A70" w:rsidRPr="00FC7A70">
        <w:rPr>
          <w:rFonts w:ascii="Garamond" w:hAnsi="Garamond"/>
          <w:color w:val="000000" w:themeColor="text1"/>
          <w:szCs w:val="24"/>
        </w:rPr>
        <w:instrText xml:space="preserve"> \* MERGEFORMAT </w:instrText>
      </w:r>
      <w:r w:rsidR="004451EF" w:rsidRPr="00FC7A70">
        <w:rPr>
          <w:rFonts w:ascii="Garamond" w:hAnsi="Garamond"/>
          <w:color w:val="000000" w:themeColor="text1"/>
          <w:szCs w:val="24"/>
        </w:rPr>
      </w:r>
      <w:r w:rsidR="004451EF" w:rsidRPr="00FC7A70">
        <w:rPr>
          <w:rFonts w:ascii="Garamond" w:hAnsi="Garamond"/>
          <w:color w:val="000000" w:themeColor="text1"/>
          <w:szCs w:val="24"/>
        </w:rPr>
        <w:fldChar w:fldCharType="separate"/>
      </w:r>
      <w:ins w:id="1286" w:author="Maria João Torres" w:date="2026-09-08T16:02:00Z" w16du:dateUtc="2026-09-08T15:02:00Z">
        <w:r w:rsidR="00DB1469">
          <w:rPr>
            <w:rFonts w:ascii="Garamond" w:hAnsi="Garamond"/>
            <w:color w:val="000000" w:themeColor="text1"/>
            <w:szCs w:val="24"/>
          </w:rPr>
          <w:t>a</w:t>
        </w:r>
      </w:ins>
      <w:del w:id="1287" w:author="Maria João Torres" w:date="2026-09-08T16:02:00Z" w16du:dateUtc="2026-09-08T15:02:00Z">
        <w:r w:rsidR="009D4F47" w:rsidDel="00DB1469">
          <w:rPr>
            <w:rFonts w:ascii="Garamond" w:hAnsi="Garamond"/>
            <w:color w:val="000000" w:themeColor="text1"/>
            <w:szCs w:val="24"/>
          </w:rPr>
          <w:delText>A</w:delText>
        </w:r>
      </w:del>
      <w:r w:rsidR="009D4F47">
        <w:rPr>
          <w:rFonts w:ascii="Garamond" w:hAnsi="Garamond"/>
          <w:color w:val="000000" w:themeColor="text1"/>
          <w:szCs w:val="24"/>
        </w:rPr>
        <w:t>rtigo 59.º</w:t>
      </w:r>
      <w:r w:rsidR="004451EF" w:rsidRPr="00FC7A70">
        <w:rPr>
          <w:rFonts w:ascii="Garamond" w:hAnsi="Garamond"/>
          <w:color w:val="000000" w:themeColor="text1"/>
          <w:szCs w:val="24"/>
        </w:rPr>
        <w:fldChar w:fldCharType="end"/>
      </w:r>
      <w:r w:rsidR="007A33F3" w:rsidRPr="00FC7A70">
        <w:rPr>
          <w:rFonts w:ascii="Garamond" w:hAnsi="Garamond"/>
          <w:color w:val="000000" w:themeColor="text1"/>
          <w:szCs w:val="24"/>
        </w:rPr>
        <w:t>,</w:t>
      </w:r>
      <w:r w:rsidRPr="00FC7A70">
        <w:rPr>
          <w:rFonts w:ascii="Garamond" w:hAnsi="Garamond"/>
          <w:color w:val="000000" w:themeColor="text1"/>
          <w:szCs w:val="24"/>
        </w:rPr>
        <w:t xml:space="preserve"> com vias de circulação interna que permitam o trânsito de veículos de emergência, destinado a proporcionar alojamento e serviços complementares de apoio a turistas;</w:t>
      </w:r>
    </w:p>
    <w:p w14:paraId="33697FA2" w14:textId="3391DA76"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«Apartamento</w:t>
      </w:r>
      <w:r w:rsidR="007A33F3" w:rsidRPr="00FC7A70">
        <w:rPr>
          <w:rFonts w:ascii="Garamond" w:hAnsi="Garamond"/>
          <w:color w:val="000000" w:themeColor="text1"/>
          <w:szCs w:val="24"/>
        </w:rPr>
        <w:t>s</w:t>
      </w:r>
      <w:r w:rsidRPr="00FC7A70">
        <w:rPr>
          <w:rFonts w:ascii="Garamond" w:hAnsi="Garamond"/>
          <w:color w:val="000000" w:themeColor="text1"/>
          <w:szCs w:val="24"/>
        </w:rPr>
        <w:t xml:space="preserve"> turístico</w:t>
      </w:r>
      <w:r w:rsidR="007A33F3" w:rsidRPr="00FC7A70">
        <w:rPr>
          <w:rFonts w:ascii="Garamond" w:hAnsi="Garamond"/>
          <w:color w:val="000000" w:themeColor="text1"/>
          <w:szCs w:val="24"/>
        </w:rPr>
        <w:t>s</w:t>
      </w:r>
      <w:r w:rsidRPr="00FC7A70">
        <w:rPr>
          <w:rFonts w:ascii="Garamond" w:hAnsi="Garamond"/>
          <w:color w:val="000000" w:themeColor="text1"/>
          <w:szCs w:val="24"/>
        </w:rPr>
        <w:t>», o empreendimento turístico constituído por um conjunto coerente de unidades de alojamento, do tipo apartamento, entendendo-se estas como parte de um edifício à qual se acede através de espaços comuns, nomeadamente átrio, corredor, galeria ou patamar de escada, que se destinem a proporcionar alojamento e outros serviços complementares de apoio a turistas;</w:t>
      </w:r>
    </w:p>
    <w:p w14:paraId="71522830" w14:textId="02DC78B9"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«Capacidade dos empreendimentos turísticos», o número de camas fixas, que corresponde ao número de utentes, instaladas nas unidades de alojamento, com a exceção e as especificidades previstas no</w:t>
      </w:r>
      <w:r w:rsidR="0006175D" w:rsidRPr="00FC7A70">
        <w:rPr>
          <w:rFonts w:ascii="Garamond" w:hAnsi="Garamond"/>
          <w:color w:val="000000" w:themeColor="text1"/>
          <w:szCs w:val="24"/>
        </w:rPr>
        <w:t xml:space="preserve"> </w:t>
      </w:r>
      <w:r w:rsidR="0006175D" w:rsidRPr="00FC7A70">
        <w:rPr>
          <w:rFonts w:ascii="Garamond" w:hAnsi="Garamond"/>
          <w:color w:val="000000" w:themeColor="text1"/>
          <w:szCs w:val="24"/>
        </w:rPr>
        <w:fldChar w:fldCharType="begin"/>
      </w:r>
      <w:r w:rsidR="0006175D" w:rsidRPr="00FC7A70">
        <w:rPr>
          <w:rFonts w:ascii="Garamond" w:hAnsi="Garamond"/>
          <w:color w:val="000000" w:themeColor="text1"/>
          <w:szCs w:val="24"/>
        </w:rPr>
        <w:instrText xml:space="preserve"> REF _Ref229649537 \r \h </w:instrText>
      </w:r>
      <w:r w:rsidR="00FC7A70" w:rsidRPr="00FC7A70">
        <w:rPr>
          <w:rFonts w:ascii="Garamond" w:hAnsi="Garamond"/>
          <w:color w:val="000000" w:themeColor="text1"/>
          <w:szCs w:val="24"/>
        </w:rPr>
        <w:instrText xml:space="preserve"> \* MERGEFORMAT </w:instrText>
      </w:r>
      <w:r w:rsidR="0006175D" w:rsidRPr="00FC7A70">
        <w:rPr>
          <w:rFonts w:ascii="Garamond" w:hAnsi="Garamond"/>
          <w:color w:val="000000" w:themeColor="text1"/>
          <w:szCs w:val="24"/>
        </w:rPr>
      </w:r>
      <w:r w:rsidR="0006175D" w:rsidRPr="00FC7A70">
        <w:rPr>
          <w:rFonts w:ascii="Garamond" w:hAnsi="Garamond"/>
          <w:color w:val="000000" w:themeColor="text1"/>
          <w:szCs w:val="24"/>
        </w:rPr>
        <w:fldChar w:fldCharType="separate"/>
      </w:r>
      <w:ins w:id="1288" w:author="Maria João Torres" w:date="2026-09-08T16:02:00Z" w16du:dateUtc="2026-09-08T15:02:00Z">
        <w:r w:rsidR="00DB1469">
          <w:rPr>
            <w:rFonts w:ascii="Garamond" w:hAnsi="Garamond"/>
            <w:color w:val="000000" w:themeColor="text1"/>
            <w:szCs w:val="24"/>
          </w:rPr>
          <w:t>a</w:t>
        </w:r>
      </w:ins>
      <w:del w:id="1289" w:author="Maria João Torres" w:date="2026-09-08T16:02:00Z" w16du:dateUtc="2026-09-08T15:02:00Z">
        <w:r w:rsidR="009D4F47" w:rsidDel="00DB1469">
          <w:rPr>
            <w:rFonts w:ascii="Garamond" w:hAnsi="Garamond"/>
            <w:color w:val="000000" w:themeColor="text1"/>
            <w:szCs w:val="24"/>
          </w:rPr>
          <w:delText>A</w:delText>
        </w:r>
      </w:del>
      <w:r w:rsidR="009D4F47">
        <w:rPr>
          <w:rFonts w:ascii="Garamond" w:hAnsi="Garamond"/>
          <w:color w:val="000000" w:themeColor="text1"/>
          <w:szCs w:val="24"/>
        </w:rPr>
        <w:t>rtigo 57.º</w:t>
      </w:r>
      <w:r w:rsidR="0006175D"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77DCBE6F" w14:textId="5C590ACF"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«Conjunto turístico (</w:t>
      </w:r>
      <w:r w:rsidRPr="000B7557">
        <w:rPr>
          <w:rFonts w:ascii="Garamond" w:hAnsi="Garamond"/>
          <w:i/>
          <w:iCs/>
          <w:color w:val="000000" w:themeColor="text1"/>
          <w:szCs w:val="24"/>
          <w:rPrChange w:id="1290" w:author="Maria João Torres" w:date="2026-09-08T16:03:00Z" w16du:dateUtc="2026-09-08T15:03:00Z">
            <w:rPr>
              <w:rFonts w:ascii="Garamond" w:hAnsi="Garamond"/>
              <w:color w:val="000000" w:themeColor="text1"/>
              <w:szCs w:val="24"/>
            </w:rPr>
          </w:rPrChange>
        </w:rPr>
        <w:t>resort</w:t>
      </w:r>
      <w:r w:rsidRPr="00FC7A70">
        <w:rPr>
          <w:rFonts w:ascii="Garamond" w:hAnsi="Garamond"/>
          <w:color w:val="000000" w:themeColor="text1"/>
          <w:szCs w:val="24"/>
        </w:rPr>
        <w:t xml:space="preserve">)», o empreendimento turístico constituído por núcleos de instalações funcionalmente interdependentes, situados em espaços com continuidade territorial, </w:t>
      </w:r>
      <w:r w:rsidR="004451EF" w:rsidRPr="00FC7A70">
        <w:rPr>
          <w:rFonts w:ascii="Garamond" w:hAnsi="Garamond"/>
          <w:color w:val="000000" w:themeColor="text1"/>
          <w:szCs w:val="24"/>
        </w:rPr>
        <w:t xml:space="preserve">sem prejuízo do disposto no n.º 1 do </w:t>
      </w:r>
      <w:r w:rsidR="004451EF" w:rsidRPr="00FC7A70">
        <w:rPr>
          <w:rFonts w:ascii="Garamond" w:hAnsi="Garamond"/>
          <w:color w:val="000000" w:themeColor="text1"/>
          <w:szCs w:val="24"/>
        </w:rPr>
        <w:fldChar w:fldCharType="begin"/>
      </w:r>
      <w:r w:rsidR="004451EF" w:rsidRPr="00FC7A70">
        <w:rPr>
          <w:rFonts w:ascii="Garamond" w:hAnsi="Garamond"/>
          <w:color w:val="000000" w:themeColor="text1"/>
          <w:szCs w:val="24"/>
        </w:rPr>
        <w:instrText xml:space="preserve"> REF _Ref233368680 \r \h </w:instrText>
      </w:r>
      <w:r w:rsidR="00FC7A70" w:rsidRPr="00FC7A70">
        <w:rPr>
          <w:rFonts w:ascii="Garamond" w:hAnsi="Garamond"/>
          <w:color w:val="000000" w:themeColor="text1"/>
          <w:szCs w:val="24"/>
        </w:rPr>
        <w:instrText xml:space="preserve"> \* MERGEFORMAT </w:instrText>
      </w:r>
      <w:r w:rsidR="004451EF" w:rsidRPr="00FC7A70">
        <w:rPr>
          <w:rFonts w:ascii="Garamond" w:hAnsi="Garamond"/>
          <w:color w:val="000000" w:themeColor="text1"/>
          <w:szCs w:val="24"/>
        </w:rPr>
      </w:r>
      <w:r w:rsidR="004451EF" w:rsidRPr="00FC7A70">
        <w:rPr>
          <w:rFonts w:ascii="Garamond" w:hAnsi="Garamond"/>
          <w:color w:val="000000" w:themeColor="text1"/>
          <w:szCs w:val="24"/>
        </w:rPr>
        <w:fldChar w:fldCharType="separate"/>
      </w:r>
      <w:ins w:id="1291" w:author="Maria João Torres" w:date="2026-09-08T16:03:00Z" w16du:dateUtc="2026-09-08T15:03:00Z">
        <w:r w:rsidR="000B7557">
          <w:rPr>
            <w:rFonts w:ascii="Garamond" w:hAnsi="Garamond"/>
            <w:color w:val="000000" w:themeColor="text1"/>
            <w:szCs w:val="24"/>
          </w:rPr>
          <w:t>a</w:t>
        </w:r>
      </w:ins>
      <w:del w:id="1292" w:author="Maria João Torres" w:date="2026-09-08T16:03:00Z" w16du:dateUtc="2026-09-08T15:03:00Z">
        <w:r w:rsidR="009D4F47" w:rsidDel="000B7557">
          <w:rPr>
            <w:rFonts w:ascii="Garamond" w:hAnsi="Garamond"/>
            <w:color w:val="000000" w:themeColor="text1"/>
            <w:szCs w:val="24"/>
          </w:rPr>
          <w:delText>A</w:delText>
        </w:r>
      </w:del>
      <w:r w:rsidR="009D4F47">
        <w:rPr>
          <w:rFonts w:ascii="Garamond" w:hAnsi="Garamond"/>
          <w:color w:val="000000" w:themeColor="text1"/>
          <w:szCs w:val="24"/>
        </w:rPr>
        <w:t>rtigo 59.º</w:t>
      </w:r>
      <w:r w:rsidR="004451EF" w:rsidRPr="00FC7A70">
        <w:rPr>
          <w:rFonts w:ascii="Garamond" w:hAnsi="Garamond"/>
          <w:color w:val="000000" w:themeColor="text1"/>
          <w:szCs w:val="24"/>
        </w:rPr>
        <w:fldChar w:fldCharType="end"/>
      </w:r>
      <w:r w:rsidRPr="00FC7A70">
        <w:rPr>
          <w:rFonts w:ascii="Garamond" w:hAnsi="Garamond"/>
          <w:color w:val="000000" w:themeColor="text1"/>
          <w:szCs w:val="24"/>
        </w:rPr>
        <w:t>, destinados a proporcionar alojamento e serviços complementares de apoio a turistas, sujeitos a uma administração comum de serviços partilhados e de equipamentos de utilização comum, que integrem pelo menos dois empreendimentos turísticos de um</w:t>
      </w:r>
      <w:r w:rsidR="003A339F" w:rsidRPr="00FC7A70">
        <w:rPr>
          <w:rFonts w:ascii="Garamond" w:hAnsi="Garamond"/>
          <w:color w:val="000000" w:themeColor="text1"/>
          <w:szCs w:val="24"/>
        </w:rPr>
        <w:t>a</w:t>
      </w:r>
      <w:r w:rsidRPr="00FC7A70">
        <w:rPr>
          <w:rFonts w:ascii="Garamond" w:hAnsi="Garamond"/>
          <w:color w:val="000000" w:themeColor="text1"/>
          <w:szCs w:val="24"/>
        </w:rPr>
        <w:t xml:space="preserve"> d</w:t>
      </w:r>
      <w:r w:rsidR="003A339F" w:rsidRPr="00FC7A70">
        <w:rPr>
          <w:rFonts w:ascii="Garamond" w:hAnsi="Garamond"/>
          <w:color w:val="000000" w:themeColor="text1"/>
          <w:szCs w:val="24"/>
        </w:rPr>
        <w:t>as tipologias</w:t>
      </w:r>
      <w:r w:rsidRPr="00FC7A70">
        <w:rPr>
          <w:rFonts w:ascii="Garamond" w:hAnsi="Garamond"/>
          <w:color w:val="000000" w:themeColor="text1"/>
          <w:szCs w:val="24"/>
        </w:rPr>
        <w:t xml:space="preserve"> previst</w:t>
      </w:r>
      <w:r w:rsidR="003A339F" w:rsidRPr="00FC7A70">
        <w:rPr>
          <w:rFonts w:ascii="Garamond" w:hAnsi="Garamond"/>
          <w:color w:val="000000" w:themeColor="text1"/>
          <w:szCs w:val="24"/>
        </w:rPr>
        <w:t>a</w:t>
      </w:r>
      <w:r w:rsidRPr="00FC7A70">
        <w:rPr>
          <w:rFonts w:ascii="Garamond" w:hAnsi="Garamond"/>
          <w:color w:val="000000" w:themeColor="text1"/>
          <w:szCs w:val="24"/>
        </w:rPr>
        <w:t>s n</w:t>
      </w:r>
      <w:r w:rsidR="003A339F" w:rsidRPr="00FC7A70">
        <w:rPr>
          <w:rFonts w:ascii="Garamond" w:hAnsi="Garamond"/>
          <w:color w:val="000000" w:themeColor="text1"/>
          <w:szCs w:val="24"/>
        </w:rPr>
        <w:t xml:space="preserve">as alíneas </w:t>
      </w:r>
      <w:r w:rsidR="003A339F" w:rsidRPr="00821D05">
        <w:rPr>
          <w:rFonts w:ascii="Garamond" w:hAnsi="Garamond"/>
          <w:i/>
          <w:iCs/>
          <w:color w:val="000000" w:themeColor="text1"/>
          <w:szCs w:val="24"/>
        </w:rPr>
        <w:t>a)</w:t>
      </w:r>
      <w:r w:rsidR="003A339F" w:rsidRPr="00FC7A70">
        <w:rPr>
          <w:rFonts w:ascii="Garamond" w:hAnsi="Garamond"/>
          <w:color w:val="000000" w:themeColor="text1"/>
          <w:szCs w:val="24"/>
        </w:rPr>
        <w:t xml:space="preserve"> a </w:t>
      </w:r>
      <w:r w:rsidR="003A339F" w:rsidRPr="00821D05">
        <w:rPr>
          <w:rFonts w:ascii="Garamond" w:hAnsi="Garamond"/>
          <w:i/>
          <w:iCs/>
          <w:color w:val="000000" w:themeColor="text1"/>
          <w:szCs w:val="24"/>
        </w:rPr>
        <w:t>c)</w:t>
      </w:r>
      <w:r w:rsidR="003A339F" w:rsidRPr="00FC7A70">
        <w:rPr>
          <w:rFonts w:ascii="Garamond" w:hAnsi="Garamond"/>
          <w:color w:val="000000" w:themeColor="text1"/>
          <w:szCs w:val="24"/>
        </w:rPr>
        <w:t xml:space="preserve"> e </w:t>
      </w:r>
      <w:r w:rsidR="003A339F" w:rsidRPr="00821D05">
        <w:rPr>
          <w:rFonts w:ascii="Garamond" w:hAnsi="Garamond"/>
          <w:i/>
          <w:iCs/>
          <w:color w:val="000000" w:themeColor="text1"/>
          <w:szCs w:val="24"/>
        </w:rPr>
        <w:t>e)</w:t>
      </w:r>
      <w:r w:rsidR="003A339F" w:rsidRPr="00FC7A70">
        <w:rPr>
          <w:rFonts w:ascii="Garamond" w:hAnsi="Garamond"/>
          <w:color w:val="000000" w:themeColor="text1"/>
          <w:szCs w:val="24"/>
        </w:rPr>
        <w:t xml:space="preserve"> a </w:t>
      </w:r>
      <w:r w:rsidR="003A339F" w:rsidRPr="00821D05">
        <w:rPr>
          <w:rFonts w:ascii="Garamond" w:hAnsi="Garamond"/>
          <w:i/>
          <w:iCs/>
          <w:color w:val="000000" w:themeColor="text1"/>
          <w:szCs w:val="24"/>
        </w:rPr>
        <w:t>g)</w:t>
      </w:r>
      <w:r w:rsidR="003A339F" w:rsidRPr="00FC7A70">
        <w:rPr>
          <w:rFonts w:ascii="Garamond" w:hAnsi="Garamond"/>
          <w:color w:val="000000" w:themeColor="text1"/>
          <w:szCs w:val="24"/>
        </w:rPr>
        <w:t xml:space="preserve"> d</w:t>
      </w:r>
      <w:r w:rsidRPr="00FC7A70">
        <w:rPr>
          <w:rFonts w:ascii="Garamond" w:hAnsi="Garamond"/>
          <w:color w:val="000000" w:themeColor="text1"/>
          <w:szCs w:val="24"/>
        </w:rPr>
        <w:t xml:space="preserve">o n.º 4 do artigo </w:t>
      </w:r>
      <w:r w:rsidR="00A24577" w:rsidRPr="00FC7A70">
        <w:rPr>
          <w:rFonts w:ascii="Garamond" w:hAnsi="Garamond"/>
          <w:color w:val="000000" w:themeColor="text1"/>
          <w:szCs w:val="24"/>
        </w:rPr>
        <w:t>seguinte</w:t>
      </w:r>
      <w:r w:rsidRPr="00FC7A70">
        <w:rPr>
          <w:rFonts w:ascii="Garamond" w:hAnsi="Garamond"/>
          <w:color w:val="000000" w:themeColor="text1"/>
          <w:szCs w:val="24"/>
        </w:rPr>
        <w:t>, sendo obrigatoriamente um deles um estabelecimento hoteleiro;</w:t>
      </w:r>
    </w:p>
    <w:p w14:paraId="6A82920C" w14:textId="6BDBB76B"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«Empreendimento de turismo de habitação», o empreendimento turístico de natureza familiar instalados em imóveis antigos particulares que, pelo seu valor arquitetónico, histórico ou artístico, sejam representativos de uma determinada época, nomeadamente palácios e solares, podendo localizar-se em espaços rurais ou urbanos;</w:t>
      </w:r>
    </w:p>
    <w:p w14:paraId="2E29BB97" w14:textId="6064DD1D"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«Empreendimento de turismo no espaço rural», o empreendimento turístico que se destina a prestar, em espaços rurais, serviços de alojamento a turistas, preservando, recuperando e valorizando o património arquitetónico, histórico, natural e paisagístico dos respetivos locais e regiões onde se situam, através da reconstrução, reabilitação ou ampliação de construções existentes, de modo a ser assegurada a sua integração na envolvente, que se pode classificar nos seguintes grupos: </w:t>
      </w:r>
    </w:p>
    <w:p w14:paraId="120E528B" w14:textId="77777777" w:rsidR="00CD515C" w:rsidRPr="00FC7A70" w:rsidRDefault="00CD515C" w:rsidP="009D590A">
      <w:pPr>
        <w:widowControl w:val="0"/>
        <w:numPr>
          <w:ilvl w:val="0"/>
          <w:numId w:val="196"/>
        </w:numPr>
        <w:spacing w:after="120"/>
        <w:ind w:left="1276" w:hanging="283"/>
        <w:rPr>
          <w:rFonts w:ascii="Garamond" w:hAnsi="Garamond"/>
          <w:color w:val="000000" w:themeColor="text1"/>
          <w:szCs w:val="24"/>
        </w:rPr>
      </w:pPr>
      <w:r w:rsidRPr="00FC7A70">
        <w:rPr>
          <w:rFonts w:ascii="Garamond" w:hAnsi="Garamond"/>
          <w:color w:val="000000" w:themeColor="text1"/>
          <w:szCs w:val="24"/>
        </w:rPr>
        <w:t>Casas de campo, os empreendimentos turísticos instalados em imóveis, situados em aldeias e espaços rurais, que se integram, pela sua traça, materiais de construção e demais características, na arquitetura típica local;</w:t>
      </w:r>
    </w:p>
    <w:p w14:paraId="4A816B4C" w14:textId="77777777" w:rsidR="00CD515C" w:rsidRPr="00FC7A70" w:rsidRDefault="00CD515C" w:rsidP="009D590A">
      <w:pPr>
        <w:widowControl w:val="0"/>
        <w:numPr>
          <w:ilvl w:val="0"/>
          <w:numId w:val="196"/>
        </w:numPr>
        <w:spacing w:after="120"/>
        <w:ind w:left="1276" w:hanging="283"/>
        <w:rPr>
          <w:rFonts w:ascii="Garamond" w:hAnsi="Garamond"/>
          <w:color w:val="000000" w:themeColor="text1"/>
          <w:szCs w:val="24"/>
        </w:rPr>
      </w:pPr>
      <w:r w:rsidRPr="00FC7A70">
        <w:rPr>
          <w:rFonts w:ascii="Garamond" w:hAnsi="Garamond"/>
          <w:color w:val="000000" w:themeColor="text1"/>
          <w:szCs w:val="24"/>
        </w:rPr>
        <w:t>Agroturismo, os empreendimentos turísticos instalados em imóveis situados em explorações agrícolas, que permitam aos hóspedes o acompanhamento e conhecimento da atividade agrícola, ou a participação nos trabalhos aí desenvolvidos, de acordo com as regras estabelecidas pelo seu responsável;</w:t>
      </w:r>
    </w:p>
    <w:p w14:paraId="61FE236A" w14:textId="77777777" w:rsidR="00CD515C" w:rsidRPr="00FC7A70" w:rsidRDefault="00CD515C" w:rsidP="009D590A">
      <w:pPr>
        <w:widowControl w:val="0"/>
        <w:numPr>
          <w:ilvl w:val="0"/>
          <w:numId w:val="196"/>
        </w:numPr>
        <w:spacing w:after="120"/>
        <w:ind w:left="1276" w:hanging="283"/>
        <w:rPr>
          <w:rFonts w:ascii="Garamond" w:hAnsi="Garamond"/>
          <w:color w:val="000000" w:themeColor="text1"/>
          <w:szCs w:val="24"/>
        </w:rPr>
      </w:pPr>
      <w:r w:rsidRPr="00FC7A70">
        <w:rPr>
          <w:rFonts w:ascii="Garamond" w:hAnsi="Garamond"/>
          <w:color w:val="000000" w:themeColor="text1"/>
          <w:szCs w:val="24"/>
        </w:rPr>
        <w:t>Hotéis rurais, os empreendimentos turísticos que cumprem os requisitos de classificação aplicáveis aos hotéis e os requisitos aplicáveis aos empreendimentos de turismo no espaço rural, e que se destinam a prestar, em espaços rurais, serviços de alojamento a turistas, preservando, recuperando e valorizando o património arquitetónico, histórico, natural e paisagístico dos respetivos locais e regiões onde se situam, através da reconstrução, reabilitação ou ampliação de construções existentes, de modo a ser assegurada a sua integração na envolvente, podendo instalar-se em edifícios existentes ou construídos de raiz;</w:t>
      </w:r>
    </w:p>
    <w:p w14:paraId="6DA18D6B" w14:textId="5FB5E7B7" w:rsidR="00CD515C" w:rsidRPr="00FC7A70" w:rsidRDefault="00CD515C" w:rsidP="009D590A">
      <w:pPr>
        <w:widowControl w:val="0"/>
        <w:numPr>
          <w:ilvl w:val="0"/>
          <w:numId w:val="196"/>
        </w:numPr>
        <w:spacing w:after="120"/>
        <w:ind w:left="1276" w:hanging="283"/>
        <w:rPr>
          <w:rFonts w:ascii="Garamond" w:hAnsi="Garamond"/>
          <w:color w:val="000000" w:themeColor="text1"/>
          <w:szCs w:val="24"/>
        </w:rPr>
      </w:pPr>
      <w:r w:rsidRPr="00FC7A70">
        <w:rPr>
          <w:rFonts w:ascii="Garamond" w:hAnsi="Garamond"/>
          <w:color w:val="000000" w:themeColor="text1"/>
          <w:szCs w:val="24"/>
        </w:rPr>
        <w:t>Turismo de aldeia, quando sejam exploradas casas de campo na mesma aldeia ou em aldeias próximas, de uma forma integrada, por uma única entidade.</w:t>
      </w:r>
    </w:p>
    <w:p w14:paraId="568FCAA4" w14:textId="1D81D92E"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«Empreendimentos turísticos», os estabelecimentos que se destinam a prestar serviços de alojamento temporário, mediante remuneração, dispondo, para o seu funcionamento, de um adequado conjunto de estruturas, equipamentos e serviços complementares;</w:t>
      </w:r>
    </w:p>
    <w:p w14:paraId="655DE18C" w14:textId="4CEA225D"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«Estabelecimento hoteleiro», o empreendimento turístico destinado a proporcionar alojamento temporário e outros serviços acessórios ou de apoio, com ou sem fornecimento de refeições, e vocacionado a uma locação diária, que se podem classificar em: </w:t>
      </w:r>
    </w:p>
    <w:p w14:paraId="5DA2AE3F" w14:textId="4D351D41" w:rsidR="00CD515C" w:rsidRPr="00FC7A70" w:rsidRDefault="00CD515C" w:rsidP="009D590A">
      <w:pPr>
        <w:widowControl w:val="0"/>
        <w:numPr>
          <w:ilvl w:val="0"/>
          <w:numId w:val="165"/>
        </w:numPr>
        <w:spacing w:after="120"/>
        <w:ind w:left="1276" w:hanging="283"/>
        <w:rPr>
          <w:rFonts w:ascii="Garamond" w:hAnsi="Garamond"/>
          <w:color w:val="000000" w:themeColor="text1"/>
          <w:szCs w:val="24"/>
        </w:rPr>
      </w:pPr>
      <w:r w:rsidRPr="00FC7A70">
        <w:rPr>
          <w:rFonts w:ascii="Garamond" w:hAnsi="Garamond"/>
          <w:color w:val="000000" w:themeColor="text1"/>
          <w:szCs w:val="24"/>
        </w:rPr>
        <w:t>Hotéis, quando, pelo menos metade das unidades de alojamento s</w:t>
      </w:r>
      <w:r w:rsidR="00686AD3" w:rsidRPr="00FC7A70">
        <w:rPr>
          <w:rFonts w:ascii="Garamond" w:hAnsi="Garamond"/>
          <w:color w:val="000000" w:themeColor="text1"/>
          <w:szCs w:val="24"/>
        </w:rPr>
        <w:t>ejam</w:t>
      </w:r>
      <w:r w:rsidRPr="00FC7A70">
        <w:rPr>
          <w:rFonts w:ascii="Garamond" w:hAnsi="Garamond"/>
          <w:color w:val="000000" w:themeColor="text1"/>
          <w:szCs w:val="24"/>
        </w:rPr>
        <w:t xml:space="preserve"> quartos </w:t>
      </w:r>
      <w:r w:rsidR="001B596E" w:rsidRPr="00FC7A70">
        <w:rPr>
          <w:rFonts w:ascii="Garamond" w:hAnsi="Garamond"/>
          <w:color w:val="000000" w:themeColor="text1"/>
          <w:szCs w:val="24"/>
        </w:rPr>
        <w:t xml:space="preserve">e </w:t>
      </w:r>
      <w:r w:rsidRPr="00FC7A70">
        <w:rPr>
          <w:rFonts w:ascii="Garamond" w:hAnsi="Garamond"/>
          <w:color w:val="000000" w:themeColor="text1"/>
          <w:szCs w:val="24"/>
        </w:rPr>
        <w:t>ou suítes;</w:t>
      </w:r>
    </w:p>
    <w:p w14:paraId="4503806D" w14:textId="09B02DCB" w:rsidR="00CD515C" w:rsidRPr="00FC7A70" w:rsidRDefault="00CD515C" w:rsidP="009D590A">
      <w:pPr>
        <w:widowControl w:val="0"/>
        <w:numPr>
          <w:ilvl w:val="0"/>
          <w:numId w:val="165"/>
        </w:numPr>
        <w:spacing w:after="120"/>
        <w:ind w:left="1276" w:hanging="283"/>
        <w:rPr>
          <w:rFonts w:ascii="Garamond" w:hAnsi="Garamond"/>
          <w:color w:val="000000" w:themeColor="text1"/>
          <w:szCs w:val="24"/>
        </w:rPr>
      </w:pPr>
      <w:r w:rsidRPr="00FC7A70">
        <w:rPr>
          <w:rFonts w:ascii="Garamond" w:hAnsi="Garamond"/>
          <w:color w:val="000000" w:themeColor="text1"/>
          <w:szCs w:val="24"/>
        </w:rPr>
        <w:t>Hotéis-apartamentos (aparthotéis), quando a maioria ou a totalidade das unidades de alojamento é constituída por apartamentos e</w:t>
      </w:r>
      <w:r w:rsidR="00137604" w:rsidRPr="00FC7A70">
        <w:rPr>
          <w:rFonts w:ascii="Garamond" w:hAnsi="Garamond"/>
          <w:color w:val="000000" w:themeColor="text1"/>
          <w:szCs w:val="24"/>
        </w:rPr>
        <w:t xml:space="preserve"> </w:t>
      </w:r>
      <w:r w:rsidRPr="00FC7A70">
        <w:rPr>
          <w:rFonts w:ascii="Garamond" w:hAnsi="Garamond"/>
          <w:color w:val="000000" w:themeColor="text1"/>
          <w:szCs w:val="24"/>
        </w:rPr>
        <w:t>ou moradias;</w:t>
      </w:r>
    </w:p>
    <w:p w14:paraId="3262B1C3" w14:textId="77777777" w:rsidR="00CD515C" w:rsidRPr="00FC7A70" w:rsidRDefault="00CD515C" w:rsidP="009D590A">
      <w:pPr>
        <w:widowControl w:val="0"/>
        <w:numPr>
          <w:ilvl w:val="0"/>
          <w:numId w:val="165"/>
        </w:numPr>
        <w:spacing w:after="120"/>
        <w:ind w:left="1276" w:hanging="283"/>
        <w:rPr>
          <w:rFonts w:ascii="Garamond" w:hAnsi="Garamond"/>
          <w:color w:val="000000" w:themeColor="text1"/>
          <w:szCs w:val="24"/>
        </w:rPr>
      </w:pPr>
      <w:r w:rsidRPr="00FC7A70">
        <w:rPr>
          <w:rFonts w:ascii="Garamond" w:hAnsi="Garamond"/>
          <w:color w:val="000000" w:themeColor="text1"/>
          <w:szCs w:val="24"/>
        </w:rPr>
        <w:t>Pousadas, quando explorados diretamente pela ENATUR - Empresa Nacional de Turismo, S. A., ou por terceiros mediante celebração de contratos de franquia ou de cessão de exploração, e instalados em imóveis classificados como de interesse nacional, de interesse público ou de interesse municipal ou em edifícios que, pela sua antiguidade, valor arquitetónico e histórico, sejam representativos de uma determinada época.</w:t>
      </w:r>
    </w:p>
    <w:p w14:paraId="2FECCE6C" w14:textId="77777777" w:rsidR="00CD515C"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«Parques de campismo», os empreendimentos turísticos instalados em terrenos devidamente delimitados e dotados de estruturas destinadas a permitir a instalação de unidades de alojamento temporário com carácter amovível ou móvel como tendas, reboques, caravanas, autocaravanas e veículos similares e demais material e equipamento necessários à prática do campismo;</w:t>
      </w:r>
    </w:p>
    <w:p w14:paraId="05A22F88" w14:textId="77777777" w:rsidR="009D590A" w:rsidRPr="00FC7A70" w:rsidRDefault="009D590A" w:rsidP="009D590A">
      <w:pPr>
        <w:widowControl w:val="0"/>
        <w:spacing w:after="120"/>
        <w:rPr>
          <w:rFonts w:ascii="Garamond" w:hAnsi="Garamond"/>
          <w:color w:val="000000" w:themeColor="text1"/>
          <w:szCs w:val="24"/>
        </w:rPr>
      </w:pPr>
    </w:p>
    <w:p w14:paraId="654723E6" w14:textId="46D97CCB" w:rsidR="00CD515C" w:rsidRPr="00FC7A70" w:rsidRDefault="00CD515C" w:rsidP="009D590A">
      <w:pPr>
        <w:widowControl w:val="0"/>
        <w:numPr>
          <w:ilvl w:val="0"/>
          <w:numId w:val="225"/>
        </w:numPr>
        <w:spacing w:after="120"/>
        <w:ind w:left="851" w:hanging="284"/>
        <w:rPr>
          <w:rFonts w:ascii="Garamond" w:hAnsi="Garamond"/>
          <w:color w:val="000000" w:themeColor="text1"/>
          <w:szCs w:val="24"/>
        </w:rPr>
      </w:pPr>
      <w:r w:rsidRPr="00FC7A70">
        <w:rPr>
          <w:rFonts w:ascii="Garamond" w:hAnsi="Garamond"/>
          <w:color w:val="000000" w:themeColor="text1"/>
          <w:szCs w:val="24"/>
        </w:rPr>
        <w:t>«Unidade de alojamento», o espaço delimitado destinado ao uso exclusivo e privativo do utente do empreendimento turístico, podendo assumir a configuração de quartos, suítes, apartamentos ou moradias</w:t>
      </w:r>
      <w:r w:rsidR="003D4D3E" w:rsidRPr="00FC7A70">
        <w:rPr>
          <w:rFonts w:ascii="Garamond" w:hAnsi="Garamond"/>
          <w:color w:val="000000" w:themeColor="text1"/>
          <w:szCs w:val="24"/>
        </w:rPr>
        <w:t xml:space="preserve"> e unidades de </w:t>
      </w:r>
      <w:r w:rsidR="003D4D3E" w:rsidRPr="00FC7A70">
        <w:rPr>
          <w:rFonts w:ascii="Garamond" w:hAnsi="Garamond"/>
          <w:i/>
          <w:iCs/>
          <w:color w:val="000000" w:themeColor="text1"/>
          <w:szCs w:val="24"/>
        </w:rPr>
        <w:t>glamping</w:t>
      </w:r>
      <w:r w:rsidRPr="00FC7A70">
        <w:rPr>
          <w:rFonts w:ascii="Garamond" w:hAnsi="Garamond"/>
          <w:color w:val="000000" w:themeColor="text1"/>
          <w:szCs w:val="24"/>
        </w:rPr>
        <w:t xml:space="preserve">, consoante </w:t>
      </w:r>
      <w:r w:rsidR="003D4D3E" w:rsidRPr="00FC7A70">
        <w:rPr>
          <w:rFonts w:ascii="Garamond" w:hAnsi="Garamond"/>
          <w:color w:val="000000" w:themeColor="text1"/>
          <w:szCs w:val="24"/>
        </w:rPr>
        <w:t>a</w:t>
      </w:r>
      <w:r w:rsidRPr="00FC7A70">
        <w:rPr>
          <w:rFonts w:ascii="Garamond" w:hAnsi="Garamond"/>
          <w:color w:val="000000" w:themeColor="text1"/>
          <w:szCs w:val="24"/>
        </w:rPr>
        <w:t xml:space="preserve"> tipo</w:t>
      </w:r>
      <w:r w:rsidR="003D4D3E" w:rsidRPr="00FC7A70">
        <w:rPr>
          <w:rFonts w:ascii="Garamond" w:hAnsi="Garamond"/>
          <w:color w:val="000000" w:themeColor="text1"/>
          <w:szCs w:val="24"/>
        </w:rPr>
        <w:t>logia</w:t>
      </w:r>
      <w:r w:rsidRPr="00FC7A70">
        <w:rPr>
          <w:rFonts w:ascii="Garamond" w:hAnsi="Garamond"/>
          <w:color w:val="000000" w:themeColor="text1"/>
          <w:szCs w:val="24"/>
        </w:rPr>
        <w:t xml:space="preserve"> de empreendimento turístico</w:t>
      </w:r>
      <w:r w:rsidR="00F91857" w:rsidRPr="00FC7A70">
        <w:rPr>
          <w:rFonts w:ascii="Garamond" w:hAnsi="Garamond"/>
          <w:color w:val="000000" w:themeColor="text1"/>
          <w:szCs w:val="24"/>
        </w:rPr>
        <w:t>.</w:t>
      </w:r>
    </w:p>
    <w:p w14:paraId="24B015DC" w14:textId="395F58D0" w:rsidR="004B7A8D" w:rsidRPr="00FC7A70" w:rsidDel="000B7557" w:rsidRDefault="004B7A8D" w:rsidP="00DF7BBF">
      <w:pPr>
        <w:widowControl w:val="0"/>
        <w:spacing w:after="120"/>
        <w:rPr>
          <w:del w:id="1293" w:author="Maria João Torres" w:date="2026-09-08T16:03:00Z" w16du:dateUtc="2026-09-08T15:03:00Z"/>
          <w:rFonts w:ascii="Garamond" w:hAnsi="Garamond"/>
          <w:szCs w:val="24"/>
        </w:rPr>
      </w:pPr>
    </w:p>
    <w:p w14:paraId="70BAA846"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294" w:name="_Ref225506559"/>
    </w:p>
    <w:bookmarkEnd w:id="1294"/>
    <w:p w14:paraId="1461D12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Tipologias de empreendimentos turísticos</w:t>
      </w:r>
    </w:p>
    <w:p w14:paraId="07A26067" w14:textId="2D1F6058" w:rsidR="008A4623" w:rsidRPr="00821D05" w:rsidRDefault="008A4623" w:rsidP="00DF7BBF">
      <w:pPr>
        <w:pStyle w:val="PargrafodaLista"/>
        <w:widowControl w:val="0"/>
        <w:numPr>
          <w:ilvl w:val="0"/>
          <w:numId w:val="336"/>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 xml:space="preserve">Não se consideram empreendimentos turísticos para os efeitos na alínea </w:t>
      </w:r>
      <w:r w:rsidR="00A80BD1" w:rsidRPr="00821D05">
        <w:rPr>
          <w:rFonts w:ascii="Garamond" w:hAnsi="Garamond"/>
          <w:i/>
          <w:iCs/>
          <w:color w:val="000000" w:themeColor="text1"/>
          <w:szCs w:val="24"/>
        </w:rPr>
        <w:t>g)</w:t>
      </w:r>
      <w:r w:rsidR="00A80BD1" w:rsidRPr="00821D05">
        <w:rPr>
          <w:rFonts w:ascii="Garamond" w:hAnsi="Garamond"/>
          <w:color w:val="000000" w:themeColor="text1"/>
          <w:szCs w:val="24"/>
        </w:rPr>
        <w:t xml:space="preserve"> </w:t>
      </w:r>
      <w:r w:rsidRPr="00821D05">
        <w:rPr>
          <w:rFonts w:ascii="Garamond" w:hAnsi="Garamond"/>
          <w:color w:val="000000" w:themeColor="text1"/>
          <w:szCs w:val="24"/>
        </w:rPr>
        <w:t xml:space="preserve">do artigo </w:t>
      </w:r>
      <w:r w:rsidR="00A80BD1" w:rsidRPr="00821D05">
        <w:rPr>
          <w:rFonts w:ascii="Garamond" w:hAnsi="Garamond"/>
          <w:color w:val="000000" w:themeColor="text1"/>
          <w:szCs w:val="24"/>
        </w:rPr>
        <w:t>anterior</w:t>
      </w:r>
      <w:r w:rsidRPr="00821D05">
        <w:rPr>
          <w:rFonts w:ascii="Garamond" w:hAnsi="Garamond"/>
          <w:color w:val="000000" w:themeColor="text1"/>
          <w:szCs w:val="24"/>
        </w:rPr>
        <w:t>:</w:t>
      </w:r>
    </w:p>
    <w:p w14:paraId="7B58F39B" w14:textId="77777777" w:rsidR="008A4623" w:rsidRPr="00FC7A70" w:rsidRDefault="008A4623" w:rsidP="009D590A">
      <w:pPr>
        <w:widowControl w:val="0"/>
        <w:numPr>
          <w:ilvl w:val="0"/>
          <w:numId w:val="166"/>
        </w:numPr>
        <w:spacing w:after="120"/>
        <w:ind w:left="851" w:hanging="284"/>
        <w:rPr>
          <w:rFonts w:ascii="Garamond" w:hAnsi="Garamond"/>
          <w:color w:val="000000" w:themeColor="text1"/>
          <w:szCs w:val="24"/>
        </w:rPr>
      </w:pPr>
      <w:r w:rsidRPr="00FC7A70">
        <w:rPr>
          <w:rFonts w:ascii="Garamond" w:hAnsi="Garamond"/>
          <w:color w:val="000000" w:themeColor="text1"/>
          <w:szCs w:val="24"/>
        </w:rPr>
        <w:t>As instalações ou os estabelecimentos que, embora destinados a proporcionar alojamento, sejam explorados sem intuito lucrativo ou para fins exclusivamente de solidariedade social e cuja frequência seja restrita a grupos limitados;</w:t>
      </w:r>
    </w:p>
    <w:p w14:paraId="1E867740" w14:textId="77777777" w:rsidR="008A4623" w:rsidRPr="00FC7A70" w:rsidRDefault="008A4623" w:rsidP="009D590A">
      <w:pPr>
        <w:widowControl w:val="0"/>
        <w:numPr>
          <w:ilvl w:val="0"/>
          <w:numId w:val="166"/>
        </w:numPr>
        <w:spacing w:after="120"/>
        <w:ind w:left="851" w:hanging="284"/>
        <w:rPr>
          <w:rFonts w:ascii="Garamond" w:hAnsi="Garamond"/>
          <w:color w:val="000000" w:themeColor="text1"/>
          <w:szCs w:val="24"/>
        </w:rPr>
      </w:pPr>
      <w:r w:rsidRPr="00FC7A70">
        <w:rPr>
          <w:rFonts w:ascii="Garamond" w:hAnsi="Garamond"/>
          <w:color w:val="000000" w:themeColor="text1"/>
          <w:szCs w:val="24"/>
        </w:rPr>
        <w:t>As instalações ou os estabelecimentos que, embora destinados a proporcionar alojamento temporário com fins lucrativos, não reúnam os requisitos para serem considerados empreendimentos turísticos.</w:t>
      </w:r>
    </w:p>
    <w:p w14:paraId="27998222" w14:textId="421058ED" w:rsidR="008A4623" w:rsidRPr="00FC7A70" w:rsidRDefault="008A4623" w:rsidP="00DF7BBF">
      <w:pPr>
        <w:pStyle w:val="PargrafodaLista"/>
        <w:widowControl w:val="0"/>
        <w:numPr>
          <w:ilvl w:val="0"/>
          <w:numId w:val="33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Com exceção do</w:t>
      </w:r>
      <w:r w:rsidR="00D70CDC" w:rsidRPr="00FC7A70">
        <w:rPr>
          <w:rFonts w:ascii="Garamond" w:hAnsi="Garamond"/>
          <w:color w:val="000000" w:themeColor="text1"/>
          <w:szCs w:val="24"/>
        </w:rPr>
        <w:t>s</w:t>
      </w:r>
      <w:r w:rsidRPr="00FC7A70">
        <w:rPr>
          <w:rFonts w:ascii="Garamond" w:hAnsi="Garamond"/>
          <w:color w:val="000000" w:themeColor="text1"/>
          <w:szCs w:val="24"/>
        </w:rPr>
        <w:t xml:space="preserve"> </w:t>
      </w:r>
      <w:r w:rsidR="00D70CDC" w:rsidRPr="00FC7A70">
        <w:rPr>
          <w:rFonts w:ascii="Garamond" w:hAnsi="Garamond"/>
          <w:color w:val="000000" w:themeColor="text1"/>
          <w:szCs w:val="24"/>
        </w:rPr>
        <w:t xml:space="preserve">estabelecimentos de </w:t>
      </w:r>
      <w:r w:rsidRPr="00FC7A70">
        <w:rPr>
          <w:rFonts w:ascii="Garamond" w:hAnsi="Garamond"/>
          <w:color w:val="000000" w:themeColor="text1"/>
          <w:szCs w:val="24"/>
        </w:rPr>
        <w:t>alojamento local, apenas podem prestar serviços de alojamento turístico os empreendimentos turísticos previstos n</w:t>
      </w:r>
      <w:r w:rsidR="00EF7654" w:rsidRPr="00FC7A70">
        <w:rPr>
          <w:rFonts w:ascii="Garamond" w:hAnsi="Garamond"/>
          <w:color w:val="000000" w:themeColor="text1"/>
          <w:szCs w:val="24"/>
        </w:rPr>
        <w:t>a</w:t>
      </w:r>
      <w:r w:rsidRPr="00FC7A70">
        <w:rPr>
          <w:rFonts w:ascii="Garamond" w:hAnsi="Garamond"/>
          <w:color w:val="000000" w:themeColor="text1"/>
          <w:szCs w:val="24"/>
        </w:rPr>
        <w:t xml:space="preserve"> presente </w:t>
      </w:r>
      <w:r w:rsidR="00EF7654" w:rsidRPr="00FC7A70">
        <w:rPr>
          <w:rFonts w:ascii="Garamond" w:hAnsi="Garamond"/>
          <w:color w:val="000000" w:themeColor="text1"/>
          <w:szCs w:val="24"/>
        </w:rPr>
        <w:t>secção</w:t>
      </w:r>
      <w:r w:rsidRPr="00FC7A70">
        <w:rPr>
          <w:rFonts w:ascii="Garamond" w:hAnsi="Garamond"/>
          <w:color w:val="000000" w:themeColor="text1"/>
          <w:szCs w:val="24"/>
        </w:rPr>
        <w:t>.</w:t>
      </w:r>
    </w:p>
    <w:p w14:paraId="47220873" w14:textId="23800239" w:rsidR="008A4623" w:rsidRPr="00FC7A70" w:rsidRDefault="008A4623" w:rsidP="00DF7BBF">
      <w:pPr>
        <w:pStyle w:val="PargrafodaLista"/>
        <w:widowControl w:val="0"/>
        <w:numPr>
          <w:ilvl w:val="0"/>
          <w:numId w:val="33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Presume-se existir prestação de serviços de alojamento turístico quando um imóvel ou fração deste esteja mobilado e equipado e sejam </w:t>
      </w:r>
      <w:r w:rsidR="00EF7654" w:rsidRPr="00FC7A70">
        <w:rPr>
          <w:rFonts w:ascii="Garamond" w:hAnsi="Garamond"/>
          <w:color w:val="000000" w:themeColor="text1"/>
          <w:szCs w:val="24"/>
        </w:rPr>
        <w:t xml:space="preserve">disponibilizados </w:t>
      </w:r>
      <w:r w:rsidRPr="00FC7A70">
        <w:rPr>
          <w:rFonts w:ascii="Garamond" w:hAnsi="Garamond"/>
          <w:color w:val="000000" w:themeColor="text1"/>
          <w:szCs w:val="24"/>
        </w:rPr>
        <w:t>ao público em geral, além de dormida, serviços de limpeza e receção.</w:t>
      </w:r>
    </w:p>
    <w:p w14:paraId="7FAB0328" w14:textId="79674313" w:rsidR="008A4623" w:rsidRPr="00FC7A70" w:rsidRDefault="008A4623" w:rsidP="00DF7BBF">
      <w:pPr>
        <w:pStyle w:val="PargrafodaLista"/>
        <w:widowControl w:val="0"/>
        <w:numPr>
          <w:ilvl w:val="0"/>
          <w:numId w:val="33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Os empreendimentos turísticos podem ser integrados numa das seguintes tipologias: </w:t>
      </w:r>
    </w:p>
    <w:p w14:paraId="5EA51E80"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Estabelecimentos hoteleiros;</w:t>
      </w:r>
    </w:p>
    <w:p w14:paraId="7F8FEFD6"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Aldeamentos turísticos;</w:t>
      </w:r>
    </w:p>
    <w:p w14:paraId="4FF0CEB1"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Apartamentos turísticos;</w:t>
      </w:r>
    </w:p>
    <w:p w14:paraId="64363025"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Conjuntos turísticos (</w:t>
      </w:r>
      <w:r w:rsidRPr="007F0873">
        <w:rPr>
          <w:rFonts w:ascii="Garamond" w:hAnsi="Garamond"/>
          <w:i/>
          <w:color w:val="000000" w:themeColor="text1"/>
          <w:szCs w:val="24"/>
          <w:rPrChange w:id="1295" w:author="Maria João Torres" w:date="2026-09-10T11:42:00Z" w16du:dateUtc="2026-09-10T10:42:00Z">
            <w:rPr>
              <w:rFonts w:ascii="Garamond" w:hAnsi="Garamond"/>
              <w:color w:val="000000" w:themeColor="text1"/>
              <w:szCs w:val="24"/>
            </w:rPr>
          </w:rPrChange>
        </w:rPr>
        <w:t>resorts</w:t>
      </w:r>
      <w:r w:rsidRPr="00FC7A70">
        <w:rPr>
          <w:rFonts w:ascii="Garamond" w:hAnsi="Garamond"/>
          <w:color w:val="000000" w:themeColor="text1"/>
          <w:szCs w:val="24"/>
        </w:rPr>
        <w:t>);</w:t>
      </w:r>
    </w:p>
    <w:p w14:paraId="0DE1DF19"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Empreendimentos de turismo de habitação;</w:t>
      </w:r>
    </w:p>
    <w:p w14:paraId="2D388BE3"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Empreendimentos de turismo no espaço rural;</w:t>
      </w:r>
    </w:p>
    <w:p w14:paraId="6D5B5A14" w14:textId="77777777" w:rsidR="008A4623" w:rsidRPr="00FC7A70" w:rsidRDefault="008A4623" w:rsidP="009D590A">
      <w:pPr>
        <w:widowControl w:val="0"/>
        <w:numPr>
          <w:ilvl w:val="0"/>
          <w:numId w:val="64"/>
        </w:numPr>
        <w:spacing w:after="120"/>
        <w:ind w:left="851" w:hanging="284"/>
        <w:rPr>
          <w:rFonts w:ascii="Garamond" w:hAnsi="Garamond"/>
          <w:color w:val="000000" w:themeColor="text1"/>
          <w:szCs w:val="24"/>
        </w:rPr>
      </w:pPr>
      <w:r w:rsidRPr="00FC7A70">
        <w:rPr>
          <w:rFonts w:ascii="Garamond" w:hAnsi="Garamond"/>
          <w:color w:val="000000" w:themeColor="text1"/>
          <w:szCs w:val="24"/>
        </w:rPr>
        <w:t>Parques de campismo.</w:t>
      </w:r>
    </w:p>
    <w:p w14:paraId="649BB091" w14:textId="77777777" w:rsidR="008A4623" w:rsidRPr="00FC7A70" w:rsidRDefault="008A4623" w:rsidP="00DF7BBF">
      <w:pPr>
        <w:widowControl w:val="0"/>
        <w:spacing w:after="120"/>
        <w:rPr>
          <w:rFonts w:ascii="Garamond" w:hAnsi="Garamond"/>
          <w:color w:val="000000" w:themeColor="text1"/>
          <w:szCs w:val="24"/>
        </w:rPr>
      </w:pPr>
    </w:p>
    <w:p w14:paraId="43D19BE4"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296" w:name="_Ref225506459"/>
    </w:p>
    <w:bookmarkEnd w:id="1296"/>
    <w:p w14:paraId="1C781A6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Classificação e categorias</w:t>
      </w:r>
    </w:p>
    <w:p w14:paraId="4699B171" w14:textId="50D00087" w:rsidR="008A4623" w:rsidRPr="00821D05" w:rsidRDefault="008A4623"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O Turismo de Portugal, I.</w:t>
      </w:r>
      <w:ins w:id="1297" w:author="Maria João Torres" w:date="2026-09-08T16:06:00Z" w16du:dateUtc="2026-09-08T15:06:00Z">
        <w:r w:rsidR="00E57234">
          <w:rPr>
            <w:rFonts w:ascii="Garamond" w:hAnsi="Garamond"/>
            <w:color w:val="000000" w:themeColor="text1"/>
            <w:szCs w:val="24"/>
          </w:rPr>
          <w:t xml:space="preserve"> </w:t>
        </w:r>
      </w:ins>
      <w:r w:rsidRPr="00821D05">
        <w:rPr>
          <w:rFonts w:ascii="Garamond" w:hAnsi="Garamond"/>
          <w:color w:val="000000" w:themeColor="text1"/>
          <w:szCs w:val="24"/>
        </w:rPr>
        <w:t>P., ou o presidente da câmara municipal, consoante os casos</w:t>
      </w:r>
      <w:ins w:id="1298" w:author="Maria João Torres" w:date="2026-09-08T16:07:00Z" w16du:dateUtc="2026-09-08T15:07:00Z">
        <w:r w:rsidR="00264F81">
          <w:rPr>
            <w:rFonts w:ascii="Garamond" w:hAnsi="Garamond"/>
            <w:color w:val="000000" w:themeColor="text1"/>
            <w:szCs w:val="24"/>
          </w:rPr>
          <w:t>, nos termos do Anexo II</w:t>
        </w:r>
      </w:ins>
      <w:r w:rsidRPr="00821D05">
        <w:rPr>
          <w:rFonts w:ascii="Garamond" w:hAnsi="Garamond"/>
          <w:color w:val="000000" w:themeColor="text1"/>
          <w:szCs w:val="24"/>
        </w:rPr>
        <w:t>, fixa a classificação do empreendimento turístico após a realização da primeira vistoria obrigatória.</w:t>
      </w:r>
    </w:p>
    <w:p w14:paraId="11391598" w14:textId="5329F5FF" w:rsidR="008A4623" w:rsidRPr="00821D05" w:rsidRDefault="008A4623"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A classificação de empreendimentos turísticos consiste na atribuição de tipologia e, quando aplicável, de grupo e de categoria, e tem natureza obrigatória.</w:t>
      </w:r>
    </w:p>
    <w:p w14:paraId="55FE1E04" w14:textId="123C0D16" w:rsidR="008A4623" w:rsidRPr="00821D05" w:rsidRDefault="008D218B"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As tipologias de</w:t>
      </w:r>
      <w:r w:rsidR="008A4623" w:rsidRPr="00821D05">
        <w:rPr>
          <w:rFonts w:ascii="Garamond" w:hAnsi="Garamond"/>
          <w:color w:val="000000" w:themeColor="text1"/>
          <w:szCs w:val="24"/>
        </w:rPr>
        <w:t xml:space="preserve"> empreendimento turístico referid</w:t>
      </w:r>
      <w:r w:rsidRPr="00821D05">
        <w:rPr>
          <w:rFonts w:ascii="Garamond" w:hAnsi="Garamond"/>
          <w:color w:val="000000" w:themeColor="text1"/>
          <w:szCs w:val="24"/>
        </w:rPr>
        <w:t>a</w:t>
      </w:r>
      <w:r w:rsidR="008A4623" w:rsidRPr="00821D05">
        <w:rPr>
          <w:rFonts w:ascii="Garamond" w:hAnsi="Garamond"/>
          <w:color w:val="000000" w:themeColor="text1"/>
          <w:szCs w:val="24"/>
        </w:rPr>
        <w:t xml:space="preserve">s nas alíneas </w:t>
      </w:r>
      <w:r w:rsidR="008A4623" w:rsidRPr="00821D05">
        <w:rPr>
          <w:rFonts w:ascii="Garamond" w:hAnsi="Garamond"/>
          <w:i/>
          <w:iCs/>
          <w:color w:val="000000" w:themeColor="text1"/>
          <w:szCs w:val="24"/>
        </w:rPr>
        <w:t>a)</w:t>
      </w:r>
      <w:r w:rsidR="008A4623" w:rsidRPr="00821D05">
        <w:rPr>
          <w:rFonts w:ascii="Garamond" w:hAnsi="Garamond"/>
          <w:color w:val="000000" w:themeColor="text1"/>
          <w:szCs w:val="24"/>
        </w:rPr>
        <w:t xml:space="preserve"> a </w:t>
      </w:r>
      <w:r w:rsidR="008A4623" w:rsidRPr="00821D05">
        <w:rPr>
          <w:rFonts w:ascii="Garamond" w:hAnsi="Garamond"/>
          <w:i/>
          <w:iCs/>
          <w:color w:val="000000" w:themeColor="text1"/>
          <w:szCs w:val="24"/>
        </w:rPr>
        <w:t>c)</w:t>
      </w:r>
      <w:r w:rsidR="008A4623" w:rsidRPr="00821D05">
        <w:rPr>
          <w:rFonts w:ascii="Garamond" w:hAnsi="Garamond"/>
          <w:color w:val="000000" w:themeColor="text1"/>
          <w:szCs w:val="24"/>
        </w:rPr>
        <w:t xml:space="preserve"> do n.º 4.º do artigo anterior e os hotéis rurais classificam-se nas categorias de duas a cinco estrelas, por referência ao somatório da pontuação relativa aos requisitos referidos no número seguinte.</w:t>
      </w:r>
    </w:p>
    <w:p w14:paraId="1BBA8C5D" w14:textId="54B44EB8" w:rsidR="008A4623" w:rsidRDefault="008A4623"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Os requisitos específicos, mínimos obrigatórios e opcionais, da instalação, classificação e funcionamento de cada tipo</w:t>
      </w:r>
      <w:r w:rsidR="008D218B" w:rsidRPr="00821D05">
        <w:rPr>
          <w:rFonts w:ascii="Garamond" w:hAnsi="Garamond"/>
          <w:color w:val="000000" w:themeColor="text1"/>
          <w:szCs w:val="24"/>
        </w:rPr>
        <w:t>logia</w:t>
      </w:r>
      <w:r w:rsidRPr="00821D05">
        <w:rPr>
          <w:rFonts w:ascii="Garamond" w:hAnsi="Garamond"/>
          <w:color w:val="000000" w:themeColor="text1"/>
          <w:szCs w:val="24"/>
        </w:rPr>
        <w:t xml:space="preserve"> de empreendimento turístico referid</w:t>
      </w:r>
      <w:r w:rsidR="00B93078" w:rsidRPr="00821D05">
        <w:rPr>
          <w:rFonts w:ascii="Garamond" w:hAnsi="Garamond"/>
          <w:color w:val="000000" w:themeColor="text1"/>
          <w:szCs w:val="24"/>
        </w:rPr>
        <w:t>a</w:t>
      </w:r>
      <w:r w:rsidRPr="00821D05">
        <w:rPr>
          <w:rFonts w:ascii="Garamond" w:hAnsi="Garamond"/>
          <w:color w:val="000000" w:themeColor="text1"/>
          <w:szCs w:val="24"/>
        </w:rPr>
        <w:t xml:space="preserve"> no n.º 4 do artigo anterior, bem como os</w:t>
      </w:r>
      <w:r w:rsidR="00B52EA0" w:rsidRPr="00821D05">
        <w:rPr>
          <w:rFonts w:ascii="Garamond" w:hAnsi="Garamond"/>
          <w:color w:val="000000" w:themeColor="text1"/>
          <w:szCs w:val="24"/>
        </w:rPr>
        <w:t xml:space="preserve"> requisitos dos</w:t>
      </w:r>
      <w:r w:rsidRPr="00821D05">
        <w:rPr>
          <w:rFonts w:ascii="Garamond" w:hAnsi="Garamond"/>
          <w:color w:val="000000" w:themeColor="text1"/>
          <w:szCs w:val="24"/>
        </w:rPr>
        <w:t xml:space="preserve"> equipamentos de uso comum são definidos</w:t>
      </w:r>
      <w:r w:rsidR="004E6E68" w:rsidRPr="00821D05">
        <w:rPr>
          <w:rFonts w:ascii="Garamond" w:hAnsi="Garamond"/>
          <w:color w:val="000000" w:themeColor="text1"/>
          <w:szCs w:val="24"/>
        </w:rPr>
        <w:t xml:space="preserve"> p</w:t>
      </w:r>
      <w:r w:rsidRPr="00821D05">
        <w:rPr>
          <w:rFonts w:ascii="Garamond" w:hAnsi="Garamond"/>
          <w:color w:val="000000" w:themeColor="text1"/>
          <w:szCs w:val="24"/>
        </w:rPr>
        <w:t>or portaria dos membros do Governo responsáveis pelas áreas do turismo</w:t>
      </w:r>
      <w:r w:rsidR="004E6E68" w:rsidRPr="00821D05">
        <w:rPr>
          <w:rFonts w:ascii="Garamond" w:hAnsi="Garamond"/>
          <w:color w:val="000000" w:themeColor="text1"/>
          <w:szCs w:val="24"/>
        </w:rPr>
        <w:t>,</w:t>
      </w:r>
      <w:r w:rsidRPr="00821D05">
        <w:rPr>
          <w:rFonts w:ascii="Garamond" w:hAnsi="Garamond"/>
          <w:color w:val="000000" w:themeColor="text1"/>
          <w:szCs w:val="24"/>
        </w:rPr>
        <w:t xml:space="preserve"> do ordenamento do território, </w:t>
      </w:r>
      <w:r w:rsidR="004E6E68" w:rsidRPr="00821D05">
        <w:rPr>
          <w:rFonts w:ascii="Garamond" w:hAnsi="Garamond"/>
          <w:color w:val="000000" w:themeColor="text1"/>
          <w:szCs w:val="24"/>
        </w:rPr>
        <w:t>da agricultura e do desenvolvimento rural.</w:t>
      </w:r>
    </w:p>
    <w:p w14:paraId="57851EAE" w14:textId="77777777" w:rsidR="009D590A" w:rsidRPr="009D590A" w:rsidRDefault="009D590A" w:rsidP="009D590A">
      <w:pPr>
        <w:widowControl w:val="0"/>
        <w:spacing w:after="120"/>
        <w:rPr>
          <w:rFonts w:ascii="Garamond" w:hAnsi="Garamond"/>
          <w:color w:val="000000" w:themeColor="text1"/>
          <w:szCs w:val="24"/>
        </w:rPr>
      </w:pPr>
    </w:p>
    <w:p w14:paraId="5EA79D88" w14:textId="36F779B8" w:rsidR="008A4623" w:rsidRPr="00821D05" w:rsidRDefault="008A4623"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O operador económico pode solicitar a dispensa de requisitos exigidos para a fixação da classificação, que é decidida pela entidade coordenadora no relatório de pronúncia, quando a sua estrita observância for suscetível de:</w:t>
      </w:r>
    </w:p>
    <w:p w14:paraId="5F534AC3" w14:textId="77777777" w:rsidR="008A4623" w:rsidRPr="00FC7A70" w:rsidRDefault="008A4623" w:rsidP="009D590A">
      <w:pPr>
        <w:widowControl w:val="0"/>
        <w:numPr>
          <w:ilvl w:val="0"/>
          <w:numId w:val="65"/>
        </w:numPr>
        <w:spacing w:after="0"/>
        <w:ind w:left="851" w:hanging="284"/>
        <w:rPr>
          <w:rFonts w:ascii="Garamond" w:hAnsi="Garamond"/>
          <w:color w:val="000000" w:themeColor="text1"/>
          <w:szCs w:val="24"/>
        </w:rPr>
      </w:pPr>
      <w:r w:rsidRPr="00FC7A70">
        <w:rPr>
          <w:rFonts w:ascii="Garamond" w:hAnsi="Garamond"/>
          <w:color w:val="000000" w:themeColor="text1"/>
          <w:szCs w:val="24"/>
        </w:rPr>
        <w:t>Afetar as características arquitetónicas ou estruturais de:</w:t>
      </w:r>
    </w:p>
    <w:p w14:paraId="19680B4F" w14:textId="77777777" w:rsidR="008A4623" w:rsidRPr="00FC7A70" w:rsidRDefault="008A4623" w:rsidP="009D590A">
      <w:pPr>
        <w:widowControl w:val="0"/>
        <w:numPr>
          <w:ilvl w:val="0"/>
          <w:numId w:val="66"/>
        </w:numPr>
        <w:spacing w:after="0"/>
        <w:ind w:left="1276" w:hanging="283"/>
        <w:rPr>
          <w:rFonts w:ascii="Garamond" w:hAnsi="Garamond"/>
          <w:color w:val="000000" w:themeColor="text1"/>
          <w:szCs w:val="24"/>
        </w:rPr>
      </w:pPr>
      <w:r w:rsidRPr="00FC7A70">
        <w:rPr>
          <w:rFonts w:ascii="Garamond" w:hAnsi="Garamond"/>
          <w:color w:val="000000" w:themeColor="text1"/>
          <w:szCs w:val="24"/>
        </w:rPr>
        <w:t>Edifícios que estejam classificados ou em vias de classificação como de interesse nacional, de interesse público ou de interesse municipal;</w:t>
      </w:r>
    </w:p>
    <w:p w14:paraId="4786A1D4" w14:textId="77777777" w:rsidR="008A4623" w:rsidRPr="00FC7A70" w:rsidRDefault="008A4623" w:rsidP="009D590A">
      <w:pPr>
        <w:widowControl w:val="0"/>
        <w:numPr>
          <w:ilvl w:val="0"/>
          <w:numId w:val="66"/>
        </w:numPr>
        <w:spacing w:after="0"/>
        <w:ind w:left="1276" w:hanging="283"/>
        <w:rPr>
          <w:rFonts w:ascii="Garamond" w:hAnsi="Garamond"/>
          <w:color w:val="000000" w:themeColor="text1"/>
          <w:szCs w:val="24"/>
        </w:rPr>
      </w:pPr>
      <w:r w:rsidRPr="00FC7A70">
        <w:rPr>
          <w:rFonts w:ascii="Garamond" w:hAnsi="Garamond"/>
          <w:color w:val="000000" w:themeColor="text1"/>
          <w:szCs w:val="24"/>
        </w:rPr>
        <w:t>Edifícios que se situem em conjuntos ou sítios classificados ou em vias de classificação como de interesse nacional, de interesse público ou de interesse municipal;</w:t>
      </w:r>
    </w:p>
    <w:p w14:paraId="12FB0A79" w14:textId="77777777" w:rsidR="008A4623" w:rsidRPr="00FC7A70" w:rsidRDefault="008A4623" w:rsidP="009D590A">
      <w:pPr>
        <w:widowControl w:val="0"/>
        <w:numPr>
          <w:ilvl w:val="0"/>
          <w:numId w:val="66"/>
        </w:numPr>
        <w:spacing w:after="0"/>
        <w:ind w:left="1276" w:hanging="283"/>
        <w:rPr>
          <w:rFonts w:ascii="Garamond" w:hAnsi="Garamond"/>
          <w:color w:val="000000" w:themeColor="text1"/>
          <w:szCs w:val="24"/>
        </w:rPr>
      </w:pPr>
      <w:r w:rsidRPr="00FC7A70">
        <w:rPr>
          <w:rFonts w:ascii="Garamond" w:hAnsi="Garamond"/>
          <w:color w:val="000000" w:themeColor="text1"/>
          <w:szCs w:val="24"/>
        </w:rPr>
        <w:t>Edifícios que se situem dentro de zonas de proteção de monumentos, conjuntos ou sítios classificados ou em vias de classificação como de interesse nacional, de interesse público ou de interesse municipal; ou</w:t>
      </w:r>
    </w:p>
    <w:p w14:paraId="43CD903C" w14:textId="4A03136F" w:rsidR="008A4623" w:rsidRPr="00FC7A70" w:rsidRDefault="008A4623" w:rsidP="009D590A">
      <w:pPr>
        <w:widowControl w:val="0"/>
        <w:numPr>
          <w:ilvl w:val="0"/>
          <w:numId w:val="66"/>
        </w:numPr>
        <w:spacing w:after="0"/>
        <w:ind w:left="1276" w:hanging="283"/>
        <w:rPr>
          <w:rFonts w:ascii="Garamond" w:hAnsi="Garamond"/>
          <w:color w:val="000000" w:themeColor="text1"/>
          <w:szCs w:val="24"/>
        </w:rPr>
      </w:pPr>
      <w:r w:rsidRPr="00FC7A70">
        <w:rPr>
          <w:rFonts w:ascii="Garamond" w:hAnsi="Garamond"/>
          <w:color w:val="000000" w:themeColor="text1"/>
          <w:szCs w:val="24"/>
        </w:rPr>
        <w:t>Edifícios com valor histórico, arquitetónico, artístico ou cultural que constem do elenco de edifícios da carta municipal do património ou do inventário do património municipal, ou cujo interesse seja expressamente reconhecido pelo Património Cultural, I.</w:t>
      </w:r>
      <w:ins w:id="1299" w:author="Maria João Torres" w:date="2026-09-08T17:39:00Z" w16du:dateUtc="2026-09-08T16:39:00Z">
        <w:r w:rsidR="00AD4329">
          <w:rPr>
            <w:rFonts w:ascii="Garamond" w:hAnsi="Garamond"/>
            <w:color w:val="000000" w:themeColor="text1"/>
            <w:szCs w:val="24"/>
          </w:rPr>
          <w:t xml:space="preserve"> </w:t>
        </w:r>
      </w:ins>
      <w:r w:rsidRPr="00FC7A70">
        <w:rPr>
          <w:rFonts w:ascii="Garamond" w:hAnsi="Garamond"/>
          <w:color w:val="000000" w:themeColor="text1"/>
          <w:szCs w:val="24"/>
        </w:rPr>
        <w:t>P., a requerimento do operador económico</w:t>
      </w:r>
      <w:r w:rsidR="005E19F8" w:rsidRPr="00FC7A70">
        <w:rPr>
          <w:rFonts w:ascii="Garamond" w:hAnsi="Garamond"/>
          <w:color w:val="000000" w:themeColor="text1"/>
          <w:szCs w:val="24"/>
        </w:rPr>
        <w:t>.</w:t>
      </w:r>
    </w:p>
    <w:p w14:paraId="40232431" w14:textId="77777777" w:rsidR="008A4623" w:rsidRPr="00FC7A70" w:rsidRDefault="008A4623" w:rsidP="009D590A">
      <w:pPr>
        <w:widowControl w:val="0"/>
        <w:numPr>
          <w:ilvl w:val="0"/>
          <w:numId w:val="65"/>
        </w:numPr>
        <w:spacing w:after="0"/>
        <w:ind w:left="851" w:hanging="284"/>
        <w:rPr>
          <w:rFonts w:ascii="Garamond" w:hAnsi="Garamond"/>
          <w:color w:val="000000" w:themeColor="text1"/>
          <w:szCs w:val="24"/>
        </w:rPr>
      </w:pPr>
      <w:r w:rsidRPr="00FC7A70">
        <w:rPr>
          <w:rFonts w:ascii="Garamond" w:hAnsi="Garamond"/>
          <w:color w:val="000000" w:themeColor="text1"/>
          <w:szCs w:val="24"/>
        </w:rPr>
        <w:t>Afetar vestígios arqueológicos existentes ou que venham a ser descobertos durante a instalação do empreendimento turístico;</w:t>
      </w:r>
    </w:p>
    <w:p w14:paraId="1F302FD7" w14:textId="77777777" w:rsidR="008A4623" w:rsidRPr="00FC7A70" w:rsidRDefault="008A4623" w:rsidP="009D590A">
      <w:pPr>
        <w:widowControl w:val="0"/>
        <w:numPr>
          <w:ilvl w:val="0"/>
          <w:numId w:val="65"/>
        </w:numPr>
        <w:spacing w:after="0"/>
        <w:ind w:left="851" w:hanging="284"/>
        <w:rPr>
          <w:rFonts w:ascii="Garamond" w:hAnsi="Garamond"/>
          <w:color w:val="000000" w:themeColor="text1"/>
          <w:szCs w:val="24"/>
        </w:rPr>
      </w:pPr>
      <w:r w:rsidRPr="00FC7A70">
        <w:rPr>
          <w:rFonts w:ascii="Garamond" w:hAnsi="Garamond"/>
          <w:color w:val="000000" w:themeColor="text1"/>
          <w:szCs w:val="24"/>
        </w:rPr>
        <w:t>Prejudicar ou impedir a classificação de projetos inovadores e valorizantes da oferta turística, em matéria de sustentabilidade ou acessibilidade.</w:t>
      </w:r>
    </w:p>
    <w:p w14:paraId="16A7FBE3" w14:textId="4E8A205A" w:rsidR="008A4623" w:rsidRPr="00FC7A70" w:rsidRDefault="008A4623"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dos conjuntos turísticos (</w:t>
      </w:r>
      <w:r w:rsidRPr="00DF69F2">
        <w:rPr>
          <w:rFonts w:ascii="Garamond" w:hAnsi="Garamond"/>
          <w:i/>
          <w:iCs/>
          <w:color w:val="000000" w:themeColor="text1"/>
          <w:szCs w:val="24"/>
          <w:rPrChange w:id="1300" w:author="Maria João Torres" w:date="2026-09-08T17:39:00Z" w16du:dateUtc="2026-09-08T16:39:00Z">
            <w:rPr>
              <w:rFonts w:ascii="Garamond" w:hAnsi="Garamond"/>
              <w:color w:val="000000" w:themeColor="text1"/>
              <w:szCs w:val="24"/>
            </w:rPr>
          </w:rPrChange>
        </w:rPr>
        <w:t>resorts</w:t>
      </w:r>
      <w:r w:rsidRPr="00FC7A70">
        <w:rPr>
          <w:rFonts w:ascii="Garamond" w:hAnsi="Garamond"/>
          <w:color w:val="000000" w:themeColor="text1"/>
          <w:szCs w:val="24"/>
        </w:rPr>
        <w:t>), podem ser dispensados alguns dos equipamentos ou instalações exigid</w:t>
      </w:r>
      <w:r w:rsidR="00A927A6" w:rsidRPr="00FC7A70">
        <w:rPr>
          <w:rFonts w:ascii="Garamond" w:hAnsi="Garamond"/>
          <w:color w:val="000000" w:themeColor="text1"/>
          <w:szCs w:val="24"/>
        </w:rPr>
        <w:t>a</w:t>
      </w:r>
      <w:r w:rsidRPr="00FC7A70">
        <w:rPr>
          <w:rFonts w:ascii="Garamond" w:hAnsi="Garamond"/>
          <w:color w:val="000000" w:themeColor="text1"/>
          <w:szCs w:val="24"/>
        </w:rPr>
        <w:t xml:space="preserve">s para a atribuição de classificação, quando o conjunto turístico (resort) integrar um ou mais empreendimentos </w:t>
      </w:r>
      <w:r w:rsidR="008A5AE1" w:rsidRPr="00FC7A70">
        <w:rPr>
          <w:rFonts w:ascii="Garamond" w:hAnsi="Garamond"/>
          <w:color w:val="000000" w:themeColor="text1"/>
          <w:szCs w:val="24"/>
        </w:rPr>
        <w:t xml:space="preserve">turísticos </w:t>
      </w:r>
      <w:r w:rsidRPr="00FC7A70">
        <w:rPr>
          <w:rFonts w:ascii="Garamond" w:hAnsi="Garamond"/>
          <w:color w:val="000000" w:themeColor="text1"/>
          <w:szCs w:val="24"/>
        </w:rPr>
        <w:t>que disponham de tais instalações e equipamentos ou que o próprio conjunto turístico disponha dos mesmos e desde que possam servir ou ser utilizados pelos utentes de todos os empreendimentos integrados no conjunto.</w:t>
      </w:r>
    </w:p>
    <w:p w14:paraId="26A99B04" w14:textId="547267E0" w:rsidR="00D57A08" w:rsidRPr="00FC7A70" w:rsidRDefault="00D57A08" w:rsidP="00DF7BBF">
      <w:pPr>
        <w:pStyle w:val="PargrafodaLista"/>
        <w:widowControl w:val="0"/>
        <w:numPr>
          <w:ilvl w:val="0"/>
          <w:numId w:val="3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procedimento de controlo urbanístico dos empreendimentos turísticos deve ser instruído nos termos do RJUE, e respetiva regulamentação, devendo o título urbanístico de utilização para fins turísticos indicar a classificação pretendida para o empreendimento turístico e a respetiva capacidade máxima, cabendo a decisão sobre o pedido de dispensa de requisitos à entidade competente para a classificação do empreendimento turístico.</w:t>
      </w:r>
    </w:p>
    <w:p w14:paraId="7EF38CC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01" w:name="_Ref229993722"/>
    </w:p>
    <w:bookmarkEnd w:id="1301"/>
    <w:p w14:paraId="606D5536" w14:textId="771F1FE7" w:rsidR="008A4623" w:rsidRPr="00FC7A70" w:rsidRDefault="006E2115"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Revisão de classificação</w:t>
      </w:r>
    </w:p>
    <w:p w14:paraId="65BCA850" w14:textId="2730C9CC" w:rsidR="008A4623" w:rsidRPr="00821D05"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 xml:space="preserve">A classificação dos empreendimentos turísticos é revista oito anos após a última classificação ou revisão, mediante vistoria de revisão nos termos da alínea </w:t>
      </w:r>
      <w:r w:rsidRPr="00821D05">
        <w:rPr>
          <w:rFonts w:ascii="Garamond" w:hAnsi="Garamond"/>
          <w:i/>
          <w:iCs/>
          <w:color w:val="000000" w:themeColor="text1"/>
          <w:szCs w:val="24"/>
        </w:rPr>
        <w:t>b)</w:t>
      </w:r>
      <w:r w:rsidRPr="00821D05">
        <w:rPr>
          <w:rFonts w:ascii="Garamond" w:hAnsi="Garamond"/>
          <w:color w:val="000000" w:themeColor="text1"/>
          <w:szCs w:val="24"/>
        </w:rPr>
        <w:t xml:space="preserve"> do n.º 1 do</w:t>
      </w:r>
      <w:r w:rsidR="00A927A6" w:rsidRPr="00821D05">
        <w:rPr>
          <w:rFonts w:ascii="Garamond" w:hAnsi="Garamond"/>
          <w:color w:val="000000" w:themeColor="text1"/>
          <w:szCs w:val="24"/>
        </w:rPr>
        <w:t xml:space="preserve"> </w:t>
      </w:r>
      <w:r w:rsidR="00484E4C" w:rsidRPr="00821D05">
        <w:rPr>
          <w:rFonts w:ascii="Garamond" w:hAnsi="Garamond"/>
          <w:color w:val="000000" w:themeColor="text1"/>
          <w:szCs w:val="24"/>
        </w:rPr>
        <w:fldChar w:fldCharType="begin"/>
      </w:r>
      <w:r w:rsidR="00484E4C" w:rsidRPr="00821D05">
        <w:rPr>
          <w:rFonts w:ascii="Garamond" w:hAnsi="Garamond"/>
          <w:color w:val="000000" w:themeColor="text1"/>
          <w:szCs w:val="24"/>
        </w:rPr>
        <w:instrText xml:space="preserve"> REF _Ref225506390 \r \h </w:instrText>
      </w:r>
      <w:r w:rsidR="00FC7A70" w:rsidRPr="00821D05">
        <w:rPr>
          <w:rFonts w:ascii="Garamond" w:hAnsi="Garamond"/>
          <w:color w:val="000000" w:themeColor="text1"/>
          <w:szCs w:val="24"/>
        </w:rPr>
        <w:instrText xml:space="preserve"> \* MERGEFORMAT </w:instrText>
      </w:r>
      <w:r w:rsidR="00484E4C" w:rsidRPr="00821D05">
        <w:rPr>
          <w:rFonts w:ascii="Garamond" w:hAnsi="Garamond"/>
          <w:color w:val="000000" w:themeColor="text1"/>
          <w:szCs w:val="24"/>
        </w:rPr>
      </w:r>
      <w:r w:rsidR="00484E4C" w:rsidRPr="00821D05">
        <w:rPr>
          <w:rFonts w:ascii="Garamond" w:hAnsi="Garamond"/>
          <w:color w:val="000000" w:themeColor="text1"/>
          <w:szCs w:val="24"/>
        </w:rPr>
        <w:fldChar w:fldCharType="separate"/>
      </w:r>
      <w:ins w:id="1302" w:author="Maria João Torres" w:date="2026-09-08T17:42:00Z" w16du:dateUtc="2026-09-08T16:42:00Z">
        <w:r w:rsidR="002B7F79">
          <w:rPr>
            <w:rFonts w:ascii="Garamond" w:hAnsi="Garamond"/>
            <w:color w:val="000000" w:themeColor="text1"/>
            <w:szCs w:val="24"/>
          </w:rPr>
          <w:t>a</w:t>
        </w:r>
      </w:ins>
      <w:del w:id="1303" w:author="Maria João Torres" w:date="2026-09-08T17:42:00Z" w16du:dateUtc="2026-09-08T16:42:00Z">
        <w:r w:rsidR="009D4F47" w:rsidDel="002B7F79">
          <w:rPr>
            <w:rFonts w:ascii="Garamond" w:hAnsi="Garamond"/>
            <w:color w:val="000000" w:themeColor="text1"/>
            <w:szCs w:val="24"/>
          </w:rPr>
          <w:delText>A</w:delText>
        </w:r>
      </w:del>
      <w:r w:rsidR="009D4F47">
        <w:rPr>
          <w:rFonts w:ascii="Garamond" w:hAnsi="Garamond"/>
          <w:color w:val="000000" w:themeColor="text1"/>
          <w:szCs w:val="24"/>
        </w:rPr>
        <w:t>rtigo 32.º</w:t>
      </w:r>
      <w:r w:rsidR="00484E4C" w:rsidRPr="00821D05">
        <w:rPr>
          <w:rFonts w:ascii="Garamond" w:hAnsi="Garamond"/>
          <w:color w:val="000000" w:themeColor="text1"/>
          <w:szCs w:val="24"/>
        </w:rPr>
        <w:fldChar w:fldCharType="end"/>
      </w:r>
      <w:r w:rsidRPr="00821D05">
        <w:rPr>
          <w:rFonts w:ascii="Garamond" w:hAnsi="Garamond"/>
          <w:color w:val="000000" w:themeColor="text1"/>
          <w:szCs w:val="24"/>
        </w:rPr>
        <w:t>, com as adaptações previstas no presente artigo.</w:t>
      </w:r>
    </w:p>
    <w:p w14:paraId="1191EF3D" w14:textId="1D31CE13" w:rsidR="008A4623" w:rsidRPr="00821D05"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r w:rsidRPr="00821D05">
        <w:rPr>
          <w:rFonts w:ascii="Garamond" w:hAnsi="Garamond"/>
          <w:color w:val="000000" w:themeColor="text1"/>
          <w:szCs w:val="24"/>
        </w:rPr>
        <w:t>Sem prejuízo do disposto no número anterior, a classificação dos empreendimentos turísticos pode ser revista a todo o tempo, oficiosamente ou a pedido fundamentado do operador económico, através d</w:t>
      </w:r>
      <w:r w:rsidR="00247BE0" w:rsidRPr="00821D05">
        <w:rPr>
          <w:rFonts w:ascii="Garamond" w:hAnsi="Garamond"/>
          <w:color w:val="000000" w:themeColor="text1"/>
          <w:szCs w:val="24"/>
        </w:rPr>
        <w:t>a</w:t>
      </w:r>
      <w:r w:rsidRPr="00821D05">
        <w:rPr>
          <w:rFonts w:ascii="Garamond" w:hAnsi="Garamond"/>
          <w:color w:val="000000" w:themeColor="text1"/>
          <w:szCs w:val="24"/>
        </w:rPr>
        <w:t xml:space="preserve"> </w:t>
      </w:r>
      <w:r w:rsidR="005406FB" w:rsidRPr="00821D05">
        <w:rPr>
          <w:rFonts w:ascii="Garamond" w:hAnsi="Garamond"/>
          <w:color w:val="000000" w:themeColor="text1"/>
          <w:szCs w:val="24"/>
        </w:rPr>
        <w:t>“Plataforma dos Licenciamentos”</w:t>
      </w:r>
      <w:r w:rsidRPr="00821D05">
        <w:rPr>
          <w:rFonts w:ascii="Garamond" w:hAnsi="Garamond"/>
          <w:color w:val="000000" w:themeColor="text1"/>
          <w:szCs w:val="24"/>
        </w:rPr>
        <w:t>.</w:t>
      </w:r>
    </w:p>
    <w:p w14:paraId="2693B966" w14:textId="50D5C3D1" w:rsidR="008A4623" w:rsidRPr="00821D05"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commentRangeStart w:id="1304"/>
      <w:commentRangeStart w:id="1305"/>
      <w:r w:rsidRPr="00821D05">
        <w:rPr>
          <w:rFonts w:ascii="Garamond" w:hAnsi="Garamond"/>
          <w:color w:val="000000" w:themeColor="text1"/>
          <w:szCs w:val="24"/>
        </w:rPr>
        <w:t xml:space="preserve">Pela realização de </w:t>
      </w:r>
      <w:ins w:id="1306" w:author="Maria João Torres" w:date="2026-09-08T17:43:00Z" w16du:dateUtc="2026-09-08T16:43:00Z">
        <w:r w:rsidR="00FE6B87">
          <w:rPr>
            <w:rFonts w:ascii="Garamond" w:hAnsi="Garamond"/>
            <w:color w:val="000000" w:themeColor="text1"/>
            <w:szCs w:val="24"/>
          </w:rPr>
          <w:t xml:space="preserve">vistoria de </w:t>
        </w:r>
      </w:ins>
      <w:r w:rsidRPr="00821D05">
        <w:rPr>
          <w:rFonts w:ascii="Garamond" w:hAnsi="Garamond"/>
          <w:color w:val="000000" w:themeColor="text1"/>
          <w:szCs w:val="24"/>
        </w:rPr>
        <w:t xml:space="preserve">revisão da classificação </w:t>
      </w:r>
      <w:r w:rsidR="00C1708E" w:rsidRPr="00821D05">
        <w:rPr>
          <w:rFonts w:ascii="Garamond" w:hAnsi="Garamond"/>
          <w:color w:val="000000" w:themeColor="text1"/>
          <w:szCs w:val="24"/>
        </w:rPr>
        <w:t xml:space="preserve">pela entidade coordenadora </w:t>
      </w:r>
      <w:r w:rsidRPr="00821D05">
        <w:rPr>
          <w:rFonts w:ascii="Garamond" w:hAnsi="Garamond"/>
          <w:color w:val="000000" w:themeColor="text1"/>
          <w:szCs w:val="24"/>
        </w:rPr>
        <w:t>é devida uma taxa destinada exclusivamente a suportar as despesas inerentes</w:t>
      </w:r>
      <w:r w:rsidR="008A5AE1" w:rsidRPr="00821D05">
        <w:rPr>
          <w:rFonts w:ascii="Garamond" w:hAnsi="Garamond"/>
          <w:color w:val="000000" w:themeColor="text1"/>
          <w:szCs w:val="24"/>
        </w:rPr>
        <w:t xml:space="preserve"> à sua realização.</w:t>
      </w:r>
      <w:commentRangeEnd w:id="1304"/>
      <w:r w:rsidR="00030BFA" w:rsidRPr="00821D05">
        <w:rPr>
          <w:rStyle w:val="Refdecomentrio"/>
          <w:rFonts w:ascii="Garamond" w:hAnsi="Garamond"/>
          <w:color w:val="000000" w:themeColor="text1"/>
          <w:sz w:val="24"/>
          <w:szCs w:val="24"/>
        </w:rPr>
        <w:commentReference w:id="1304"/>
      </w:r>
      <w:commentRangeEnd w:id="1305"/>
      <w:r w:rsidRPr="00821D05">
        <w:rPr>
          <w:rStyle w:val="Refdecomentrio"/>
          <w:rFonts w:ascii="Garamond" w:hAnsi="Garamond"/>
          <w:color w:val="000000" w:themeColor="text1"/>
          <w:sz w:val="24"/>
          <w:szCs w:val="24"/>
        </w:rPr>
        <w:commentReference w:id="1305"/>
      </w:r>
    </w:p>
    <w:p w14:paraId="0C3C476A" w14:textId="45818196" w:rsidR="008A4623" w:rsidRPr="00821D05"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commentRangeStart w:id="1307"/>
      <w:commentRangeStart w:id="1308"/>
      <w:r w:rsidRPr="00821D05">
        <w:rPr>
          <w:rFonts w:ascii="Garamond" w:hAnsi="Garamond"/>
          <w:color w:val="000000" w:themeColor="text1"/>
          <w:szCs w:val="24"/>
        </w:rPr>
        <w:t xml:space="preserve">Sem prejuízo do disposto no número anterior, a entidade competente para a classificação do empreendimento </w:t>
      </w:r>
      <w:r w:rsidR="00AD5383" w:rsidRPr="00821D05">
        <w:rPr>
          <w:rFonts w:ascii="Garamond" w:hAnsi="Garamond"/>
          <w:color w:val="000000" w:themeColor="text1"/>
          <w:szCs w:val="24"/>
        </w:rPr>
        <w:t xml:space="preserve">turístico </w:t>
      </w:r>
      <w:r w:rsidRPr="00821D05">
        <w:rPr>
          <w:rFonts w:ascii="Garamond" w:hAnsi="Garamond"/>
          <w:color w:val="000000" w:themeColor="text1"/>
          <w:szCs w:val="24"/>
        </w:rPr>
        <w:t>deve proceder à revisão da classificação sempre que sejam realizadas obras isentas de controlo prévio que:</w:t>
      </w:r>
    </w:p>
    <w:p w14:paraId="1457FA61" w14:textId="4F197DB2" w:rsidR="000C6251" w:rsidRPr="00FC7A70" w:rsidRDefault="008A4623" w:rsidP="009D590A">
      <w:pPr>
        <w:widowControl w:val="0"/>
        <w:numPr>
          <w:ilvl w:val="0"/>
          <w:numId w:val="67"/>
        </w:numPr>
        <w:spacing w:after="120"/>
        <w:ind w:left="851" w:hanging="284"/>
        <w:rPr>
          <w:rFonts w:ascii="Garamond" w:hAnsi="Garamond"/>
          <w:color w:val="000000" w:themeColor="text1"/>
          <w:szCs w:val="24"/>
        </w:rPr>
      </w:pPr>
      <w:r w:rsidRPr="00FC7A70">
        <w:rPr>
          <w:rFonts w:ascii="Garamond" w:hAnsi="Garamond"/>
          <w:color w:val="000000" w:themeColor="text1"/>
          <w:szCs w:val="24"/>
        </w:rPr>
        <w:t>Tenham por efeito a alteração da classificação ou da capacidade máxima do empreendimento;</w:t>
      </w:r>
    </w:p>
    <w:p w14:paraId="1887DC9E" w14:textId="52D990CA" w:rsidR="001618A5" w:rsidRPr="00FC7A70" w:rsidRDefault="008A4623" w:rsidP="009D590A">
      <w:pPr>
        <w:widowControl w:val="0"/>
        <w:numPr>
          <w:ilvl w:val="0"/>
          <w:numId w:val="6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Sejam suscetíveis de prejudicar os requisitos mínimos exigidos para a classificação do empreendimento, nos termos do </w:t>
      </w:r>
      <w:del w:id="1309" w:author="Maria João Torres" w:date="2026-09-11T14:01:00Z" w16du:dateUtc="2026-09-11T13:01:00Z">
        <w:r w:rsidR="00777D50" w:rsidRPr="00FC7A70">
          <w:rPr>
            <w:rFonts w:ascii="Garamond" w:hAnsi="Garamond"/>
            <w:color w:val="000000" w:themeColor="text1"/>
            <w:szCs w:val="24"/>
          </w:rPr>
          <w:delText>presente diploma</w:delText>
        </w:r>
      </w:del>
      <w:ins w:id="1310"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e da respetiva regulamentação.</w:t>
      </w:r>
      <w:commentRangeEnd w:id="1307"/>
      <w:r w:rsidR="00DB08A4" w:rsidRPr="00FC7A70">
        <w:rPr>
          <w:rStyle w:val="Refdecomentrio"/>
          <w:rFonts w:ascii="Garamond" w:hAnsi="Garamond"/>
          <w:color w:val="000000" w:themeColor="text1"/>
          <w:sz w:val="24"/>
          <w:szCs w:val="24"/>
        </w:rPr>
        <w:commentReference w:id="1307"/>
      </w:r>
      <w:commentRangeEnd w:id="1308"/>
      <w:r w:rsidRPr="00FC7A70">
        <w:rPr>
          <w:rStyle w:val="Refdecomentrio"/>
          <w:rFonts w:ascii="Garamond" w:hAnsi="Garamond"/>
          <w:color w:val="000000" w:themeColor="text1"/>
          <w:sz w:val="24"/>
          <w:szCs w:val="24"/>
        </w:rPr>
        <w:commentReference w:id="1308"/>
      </w:r>
    </w:p>
    <w:p w14:paraId="102FEE8B" w14:textId="74982E41" w:rsidR="008A4623" w:rsidRPr="00FC7A70"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realização oficiosa de vistorias de revisão da classificação nos termos do n.º 2 destina-se a monitorizar a qualidade da oferta e o cumprimento dos requisitos exigidos para a classificação dos empreendimentos turísticos, de acordo com a estratégia e planeamento definidos pelo Turismo de Portugal, I.</w:t>
      </w:r>
      <w:ins w:id="1311" w:author="Maria João Torres" w:date="2026-09-08T17:58:00Z" w16du:dateUtc="2026-09-08T16:58:00Z">
        <w:r w:rsidR="00E044AC">
          <w:rPr>
            <w:rFonts w:ascii="Garamond" w:hAnsi="Garamond"/>
            <w:color w:val="000000" w:themeColor="text1"/>
            <w:szCs w:val="24"/>
          </w:rPr>
          <w:t xml:space="preserve"> </w:t>
        </w:r>
      </w:ins>
      <w:r w:rsidRPr="00FC7A70">
        <w:rPr>
          <w:rFonts w:ascii="Garamond" w:hAnsi="Garamond"/>
          <w:color w:val="000000" w:themeColor="text1"/>
          <w:szCs w:val="24"/>
        </w:rPr>
        <w:t>P.</w:t>
      </w:r>
      <w:ins w:id="1312" w:author="Maria João Torres" w:date="2026-09-08T17:58:00Z" w16du:dateUtc="2026-09-08T16:58:00Z">
        <w:r w:rsidR="00E044AC">
          <w:rPr>
            <w:rFonts w:ascii="Garamond" w:hAnsi="Garamond"/>
            <w:color w:val="000000" w:themeColor="text1"/>
            <w:szCs w:val="24"/>
          </w:rPr>
          <w:t>,</w:t>
        </w:r>
      </w:ins>
      <w:r w:rsidRPr="00FC7A70">
        <w:rPr>
          <w:rFonts w:ascii="Garamond" w:hAnsi="Garamond"/>
          <w:color w:val="000000" w:themeColor="text1"/>
          <w:szCs w:val="24"/>
        </w:rPr>
        <w:t xml:space="preserve"> ou pela câmara municipal, consoante o caso.</w:t>
      </w:r>
    </w:p>
    <w:p w14:paraId="19DEFE59" w14:textId="2DCC3E41" w:rsidR="008A4623" w:rsidRPr="00FC7A70"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resultado das vistorias de classificação referidas no número anterior é inserido n</w:t>
      </w:r>
      <w:r w:rsidR="004E0389" w:rsidRPr="00FC7A70">
        <w:rPr>
          <w:rFonts w:ascii="Garamond" w:hAnsi="Garamond"/>
          <w:color w:val="000000" w:themeColor="text1"/>
          <w:szCs w:val="24"/>
        </w:rPr>
        <w:t>a “Plataforma dos Licenciamentos”</w:t>
      </w:r>
      <w:r w:rsidRPr="00FC7A70">
        <w:rPr>
          <w:rFonts w:ascii="Garamond" w:hAnsi="Garamond"/>
          <w:color w:val="000000" w:themeColor="text1"/>
          <w:szCs w:val="24"/>
        </w:rPr>
        <w:t xml:space="preserve"> e automaticamente notificado ao operador económico.</w:t>
      </w:r>
    </w:p>
    <w:p w14:paraId="1AD06A7C" w14:textId="4CAF8620" w:rsidR="008A4623" w:rsidRPr="00FC7A70" w:rsidRDefault="008A4623" w:rsidP="00DF7BBF">
      <w:pPr>
        <w:pStyle w:val="PargrafodaLista"/>
        <w:widowControl w:val="0"/>
        <w:numPr>
          <w:ilvl w:val="0"/>
          <w:numId w:val="3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Em caso de revisão da classificação, o título digital de atividade económica é oficiosamente atualizado.</w:t>
      </w:r>
    </w:p>
    <w:p w14:paraId="3F8A2DA3" w14:textId="2623DB6F" w:rsidR="008A4623" w:rsidRPr="00FC7A70" w:rsidRDefault="008A4623"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bookmarkStart w:id="1313" w:name="_Ref229649537"/>
    </w:p>
    <w:bookmarkEnd w:id="1313"/>
    <w:p w14:paraId="33058DF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Capacidade</w:t>
      </w:r>
    </w:p>
    <w:p w14:paraId="772549EC" w14:textId="3996F8A0" w:rsidR="008A4623" w:rsidRPr="009A738D" w:rsidRDefault="008A4623" w:rsidP="00DF7BBF">
      <w:pPr>
        <w:pStyle w:val="PargrafodaLista"/>
        <w:widowControl w:val="0"/>
        <w:numPr>
          <w:ilvl w:val="0"/>
          <w:numId w:val="339"/>
        </w:numPr>
        <w:spacing w:after="120"/>
        <w:ind w:left="426" w:hanging="426"/>
        <w:contextualSpacing w:val="0"/>
        <w:rPr>
          <w:rFonts w:ascii="Garamond" w:hAnsi="Garamond"/>
          <w:color w:val="000000" w:themeColor="text1"/>
          <w:szCs w:val="24"/>
        </w:rPr>
      </w:pPr>
      <w:r w:rsidRPr="009A738D">
        <w:rPr>
          <w:rFonts w:ascii="Garamond" w:hAnsi="Garamond"/>
          <w:color w:val="000000" w:themeColor="text1"/>
          <w:szCs w:val="24"/>
        </w:rPr>
        <w:t>O Turismo de Portugal, I.</w:t>
      </w:r>
      <w:ins w:id="1314" w:author="Maria João Torres" w:date="2026-09-08T18:01:00Z" w16du:dateUtc="2026-09-08T17:01:00Z">
        <w:r w:rsidR="00807AE7">
          <w:rPr>
            <w:rFonts w:ascii="Garamond" w:hAnsi="Garamond"/>
            <w:color w:val="000000" w:themeColor="text1"/>
            <w:szCs w:val="24"/>
          </w:rPr>
          <w:t xml:space="preserve"> </w:t>
        </w:r>
      </w:ins>
      <w:r w:rsidRPr="009A738D">
        <w:rPr>
          <w:rFonts w:ascii="Garamond" w:hAnsi="Garamond"/>
          <w:color w:val="000000" w:themeColor="text1"/>
          <w:szCs w:val="24"/>
        </w:rPr>
        <w:t>P., ou o presidente da câmara municipal, consoante os casos, fixa a capacidade máxima do empreendimento turístico após a realização da primeira vistoria obrigatória.</w:t>
      </w:r>
    </w:p>
    <w:p w14:paraId="6C91DE37" w14:textId="48AA76F8" w:rsidR="008A4623" w:rsidRPr="009A738D" w:rsidRDefault="003A1D28" w:rsidP="00DF7BBF">
      <w:pPr>
        <w:pStyle w:val="PargrafodaLista"/>
        <w:widowControl w:val="0"/>
        <w:numPr>
          <w:ilvl w:val="0"/>
          <w:numId w:val="339"/>
        </w:numPr>
        <w:spacing w:after="120"/>
        <w:ind w:left="426" w:hanging="426"/>
        <w:contextualSpacing w:val="0"/>
        <w:rPr>
          <w:rFonts w:ascii="Garamond" w:hAnsi="Garamond"/>
          <w:color w:val="000000" w:themeColor="text1"/>
          <w:szCs w:val="24"/>
        </w:rPr>
      </w:pPr>
      <w:r w:rsidRPr="009A738D">
        <w:rPr>
          <w:rFonts w:ascii="Garamond" w:hAnsi="Garamond"/>
          <w:color w:val="000000" w:themeColor="text1"/>
          <w:szCs w:val="24"/>
        </w:rPr>
        <w:t>Para efeitos de exploração turística, de operações de loteamento e de instrumentos de gestão territorial, e sem prejuízo do disposto no n.º 4, a capacidade dos empreendimentos turísticos é determinada pelo correspondente número de camas fixas, que corresponde ao número de utentes, instaladas nas unidades de alojamento.</w:t>
      </w:r>
    </w:p>
    <w:p w14:paraId="3306CB02" w14:textId="1C2DB59F" w:rsidR="008A4623" w:rsidRPr="009A738D" w:rsidRDefault="008A4623" w:rsidP="00DF7BBF">
      <w:pPr>
        <w:pStyle w:val="PargrafodaLista"/>
        <w:widowControl w:val="0"/>
        <w:numPr>
          <w:ilvl w:val="0"/>
          <w:numId w:val="339"/>
        </w:numPr>
        <w:spacing w:after="120"/>
        <w:ind w:left="426" w:hanging="426"/>
        <w:contextualSpacing w:val="0"/>
        <w:rPr>
          <w:rFonts w:ascii="Garamond" w:hAnsi="Garamond"/>
          <w:color w:val="000000" w:themeColor="text1"/>
          <w:szCs w:val="24"/>
        </w:rPr>
      </w:pPr>
      <w:r w:rsidRPr="009A738D">
        <w:rPr>
          <w:rFonts w:ascii="Garamond" w:hAnsi="Garamond"/>
          <w:color w:val="000000" w:themeColor="text1"/>
          <w:szCs w:val="24"/>
        </w:rPr>
        <w:t>Sem prejuízo do número anterior, considera-se “cama dupla”, com capacidade para dois utentes, a cama com largura igual ou superior a 138 centímetros.</w:t>
      </w:r>
    </w:p>
    <w:p w14:paraId="31351425" w14:textId="28B4E2B6" w:rsidR="000C6251" w:rsidRPr="009A738D" w:rsidRDefault="008A4623" w:rsidP="00DF7BBF">
      <w:pPr>
        <w:pStyle w:val="PargrafodaLista"/>
        <w:widowControl w:val="0"/>
        <w:numPr>
          <w:ilvl w:val="0"/>
          <w:numId w:val="339"/>
        </w:numPr>
        <w:spacing w:after="120"/>
        <w:ind w:left="426" w:hanging="426"/>
        <w:contextualSpacing w:val="0"/>
        <w:rPr>
          <w:rFonts w:ascii="Garamond" w:hAnsi="Garamond"/>
          <w:color w:val="000000" w:themeColor="text1"/>
          <w:szCs w:val="24"/>
        </w:rPr>
      </w:pPr>
      <w:r w:rsidRPr="009A738D">
        <w:rPr>
          <w:rFonts w:ascii="Garamond" w:hAnsi="Garamond"/>
          <w:color w:val="000000" w:themeColor="text1"/>
          <w:szCs w:val="24"/>
        </w:rPr>
        <w:t xml:space="preserve">A capacidade dos parques de campismo </w:t>
      </w:r>
      <w:r w:rsidR="000C6251" w:rsidRPr="009A738D">
        <w:rPr>
          <w:rFonts w:ascii="Garamond" w:hAnsi="Garamond"/>
          <w:color w:val="000000" w:themeColor="text1"/>
          <w:szCs w:val="24"/>
        </w:rPr>
        <w:t>é determinada:</w:t>
      </w:r>
    </w:p>
    <w:p w14:paraId="26A6DC47" w14:textId="2D7E8888" w:rsidR="008A4623" w:rsidRPr="00FC7A70" w:rsidRDefault="000C6251" w:rsidP="009D590A">
      <w:pPr>
        <w:widowControl w:val="0"/>
        <w:numPr>
          <w:ilvl w:val="0"/>
          <w:numId w:val="252"/>
        </w:numPr>
        <w:spacing w:after="120"/>
        <w:ind w:left="851" w:hanging="284"/>
        <w:rPr>
          <w:rFonts w:ascii="Garamond" w:hAnsi="Garamond"/>
          <w:color w:val="000000" w:themeColor="text1"/>
          <w:szCs w:val="24"/>
        </w:rPr>
      </w:pPr>
      <w:r w:rsidRPr="00FC7A70">
        <w:rPr>
          <w:rFonts w:ascii="Garamond" w:hAnsi="Garamond"/>
          <w:color w:val="000000" w:themeColor="text1"/>
          <w:szCs w:val="24"/>
        </w:rPr>
        <w:t>P</w:t>
      </w:r>
      <w:r w:rsidR="008A4623" w:rsidRPr="00FC7A70">
        <w:rPr>
          <w:rFonts w:ascii="Garamond" w:hAnsi="Garamond"/>
          <w:color w:val="000000" w:themeColor="text1"/>
          <w:szCs w:val="24"/>
        </w:rPr>
        <w:t>ela área útil destinada a cada utente</w:t>
      </w:r>
      <w:r w:rsidR="00D31EF8" w:rsidRPr="00FC7A70">
        <w:rPr>
          <w:rFonts w:ascii="Garamond" w:hAnsi="Garamond"/>
          <w:color w:val="000000" w:themeColor="text1"/>
          <w:szCs w:val="24"/>
        </w:rPr>
        <w:t xml:space="preserve"> nas componentes destinadas a campismo,</w:t>
      </w:r>
      <w:r w:rsidR="008A4623" w:rsidRPr="00FC7A70">
        <w:rPr>
          <w:rFonts w:ascii="Garamond" w:hAnsi="Garamond"/>
          <w:color w:val="000000" w:themeColor="text1"/>
          <w:szCs w:val="24"/>
        </w:rPr>
        <w:t xml:space="preserve"> a definir na portaria referida no </w:t>
      </w:r>
      <w:r w:rsidR="00E3637F" w:rsidRPr="00FC7A70">
        <w:rPr>
          <w:rFonts w:ascii="Garamond" w:hAnsi="Garamond"/>
          <w:color w:val="000000" w:themeColor="text1"/>
          <w:szCs w:val="24"/>
        </w:rPr>
        <w:t>n.º 4 do</w:t>
      </w:r>
      <w:r w:rsidR="00A927A6" w:rsidRPr="00FC7A70">
        <w:rPr>
          <w:rFonts w:ascii="Garamond" w:hAnsi="Garamond"/>
          <w:color w:val="000000" w:themeColor="text1"/>
          <w:szCs w:val="24"/>
        </w:rPr>
        <w:t xml:space="preserve"> </w:t>
      </w:r>
      <w:r w:rsidR="00484E4C" w:rsidRPr="00FC7A70">
        <w:rPr>
          <w:rFonts w:ascii="Garamond" w:hAnsi="Garamond"/>
          <w:color w:val="000000" w:themeColor="text1"/>
          <w:szCs w:val="24"/>
        </w:rPr>
        <w:fldChar w:fldCharType="begin"/>
      </w:r>
      <w:r w:rsidR="00484E4C" w:rsidRPr="00FC7A70">
        <w:rPr>
          <w:rFonts w:ascii="Garamond" w:hAnsi="Garamond"/>
          <w:color w:val="000000" w:themeColor="text1"/>
          <w:szCs w:val="24"/>
        </w:rPr>
        <w:instrText xml:space="preserve"> REF _Ref225506459 \r \h </w:instrText>
      </w:r>
      <w:r w:rsidR="00FC7A70" w:rsidRPr="00FC7A70">
        <w:rPr>
          <w:rFonts w:ascii="Garamond" w:hAnsi="Garamond"/>
          <w:color w:val="000000" w:themeColor="text1"/>
          <w:szCs w:val="24"/>
        </w:rPr>
        <w:instrText xml:space="preserve"> \* MERGEFORMAT </w:instrText>
      </w:r>
      <w:r w:rsidR="00484E4C" w:rsidRPr="00FC7A70">
        <w:rPr>
          <w:rFonts w:ascii="Garamond" w:hAnsi="Garamond"/>
          <w:color w:val="000000" w:themeColor="text1"/>
          <w:szCs w:val="24"/>
        </w:rPr>
      </w:r>
      <w:r w:rsidR="00484E4C" w:rsidRPr="00FC7A70">
        <w:rPr>
          <w:rFonts w:ascii="Garamond" w:hAnsi="Garamond"/>
          <w:color w:val="000000" w:themeColor="text1"/>
          <w:szCs w:val="24"/>
        </w:rPr>
        <w:fldChar w:fldCharType="separate"/>
      </w:r>
      <w:r w:rsidR="009D4F47">
        <w:rPr>
          <w:rFonts w:ascii="Garamond" w:hAnsi="Garamond"/>
          <w:color w:val="000000" w:themeColor="text1"/>
          <w:szCs w:val="24"/>
        </w:rPr>
        <w:t>Artigo 55.º</w:t>
      </w:r>
      <w:r w:rsidR="00484E4C" w:rsidRPr="00FC7A70">
        <w:rPr>
          <w:rFonts w:ascii="Garamond" w:hAnsi="Garamond"/>
          <w:color w:val="000000" w:themeColor="text1"/>
          <w:szCs w:val="24"/>
        </w:rPr>
        <w:fldChar w:fldCharType="end"/>
      </w:r>
      <w:r w:rsidR="008A4623" w:rsidRPr="00FC7A70">
        <w:rPr>
          <w:rFonts w:ascii="Garamond" w:hAnsi="Garamond"/>
          <w:color w:val="000000" w:themeColor="text1"/>
          <w:szCs w:val="24"/>
        </w:rPr>
        <w:t>, sem prejuízo do estabelecido em instrumento de gestão territorial, se mais exigente</w:t>
      </w:r>
      <w:r w:rsidR="00D31EF8" w:rsidRPr="00FC7A70">
        <w:rPr>
          <w:rFonts w:ascii="Garamond" w:hAnsi="Garamond"/>
          <w:color w:val="000000" w:themeColor="text1"/>
          <w:szCs w:val="24"/>
        </w:rPr>
        <w:t>;</w:t>
      </w:r>
    </w:p>
    <w:p w14:paraId="1BFF0E55" w14:textId="5DA39E9D" w:rsidR="00F732EE" w:rsidRPr="00FC7A70" w:rsidRDefault="00F732EE" w:rsidP="009D590A">
      <w:pPr>
        <w:widowControl w:val="0"/>
        <w:numPr>
          <w:ilvl w:val="0"/>
          <w:numId w:val="252"/>
        </w:numPr>
        <w:spacing w:after="120"/>
        <w:ind w:left="851" w:hanging="284"/>
        <w:rPr>
          <w:rFonts w:ascii="Garamond" w:hAnsi="Garamond"/>
          <w:color w:val="000000" w:themeColor="text1"/>
          <w:szCs w:val="24"/>
        </w:rPr>
      </w:pPr>
      <w:r w:rsidRPr="00FC7A70">
        <w:rPr>
          <w:rFonts w:ascii="Garamond" w:hAnsi="Garamond"/>
          <w:color w:val="000000" w:themeColor="text1"/>
          <w:szCs w:val="24"/>
        </w:rPr>
        <w:t>Pelo número de camas fixas (utentes) existentes nas unidades de alojamento complementar;</w:t>
      </w:r>
    </w:p>
    <w:p w14:paraId="341E548D" w14:textId="17343BA9" w:rsidR="00F732EE" w:rsidRPr="00FC7A70" w:rsidRDefault="00F732EE" w:rsidP="009D590A">
      <w:pPr>
        <w:widowControl w:val="0"/>
        <w:numPr>
          <w:ilvl w:val="0"/>
          <w:numId w:val="252"/>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Pelo número de camas (utentes) nas unidades </w:t>
      </w:r>
      <w:r w:rsidRPr="00FC7A70">
        <w:rPr>
          <w:rFonts w:ascii="Garamond" w:hAnsi="Garamond"/>
          <w:i/>
          <w:iCs/>
          <w:color w:val="000000" w:themeColor="text1"/>
          <w:szCs w:val="24"/>
        </w:rPr>
        <w:t>glamping</w:t>
      </w:r>
      <w:r w:rsidRPr="00FC7A70">
        <w:rPr>
          <w:rFonts w:ascii="Garamond" w:hAnsi="Garamond"/>
          <w:color w:val="000000" w:themeColor="text1"/>
          <w:szCs w:val="24"/>
        </w:rPr>
        <w:t>.</w:t>
      </w:r>
    </w:p>
    <w:p w14:paraId="6A5D4D62" w14:textId="6E857AC7" w:rsidR="008A4623" w:rsidRPr="00FC7A70" w:rsidRDefault="007B078E" w:rsidP="00DF7BBF">
      <w:pPr>
        <w:pStyle w:val="PargrafodaLista"/>
        <w:widowControl w:val="0"/>
        <w:numPr>
          <w:ilvl w:val="0"/>
          <w:numId w:val="33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alojamento destinado a trabalhadores não é contabilizado para efeitos de fixação da capacidade máxima do empreendimento.</w:t>
      </w:r>
    </w:p>
    <w:p w14:paraId="186E8E48" w14:textId="15FD2767" w:rsidR="008A4623" w:rsidRDefault="008A4623" w:rsidP="00DF7BBF">
      <w:pPr>
        <w:pStyle w:val="PargrafodaLista"/>
        <w:widowControl w:val="0"/>
        <w:numPr>
          <w:ilvl w:val="0"/>
          <w:numId w:val="33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desrespeito da capacidade máxima dos empreendimentos turísticos prevista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2 e 4 constitui contraordenação económica grave, punível nos termos do RJCE.</w:t>
      </w:r>
    </w:p>
    <w:p w14:paraId="0351BC43" w14:textId="5754CF15" w:rsidR="009D590A" w:rsidRPr="009D590A" w:rsidRDefault="009D590A" w:rsidP="009D590A">
      <w:pPr>
        <w:widowControl w:val="0"/>
        <w:spacing w:after="120"/>
        <w:rPr>
          <w:del w:id="1315" w:author="Maria João Torres" w:date="2026-09-10T10:28:00Z" w16du:dateUtc="2026-09-10T09:28:00Z"/>
          <w:rFonts w:ascii="Garamond" w:hAnsi="Garamond"/>
          <w:color w:val="000000" w:themeColor="text1"/>
          <w:szCs w:val="24"/>
        </w:rPr>
      </w:pPr>
    </w:p>
    <w:p w14:paraId="6455264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E7A8FD7" w14:textId="51D7F6C2" w:rsidR="008A4623"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Unidade</w:t>
      </w:r>
      <w:r w:rsidR="00E44A1F" w:rsidRPr="00FC7A70">
        <w:rPr>
          <w:rFonts w:ascii="Garamond" w:eastAsiaTheme="majorEastAsia" w:hAnsi="Garamond" w:cstheme="majorBidi"/>
          <w:color w:val="000000" w:themeColor="text1"/>
          <w:szCs w:val="24"/>
        </w:rPr>
        <w:t>s</w:t>
      </w:r>
      <w:r w:rsidRPr="00FC7A70">
        <w:rPr>
          <w:rFonts w:ascii="Garamond" w:eastAsiaTheme="majorEastAsia" w:hAnsi="Garamond" w:cstheme="majorBidi"/>
          <w:color w:val="000000" w:themeColor="text1"/>
          <w:szCs w:val="24"/>
        </w:rPr>
        <w:t xml:space="preserve"> de alojamento</w:t>
      </w:r>
    </w:p>
    <w:p w14:paraId="263B56BF" w14:textId="4CABEED3" w:rsidR="009D590A" w:rsidRPr="00FC7A70" w:rsidRDefault="009D590A" w:rsidP="00DF7BBF">
      <w:pPr>
        <w:widowControl w:val="0"/>
        <w:spacing w:after="120"/>
        <w:jc w:val="center"/>
        <w:outlineLvl w:val="1"/>
        <w:rPr>
          <w:del w:id="1316" w:author="Maria João Torres" w:date="2026-09-09T19:00:00Z" w16du:dateUtc="2026-09-09T18:00:00Z"/>
          <w:rFonts w:ascii="Garamond" w:hAnsi="Garamond"/>
          <w:color w:val="000000" w:themeColor="text1"/>
          <w:szCs w:val="24"/>
        </w:rPr>
      </w:pPr>
    </w:p>
    <w:p w14:paraId="3EED3041" w14:textId="091C519C" w:rsidR="008A4623" w:rsidRPr="00EC0058"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Os estabelecimentos hoteleiros, aldeamentos turísticos e apartamentos turísticos devem dispor, no mínimo, de 10 unidades de alojamento.</w:t>
      </w:r>
    </w:p>
    <w:p w14:paraId="2C60FEE9" w14:textId="18F22DEE" w:rsidR="008A4623" w:rsidRPr="00EC0058"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As unidades de alojamento devem:</w:t>
      </w:r>
    </w:p>
    <w:p w14:paraId="20200D8F" w14:textId="77777777" w:rsidR="008A4623" w:rsidRPr="00FC7A70" w:rsidRDefault="008A4623" w:rsidP="009D590A">
      <w:pPr>
        <w:widowControl w:val="0"/>
        <w:numPr>
          <w:ilvl w:val="0"/>
          <w:numId w:val="68"/>
        </w:numPr>
        <w:spacing w:after="120"/>
        <w:ind w:left="851" w:hanging="284"/>
        <w:rPr>
          <w:rFonts w:ascii="Garamond" w:hAnsi="Garamond"/>
          <w:color w:val="000000" w:themeColor="text1"/>
          <w:szCs w:val="24"/>
        </w:rPr>
      </w:pPr>
      <w:r w:rsidRPr="00FC7A70">
        <w:rPr>
          <w:rFonts w:ascii="Garamond" w:hAnsi="Garamond"/>
          <w:color w:val="000000" w:themeColor="text1"/>
          <w:szCs w:val="24"/>
        </w:rPr>
        <w:t>Ser identificadas no exterior da respetiva porta de entrada em local bem visível;</w:t>
      </w:r>
    </w:p>
    <w:p w14:paraId="08B4E36C" w14:textId="77777777" w:rsidR="008A4623" w:rsidRPr="00FC7A70" w:rsidRDefault="008A4623" w:rsidP="009D590A">
      <w:pPr>
        <w:widowControl w:val="0"/>
        <w:numPr>
          <w:ilvl w:val="0"/>
          <w:numId w:val="68"/>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portas de entrada com um sistema de segurança que apenas permita o acesso ao utente e ao pessoal do estabelecimento;</w:t>
      </w:r>
    </w:p>
    <w:p w14:paraId="1E8549C1" w14:textId="77777777" w:rsidR="008A4623" w:rsidRPr="00FC7A70" w:rsidRDefault="008A4623" w:rsidP="009D590A">
      <w:pPr>
        <w:widowControl w:val="0"/>
        <w:numPr>
          <w:ilvl w:val="0"/>
          <w:numId w:val="68"/>
        </w:numPr>
        <w:spacing w:after="120"/>
        <w:ind w:left="851" w:hanging="284"/>
        <w:rPr>
          <w:rFonts w:ascii="Garamond" w:hAnsi="Garamond"/>
          <w:color w:val="000000" w:themeColor="text1"/>
          <w:szCs w:val="24"/>
        </w:rPr>
      </w:pPr>
      <w:r w:rsidRPr="00FC7A70">
        <w:rPr>
          <w:rFonts w:ascii="Garamond" w:hAnsi="Garamond"/>
          <w:color w:val="000000" w:themeColor="text1"/>
          <w:szCs w:val="24"/>
        </w:rPr>
        <w:t>Ser insonorizadas; e</w:t>
      </w:r>
    </w:p>
    <w:p w14:paraId="7A6B2855" w14:textId="77777777" w:rsidR="008A4623" w:rsidRPr="00FC7A70" w:rsidRDefault="008A4623" w:rsidP="009D590A">
      <w:pPr>
        <w:widowControl w:val="0"/>
        <w:numPr>
          <w:ilvl w:val="0"/>
          <w:numId w:val="68"/>
        </w:numPr>
        <w:spacing w:after="120"/>
        <w:ind w:left="851" w:hanging="284"/>
        <w:rPr>
          <w:rFonts w:ascii="Garamond" w:hAnsi="Garamond"/>
          <w:color w:val="000000" w:themeColor="text1"/>
          <w:szCs w:val="24"/>
        </w:rPr>
      </w:pPr>
      <w:r w:rsidRPr="00FC7A70">
        <w:rPr>
          <w:rFonts w:ascii="Garamond" w:hAnsi="Garamond"/>
          <w:color w:val="000000" w:themeColor="text1"/>
          <w:szCs w:val="24"/>
        </w:rPr>
        <w:t>Ter janelas ou portadas em comunicação direta com o exterior.</w:t>
      </w:r>
    </w:p>
    <w:p w14:paraId="7BF7400F" w14:textId="78E3C947" w:rsidR="008A4623"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Nas unidades de alojamento podem ser instaladas camas convertíveis desde que não excedam o número das camas fixas, bem como camas suplementares amovíveis.</w:t>
      </w:r>
    </w:p>
    <w:p w14:paraId="1B53FEB9" w14:textId="77777777" w:rsidR="009D590A" w:rsidRPr="009D590A" w:rsidRDefault="009D590A" w:rsidP="009D590A">
      <w:pPr>
        <w:widowControl w:val="0"/>
        <w:spacing w:after="120"/>
        <w:rPr>
          <w:rFonts w:ascii="Garamond" w:hAnsi="Garamond"/>
          <w:color w:val="000000" w:themeColor="text1"/>
          <w:szCs w:val="24"/>
        </w:rPr>
      </w:pPr>
    </w:p>
    <w:p w14:paraId="576170F7" w14:textId="02DFF911" w:rsidR="008A4623" w:rsidRPr="00FC7A70"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 prejuízo do número mínimo de unidades de alojamento, nos empreendimentos turísticos podem, ainda, existir unidades de alojamento </w:t>
      </w:r>
      <w:r w:rsidRPr="00FC7A70">
        <w:rPr>
          <w:rFonts w:ascii="Garamond" w:hAnsi="Garamond"/>
          <w:i/>
          <w:iCs/>
          <w:color w:val="000000" w:themeColor="text1"/>
          <w:szCs w:val="24"/>
        </w:rPr>
        <w:t>glamping</w:t>
      </w:r>
      <w:r w:rsidRPr="00FC7A70">
        <w:rPr>
          <w:rFonts w:ascii="Garamond" w:hAnsi="Garamond"/>
          <w:color w:val="000000" w:themeColor="text1"/>
          <w:szCs w:val="24"/>
        </w:rPr>
        <w:t>, nomeadamente, tendas (</w:t>
      </w:r>
      <w:r w:rsidRPr="00FC7A70">
        <w:rPr>
          <w:rFonts w:ascii="Garamond" w:hAnsi="Garamond"/>
          <w:i/>
          <w:iCs/>
          <w:color w:val="000000" w:themeColor="text1"/>
          <w:szCs w:val="24"/>
        </w:rPr>
        <w:t>yurts</w:t>
      </w:r>
      <w:r w:rsidRPr="00FC7A70">
        <w:rPr>
          <w:rFonts w:ascii="Garamond" w:hAnsi="Garamond"/>
          <w:color w:val="000000" w:themeColor="text1"/>
          <w:szCs w:val="24"/>
        </w:rPr>
        <w:t>, tipis, iglôs, domos), casas flutuantes, casas na árvore e acomodações afins, na proporção e nos termos da portaria referida n</w:t>
      </w:r>
      <w:r w:rsidR="00E3637F" w:rsidRPr="00FC7A70">
        <w:rPr>
          <w:rFonts w:ascii="Garamond" w:hAnsi="Garamond"/>
          <w:color w:val="000000" w:themeColor="text1"/>
          <w:szCs w:val="24"/>
        </w:rPr>
        <w:t>o n.º 4</w:t>
      </w:r>
      <w:r w:rsidR="00484E4C" w:rsidRPr="00FC7A70">
        <w:rPr>
          <w:rFonts w:ascii="Garamond" w:hAnsi="Garamond"/>
          <w:color w:val="000000" w:themeColor="text1"/>
          <w:szCs w:val="24"/>
        </w:rPr>
        <w:t xml:space="preserve"> </w:t>
      </w:r>
      <w:r w:rsidR="00E3637F" w:rsidRPr="00FC7A70">
        <w:rPr>
          <w:rFonts w:ascii="Garamond" w:hAnsi="Garamond"/>
          <w:color w:val="000000" w:themeColor="text1"/>
          <w:szCs w:val="24"/>
        </w:rPr>
        <w:t>d</w:t>
      </w:r>
      <w:r w:rsidR="00851316" w:rsidRPr="00FC7A70">
        <w:rPr>
          <w:rFonts w:ascii="Garamond" w:hAnsi="Garamond"/>
          <w:color w:val="000000" w:themeColor="text1"/>
          <w:szCs w:val="24"/>
        </w:rPr>
        <w:t>o</w:t>
      </w:r>
      <w:r w:rsidRPr="00FC7A70">
        <w:rPr>
          <w:rFonts w:ascii="Garamond" w:hAnsi="Garamond"/>
          <w:color w:val="000000" w:themeColor="text1"/>
          <w:szCs w:val="24"/>
        </w:rPr>
        <w:t xml:space="preserve"> </w:t>
      </w:r>
      <w:r w:rsidR="00484E4C" w:rsidRPr="00FC7A70">
        <w:rPr>
          <w:rFonts w:ascii="Garamond" w:hAnsi="Garamond"/>
          <w:color w:val="000000" w:themeColor="text1"/>
          <w:szCs w:val="24"/>
        </w:rPr>
        <w:fldChar w:fldCharType="begin"/>
      </w:r>
      <w:r w:rsidR="00484E4C" w:rsidRPr="00FC7A70">
        <w:rPr>
          <w:rFonts w:ascii="Garamond" w:hAnsi="Garamond"/>
          <w:color w:val="000000" w:themeColor="text1"/>
          <w:szCs w:val="24"/>
        </w:rPr>
        <w:instrText xml:space="preserve"> REF _Ref225506459 \r \h </w:instrText>
      </w:r>
      <w:r w:rsidR="00FC7A70" w:rsidRPr="00FC7A70">
        <w:rPr>
          <w:rFonts w:ascii="Garamond" w:hAnsi="Garamond"/>
          <w:color w:val="000000" w:themeColor="text1"/>
          <w:szCs w:val="24"/>
        </w:rPr>
        <w:instrText xml:space="preserve"> \* MERGEFORMAT </w:instrText>
      </w:r>
      <w:r w:rsidR="00484E4C" w:rsidRPr="00FC7A70">
        <w:rPr>
          <w:rFonts w:ascii="Garamond" w:hAnsi="Garamond"/>
          <w:color w:val="000000" w:themeColor="text1"/>
          <w:szCs w:val="24"/>
        </w:rPr>
      </w:r>
      <w:r w:rsidR="00484E4C" w:rsidRPr="00FC7A70">
        <w:rPr>
          <w:rFonts w:ascii="Garamond" w:hAnsi="Garamond"/>
          <w:color w:val="000000" w:themeColor="text1"/>
          <w:szCs w:val="24"/>
        </w:rPr>
        <w:fldChar w:fldCharType="separate"/>
      </w:r>
      <w:ins w:id="1317" w:author="Maria João Torres" w:date="2026-09-10T10:32:00Z" w16du:dateUtc="2026-09-10T09:32:00Z">
        <w:r w:rsidR="000F03C6">
          <w:rPr>
            <w:rFonts w:ascii="Garamond" w:hAnsi="Garamond"/>
            <w:color w:val="000000" w:themeColor="text1"/>
            <w:szCs w:val="24"/>
          </w:rPr>
          <w:t>a</w:t>
        </w:r>
      </w:ins>
      <w:del w:id="1318" w:author="Maria João Torres" w:date="2026-09-10T10:32:00Z" w16du:dateUtc="2026-09-10T09:32:00Z">
        <w:r w:rsidR="009D4F47">
          <w:rPr>
            <w:rFonts w:ascii="Garamond" w:hAnsi="Garamond"/>
            <w:color w:val="000000" w:themeColor="text1"/>
            <w:szCs w:val="24"/>
          </w:rPr>
          <w:delText>A</w:delText>
        </w:r>
      </w:del>
      <w:r w:rsidR="009D4F47">
        <w:rPr>
          <w:rFonts w:ascii="Garamond" w:hAnsi="Garamond"/>
          <w:color w:val="000000" w:themeColor="text1"/>
          <w:szCs w:val="24"/>
        </w:rPr>
        <w:t>rtigo 55.º</w:t>
      </w:r>
      <w:r w:rsidR="00484E4C" w:rsidRPr="00FC7A70">
        <w:rPr>
          <w:rFonts w:ascii="Garamond" w:hAnsi="Garamond"/>
          <w:color w:val="000000" w:themeColor="text1"/>
          <w:szCs w:val="24"/>
        </w:rPr>
        <w:fldChar w:fldCharType="end"/>
      </w:r>
      <w:r w:rsidRPr="00FC7A70">
        <w:rPr>
          <w:rFonts w:ascii="Garamond" w:hAnsi="Garamond"/>
          <w:color w:val="000000" w:themeColor="text1"/>
          <w:szCs w:val="24"/>
        </w:rPr>
        <w:t xml:space="preserve">, </w:t>
      </w:r>
      <w:r w:rsidRPr="00FC7A70">
        <w:rPr>
          <w:rFonts w:ascii="Garamond" w:eastAsia="Times New Roman" w:hAnsi="Garamond" w:cs="Times New Roman"/>
          <w:color w:val="000000" w:themeColor="text1"/>
          <w:szCs w:val="24"/>
          <w:lang w:eastAsia="pt-PT"/>
        </w:rPr>
        <w:t xml:space="preserve">que ficam dispensadas do cumprimento do disposto nas alíneas </w:t>
      </w:r>
      <w:r w:rsidRPr="00EC0058">
        <w:rPr>
          <w:rFonts w:ascii="Garamond" w:eastAsia="Times New Roman" w:hAnsi="Garamond" w:cs="Times New Roman"/>
          <w:i/>
          <w:iCs/>
          <w:color w:val="000000" w:themeColor="text1"/>
          <w:szCs w:val="24"/>
          <w:lang w:eastAsia="pt-PT"/>
        </w:rPr>
        <w:t>c)</w:t>
      </w:r>
      <w:r w:rsidRPr="00FC7A70">
        <w:rPr>
          <w:rFonts w:ascii="Garamond" w:eastAsia="Times New Roman" w:hAnsi="Garamond" w:cs="Times New Roman"/>
          <w:color w:val="000000" w:themeColor="text1"/>
          <w:szCs w:val="24"/>
          <w:lang w:eastAsia="pt-PT"/>
        </w:rPr>
        <w:t xml:space="preserve"> </w:t>
      </w:r>
      <w:r w:rsidR="00316410" w:rsidRPr="00FC7A70">
        <w:rPr>
          <w:rFonts w:ascii="Garamond" w:eastAsia="Times New Roman" w:hAnsi="Garamond" w:cs="Times New Roman"/>
          <w:color w:val="000000" w:themeColor="text1"/>
          <w:szCs w:val="24"/>
          <w:lang w:eastAsia="pt-PT"/>
        </w:rPr>
        <w:t>e</w:t>
      </w:r>
      <w:r w:rsidRPr="00FC7A70">
        <w:rPr>
          <w:rFonts w:ascii="Garamond" w:eastAsia="Times New Roman" w:hAnsi="Garamond" w:cs="Times New Roman"/>
          <w:color w:val="000000" w:themeColor="text1"/>
          <w:szCs w:val="24"/>
          <w:lang w:eastAsia="pt-PT"/>
        </w:rPr>
        <w:t xml:space="preserve"> </w:t>
      </w:r>
      <w:r w:rsidRPr="00EC0058">
        <w:rPr>
          <w:rFonts w:ascii="Garamond" w:eastAsia="Times New Roman" w:hAnsi="Garamond" w:cs="Times New Roman"/>
          <w:i/>
          <w:iCs/>
          <w:color w:val="000000" w:themeColor="text1"/>
          <w:szCs w:val="24"/>
          <w:lang w:eastAsia="pt-PT"/>
        </w:rPr>
        <w:t>d)</w:t>
      </w:r>
      <w:r w:rsidRPr="00FC7A70">
        <w:rPr>
          <w:rFonts w:ascii="Garamond" w:eastAsia="Times New Roman" w:hAnsi="Garamond" w:cs="Times New Roman"/>
          <w:color w:val="000000" w:themeColor="text1"/>
          <w:szCs w:val="24"/>
          <w:lang w:eastAsia="pt-PT"/>
        </w:rPr>
        <w:t xml:space="preserve"> do n.º 2 quando se revele inviável a sua aplicação, nomeadamente, quando se trate de estruturas do tipo tenda</w:t>
      </w:r>
      <w:r w:rsidRPr="00FC7A70">
        <w:rPr>
          <w:rFonts w:ascii="Garamond" w:hAnsi="Garamond"/>
          <w:color w:val="000000" w:themeColor="text1"/>
          <w:szCs w:val="24"/>
        </w:rPr>
        <w:t>.</w:t>
      </w:r>
    </w:p>
    <w:p w14:paraId="503794C3" w14:textId="1EEF7190" w:rsidR="008A4623" w:rsidRPr="00FC7A70"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Nas unidades de alojamento </w:t>
      </w:r>
      <w:r w:rsidRPr="00461FD4">
        <w:rPr>
          <w:rFonts w:ascii="Garamond" w:hAnsi="Garamond"/>
          <w:i/>
          <w:color w:val="000000" w:themeColor="text1"/>
          <w:szCs w:val="24"/>
          <w:rPrChange w:id="1319" w:author="Maria João Torres" w:date="2026-09-10T11:42:00Z" w16du:dateUtc="2026-09-10T10:42:00Z">
            <w:rPr>
              <w:rFonts w:ascii="Garamond" w:hAnsi="Garamond"/>
              <w:color w:val="000000" w:themeColor="text1"/>
              <w:szCs w:val="24"/>
            </w:rPr>
          </w:rPrChange>
        </w:rPr>
        <w:t>glamping</w:t>
      </w:r>
      <w:r w:rsidRPr="00FC7A70">
        <w:rPr>
          <w:rFonts w:ascii="Garamond" w:hAnsi="Garamond"/>
          <w:color w:val="000000" w:themeColor="text1"/>
          <w:szCs w:val="24"/>
        </w:rPr>
        <w:t xml:space="preserve"> referidas no número anterior deve ser assegurado um nível de conforto e de serviços compatível com a categoria do empreendimento turístico em que se integrem.</w:t>
      </w:r>
    </w:p>
    <w:p w14:paraId="7F52DF4B" w14:textId="2629F7A1" w:rsidR="008A4623" w:rsidRPr="00FC7A70"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commentRangeStart w:id="1320"/>
      <w:commentRangeStart w:id="1321"/>
      <w:r w:rsidRPr="00FC7A70">
        <w:rPr>
          <w:rFonts w:ascii="Garamond" w:hAnsi="Garamond"/>
          <w:color w:val="000000" w:themeColor="text1"/>
          <w:szCs w:val="24"/>
        </w:rPr>
        <w:t>A violação do disposto no n.º 2 do presente artigo constitui contraordenação económica grave, punível nos termos do RJCE.</w:t>
      </w:r>
    </w:p>
    <w:p w14:paraId="294D3403" w14:textId="70153DE2" w:rsidR="008A4623" w:rsidRPr="00FC7A70" w:rsidRDefault="008A4623" w:rsidP="00DF7BBF">
      <w:pPr>
        <w:pStyle w:val="PargrafodaLista"/>
        <w:widowControl w:val="0"/>
        <w:numPr>
          <w:ilvl w:val="0"/>
          <w:numId w:val="34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3 do presente artigo constitui contraordenação económica leve, punível nos termos do RJCE.</w:t>
      </w:r>
      <w:commentRangeEnd w:id="1320"/>
      <w:r w:rsidR="00C12DBF" w:rsidRPr="00FC7A70">
        <w:rPr>
          <w:rStyle w:val="Refdecomentrio"/>
          <w:rFonts w:ascii="Garamond" w:hAnsi="Garamond"/>
          <w:color w:val="000000" w:themeColor="text1"/>
          <w:sz w:val="24"/>
          <w:szCs w:val="24"/>
        </w:rPr>
        <w:commentReference w:id="1320"/>
      </w:r>
      <w:commentRangeEnd w:id="1321"/>
      <w:r w:rsidRPr="00FC7A70">
        <w:rPr>
          <w:rStyle w:val="Refdecomentrio"/>
          <w:rFonts w:ascii="Garamond" w:hAnsi="Garamond"/>
          <w:color w:val="000000" w:themeColor="text1"/>
          <w:sz w:val="24"/>
          <w:szCs w:val="24"/>
        </w:rPr>
        <w:commentReference w:id="1321"/>
      </w:r>
    </w:p>
    <w:p w14:paraId="1F38443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22" w:name="_Ref233368680"/>
    </w:p>
    <w:bookmarkEnd w:id="1322"/>
    <w:p w14:paraId="3434DA8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Requisitos gerais de instalação</w:t>
      </w:r>
    </w:p>
    <w:p w14:paraId="6AB0885E" w14:textId="53D342D9" w:rsidR="008A4623" w:rsidRPr="00EC0058" w:rsidRDefault="008A4623" w:rsidP="00DF7BBF">
      <w:pPr>
        <w:pStyle w:val="PargrafodaLista"/>
        <w:widowControl w:val="0"/>
        <w:numPr>
          <w:ilvl w:val="0"/>
          <w:numId w:val="341"/>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 xml:space="preserve">Os </w:t>
      </w:r>
      <w:commentRangeStart w:id="1323"/>
      <w:commentRangeStart w:id="1324"/>
      <w:r w:rsidRPr="00EC0058">
        <w:rPr>
          <w:rFonts w:ascii="Garamond" w:hAnsi="Garamond"/>
          <w:color w:val="000000" w:themeColor="text1"/>
          <w:szCs w:val="24"/>
        </w:rPr>
        <w:t>empreendimentos turísticos devem ser instalados em espaços com continuidade territorial</w:t>
      </w:r>
      <w:commentRangeEnd w:id="1323"/>
      <w:r w:rsidR="00DA622F" w:rsidRPr="00EC0058">
        <w:rPr>
          <w:rStyle w:val="Refdecomentrio"/>
          <w:rFonts w:ascii="Garamond" w:hAnsi="Garamond"/>
          <w:color w:val="000000" w:themeColor="text1"/>
          <w:sz w:val="24"/>
          <w:szCs w:val="24"/>
        </w:rPr>
        <w:commentReference w:id="1323"/>
      </w:r>
      <w:commentRangeEnd w:id="1324"/>
      <w:r w:rsidRPr="00EC0058">
        <w:rPr>
          <w:rStyle w:val="Refdecomentrio"/>
          <w:rFonts w:ascii="Garamond" w:hAnsi="Garamond"/>
          <w:color w:val="000000" w:themeColor="text1"/>
          <w:sz w:val="24"/>
          <w:szCs w:val="24"/>
        </w:rPr>
        <w:commentReference w:id="1324"/>
      </w:r>
      <w:r w:rsidRPr="00EC0058">
        <w:rPr>
          <w:rFonts w:ascii="Garamond" w:hAnsi="Garamond"/>
          <w:color w:val="000000" w:themeColor="text1"/>
          <w:szCs w:val="24"/>
        </w:rPr>
        <w:t>, ainda que atravessados por vias municipais, caminhos, linhas de água e faixas de terreno afetas a funções de proteção e conservação de recursos naturais, desde que seja assegurada a comodidade, a segurança e a acessibilidade em todo o empreendimento.</w:t>
      </w:r>
    </w:p>
    <w:p w14:paraId="116C6CBF" w14:textId="5FD53AAA" w:rsidR="008A4623" w:rsidRPr="00EC0058" w:rsidRDefault="008A4623" w:rsidP="00DF7BBF">
      <w:pPr>
        <w:pStyle w:val="PargrafodaLista"/>
        <w:widowControl w:val="0"/>
        <w:numPr>
          <w:ilvl w:val="0"/>
          <w:numId w:val="341"/>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Sem prejuízo do disposto no número</w:t>
      </w:r>
      <w:r w:rsidR="00CF32AE" w:rsidRPr="00EC0058">
        <w:rPr>
          <w:rFonts w:ascii="Garamond" w:hAnsi="Garamond"/>
          <w:color w:val="000000" w:themeColor="text1"/>
          <w:szCs w:val="24"/>
        </w:rPr>
        <w:t xml:space="preserve"> anterior</w:t>
      </w:r>
      <w:r w:rsidRPr="00EC0058">
        <w:rPr>
          <w:rFonts w:ascii="Garamond" w:hAnsi="Garamond"/>
          <w:color w:val="000000" w:themeColor="text1"/>
          <w:szCs w:val="24"/>
        </w:rPr>
        <w:t>, podem ocupar a totalidade ou parte independente de um ou mais edifício</w:t>
      </w:r>
      <w:r w:rsidR="00C60EDF" w:rsidRPr="00EC0058">
        <w:rPr>
          <w:rFonts w:ascii="Garamond" w:hAnsi="Garamond"/>
          <w:color w:val="000000" w:themeColor="text1"/>
          <w:szCs w:val="24"/>
        </w:rPr>
        <w:t>s</w:t>
      </w:r>
      <w:r w:rsidRPr="00EC0058">
        <w:rPr>
          <w:rFonts w:ascii="Garamond" w:hAnsi="Garamond"/>
          <w:color w:val="000000" w:themeColor="text1"/>
          <w:szCs w:val="24"/>
        </w:rPr>
        <w:t>:</w:t>
      </w:r>
    </w:p>
    <w:p w14:paraId="079492C3" w14:textId="44B19600" w:rsidR="008A4623" w:rsidRPr="00FC7A70" w:rsidRDefault="008A4623" w:rsidP="009D590A">
      <w:pPr>
        <w:widowControl w:val="0"/>
        <w:numPr>
          <w:ilvl w:val="0"/>
          <w:numId w:val="73"/>
        </w:numPr>
        <w:spacing w:after="120"/>
        <w:ind w:left="851" w:hanging="284"/>
        <w:rPr>
          <w:rFonts w:ascii="Garamond" w:hAnsi="Garamond"/>
          <w:color w:val="000000" w:themeColor="text1"/>
          <w:szCs w:val="24"/>
        </w:rPr>
      </w:pPr>
      <w:r w:rsidRPr="00FC7A70">
        <w:rPr>
          <w:rFonts w:ascii="Garamond" w:hAnsi="Garamond"/>
          <w:color w:val="000000" w:themeColor="text1"/>
          <w:szCs w:val="24"/>
        </w:rPr>
        <w:t>Os estabelecimentos hoteleiros, desde que os edifícios apresentem uma expressão arquitetónica coerente</w:t>
      </w:r>
      <w:r w:rsidR="00C60EDF" w:rsidRPr="00FC7A70">
        <w:rPr>
          <w:rFonts w:ascii="Garamond" w:hAnsi="Garamond"/>
          <w:color w:val="000000" w:themeColor="text1"/>
          <w:szCs w:val="24"/>
        </w:rPr>
        <w:t xml:space="preserve"> e autonomia física e funcional de outras utilizações existentes no mesmo edifício</w:t>
      </w:r>
      <w:r w:rsidRPr="00FC7A70">
        <w:rPr>
          <w:rFonts w:ascii="Garamond" w:hAnsi="Garamond"/>
          <w:color w:val="000000" w:themeColor="text1"/>
          <w:szCs w:val="24"/>
        </w:rPr>
        <w:t>;</w:t>
      </w:r>
    </w:p>
    <w:p w14:paraId="69CEFF3B" w14:textId="22E5648B" w:rsidR="008A4623" w:rsidRPr="00FC7A70" w:rsidRDefault="008A4623" w:rsidP="009D590A">
      <w:pPr>
        <w:widowControl w:val="0"/>
        <w:numPr>
          <w:ilvl w:val="0"/>
          <w:numId w:val="73"/>
        </w:numPr>
        <w:spacing w:after="120"/>
        <w:ind w:left="851" w:hanging="284"/>
        <w:rPr>
          <w:rFonts w:ascii="Garamond" w:hAnsi="Garamond"/>
          <w:color w:val="000000" w:themeColor="text1"/>
          <w:szCs w:val="24"/>
        </w:rPr>
      </w:pPr>
      <w:r w:rsidRPr="00FC7A70">
        <w:rPr>
          <w:rFonts w:ascii="Garamond" w:hAnsi="Garamond"/>
          <w:color w:val="000000" w:themeColor="text1"/>
          <w:szCs w:val="24"/>
        </w:rPr>
        <w:t>Os apartamentos turísticos, desde que sejam ocupados pisos completos e que os edifícios em causa constituam, entre eles, um conjunto de espaços contíguos, ou que, entre eles, exista uma área de utilização comum.</w:t>
      </w:r>
    </w:p>
    <w:p w14:paraId="452263B5" w14:textId="7F947FB4" w:rsidR="008A4623" w:rsidRPr="00FC7A70" w:rsidRDefault="008A4623" w:rsidP="00DF7BBF">
      <w:pPr>
        <w:pStyle w:val="PargrafodaLista"/>
        <w:widowControl w:val="0"/>
        <w:numPr>
          <w:ilvl w:val="0"/>
          <w:numId w:val="34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Nos empreendimentos turísticos podem instalar-se estabelecimentos de comércio e de serviços, incluindo os de restauração e de bebidas, sem prejuízo do cumprimento dos requisitos específicos aplicáveis ao exercício das respetivas atividades, previstos no </w:t>
      </w:r>
      <w:del w:id="1325" w:author="Maria João Torres" w:date="2026-09-11T14:01:00Z" w16du:dateUtc="2026-09-11T13:01:00Z">
        <w:r w:rsidR="00777D50" w:rsidRPr="00FC7A70">
          <w:rPr>
            <w:rFonts w:ascii="Garamond" w:hAnsi="Garamond"/>
            <w:color w:val="000000" w:themeColor="text1"/>
            <w:szCs w:val="24"/>
          </w:rPr>
          <w:delText>presente diploma</w:delText>
        </w:r>
      </w:del>
      <w:ins w:id="1326"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w:t>
      </w:r>
    </w:p>
    <w:p w14:paraId="5357F876" w14:textId="2488B9DB" w:rsidR="008A4623" w:rsidRPr="00FC7A70" w:rsidRDefault="008A4623" w:rsidP="00DF7BBF">
      <w:pPr>
        <w:pStyle w:val="PargrafodaLista"/>
        <w:widowControl w:val="0"/>
        <w:numPr>
          <w:ilvl w:val="0"/>
          <w:numId w:val="34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 prejuízo do </w:t>
      </w:r>
      <w:r w:rsidR="0083236E" w:rsidRPr="00FC7A70">
        <w:rPr>
          <w:rFonts w:ascii="Garamond" w:hAnsi="Garamond"/>
          <w:color w:val="000000" w:themeColor="text1"/>
          <w:szCs w:val="24"/>
        </w:rPr>
        <w:t xml:space="preserve">cumprimento do </w:t>
      </w:r>
      <w:r w:rsidRPr="00FC7A70">
        <w:rPr>
          <w:rFonts w:ascii="Garamond" w:hAnsi="Garamond"/>
          <w:color w:val="000000" w:themeColor="text1"/>
          <w:szCs w:val="24"/>
        </w:rPr>
        <w:t xml:space="preserve">disposto na legislação relativa a acessibilidades, todos os empreendimentos turísticos, com exceção dos empreendimentos de turismo de habitação e dos empreendimentos de turismo no espaço rural, nos grupos casa de campo e agroturismo, </w:t>
      </w:r>
      <w:r w:rsidR="00A6500D" w:rsidRPr="00FC7A70">
        <w:rPr>
          <w:rFonts w:ascii="Garamond" w:hAnsi="Garamond"/>
          <w:color w:val="000000" w:themeColor="text1"/>
          <w:szCs w:val="24"/>
        </w:rPr>
        <w:t xml:space="preserve">com menos de 10 unidades de alojamento, </w:t>
      </w:r>
      <w:r w:rsidRPr="00FC7A70">
        <w:rPr>
          <w:rFonts w:ascii="Garamond" w:hAnsi="Garamond"/>
          <w:color w:val="000000" w:themeColor="text1"/>
          <w:szCs w:val="24"/>
        </w:rPr>
        <w:t>devem dispor de, pelo menos, uma unidade de alojamento adaptada a utentes com mobilidade condicionada.</w:t>
      </w:r>
    </w:p>
    <w:p w14:paraId="70E39B4F" w14:textId="1B640D48" w:rsidR="008A4623" w:rsidRPr="00FC7A70" w:rsidRDefault="008A4623" w:rsidP="00DF7BBF">
      <w:pPr>
        <w:pStyle w:val="PargrafodaLista"/>
        <w:widowControl w:val="0"/>
        <w:numPr>
          <w:ilvl w:val="0"/>
          <w:numId w:val="34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empreendimentos turísticos que disponham de piscinas exclusivamente utilizadas pelos seus hóspedes e convidados, deve ser assegurada formação em suporte básico de vida a um número de colaboradores adequado</w:t>
      </w:r>
      <w:r w:rsidR="00736F43" w:rsidRPr="00FC7A70">
        <w:rPr>
          <w:rFonts w:ascii="Garamond" w:hAnsi="Garamond"/>
          <w:color w:val="000000" w:themeColor="text1"/>
          <w:szCs w:val="24"/>
        </w:rPr>
        <w:t>, nunca inferior a um por piscina,</w:t>
      </w:r>
      <w:r w:rsidRPr="00FC7A70">
        <w:rPr>
          <w:rFonts w:ascii="Garamond" w:hAnsi="Garamond"/>
          <w:color w:val="000000" w:themeColor="text1"/>
          <w:szCs w:val="24"/>
        </w:rPr>
        <w:t xml:space="preserve"> </w:t>
      </w:r>
      <w:r w:rsidR="00736F43" w:rsidRPr="00FC7A70">
        <w:rPr>
          <w:rFonts w:ascii="Garamond" w:hAnsi="Garamond"/>
          <w:color w:val="000000" w:themeColor="text1"/>
          <w:szCs w:val="24"/>
        </w:rPr>
        <w:t>e</w:t>
      </w:r>
      <w:r w:rsidRPr="00FC7A70">
        <w:rPr>
          <w:rFonts w:ascii="Garamond" w:hAnsi="Garamond"/>
          <w:color w:val="000000" w:themeColor="text1"/>
          <w:szCs w:val="24"/>
        </w:rPr>
        <w:t xml:space="preserve"> garantir a disponibilidade deste suporte durante todo o</w:t>
      </w:r>
      <w:r w:rsidR="006149FE" w:rsidRPr="00FC7A70">
        <w:rPr>
          <w:rFonts w:ascii="Garamond" w:hAnsi="Garamond"/>
          <w:color w:val="000000" w:themeColor="text1"/>
          <w:szCs w:val="24"/>
        </w:rPr>
        <w:t xml:space="preserve"> seu</w:t>
      </w:r>
      <w:r w:rsidRPr="00FC7A70">
        <w:rPr>
          <w:rFonts w:ascii="Garamond" w:hAnsi="Garamond"/>
          <w:color w:val="000000" w:themeColor="text1"/>
          <w:szCs w:val="24"/>
        </w:rPr>
        <w:t xml:space="preserve"> período de funcionamento, e devem ser mantidos disponíveis os materiais e equipamentos destinados à informação e salvamento, de acordo com o estabelecido </w:t>
      </w:r>
      <w:del w:id="1327" w:author="Maria João Torres" w:date="2026-09-10T11:14:00Z" w16du:dateUtc="2026-09-10T10:14:00Z">
        <w:r w:rsidRPr="00FC7A70">
          <w:rPr>
            <w:rFonts w:ascii="Garamond" w:hAnsi="Garamond"/>
            <w:color w:val="000000" w:themeColor="text1"/>
            <w:szCs w:val="24"/>
          </w:rPr>
          <w:delText xml:space="preserve">pelo Instituto de Socorros a Náufragos </w:delText>
        </w:r>
      </w:del>
      <w:r w:rsidRPr="00FC7A70">
        <w:rPr>
          <w:rFonts w:ascii="Garamond" w:hAnsi="Garamond"/>
          <w:color w:val="000000" w:themeColor="text1"/>
          <w:szCs w:val="24"/>
        </w:rPr>
        <w:t>em legislação própria.</w:t>
      </w:r>
    </w:p>
    <w:p w14:paraId="66CA1ABC" w14:textId="6707E335" w:rsidR="008A4623" w:rsidRPr="00FC7A70" w:rsidRDefault="008A4623" w:rsidP="00DF7BBF">
      <w:pPr>
        <w:pStyle w:val="PargrafodaLista"/>
        <w:widowControl w:val="0"/>
        <w:numPr>
          <w:ilvl w:val="0"/>
          <w:numId w:val="34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ins w:id="1328" w:author="Maria João Torres" w:date="2026-09-10T11:14:00Z" w16du:dateUtc="2026-09-10T10:14:00Z">
        <w:r w:rsidR="008D758D">
          <w:rPr>
            <w:rFonts w:ascii="Garamond" w:hAnsi="Garamond"/>
            <w:color w:val="000000" w:themeColor="text1"/>
            <w:szCs w:val="24"/>
          </w:rPr>
          <w:t>ºs</w:t>
        </w:r>
      </w:ins>
      <w:del w:id="1329" w:author="Maria João Torres" w:date="2026-09-10T11:13:00Z" w16du:dateUtc="2026-09-10T10:13:00Z">
        <w:r w:rsidRPr="00EC0058">
          <w:rPr>
            <w:rFonts w:ascii="Garamond" w:hAnsi="Garamond"/>
            <w:color w:val="000000" w:themeColor="text1"/>
            <w:szCs w:val="24"/>
          </w:rPr>
          <w:delText>os</w:delText>
        </w:r>
      </w:del>
      <w:r w:rsidRPr="00FC7A70">
        <w:rPr>
          <w:rFonts w:ascii="Garamond" w:hAnsi="Garamond"/>
          <w:color w:val="000000" w:themeColor="text1"/>
          <w:szCs w:val="24"/>
        </w:rPr>
        <w:t xml:space="preserve"> 4 e 5 do presente artigo constitui contraordenação económica grave, nos termos do RJCE.</w:t>
      </w:r>
    </w:p>
    <w:p w14:paraId="7270940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30" w:name="_Ref225506528"/>
    </w:p>
    <w:bookmarkEnd w:id="1330"/>
    <w:p w14:paraId="484396D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Requisitos específicos de instalação em função da tipologia</w:t>
      </w:r>
    </w:p>
    <w:p w14:paraId="63FE3774" w14:textId="62955AB9" w:rsidR="008A4623" w:rsidRPr="00EC0058" w:rsidRDefault="008A4623" w:rsidP="00DF7BBF">
      <w:pPr>
        <w:pStyle w:val="PargrafodaLista"/>
        <w:widowControl w:val="0"/>
        <w:numPr>
          <w:ilvl w:val="0"/>
          <w:numId w:val="342"/>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Num mesmo edifício podem ser instalados estabelecimentos hoteleiros de diferentes grupos ou categoria.</w:t>
      </w:r>
    </w:p>
    <w:p w14:paraId="2AA24152" w14:textId="0063698F" w:rsidR="008A4623" w:rsidRPr="00EC0058" w:rsidRDefault="008A4623" w:rsidP="00DF7BBF">
      <w:pPr>
        <w:pStyle w:val="PargrafodaLista"/>
        <w:widowControl w:val="0"/>
        <w:numPr>
          <w:ilvl w:val="0"/>
          <w:numId w:val="342"/>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Nos conjuntos turísticos (</w:t>
      </w:r>
      <w:r w:rsidRPr="00C41E34">
        <w:rPr>
          <w:rFonts w:ascii="Garamond" w:hAnsi="Garamond"/>
          <w:i/>
          <w:color w:val="000000" w:themeColor="text1"/>
          <w:szCs w:val="24"/>
          <w:rPrChange w:id="1331" w:author="Maria João Torres" w:date="2026-09-10T11:42:00Z" w16du:dateUtc="2026-09-10T10:42:00Z">
            <w:rPr>
              <w:rFonts w:ascii="Garamond" w:hAnsi="Garamond"/>
              <w:color w:val="000000" w:themeColor="text1"/>
              <w:szCs w:val="24"/>
            </w:rPr>
          </w:rPrChange>
        </w:rPr>
        <w:t>resorts</w:t>
      </w:r>
      <w:r w:rsidRPr="00EC0058">
        <w:rPr>
          <w:rFonts w:ascii="Garamond" w:hAnsi="Garamond"/>
          <w:color w:val="000000" w:themeColor="text1"/>
          <w:szCs w:val="24"/>
        </w:rPr>
        <w:t>) só podem instalar-se empreendimentos turísticos, ainda que de diferentes categorias.</w:t>
      </w:r>
    </w:p>
    <w:p w14:paraId="2DB0BB03" w14:textId="17959417" w:rsidR="008A4623" w:rsidRPr="00EC0058" w:rsidRDefault="008A4623" w:rsidP="00DF7BBF">
      <w:pPr>
        <w:pStyle w:val="PargrafodaLista"/>
        <w:widowControl w:val="0"/>
        <w:numPr>
          <w:ilvl w:val="0"/>
          <w:numId w:val="342"/>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Sem prejuízo do disposto no número anterior, quando instalados em conjuntos turísticos (</w:t>
      </w:r>
      <w:r w:rsidRPr="00EC0058">
        <w:rPr>
          <w:rFonts w:ascii="Garamond" w:hAnsi="Garamond"/>
          <w:i/>
          <w:iCs/>
          <w:color w:val="000000" w:themeColor="text1"/>
          <w:szCs w:val="24"/>
        </w:rPr>
        <w:t>resorts</w:t>
      </w:r>
      <w:r w:rsidRPr="00EC0058">
        <w:rPr>
          <w:rFonts w:ascii="Garamond" w:hAnsi="Garamond"/>
          <w:color w:val="000000" w:themeColor="text1"/>
          <w:szCs w:val="24"/>
        </w:rPr>
        <w:t>), os aldeamentos turísticos consideram-se sempre situados em espaços com continuidade territorial.</w:t>
      </w:r>
    </w:p>
    <w:p w14:paraId="70031BDB" w14:textId="50779FBF" w:rsidR="008A4623" w:rsidRPr="00EC0058" w:rsidRDefault="008A4623" w:rsidP="00DF7BBF">
      <w:pPr>
        <w:pStyle w:val="PargrafodaLista"/>
        <w:widowControl w:val="0"/>
        <w:numPr>
          <w:ilvl w:val="0"/>
          <w:numId w:val="342"/>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Os edifícios que integram os aldeamentos turísticos não podem exceder três pisos, incluindo o rés-do-chão, sem prejuízo do disposto em instrumentos de gestão territorial aplicáveis ou alvarás de loteamento válidos e eficazes nos termos da lei, quando estes estipularem número inferior de pisos.</w:t>
      </w:r>
    </w:p>
    <w:p w14:paraId="4250A27C" w14:textId="3C5D4A94" w:rsidR="008A4623" w:rsidRPr="00EC0058" w:rsidRDefault="008A4623" w:rsidP="00DF7BBF">
      <w:pPr>
        <w:pStyle w:val="PargrafodaLista"/>
        <w:widowControl w:val="0"/>
        <w:numPr>
          <w:ilvl w:val="0"/>
          <w:numId w:val="342"/>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Os conjuntos turísticos (</w:t>
      </w:r>
      <w:r w:rsidRPr="00D81E43">
        <w:rPr>
          <w:rFonts w:ascii="Garamond" w:hAnsi="Garamond"/>
          <w:i/>
          <w:color w:val="000000" w:themeColor="text1"/>
          <w:szCs w:val="24"/>
          <w:rPrChange w:id="1332" w:author="Maria João Torres" w:date="2026-09-10T11:42:00Z" w16du:dateUtc="2026-09-10T10:42:00Z">
            <w:rPr>
              <w:rFonts w:ascii="Garamond" w:hAnsi="Garamond"/>
              <w:color w:val="000000" w:themeColor="text1"/>
              <w:szCs w:val="24"/>
            </w:rPr>
          </w:rPrChange>
        </w:rPr>
        <w:t>resorts</w:t>
      </w:r>
      <w:r w:rsidRPr="00EC0058">
        <w:rPr>
          <w:rFonts w:ascii="Garamond" w:hAnsi="Garamond"/>
          <w:color w:val="000000" w:themeColor="text1"/>
          <w:szCs w:val="24"/>
        </w:rPr>
        <w:t>) devem possuir, no mínimo, e para além dos requisitos gerais de instalação, as seguintes infraestruturas e equipamentos:</w:t>
      </w:r>
    </w:p>
    <w:p w14:paraId="2A7647B0" w14:textId="77777777" w:rsidR="008A4623" w:rsidRPr="00FC7A70" w:rsidRDefault="008A4623" w:rsidP="009D590A">
      <w:pPr>
        <w:widowControl w:val="0"/>
        <w:numPr>
          <w:ilvl w:val="0"/>
          <w:numId w:val="74"/>
        </w:numPr>
        <w:spacing w:after="120"/>
        <w:ind w:left="851" w:hanging="284"/>
        <w:rPr>
          <w:rFonts w:ascii="Garamond" w:hAnsi="Garamond"/>
          <w:color w:val="000000" w:themeColor="text1"/>
          <w:szCs w:val="24"/>
        </w:rPr>
      </w:pPr>
      <w:r w:rsidRPr="00FC7A70">
        <w:rPr>
          <w:rFonts w:ascii="Garamond" w:hAnsi="Garamond"/>
          <w:color w:val="000000" w:themeColor="text1"/>
          <w:szCs w:val="24"/>
        </w:rPr>
        <w:t>Vias de circulação internas que permitam o trânsito de veículos de emergência;</w:t>
      </w:r>
    </w:p>
    <w:p w14:paraId="16A90035" w14:textId="77777777" w:rsidR="008A4623" w:rsidRPr="00FC7A70" w:rsidRDefault="008A4623" w:rsidP="009D590A">
      <w:pPr>
        <w:widowControl w:val="0"/>
        <w:numPr>
          <w:ilvl w:val="0"/>
          <w:numId w:val="74"/>
        </w:numPr>
        <w:spacing w:after="120"/>
        <w:ind w:left="851" w:hanging="284"/>
        <w:rPr>
          <w:rFonts w:ascii="Garamond" w:hAnsi="Garamond"/>
          <w:color w:val="000000" w:themeColor="text1"/>
          <w:szCs w:val="24"/>
        </w:rPr>
      </w:pPr>
      <w:r w:rsidRPr="00FC7A70">
        <w:rPr>
          <w:rFonts w:ascii="Garamond" w:hAnsi="Garamond"/>
          <w:color w:val="000000" w:themeColor="text1"/>
          <w:szCs w:val="24"/>
        </w:rPr>
        <w:t>Áreas de estacionamento de uso comum;</w:t>
      </w:r>
    </w:p>
    <w:p w14:paraId="6C79BFDA" w14:textId="77777777" w:rsidR="008A4623" w:rsidRPr="00FC7A70" w:rsidRDefault="008A4623" w:rsidP="009D590A">
      <w:pPr>
        <w:widowControl w:val="0"/>
        <w:numPr>
          <w:ilvl w:val="0"/>
          <w:numId w:val="74"/>
        </w:numPr>
        <w:spacing w:after="120"/>
        <w:ind w:left="851" w:hanging="284"/>
        <w:rPr>
          <w:rFonts w:ascii="Garamond" w:hAnsi="Garamond"/>
          <w:color w:val="000000" w:themeColor="text1"/>
          <w:szCs w:val="24"/>
        </w:rPr>
      </w:pPr>
      <w:r w:rsidRPr="00FC7A70">
        <w:rPr>
          <w:rFonts w:ascii="Garamond" w:hAnsi="Garamond"/>
          <w:color w:val="000000" w:themeColor="text1"/>
          <w:szCs w:val="24"/>
        </w:rPr>
        <w:t>Espaços e áreas verdes exteriores envolventes para uso comum;</w:t>
      </w:r>
    </w:p>
    <w:p w14:paraId="15C1FCCB" w14:textId="77777777" w:rsidR="008A4623" w:rsidRPr="00FC7A70" w:rsidRDefault="008A4623" w:rsidP="009D590A">
      <w:pPr>
        <w:widowControl w:val="0"/>
        <w:numPr>
          <w:ilvl w:val="0"/>
          <w:numId w:val="74"/>
        </w:numPr>
        <w:spacing w:after="120"/>
        <w:ind w:left="851" w:hanging="284"/>
        <w:rPr>
          <w:rFonts w:ascii="Garamond" w:hAnsi="Garamond"/>
          <w:color w:val="000000" w:themeColor="text1"/>
          <w:szCs w:val="24"/>
        </w:rPr>
      </w:pPr>
      <w:r w:rsidRPr="00FC7A70">
        <w:rPr>
          <w:rFonts w:ascii="Garamond" w:hAnsi="Garamond"/>
          <w:color w:val="000000" w:themeColor="text1"/>
          <w:szCs w:val="24"/>
        </w:rPr>
        <w:t>Portaria;</w:t>
      </w:r>
    </w:p>
    <w:p w14:paraId="4E0BAF1E" w14:textId="77777777" w:rsidR="008A4623" w:rsidRPr="00FC7A70" w:rsidRDefault="008A4623" w:rsidP="009D590A">
      <w:pPr>
        <w:widowControl w:val="0"/>
        <w:numPr>
          <w:ilvl w:val="0"/>
          <w:numId w:val="74"/>
        </w:numPr>
        <w:spacing w:after="120"/>
        <w:ind w:left="851" w:hanging="284"/>
        <w:rPr>
          <w:rFonts w:ascii="Garamond" w:hAnsi="Garamond"/>
          <w:color w:val="000000" w:themeColor="text1"/>
          <w:szCs w:val="24"/>
        </w:rPr>
      </w:pPr>
      <w:r w:rsidRPr="00FC7A70">
        <w:rPr>
          <w:rFonts w:ascii="Garamond" w:hAnsi="Garamond"/>
          <w:color w:val="000000" w:themeColor="text1"/>
          <w:szCs w:val="24"/>
        </w:rPr>
        <w:t>Piscina de utilização comum;</w:t>
      </w:r>
    </w:p>
    <w:p w14:paraId="3149F4A8" w14:textId="77777777" w:rsidR="008A4623" w:rsidRPr="00FC7A70" w:rsidRDefault="008A4623" w:rsidP="009D590A">
      <w:pPr>
        <w:widowControl w:val="0"/>
        <w:numPr>
          <w:ilvl w:val="0"/>
          <w:numId w:val="74"/>
        </w:numPr>
        <w:spacing w:after="120"/>
        <w:ind w:left="851" w:hanging="284"/>
        <w:rPr>
          <w:rFonts w:ascii="Garamond" w:hAnsi="Garamond"/>
          <w:color w:val="000000" w:themeColor="text1"/>
          <w:szCs w:val="24"/>
        </w:rPr>
      </w:pPr>
      <w:r w:rsidRPr="00FC7A70">
        <w:rPr>
          <w:rFonts w:ascii="Garamond" w:hAnsi="Garamond"/>
          <w:color w:val="000000" w:themeColor="text1"/>
          <w:szCs w:val="24"/>
        </w:rPr>
        <w:t>Equipamentos de desporto e lazer.</w:t>
      </w:r>
    </w:p>
    <w:p w14:paraId="7D3B93F0" w14:textId="5D52D55A" w:rsidR="008A4623" w:rsidRPr="00FC7A70" w:rsidRDefault="008A4623" w:rsidP="00DF7BBF">
      <w:pPr>
        <w:pStyle w:val="PargrafodaLista"/>
        <w:widowControl w:val="0"/>
        <w:numPr>
          <w:ilvl w:val="0"/>
          <w:numId w:val="342"/>
        </w:numPr>
        <w:spacing w:after="120"/>
        <w:ind w:left="426" w:hanging="426"/>
        <w:contextualSpacing w:val="0"/>
        <w:rPr>
          <w:rFonts w:ascii="Garamond" w:hAnsi="Garamond"/>
          <w:color w:val="000000" w:themeColor="text1"/>
          <w:szCs w:val="24"/>
        </w:rPr>
      </w:pPr>
      <w:commentRangeStart w:id="1333"/>
      <w:commentRangeStart w:id="1334"/>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2, 4 e 5 do presente artigo constitui contraordenação económica grave, nos termos do RJCE.</w:t>
      </w:r>
      <w:commentRangeEnd w:id="1333"/>
      <w:r w:rsidR="00D03499" w:rsidRPr="00FC7A70">
        <w:rPr>
          <w:rStyle w:val="Refdecomentrio"/>
          <w:rFonts w:ascii="Garamond" w:hAnsi="Garamond"/>
          <w:color w:val="000000" w:themeColor="text1"/>
          <w:sz w:val="24"/>
          <w:szCs w:val="24"/>
        </w:rPr>
        <w:commentReference w:id="1333"/>
      </w:r>
      <w:commentRangeEnd w:id="1334"/>
      <w:r w:rsidRPr="00FC7A70">
        <w:rPr>
          <w:rStyle w:val="Refdecomentrio"/>
          <w:rFonts w:ascii="Garamond" w:hAnsi="Garamond"/>
          <w:color w:val="000000" w:themeColor="text1"/>
          <w:sz w:val="24"/>
          <w:szCs w:val="24"/>
        </w:rPr>
        <w:commentReference w:id="1334"/>
      </w:r>
    </w:p>
    <w:p w14:paraId="71A7664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E6AEBF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Nomes e divulgação</w:t>
      </w:r>
    </w:p>
    <w:p w14:paraId="26EBF8B7" w14:textId="1DE750D6"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Os nomes e logótipos dos empreendimentos turísticos não podem sugerir uma tipologia, grupo, categoria ou características que os mesmos não possuam.</w:t>
      </w:r>
    </w:p>
    <w:p w14:paraId="45B159F9" w14:textId="73D7D452"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 publicidade, documentação comercial e merchandising dos empreendimentos turísticos devem indicar o respetivo nome ou logótipo</w:t>
      </w:r>
      <w:r w:rsidR="00871587" w:rsidRPr="00EC0058">
        <w:rPr>
          <w:rFonts w:ascii="Garamond" w:hAnsi="Garamond"/>
          <w:color w:val="000000" w:themeColor="text1"/>
          <w:szCs w:val="24"/>
        </w:rPr>
        <w:t xml:space="preserve"> e o</w:t>
      </w:r>
      <w:r w:rsidRPr="00EC0058">
        <w:rPr>
          <w:rFonts w:ascii="Garamond" w:hAnsi="Garamond"/>
          <w:color w:val="000000" w:themeColor="text1"/>
          <w:szCs w:val="24"/>
        </w:rPr>
        <w:t xml:space="preserve"> </w:t>
      </w:r>
      <w:r w:rsidR="00871587" w:rsidRPr="00EC0058">
        <w:rPr>
          <w:rFonts w:ascii="Garamond" w:hAnsi="Garamond"/>
          <w:color w:val="000000" w:themeColor="text1"/>
          <w:szCs w:val="24"/>
        </w:rPr>
        <w:t xml:space="preserve">número de registo no título digital de atividade económica, </w:t>
      </w:r>
      <w:r w:rsidRPr="00EC0058">
        <w:rPr>
          <w:rFonts w:ascii="Garamond" w:hAnsi="Garamond"/>
          <w:color w:val="000000" w:themeColor="text1"/>
          <w:szCs w:val="24"/>
        </w:rPr>
        <w:t>não podendo sugerir uma tipologia, grupo, categoria ou características que o empreendimento não possua.</w:t>
      </w:r>
    </w:p>
    <w:p w14:paraId="3FD588F6" w14:textId="2213F6A5"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As denominações simples ou compostas que utilizem o termo «hotel» só podem ser utilizadas pelos estabelecimentos hoteleiros e hotéis rurais.</w:t>
      </w:r>
    </w:p>
    <w:p w14:paraId="7DF42798" w14:textId="104C92D1"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 xml:space="preserve">Os empreendimentos turísticos que disponham das infraestruturas e equipamentos exigidos no n.º 5 do </w:t>
      </w:r>
      <w:r w:rsidR="000348D6" w:rsidRPr="00EC0058">
        <w:rPr>
          <w:rFonts w:ascii="Garamond" w:hAnsi="Garamond"/>
          <w:color w:val="000000" w:themeColor="text1"/>
          <w:szCs w:val="24"/>
        </w:rPr>
        <w:fldChar w:fldCharType="begin"/>
      </w:r>
      <w:r w:rsidR="000348D6" w:rsidRPr="00EC0058">
        <w:rPr>
          <w:rFonts w:ascii="Garamond" w:hAnsi="Garamond"/>
          <w:color w:val="000000" w:themeColor="text1"/>
          <w:szCs w:val="24"/>
        </w:rPr>
        <w:instrText xml:space="preserve"> REF _Ref225506528 \r \h </w:instrText>
      </w:r>
      <w:r w:rsidR="00FC7A70" w:rsidRPr="00EC0058">
        <w:rPr>
          <w:rFonts w:ascii="Garamond" w:hAnsi="Garamond"/>
          <w:color w:val="000000" w:themeColor="text1"/>
          <w:szCs w:val="24"/>
        </w:rPr>
        <w:instrText xml:space="preserve"> \* MERGEFORMAT </w:instrText>
      </w:r>
      <w:r w:rsidR="000348D6" w:rsidRPr="00EC0058">
        <w:rPr>
          <w:rFonts w:ascii="Garamond" w:hAnsi="Garamond"/>
          <w:color w:val="000000" w:themeColor="text1"/>
          <w:szCs w:val="24"/>
        </w:rPr>
      </w:r>
      <w:r w:rsidR="000348D6" w:rsidRPr="00EC0058">
        <w:rPr>
          <w:rFonts w:ascii="Garamond" w:hAnsi="Garamond"/>
          <w:color w:val="000000" w:themeColor="text1"/>
          <w:szCs w:val="24"/>
        </w:rPr>
        <w:fldChar w:fldCharType="separate"/>
      </w:r>
      <w:ins w:id="1335" w:author="Maria João Torres" w:date="2026-09-10T11:22:00Z" w16du:dateUtc="2026-09-10T10:22:00Z">
        <w:r w:rsidR="007D6269">
          <w:rPr>
            <w:rFonts w:ascii="Garamond" w:hAnsi="Garamond"/>
            <w:color w:val="000000" w:themeColor="text1"/>
            <w:szCs w:val="24"/>
          </w:rPr>
          <w:t>a</w:t>
        </w:r>
      </w:ins>
      <w:del w:id="1336" w:author="Maria João Torres" w:date="2026-09-10T11:22:00Z" w16du:dateUtc="2026-09-10T10:22:00Z">
        <w:r w:rsidR="009D4F47">
          <w:rPr>
            <w:rFonts w:ascii="Garamond" w:hAnsi="Garamond"/>
            <w:color w:val="000000" w:themeColor="text1"/>
            <w:szCs w:val="24"/>
          </w:rPr>
          <w:delText>A</w:delText>
        </w:r>
      </w:del>
      <w:r w:rsidR="009D4F47">
        <w:rPr>
          <w:rFonts w:ascii="Garamond" w:hAnsi="Garamond"/>
          <w:color w:val="000000" w:themeColor="text1"/>
          <w:szCs w:val="24"/>
        </w:rPr>
        <w:t>rtigo 60.º</w:t>
      </w:r>
      <w:r w:rsidR="000348D6" w:rsidRPr="00EC0058">
        <w:rPr>
          <w:rFonts w:ascii="Garamond" w:hAnsi="Garamond"/>
          <w:color w:val="000000" w:themeColor="text1"/>
          <w:szCs w:val="24"/>
        </w:rPr>
        <w:fldChar w:fldCharType="end"/>
      </w:r>
      <w:r w:rsidRPr="00EC0058">
        <w:rPr>
          <w:rFonts w:ascii="Garamond" w:hAnsi="Garamond"/>
          <w:color w:val="000000" w:themeColor="text1"/>
          <w:szCs w:val="24"/>
        </w:rPr>
        <w:t xml:space="preserve"> podem, para fins comerciais, usar conjuntamente com o nome, a expressão </w:t>
      </w:r>
      <w:r w:rsidR="00F656C7" w:rsidRPr="00EC0058">
        <w:rPr>
          <w:rFonts w:ascii="Garamond" w:hAnsi="Garamond"/>
          <w:color w:val="000000" w:themeColor="text1"/>
          <w:szCs w:val="24"/>
        </w:rPr>
        <w:t>«</w:t>
      </w:r>
      <w:r w:rsidRPr="00EC0058">
        <w:rPr>
          <w:rFonts w:ascii="Garamond" w:hAnsi="Garamond"/>
          <w:i/>
          <w:iCs/>
          <w:color w:val="000000" w:themeColor="text1"/>
          <w:szCs w:val="24"/>
        </w:rPr>
        <w:t>resort</w:t>
      </w:r>
      <w:r w:rsidR="00F656C7" w:rsidRPr="00EC0058">
        <w:rPr>
          <w:rFonts w:ascii="Garamond" w:hAnsi="Garamond"/>
          <w:color w:val="000000" w:themeColor="text1"/>
          <w:szCs w:val="24"/>
        </w:rPr>
        <w:t>»</w:t>
      </w:r>
      <w:r w:rsidRPr="00EC0058">
        <w:rPr>
          <w:rFonts w:ascii="Garamond" w:hAnsi="Garamond"/>
          <w:color w:val="000000" w:themeColor="text1"/>
          <w:szCs w:val="24"/>
        </w:rPr>
        <w:t>.</w:t>
      </w:r>
    </w:p>
    <w:p w14:paraId="1A9FF772" w14:textId="1CB0D511"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 xml:space="preserve">As plataformas eletrónicas que disponibilizem, divulguem ou comercializem </w:t>
      </w:r>
      <w:r w:rsidR="00FF6F02" w:rsidRPr="00EC0058">
        <w:rPr>
          <w:rFonts w:ascii="Garamond" w:hAnsi="Garamond"/>
          <w:color w:val="000000" w:themeColor="text1"/>
          <w:szCs w:val="24"/>
        </w:rPr>
        <w:t xml:space="preserve">alojamento em </w:t>
      </w:r>
      <w:r w:rsidRPr="00EC0058">
        <w:rPr>
          <w:rFonts w:ascii="Garamond" w:hAnsi="Garamond"/>
          <w:color w:val="000000" w:themeColor="text1"/>
          <w:szCs w:val="24"/>
        </w:rPr>
        <w:t>empreendimentos turísticos devem exigir e exibir na plataforma o respetivo número d</w:t>
      </w:r>
      <w:r w:rsidR="005514A4" w:rsidRPr="00EC0058">
        <w:rPr>
          <w:rFonts w:ascii="Garamond" w:hAnsi="Garamond"/>
          <w:color w:val="000000" w:themeColor="text1"/>
          <w:szCs w:val="24"/>
        </w:rPr>
        <w:t xml:space="preserve">o </w:t>
      </w:r>
      <w:r w:rsidR="00EE5C4D" w:rsidRPr="00EC0058">
        <w:rPr>
          <w:rFonts w:ascii="Garamond" w:hAnsi="Garamond"/>
          <w:color w:val="000000" w:themeColor="text1"/>
          <w:szCs w:val="24"/>
        </w:rPr>
        <w:t xml:space="preserve">registo no Registo Nacional de Turismo ou </w:t>
      </w:r>
      <w:r w:rsidR="00BF6AD1" w:rsidRPr="00EC0058">
        <w:rPr>
          <w:rFonts w:ascii="Garamond" w:hAnsi="Garamond"/>
          <w:color w:val="000000" w:themeColor="text1"/>
          <w:szCs w:val="24"/>
        </w:rPr>
        <w:t xml:space="preserve">do </w:t>
      </w:r>
      <w:r w:rsidR="005514A4" w:rsidRPr="00EC0058">
        <w:rPr>
          <w:rFonts w:ascii="Garamond" w:hAnsi="Garamond"/>
          <w:color w:val="000000" w:themeColor="text1"/>
          <w:szCs w:val="24"/>
        </w:rPr>
        <w:t>título digital de atividade económica</w:t>
      </w:r>
      <w:r w:rsidRPr="00EC0058">
        <w:rPr>
          <w:rFonts w:ascii="Garamond" w:hAnsi="Garamond"/>
          <w:color w:val="000000" w:themeColor="text1"/>
          <w:szCs w:val="24"/>
        </w:rPr>
        <w:t>.</w:t>
      </w:r>
    </w:p>
    <w:p w14:paraId="30F38CC6" w14:textId="3B7E0902" w:rsidR="000B1696" w:rsidRPr="00EC0058" w:rsidRDefault="000B1696"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 xml:space="preserve">O disposto no número anterior é aplicável aos sítios </w:t>
      </w:r>
      <w:r w:rsidR="0045792D" w:rsidRPr="00EC0058">
        <w:rPr>
          <w:rFonts w:ascii="Garamond" w:hAnsi="Garamond"/>
          <w:color w:val="000000" w:themeColor="text1"/>
          <w:szCs w:val="24"/>
        </w:rPr>
        <w:t xml:space="preserve">da </w:t>
      </w:r>
      <w:r w:rsidR="0045792D" w:rsidRPr="007D6269">
        <w:rPr>
          <w:rFonts w:ascii="Garamond" w:hAnsi="Garamond"/>
          <w:i/>
          <w:color w:val="000000" w:themeColor="text1"/>
          <w:szCs w:val="24"/>
          <w:rPrChange w:id="1337" w:author="Maria João Torres" w:date="2026-09-10T11:42:00Z" w16du:dateUtc="2026-09-10T10:42:00Z">
            <w:rPr>
              <w:rFonts w:ascii="Garamond" w:hAnsi="Garamond"/>
              <w:color w:val="000000" w:themeColor="text1"/>
              <w:szCs w:val="24"/>
            </w:rPr>
          </w:rPrChange>
        </w:rPr>
        <w:t>internet</w:t>
      </w:r>
      <w:r w:rsidR="0045792D" w:rsidRPr="00EC0058">
        <w:rPr>
          <w:rFonts w:ascii="Garamond" w:hAnsi="Garamond"/>
          <w:color w:val="000000" w:themeColor="text1"/>
          <w:szCs w:val="24"/>
        </w:rPr>
        <w:t xml:space="preserve"> dos próprios empreendimentos turísticos.</w:t>
      </w:r>
    </w:p>
    <w:p w14:paraId="05E48265" w14:textId="4B942318"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 xml:space="preserve">Em todos os empreendimentos turísticos é obrigatória a afixação no exterior, junto à entrada principal, da placa identificativa da respetiva classificação, no prazo máximo de 10 dias após a notificação ao operador económico da classificação atribuída, cujo modelo é aprovado </w:t>
      </w:r>
      <w:r w:rsidR="0073088C" w:rsidRPr="00EC0058">
        <w:rPr>
          <w:rFonts w:ascii="Garamond" w:hAnsi="Garamond"/>
          <w:color w:val="000000" w:themeColor="text1"/>
          <w:szCs w:val="24"/>
        </w:rPr>
        <w:t xml:space="preserve">na portaria referida no n.º </w:t>
      </w:r>
      <w:r w:rsidR="00006F26" w:rsidRPr="00EC0058">
        <w:rPr>
          <w:rFonts w:ascii="Garamond" w:hAnsi="Garamond"/>
          <w:color w:val="000000" w:themeColor="text1"/>
          <w:szCs w:val="24"/>
        </w:rPr>
        <w:t>4</w:t>
      </w:r>
      <w:r w:rsidR="0073088C" w:rsidRPr="00EC0058">
        <w:rPr>
          <w:rFonts w:ascii="Garamond" w:hAnsi="Garamond"/>
          <w:color w:val="000000" w:themeColor="text1"/>
          <w:szCs w:val="24"/>
        </w:rPr>
        <w:t xml:space="preserve"> do</w:t>
      </w:r>
      <w:r w:rsidR="00006F26" w:rsidRPr="00EC0058">
        <w:rPr>
          <w:rFonts w:ascii="Garamond" w:hAnsi="Garamond"/>
          <w:color w:val="000000" w:themeColor="text1"/>
          <w:szCs w:val="24"/>
        </w:rPr>
        <w:t xml:space="preserve"> </w:t>
      </w:r>
      <w:r w:rsidR="004F1CF8" w:rsidRPr="00EC0058">
        <w:rPr>
          <w:rFonts w:ascii="Garamond" w:hAnsi="Garamond"/>
          <w:color w:val="000000" w:themeColor="text1"/>
          <w:szCs w:val="24"/>
        </w:rPr>
        <w:fldChar w:fldCharType="begin"/>
      </w:r>
      <w:r w:rsidR="004F1CF8" w:rsidRPr="00EC0058">
        <w:rPr>
          <w:rFonts w:ascii="Garamond" w:hAnsi="Garamond"/>
          <w:color w:val="000000" w:themeColor="text1"/>
          <w:szCs w:val="24"/>
        </w:rPr>
        <w:instrText xml:space="preserve"> REF _Ref225506459 \r \h </w:instrText>
      </w:r>
      <w:r w:rsidR="00FC7A70" w:rsidRPr="00EC0058">
        <w:rPr>
          <w:rFonts w:ascii="Garamond" w:hAnsi="Garamond"/>
          <w:color w:val="000000" w:themeColor="text1"/>
          <w:szCs w:val="24"/>
        </w:rPr>
        <w:instrText xml:space="preserve"> \* MERGEFORMAT </w:instrText>
      </w:r>
      <w:r w:rsidR="004F1CF8" w:rsidRPr="00EC0058">
        <w:rPr>
          <w:rFonts w:ascii="Garamond" w:hAnsi="Garamond"/>
          <w:color w:val="000000" w:themeColor="text1"/>
          <w:szCs w:val="24"/>
        </w:rPr>
      </w:r>
      <w:r w:rsidR="004F1CF8" w:rsidRPr="00EC0058">
        <w:rPr>
          <w:rFonts w:ascii="Garamond" w:hAnsi="Garamond"/>
          <w:color w:val="000000" w:themeColor="text1"/>
          <w:szCs w:val="24"/>
        </w:rPr>
        <w:fldChar w:fldCharType="separate"/>
      </w:r>
      <w:ins w:id="1338" w:author="Maria João Torres" w:date="2026-09-10T11:22:00Z" w16du:dateUtc="2026-09-10T10:22:00Z">
        <w:r w:rsidR="009C14A2">
          <w:rPr>
            <w:rFonts w:ascii="Garamond" w:hAnsi="Garamond"/>
            <w:color w:val="000000" w:themeColor="text1"/>
            <w:szCs w:val="24"/>
          </w:rPr>
          <w:t>a</w:t>
        </w:r>
      </w:ins>
      <w:del w:id="1339" w:author="Maria João Torres" w:date="2026-09-10T11:22:00Z" w16du:dateUtc="2026-09-10T10:22:00Z">
        <w:r w:rsidR="009D4F47">
          <w:rPr>
            <w:rFonts w:ascii="Garamond" w:hAnsi="Garamond"/>
            <w:color w:val="000000" w:themeColor="text1"/>
            <w:szCs w:val="24"/>
          </w:rPr>
          <w:delText>A</w:delText>
        </w:r>
      </w:del>
      <w:r w:rsidR="009D4F47">
        <w:rPr>
          <w:rFonts w:ascii="Garamond" w:hAnsi="Garamond"/>
          <w:color w:val="000000" w:themeColor="text1"/>
          <w:szCs w:val="24"/>
        </w:rPr>
        <w:t>rtigo 55.º</w:t>
      </w:r>
      <w:r w:rsidR="004F1CF8" w:rsidRPr="00EC0058">
        <w:rPr>
          <w:rFonts w:ascii="Garamond" w:hAnsi="Garamond"/>
          <w:color w:val="000000" w:themeColor="text1"/>
          <w:szCs w:val="24"/>
        </w:rPr>
        <w:fldChar w:fldCharType="end"/>
      </w:r>
    </w:p>
    <w:p w14:paraId="2A6B1617" w14:textId="75A048A6"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 violação do disposto no n.º 5 do presente artigo constitui contraordenação económica grave, punível nos termos do RJCE</w:t>
      </w:r>
      <w:r w:rsidR="00074F86" w:rsidRPr="00EC0058">
        <w:rPr>
          <w:rFonts w:ascii="Garamond" w:hAnsi="Garamond"/>
          <w:color w:val="000000" w:themeColor="text1"/>
          <w:szCs w:val="24"/>
        </w:rPr>
        <w:t>, sem prejuízo do disposto no número seguinte</w:t>
      </w:r>
      <w:r w:rsidRPr="00EC0058">
        <w:rPr>
          <w:rFonts w:ascii="Garamond" w:hAnsi="Garamond"/>
          <w:color w:val="000000" w:themeColor="text1"/>
          <w:szCs w:val="24"/>
        </w:rPr>
        <w:t>.</w:t>
      </w:r>
    </w:p>
    <w:p w14:paraId="693B2913" w14:textId="4C0121B2" w:rsidR="008A4623" w:rsidRPr="00EC0058" w:rsidRDefault="008A4623" w:rsidP="00DF7BBF">
      <w:pPr>
        <w:pStyle w:val="PargrafodaLista"/>
        <w:widowControl w:val="0"/>
        <w:numPr>
          <w:ilvl w:val="0"/>
          <w:numId w:val="343"/>
        </w:numPr>
        <w:spacing w:after="120"/>
        <w:ind w:left="426" w:hanging="426"/>
        <w:contextualSpacing w:val="0"/>
        <w:rPr>
          <w:rFonts w:ascii="Garamond" w:hAnsi="Garamond"/>
          <w:color w:val="000000" w:themeColor="text1"/>
          <w:szCs w:val="24"/>
        </w:rPr>
      </w:pPr>
      <w:commentRangeStart w:id="1340"/>
      <w:commentRangeStart w:id="1341"/>
      <w:r w:rsidRPr="00EC0058">
        <w:rPr>
          <w:rFonts w:ascii="Garamond" w:hAnsi="Garamond"/>
          <w:color w:val="000000" w:themeColor="text1"/>
          <w:szCs w:val="24"/>
        </w:rPr>
        <w:t>A violação do disposto nos n</w:t>
      </w:r>
      <w:r w:rsidRPr="00EC0058">
        <w:rPr>
          <w:rFonts w:ascii="Garamond" w:hAnsi="Garamond"/>
          <w:color w:val="000000" w:themeColor="text1"/>
          <w:szCs w:val="24"/>
          <w:vertAlign w:val="superscript"/>
        </w:rPr>
        <w:t>.</w:t>
      </w:r>
      <w:r w:rsidR="00F656C7" w:rsidRPr="00EC0058">
        <w:rPr>
          <w:rFonts w:ascii="Garamond" w:hAnsi="Garamond"/>
          <w:color w:val="000000" w:themeColor="text1"/>
          <w:szCs w:val="24"/>
          <w:vertAlign w:val="superscript"/>
        </w:rPr>
        <w:t>os</w:t>
      </w:r>
      <w:r w:rsidRPr="00EC0058">
        <w:rPr>
          <w:rFonts w:ascii="Garamond" w:hAnsi="Garamond"/>
          <w:color w:val="000000" w:themeColor="text1"/>
          <w:szCs w:val="24"/>
        </w:rPr>
        <w:t xml:space="preserve"> 1, 2, 3, 4</w:t>
      </w:r>
      <w:r w:rsidR="00074F86" w:rsidRPr="00EC0058">
        <w:rPr>
          <w:rFonts w:ascii="Garamond" w:hAnsi="Garamond"/>
          <w:color w:val="000000" w:themeColor="text1"/>
          <w:szCs w:val="24"/>
        </w:rPr>
        <w:t>,</w:t>
      </w:r>
      <w:r w:rsidRPr="00EC0058">
        <w:rPr>
          <w:rFonts w:ascii="Garamond" w:hAnsi="Garamond"/>
          <w:color w:val="000000" w:themeColor="text1"/>
          <w:szCs w:val="24"/>
        </w:rPr>
        <w:t xml:space="preserve"> 6 </w:t>
      </w:r>
      <w:r w:rsidR="00074F86" w:rsidRPr="00EC0058">
        <w:rPr>
          <w:rFonts w:ascii="Garamond" w:hAnsi="Garamond"/>
          <w:color w:val="000000" w:themeColor="text1"/>
          <w:szCs w:val="24"/>
        </w:rPr>
        <w:t xml:space="preserve">e 7 </w:t>
      </w:r>
      <w:r w:rsidRPr="00EC0058">
        <w:rPr>
          <w:rFonts w:ascii="Garamond" w:hAnsi="Garamond"/>
          <w:color w:val="000000" w:themeColor="text1"/>
          <w:szCs w:val="24"/>
        </w:rPr>
        <w:t xml:space="preserve">do presente artigo constitui contraordenação económica leve, </w:t>
      </w:r>
      <w:r w:rsidR="001A1FA8" w:rsidRPr="00EC0058">
        <w:rPr>
          <w:rFonts w:ascii="Garamond" w:hAnsi="Garamond"/>
          <w:color w:val="000000" w:themeColor="text1"/>
          <w:szCs w:val="24"/>
        </w:rPr>
        <w:t xml:space="preserve">punível </w:t>
      </w:r>
      <w:r w:rsidRPr="00EC0058">
        <w:rPr>
          <w:rFonts w:ascii="Garamond" w:hAnsi="Garamond"/>
          <w:color w:val="000000" w:themeColor="text1"/>
          <w:szCs w:val="24"/>
        </w:rPr>
        <w:t>nos termos do RJCE.</w:t>
      </w:r>
      <w:commentRangeEnd w:id="1340"/>
      <w:r w:rsidR="008C5846" w:rsidRPr="00EC0058">
        <w:rPr>
          <w:rStyle w:val="Refdecomentrio"/>
          <w:rFonts w:ascii="Garamond" w:hAnsi="Garamond"/>
          <w:color w:val="000000" w:themeColor="text1"/>
          <w:sz w:val="24"/>
          <w:szCs w:val="24"/>
        </w:rPr>
        <w:commentReference w:id="1340"/>
      </w:r>
      <w:commentRangeEnd w:id="1341"/>
      <w:r w:rsidRPr="00EC0058">
        <w:rPr>
          <w:rStyle w:val="Refdecomentrio"/>
          <w:rFonts w:ascii="Garamond" w:hAnsi="Garamond"/>
          <w:color w:val="000000" w:themeColor="text1"/>
          <w:sz w:val="24"/>
          <w:szCs w:val="24"/>
        </w:rPr>
        <w:commentReference w:id="1341"/>
      </w:r>
    </w:p>
    <w:p w14:paraId="575C450C" w14:textId="2509B0F0" w:rsidR="00945604" w:rsidRDefault="00945604" w:rsidP="00DF7BBF">
      <w:pPr>
        <w:widowControl w:val="0"/>
        <w:spacing w:after="120"/>
        <w:rPr>
          <w:del w:id="1342" w:author="Maria João Torres" w:date="2026-09-10T11:27:00Z" w16du:dateUtc="2026-09-10T10:27:00Z"/>
          <w:rFonts w:ascii="Garamond" w:hAnsi="Garamond"/>
          <w:color w:val="000000" w:themeColor="text1"/>
          <w:szCs w:val="24"/>
        </w:rPr>
      </w:pPr>
    </w:p>
    <w:p w14:paraId="0B57F696" w14:textId="3E475AFC" w:rsidR="009D590A" w:rsidRPr="00FC7A70" w:rsidRDefault="009D590A" w:rsidP="00DF7BBF">
      <w:pPr>
        <w:widowControl w:val="0"/>
        <w:spacing w:after="120"/>
        <w:rPr>
          <w:del w:id="1343" w:author="Maria João Torres" w:date="2026-09-10T11:27:00Z" w16du:dateUtc="2026-09-10T10:27:00Z"/>
          <w:rFonts w:ascii="Garamond" w:hAnsi="Garamond"/>
          <w:color w:val="000000" w:themeColor="text1"/>
          <w:szCs w:val="24"/>
        </w:rPr>
      </w:pPr>
    </w:p>
    <w:p w14:paraId="1DA3AB00"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3C044F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Requisitos gerais de funcionamento</w:t>
      </w:r>
    </w:p>
    <w:p w14:paraId="7328D8A5" w14:textId="4F3703E3" w:rsidR="008A4623" w:rsidRPr="00EC0058"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período e</w:t>
      </w:r>
      <w:r w:rsidR="004F1CF8" w:rsidRPr="00EC0058">
        <w:rPr>
          <w:rFonts w:ascii="Garamond" w:hAnsi="Garamond"/>
          <w:color w:val="000000" w:themeColor="text1"/>
          <w:szCs w:val="24"/>
        </w:rPr>
        <w:t xml:space="preserve"> as</w:t>
      </w:r>
      <w:r w:rsidRPr="00EC0058">
        <w:rPr>
          <w:rFonts w:ascii="Garamond" w:hAnsi="Garamond"/>
          <w:color w:val="000000" w:themeColor="text1"/>
          <w:szCs w:val="24"/>
        </w:rPr>
        <w:t xml:space="preserve"> normas de funcionamento e de acesso ao empreendimento </w:t>
      </w:r>
      <w:r w:rsidR="004F1CF8" w:rsidRPr="00EC0058">
        <w:rPr>
          <w:rFonts w:ascii="Garamond" w:hAnsi="Garamond"/>
          <w:color w:val="000000" w:themeColor="text1"/>
          <w:szCs w:val="24"/>
        </w:rPr>
        <w:t xml:space="preserve">turístico </w:t>
      </w:r>
      <w:r w:rsidRPr="00EC0058">
        <w:rPr>
          <w:rFonts w:ascii="Garamond" w:hAnsi="Garamond"/>
          <w:color w:val="000000" w:themeColor="text1"/>
          <w:szCs w:val="24"/>
        </w:rPr>
        <w:t xml:space="preserve">devem ser devidamente </w:t>
      </w:r>
      <w:r w:rsidR="00162BA6" w:rsidRPr="00EC0058">
        <w:rPr>
          <w:rFonts w:ascii="Garamond" w:hAnsi="Garamond"/>
          <w:color w:val="000000" w:themeColor="text1"/>
          <w:szCs w:val="24"/>
        </w:rPr>
        <w:t>publicitados</w:t>
      </w:r>
      <w:r w:rsidRPr="00EC0058">
        <w:rPr>
          <w:rFonts w:ascii="Garamond" w:hAnsi="Garamond"/>
          <w:color w:val="000000" w:themeColor="text1"/>
          <w:szCs w:val="24"/>
        </w:rPr>
        <w:t xml:space="preserve"> pela entidade exploradora.</w:t>
      </w:r>
    </w:p>
    <w:p w14:paraId="010C22DD" w14:textId="5FE13B02" w:rsidR="008A4623" w:rsidRPr="00EC0058"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É livre o acesso aos empreendimentos turísticos, salvo a quem perturbe o seu funcionamento normal.</w:t>
      </w:r>
    </w:p>
    <w:p w14:paraId="49A23880" w14:textId="2AD1F1E3" w:rsidR="008A4623" w:rsidRPr="00EC0058"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disposto no número anterior não prejudica, desde que devidamente publicitadas:</w:t>
      </w:r>
    </w:p>
    <w:p w14:paraId="6F5E5386" w14:textId="77777777" w:rsidR="008A4623" w:rsidRPr="00FC7A70" w:rsidRDefault="008A4623" w:rsidP="009D590A">
      <w:pPr>
        <w:widowControl w:val="0"/>
        <w:numPr>
          <w:ilvl w:val="0"/>
          <w:numId w:val="70"/>
        </w:numPr>
        <w:spacing w:after="120"/>
        <w:ind w:left="851" w:hanging="284"/>
        <w:rPr>
          <w:rFonts w:ascii="Garamond" w:hAnsi="Garamond"/>
          <w:color w:val="000000" w:themeColor="text1"/>
          <w:szCs w:val="24"/>
        </w:rPr>
      </w:pPr>
      <w:r w:rsidRPr="00FC7A70">
        <w:rPr>
          <w:rFonts w:ascii="Garamond" w:hAnsi="Garamond"/>
          <w:color w:val="000000" w:themeColor="text1"/>
          <w:szCs w:val="24"/>
        </w:rPr>
        <w:t>A possibilidade de afetação total ou parcial dos empreendimentos turísticos à utilização exclusiva por associados ou beneficiários das entidades proprietárias ou da entidade exploradora;</w:t>
      </w:r>
    </w:p>
    <w:p w14:paraId="0D1FAAAA" w14:textId="5A4DA557" w:rsidR="001618A5" w:rsidRPr="00FC7A70" w:rsidRDefault="008A4623" w:rsidP="009D590A">
      <w:pPr>
        <w:widowControl w:val="0"/>
        <w:numPr>
          <w:ilvl w:val="0"/>
          <w:numId w:val="70"/>
        </w:numPr>
        <w:spacing w:after="120"/>
        <w:ind w:left="851" w:hanging="284"/>
        <w:rPr>
          <w:rFonts w:ascii="Garamond" w:hAnsi="Garamond"/>
          <w:color w:val="000000" w:themeColor="text1"/>
          <w:szCs w:val="24"/>
        </w:rPr>
      </w:pPr>
      <w:r w:rsidRPr="00FC7A70">
        <w:rPr>
          <w:rFonts w:ascii="Garamond" w:hAnsi="Garamond"/>
          <w:color w:val="000000" w:themeColor="text1"/>
          <w:szCs w:val="24"/>
        </w:rPr>
        <w:t>A reserva temporária de parte ou da totalidade do empreendimento turístico.</w:t>
      </w:r>
    </w:p>
    <w:p w14:paraId="60A67D17" w14:textId="6171B804" w:rsidR="008A4623" w:rsidRPr="00FC7A70"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entidade exploradora dos empreendimentos turísticos pode reservar para os utentes neles alojados e seus acompanhantes o acesso e a utilização dos serviços, equipamentos e instalações do empreendimento.</w:t>
      </w:r>
    </w:p>
    <w:p w14:paraId="6E19CBE5" w14:textId="54BB821B" w:rsidR="008A4623" w:rsidRPr="00FC7A70"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de disposição legal ou contratual, nomeadamente no tocante à atribuição de utilidade turística ou de financiamentos públicos, os empreendimentos turísticos podem estabelecer livremente os seus períodos de funcionamento.</w:t>
      </w:r>
    </w:p>
    <w:p w14:paraId="6EB009A6" w14:textId="4995E2D1" w:rsidR="008A4623" w:rsidRPr="00FC7A70"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empreendimentos turísticos em propriedade plural podem encerrar</w:t>
      </w:r>
      <w:del w:id="1344" w:author="Maria João Torres" w:date="2026-09-10T11:32:00Z" w16du:dateUtc="2026-09-10T10:32:00Z">
        <w:r w:rsidRPr="00FC7A70">
          <w:rPr>
            <w:rFonts w:ascii="Garamond" w:hAnsi="Garamond"/>
            <w:color w:val="000000" w:themeColor="text1"/>
            <w:szCs w:val="24"/>
          </w:rPr>
          <w:delText>,</w:delText>
        </w:r>
      </w:del>
      <w:r w:rsidRPr="00FC7A70">
        <w:rPr>
          <w:rFonts w:ascii="Garamond" w:hAnsi="Garamond"/>
          <w:color w:val="000000" w:themeColor="text1"/>
          <w:szCs w:val="24"/>
        </w:rPr>
        <w:t xml:space="preserve"> por decisão da maioria dos seus proprietários.</w:t>
      </w:r>
    </w:p>
    <w:p w14:paraId="726F1013" w14:textId="547661E7" w:rsidR="008A4623"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w:t>
      </w:r>
      <w:r w:rsidR="00B648D1" w:rsidRPr="00FC7A70">
        <w:rPr>
          <w:rFonts w:ascii="Garamond" w:hAnsi="Garamond"/>
          <w:color w:val="000000" w:themeColor="text1"/>
          <w:szCs w:val="24"/>
        </w:rPr>
        <w:t xml:space="preserve">empresas </w:t>
      </w:r>
      <w:r w:rsidRPr="00FC7A70">
        <w:rPr>
          <w:rFonts w:ascii="Garamond" w:hAnsi="Garamond"/>
          <w:color w:val="000000" w:themeColor="text1"/>
          <w:szCs w:val="24"/>
        </w:rPr>
        <w:t xml:space="preserve">exploradoras de empreendimentos turísticos podem realizar atividades próprias de animação turística como complementares à sua atividade principal sem a necessidade de apresentar a comunicação prévia prevista na alínea </w:t>
      </w:r>
      <w:r w:rsidR="00720A8A" w:rsidRPr="00EC0058">
        <w:rPr>
          <w:rFonts w:ascii="Garamond" w:hAnsi="Garamond"/>
          <w:i/>
          <w:iCs/>
          <w:color w:val="000000" w:themeColor="text1"/>
          <w:szCs w:val="24"/>
        </w:rPr>
        <w:t>p</w:t>
      </w:r>
      <w:r w:rsidRPr="00EC0058">
        <w:rPr>
          <w:rFonts w:ascii="Garamond" w:hAnsi="Garamond"/>
          <w:i/>
          <w:iCs/>
          <w:color w:val="000000" w:themeColor="text1"/>
          <w:szCs w:val="24"/>
        </w:rPr>
        <w:t>)</w:t>
      </w:r>
      <w:r w:rsidRPr="00FC7A70">
        <w:rPr>
          <w:rFonts w:ascii="Garamond" w:hAnsi="Garamond"/>
          <w:color w:val="000000" w:themeColor="text1"/>
          <w:szCs w:val="24"/>
        </w:rPr>
        <w:t xml:space="preserve"> do n.º </w:t>
      </w:r>
      <w:r w:rsidR="005F7EFF" w:rsidRPr="00FC7A70">
        <w:rPr>
          <w:rFonts w:ascii="Garamond" w:hAnsi="Garamond"/>
          <w:color w:val="000000" w:themeColor="text1"/>
          <w:szCs w:val="24"/>
        </w:rPr>
        <w:t>4</w:t>
      </w:r>
      <w:r w:rsidRPr="00FC7A70">
        <w:rPr>
          <w:rFonts w:ascii="Garamond" w:hAnsi="Garamond"/>
          <w:color w:val="000000" w:themeColor="text1"/>
          <w:szCs w:val="24"/>
        </w:rPr>
        <w:t xml:space="preserve"> do</w:t>
      </w:r>
      <w:r w:rsidR="005F7EFF" w:rsidRPr="00FC7A70">
        <w:rPr>
          <w:rFonts w:ascii="Garamond" w:hAnsi="Garamond"/>
          <w:color w:val="000000" w:themeColor="text1"/>
          <w:szCs w:val="24"/>
        </w:rPr>
        <w:t xml:space="preserve"> </w:t>
      </w:r>
      <w:r w:rsidR="005F7EFF" w:rsidRPr="00FC7A70">
        <w:rPr>
          <w:rFonts w:ascii="Garamond" w:hAnsi="Garamond"/>
          <w:color w:val="000000" w:themeColor="text1"/>
          <w:szCs w:val="24"/>
        </w:rPr>
        <w:fldChar w:fldCharType="begin"/>
      </w:r>
      <w:r w:rsidR="005F7EFF"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005F7EFF" w:rsidRPr="00FC7A70">
        <w:rPr>
          <w:rFonts w:ascii="Garamond" w:hAnsi="Garamond"/>
          <w:color w:val="000000" w:themeColor="text1"/>
          <w:szCs w:val="24"/>
        </w:rPr>
      </w:r>
      <w:r w:rsidR="005F7EFF" w:rsidRPr="00FC7A70">
        <w:rPr>
          <w:rFonts w:ascii="Garamond" w:hAnsi="Garamond"/>
          <w:color w:val="000000" w:themeColor="text1"/>
          <w:szCs w:val="24"/>
        </w:rPr>
        <w:fldChar w:fldCharType="separate"/>
      </w:r>
      <w:ins w:id="1345" w:author="Maria João Torres" w:date="2026-09-10T11:32:00Z" w16du:dateUtc="2026-09-10T10:32:00Z">
        <w:r w:rsidR="00DB7DCF">
          <w:rPr>
            <w:rFonts w:ascii="Garamond" w:hAnsi="Garamond"/>
            <w:color w:val="000000" w:themeColor="text1"/>
            <w:szCs w:val="24"/>
          </w:rPr>
          <w:t>a</w:t>
        </w:r>
      </w:ins>
      <w:del w:id="1346" w:author="Maria João Torres" w:date="2026-09-10T11:32:00Z" w16du:dateUtc="2026-09-10T10:32:00Z">
        <w:r w:rsidR="009D4F47">
          <w:rPr>
            <w:rFonts w:ascii="Garamond" w:hAnsi="Garamond"/>
            <w:color w:val="000000" w:themeColor="text1"/>
            <w:szCs w:val="24"/>
          </w:rPr>
          <w:delText>A</w:delText>
        </w:r>
      </w:del>
      <w:r w:rsidR="009D4F47">
        <w:rPr>
          <w:rFonts w:ascii="Garamond" w:hAnsi="Garamond"/>
          <w:color w:val="000000" w:themeColor="text1"/>
          <w:szCs w:val="24"/>
        </w:rPr>
        <w:t>rtigo 16.º</w:t>
      </w:r>
      <w:r w:rsidR="005F7EFF" w:rsidRPr="00FC7A70">
        <w:rPr>
          <w:rFonts w:ascii="Garamond" w:hAnsi="Garamond"/>
          <w:color w:val="000000" w:themeColor="text1"/>
          <w:szCs w:val="24"/>
        </w:rPr>
        <w:fldChar w:fldCharType="end"/>
      </w:r>
      <w:r w:rsidR="005F7EFF" w:rsidRPr="00FC7A70">
        <w:rPr>
          <w:rFonts w:ascii="Garamond" w:hAnsi="Garamond"/>
          <w:color w:val="000000" w:themeColor="text1"/>
          <w:szCs w:val="24"/>
        </w:rPr>
        <w:t>.</w:t>
      </w:r>
    </w:p>
    <w:p w14:paraId="5528AA9A" w14:textId="77777777" w:rsidR="009D590A" w:rsidRPr="009D590A" w:rsidRDefault="009D590A" w:rsidP="009D590A">
      <w:pPr>
        <w:widowControl w:val="0"/>
        <w:spacing w:after="120"/>
        <w:rPr>
          <w:rFonts w:ascii="Garamond" w:hAnsi="Garamond"/>
          <w:color w:val="000000" w:themeColor="text1"/>
          <w:szCs w:val="24"/>
        </w:rPr>
      </w:pPr>
    </w:p>
    <w:p w14:paraId="29C8A2F6" w14:textId="7446F498" w:rsidR="008A4623" w:rsidRPr="00FC7A70"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ins w:id="1347" w:author="Maria João Torres" w:date="2026-09-10T11:32:00Z" w16du:dateUtc="2026-09-10T10:32:00Z">
        <w:r w:rsidR="00DB7DCF">
          <w:rPr>
            <w:rFonts w:ascii="Garamond" w:hAnsi="Garamond"/>
            <w:color w:val="000000" w:themeColor="text1"/>
            <w:szCs w:val="24"/>
          </w:rPr>
          <w:t>º</w:t>
        </w:r>
        <w:r w:rsidR="00DB7DCF" w:rsidRPr="00DB7DCF">
          <w:rPr>
            <w:rFonts w:ascii="Garamond" w:hAnsi="Garamond"/>
            <w:color w:val="000000" w:themeColor="text1"/>
            <w:szCs w:val="24"/>
            <w:vertAlign w:val="superscript"/>
            <w:rPrChange w:id="1348" w:author="Maria João Torres" w:date="2026-09-10T11:33:00Z" w16du:dateUtc="2026-09-10T10:33:00Z">
              <w:rPr>
                <w:rFonts w:ascii="Garamond" w:hAnsi="Garamond"/>
                <w:color w:val="000000" w:themeColor="text1"/>
                <w:szCs w:val="24"/>
              </w:rPr>
            </w:rPrChange>
          </w:rPr>
          <w:t>s</w:t>
        </w:r>
      </w:ins>
      <w:del w:id="1349" w:author="Maria João Torres" w:date="2026-09-10T11:32:00Z" w16du:dateUtc="2026-09-10T10:32:00Z">
        <w:r w:rsidRPr="00EC0058">
          <w:rPr>
            <w:rFonts w:ascii="Garamond" w:hAnsi="Garamond"/>
            <w:color w:val="000000" w:themeColor="text1"/>
            <w:szCs w:val="24"/>
          </w:rPr>
          <w:delText>os</w:delText>
        </w:r>
      </w:del>
      <w:r w:rsidRPr="00FC7A70">
        <w:rPr>
          <w:rFonts w:ascii="Garamond" w:hAnsi="Garamond"/>
          <w:color w:val="000000" w:themeColor="text1"/>
          <w:szCs w:val="24"/>
        </w:rPr>
        <w:t xml:space="preserve"> </w:t>
      </w:r>
      <w:r w:rsidR="00A60D3E" w:rsidRPr="00FC7A70">
        <w:rPr>
          <w:rFonts w:ascii="Garamond" w:hAnsi="Garamond"/>
          <w:color w:val="000000" w:themeColor="text1"/>
          <w:szCs w:val="24"/>
        </w:rPr>
        <w:t>2</w:t>
      </w:r>
      <w:r w:rsidRPr="00FC7A70">
        <w:rPr>
          <w:rFonts w:ascii="Garamond" w:hAnsi="Garamond"/>
          <w:color w:val="000000" w:themeColor="text1"/>
          <w:szCs w:val="24"/>
        </w:rPr>
        <w:t xml:space="preserve"> e </w:t>
      </w:r>
      <w:r w:rsidR="00A60D3E" w:rsidRPr="00FC7A70">
        <w:rPr>
          <w:rFonts w:ascii="Garamond" w:hAnsi="Garamond"/>
          <w:color w:val="000000" w:themeColor="text1"/>
          <w:szCs w:val="24"/>
        </w:rPr>
        <w:t>6</w:t>
      </w:r>
      <w:r w:rsidRPr="00FC7A70">
        <w:rPr>
          <w:rFonts w:ascii="Garamond" w:hAnsi="Garamond"/>
          <w:color w:val="000000" w:themeColor="text1"/>
          <w:szCs w:val="24"/>
        </w:rPr>
        <w:t xml:space="preserve"> do presente artigo constitui contraordenação económica grave, punível nos termos do RJCE.</w:t>
      </w:r>
    </w:p>
    <w:p w14:paraId="11208D2A" w14:textId="171C2BA5" w:rsidR="008A4623" w:rsidRPr="00FC7A70" w:rsidRDefault="008A4623" w:rsidP="00DF7BBF">
      <w:pPr>
        <w:pStyle w:val="PargrafodaLista"/>
        <w:widowControl w:val="0"/>
        <w:numPr>
          <w:ilvl w:val="0"/>
          <w:numId w:val="34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w:t>
      </w:r>
      <w:r w:rsidR="0050738E" w:rsidRPr="00FC7A70">
        <w:rPr>
          <w:rFonts w:ascii="Garamond" w:hAnsi="Garamond"/>
          <w:color w:val="000000" w:themeColor="text1"/>
          <w:szCs w:val="24"/>
        </w:rPr>
        <w:t>o</w:t>
      </w:r>
      <w:r w:rsidRPr="00FC7A70">
        <w:rPr>
          <w:rFonts w:ascii="Garamond" w:hAnsi="Garamond"/>
          <w:color w:val="000000" w:themeColor="text1"/>
          <w:szCs w:val="24"/>
        </w:rPr>
        <w:t xml:space="preserve"> n</w:t>
      </w:r>
      <w:r w:rsidR="00CE7C2C" w:rsidRPr="00FC7A70">
        <w:rPr>
          <w:rFonts w:ascii="Garamond" w:hAnsi="Garamond"/>
          <w:color w:val="000000" w:themeColor="text1"/>
          <w:szCs w:val="24"/>
        </w:rPr>
        <w:t>.º</w:t>
      </w:r>
      <w:r w:rsidRPr="00FC7A70">
        <w:rPr>
          <w:rFonts w:ascii="Garamond" w:hAnsi="Garamond"/>
          <w:color w:val="000000" w:themeColor="text1"/>
          <w:szCs w:val="24"/>
        </w:rPr>
        <w:t xml:space="preserve"> </w:t>
      </w:r>
      <w:r w:rsidR="00031B99" w:rsidRPr="00FC7A70">
        <w:rPr>
          <w:rFonts w:ascii="Garamond" w:hAnsi="Garamond"/>
          <w:color w:val="000000" w:themeColor="text1"/>
          <w:szCs w:val="24"/>
        </w:rPr>
        <w:t>1</w:t>
      </w:r>
      <w:r w:rsidRPr="00FC7A70">
        <w:rPr>
          <w:rFonts w:ascii="Garamond" w:hAnsi="Garamond"/>
          <w:color w:val="000000" w:themeColor="text1"/>
          <w:szCs w:val="24"/>
        </w:rPr>
        <w:t xml:space="preserve"> do presente artigo constitui contraordenação económica leve, punível nos termos do RJCE.</w:t>
      </w:r>
    </w:p>
    <w:p w14:paraId="022CE26F" w14:textId="1BB1D562" w:rsidR="00945604" w:rsidRPr="00FC7A70" w:rsidRDefault="00945604" w:rsidP="00DF7BBF">
      <w:pPr>
        <w:widowControl w:val="0"/>
        <w:spacing w:after="120"/>
        <w:rPr>
          <w:del w:id="1350" w:author="Maria João Torres" w:date="2026-09-10T11:33:00Z" w16du:dateUtc="2026-09-10T10:33:00Z"/>
          <w:rFonts w:ascii="Garamond" w:hAnsi="Garamond"/>
          <w:color w:val="000000" w:themeColor="text1"/>
          <w:szCs w:val="24"/>
        </w:rPr>
      </w:pPr>
    </w:p>
    <w:p w14:paraId="28D436E9"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5D78EB0" w14:textId="7DCD43A5" w:rsidR="008A4623" w:rsidRPr="00FC7A70" w:rsidRDefault="006212F8"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Empreendimentos turísticos reconhecidos como t</w:t>
      </w:r>
      <w:r w:rsidR="008A4623" w:rsidRPr="00FC7A70">
        <w:rPr>
          <w:rFonts w:ascii="Garamond" w:eastAsiaTheme="majorEastAsia" w:hAnsi="Garamond" w:cstheme="majorBidi"/>
          <w:color w:val="000000" w:themeColor="text1"/>
          <w:szCs w:val="24"/>
        </w:rPr>
        <w:t>urismo de natureza</w:t>
      </w:r>
    </w:p>
    <w:p w14:paraId="0989C032" w14:textId="2A36069F" w:rsidR="008A4623" w:rsidRPr="00EC0058" w:rsidRDefault="005830C7" w:rsidP="00DF7BBF">
      <w:pPr>
        <w:pStyle w:val="PargrafodaLista"/>
        <w:widowControl w:val="0"/>
        <w:numPr>
          <w:ilvl w:val="0"/>
          <w:numId w:val="345"/>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Os</w:t>
      </w:r>
      <w:r w:rsidR="008A4623" w:rsidRPr="00EC0058">
        <w:rPr>
          <w:rFonts w:ascii="Garamond" w:hAnsi="Garamond"/>
          <w:color w:val="000000" w:themeColor="text1"/>
          <w:szCs w:val="24"/>
        </w:rPr>
        <w:t xml:space="preserve"> empreendimentos turísticos podem ser reconhecid</w:t>
      </w:r>
      <w:r w:rsidRPr="00EC0058">
        <w:rPr>
          <w:rFonts w:ascii="Garamond" w:hAnsi="Garamond"/>
          <w:color w:val="000000" w:themeColor="text1"/>
          <w:szCs w:val="24"/>
        </w:rPr>
        <w:t>o</w:t>
      </w:r>
      <w:r w:rsidR="008A4623" w:rsidRPr="00EC0058">
        <w:rPr>
          <w:rFonts w:ascii="Garamond" w:hAnsi="Garamond"/>
          <w:color w:val="000000" w:themeColor="text1"/>
          <w:szCs w:val="24"/>
        </w:rPr>
        <w:t>s como turismo de natureza quando integradas na área de abrangência do sistema nacional de áreas classificadas (SNAC)</w:t>
      </w:r>
      <w:r w:rsidR="00426794" w:rsidRPr="00EC0058">
        <w:rPr>
          <w:rFonts w:ascii="Garamond" w:hAnsi="Garamond"/>
          <w:color w:val="000000" w:themeColor="text1"/>
          <w:szCs w:val="24"/>
        </w:rPr>
        <w:t xml:space="preserve"> ou em áreas que, pela sua biodiversidade e valores naturais, justifiquem o reconhecimento</w:t>
      </w:r>
      <w:r w:rsidR="006212F8" w:rsidRPr="00EC0058">
        <w:rPr>
          <w:rFonts w:ascii="Garamond" w:hAnsi="Garamond"/>
          <w:color w:val="000000" w:themeColor="text1"/>
          <w:szCs w:val="24"/>
        </w:rPr>
        <w:t xml:space="preserve"> pelo </w:t>
      </w:r>
      <w:r w:rsidR="00426794" w:rsidRPr="00EC0058">
        <w:rPr>
          <w:rFonts w:ascii="Garamond" w:hAnsi="Garamond"/>
          <w:color w:val="000000" w:themeColor="text1"/>
          <w:szCs w:val="24"/>
        </w:rPr>
        <w:t>ICNF, I. P</w:t>
      </w:r>
      <w:r w:rsidR="008A4623" w:rsidRPr="00EC0058">
        <w:rPr>
          <w:rFonts w:ascii="Garamond" w:hAnsi="Garamond"/>
          <w:color w:val="000000" w:themeColor="text1"/>
          <w:szCs w:val="24"/>
        </w:rPr>
        <w:t>.</w:t>
      </w:r>
    </w:p>
    <w:p w14:paraId="049EF1DE" w14:textId="5B2D5F4D" w:rsidR="008A4623" w:rsidRPr="00EC0058" w:rsidRDefault="008A4623" w:rsidP="00DF7BBF">
      <w:pPr>
        <w:pStyle w:val="PargrafodaLista"/>
        <w:widowControl w:val="0"/>
        <w:numPr>
          <w:ilvl w:val="0"/>
          <w:numId w:val="345"/>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reconhecimento de empreendimentos turísticos como turismo de natureza compete ao ICNF, I. P., nos termos definidos por portaria dos membros do Governo responsáveis pelas áreas da conservação da natureza e do turismo.</w:t>
      </w:r>
    </w:p>
    <w:p w14:paraId="60B191DC" w14:textId="158D53A4" w:rsidR="008A4623" w:rsidRPr="00EC0058" w:rsidRDefault="008A4623" w:rsidP="00DF7BBF">
      <w:pPr>
        <w:pStyle w:val="PargrafodaLista"/>
        <w:widowControl w:val="0"/>
        <w:numPr>
          <w:ilvl w:val="0"/>
          <w:numId w:val="345"/>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 designação «empreendimento de turismo de natureza», e o respetivo logotipo, a definir pela portaria referida no número anterior, só podem ser usados pelos empreendimentos turísticos reconhecidos como turismo de natureza pelo ICNF, I.</w:t>
      </w:r>
      <w:ins w:id="1351" w:author="Maria João Torres" w:date="2026-09-10T11:34:00Z" w16du:dateUtc="2026-09-10T10:34:00Z">
        <w:r w:rsidR="00D849A5">
          <w:rPr>
            <w:rFonts w:ascii="Garamond" w:hAnsi="Garamond"/>
            <w:color w:val="000000" w:themeColor="text1"/>
            <w:szCs w:val="24"/>
          </w:rPr>
          <w:t xml:space="preserve"> </w:t>
        </w:r>
      </w:ins>
      <w:r w:rsidRPr="00EC0058">
        <w:rPr>
          <w:rFonts w:ascii="Garamond" w:hAnsi="Garamond"/>
          <w:color w:val="000000" w:themeColor="text1"/>
          <w:szCs w:val="24"/>
        </w:rPr>
        <w:t>P.</w:t>
      </w:r>
    </w:p>
    <w:p w14:paraId="17359850" w14:textId="2154EDB6" w:rsidR="008A4623" w:rsidRPr="00EC0058" w:rsidRDefault="008A4623" w:rsidP="00DF7BBF">
      <w:pPr>
        <w:pStyle w:val="PargrafodaLista"/>
        <w:widowControl w:val="0"/>
        <w:numPr>
          <w:ilvl w:val="0"/>
          <w:numId w:val="345"/>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reconhecimento de empreendimentos turísticos como turismo de natureza está isento de qualquer taxa.</w:t>
      </w:r>
    </w:p>
    <w:p w14:paraId="7E210468" w14:textId="38A3EC13" w:rsidR="008A4623" w:rsidRPr="00EC0058" w:rsidRDefault="008A4623" w:rsidP="00DF7BBF">
      <w:pPr>
        <w:pStyle w:val="PargrafodaLista"/>
        <w:widowControl w:val="0"/>
        <w:numPr>
          <w:ilvl w:val="0"/>
          <w:numId w:val="345"/>
        </w:numPr>
        <w:spacing w:after="120"/>
        <w:ind w:left="426" w:hanging="426"/>
        <w:contextualSpacing w:val="0"/>
        <w:rPr>
          <w:rFonts w:ascii="Garamond" w:hAnsi="Garamond"/>
          <w:color w:val="000000" w:themeColor="text1"/>
          <w:szCs w:val="24"/>
        </w:rPr>
      </w:pPr>
      <w:commentRangeStart w:id="1352"/>
      <w:commentRangeStart w:id="1353"/>
      <w:r w:rsidRPr="00EC0058">
        <w:rPr>
          <w:rFonts w:ascii="Garamond" w:hAnsi="Garamond"/>
          <w:color w:val="000000" w:themeColor="text1"/>
          <w:szCs w:val="24"/>
        </w:rPr>
        <w:t>A utilização da designação «turismo de natureza» associada à exibição do respetivo logótipo sem o reconhecimento como tal, constitui contraordenação económica grave, punível nos termos do RJCE.</w:t>
      </w:r>
      <w:commentRangeEnd w:id="1352"/>
      <w:r w:rsidR="007B0510" w:rsidRPr="00EC0058">
        <w:rPr>
          <w:rStyle w:val="Refdecomentrio"/>
          <w:rFonts w:ascii="Garamond" w:hAnsi="Garamond"/>
          <w:color w:val="000000" w:themeColor="text1"/>
          <w:sz w:val="24"/>
          <w:szCs w:val="24"/>
        </w:rPr>
        <w:commentReference w:id="1352"/>
      </w:r>
      <w:commentRangeEnd w:id="1353"/>
      <w:r w:rsidRPr="00EC0058">
        <w:rPr>
          <w:rStyle w:val="Refdecomentrio"/>
          <w:rFonts w:ascii="Garamond" w:hAnsi="Garamond"/>
          <w:color w:val="000000" w:themeColor="text1"/>
          <w:sz w:val="24"/>
          <w:szCs w:val="24"/>
        </w:rPr>
        <w:commentReference w:id="1353"/>
      </w:r>
    </w:p>
    <w:p w14:paraId="53B317B2" w14:textId="7C3E6964" w:rsidR="008A4623" w:rsidRDefault="008A4623" w:rsidP="00DF7BBF">
      <w:pPr>
        <w:widowControl w:val="0"/>
        <w:spacing w:after="120"/>
        <w:rPr>
          <w:del w:id="1354" w:author="Maria João Torres" w:date="2026-09-10T11:38:00Z" w16du:dateUtc="2026-09-10T10:38:00Z"/>
          <w:rFonts w:ascii="Garamond" w:hAnsi="Garamond"/>
          <w:color w:val="000000" w:themeColor="text1"/>
          <w:szCs w:val="24"/>
        </w:rPr>
      </w:pPr>
    </w:p>
    <w:p w14:paraId="7B92D3FF" w14:textId="5B6B8CEC" w:rsidR="009D590A" w:rsidRPr="00FC7A70" w:rsidRDefault="009D590A" w:rsidP="00DF7BBF">
      <w:pPr>
        <w:widowControl w:val="0"/>
        <w:spacing w:after="120"/>
        <w:rPr>
          <w:del w:id="1355" w:author="Maria João Torres" w:date="2026-09-10T11:38:00Z" w16du:dateUtc="2026-09-10T10:38:00Z"/>
          <w:rFonts w:ascii="Garamond" w:hAnsi="Garamond"/>
          <w:color w:val="000000" w:themeColor="text1"/>
          <w:szCs w:val="24"/>
        </w:rPr>
      </w:pPr>
    </w:p>
    <w:p w14:paraId="18A0E2B4"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II</w:t>
      </w:r>
    </w:p>
    <w:p w14:paraId="6F25E177"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Exploração de empreendimentos turísticos</w:t>
      </w:r>
    </w:p>
    <w:p w14:paraId="56D6CE20" w14:textId="2E296390" w:rsidR="00945604" w:rsidRPr="00FC7A70" w:rsidRDefault="00945604" w:rsidP="00DF7BBF">
      <w:pPr>
        <w:widowControl w:val="0"/>
        <w:spacing w:after="120"/>
        <w:rPr>
          <w:del w:id="1356" w:author="Maria João Torres" w:date="2026-09-10T11:38:00Z" w16du:dateUtc="2026-09-10T10:38:00Z"/>
          <w:rFonts w:ascii="Garamond" w:hAnsi="Garamond"/>
          <w:szCs w:val="24"/>
        </w:rPr>
      </w:pPr>
    </w:p>
    <w:p w14:paraId="1B47766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917A5C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Exploração de empreendimentos turísticos</w:t>
      </w:r>
    </w:p>
    <w:p w14:paraId="4B400DD3" w14:textId="5CA9E980" w:rsidR="008A4623" w:rsidRPr="00EC0058" w:rsidRDefault="008A4623" w:rsidP="00DF7BBF">
      <w:pPr>
        <w:pStyle w:val="PargrafodaLista"/>
        <w:widowControl w:val="0"/>
        <w:numPr>
          <w:ilvl w:val="0"/>
          <w:numId w:val="346"/>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Cada empreendimento turístico deve ser explorado por uma única entidade, responsável pelo seu integral funcionamento e nível de serviço e pelo cumprimento das disposições legais e regulamentares aplicáveis.</w:t>
      </w:r>
    </w:p>
    <w:p w14:paraId="735F3084" w14:textId="032A6DDD" w:rsidR="008A4623" w:rsidRPr="00EC0058" w:rsidRDefault="008A4623" w:rsidP="00DF7BBF">
      <w:pPr>
        <w:pStyle w:val="PargrafodaLista"/>
        <w:widowControl w:val="0"/>
        <w:numPr>
          <w:ilvl w:val="0"/>
          <w:numId w:val="346"/>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Nos conjuntos turísticos (</w:t>
      </w:r>
      <w:r w:rsidRPr="00604DF1">
        <w:rPr>
          <w:rFonts w:ascii="Garamond" w:hAnsi="Garamond"/>
          <w:i/>
          <w:color w:val="000000" w:themeColor="text1"/>
          <w:szCs w:val="24"/>
          <w:rPrChange w:id="1357" w:author="Maria João Torres" w:date="2026-09-10T11:42:00Z" w16du:dateUtc="2026-09-10T10:42:00Z">
            <w:rPr>
              <w:rFonts w:ascii="Garamond" w:hAnsi="Garamond"/>
              <w:color w:val="000000" w:themeColor="text1"/>
              <w:szCs w:val="24"/>
            </w:rPr>
          </w:rPrChange>
        </w:rPr>
        <w:t>resorts</w:t>
      </w:r>
      <w:r w:rsidRPr="00EC0058">
        <w:rPr>
          <w:rFonts w:ascii="Garamond" w:hAnsi="Garamond"/>
          <w:color w:val="000000" w:themeColor="text1"/>
          <w:szCs w:val="24"/>
        </w:rPr>
        <w:t>), os empreendimentos turísticos que os integram podem ser explorados por diferentes entidades, que respondem diretamente pelo cumprimento das disposições legais e regulamentares.</w:t>
      </w:r>
    </w:p>
    <w:p w14:paraId="25D52221" w14:textId="0F50CBC6" w:rsidR="008A4623" w:rsidRPr="00EC0058" w:rsidRDefault="008A4623" w:rsidP="00DF7BBF">
      <w:pPr>
        <w:pStyle w:val="PargrafodaLista"/>
        <w:widowControl w:val="0"/>
        <w:numPr>
          <w:ilvl w:val="0"/>
          <w:numId w:val="346"/>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Nos conjuntos turísticos (</w:t>
      </w:r>
      <w:r w:rsidRPr="00604DF1">
        <w:rPr>
          <w:rFonts w:ascii="Garamond" w:hAnsi="Garamond"/>
          <w:i/>
          <w:color w:val="000000" w:themeColor="text1"/>
          <w:szCs w:val="24"/>
          <w:rPrChange w:id="1358" w:author="Maria João Torres" w:date="2026-09-10T11:42:00Z" w16du:dateUtc="2026-09-10T10:42:00Z">
            <w:rPr>
              <w:rFonts w:ascii="Garamond" w:hAnsi="Garamond"/>
              <w:color w:val="000000" w:themeColor="text1"/>
              <w:szCs w:val="24"/>
            </w:rPr>
          </w:rPrChange>
        </w:rPr>
        <w:t>resorts</w:t>
      </w:r>
      <w:r w:rsidRPr="00EC0058">
        <w:rPr>
          <w:rFonts w:ascii="Garamond" w:hAnsi="Garamond"/>
          <w:color w:val="000000" w:themeColor="text1"/>
          <w:szCs w:val="24"/>
        </w:rPr>
        <w:t xml:space="preserve">), o funcionamento das instalações e equipamentos e os serviços de utilização comum obrigatórios, nos termos da classificação atribuída e do título constitutivo, são da responsabilidade da </w:t>
      </w:r>
      <w:r w:rsidR="00A354BA" w:rsidRPr="00EC0058">
        <w:rPr>
          <w:rFonts w:ascii="Garamond" w:hAnsi="Garamond"/>
          <w:color w:val="000000" w:themeColor="text1"/>
          <w:szCs w:val="24"/>
        </w:rPr>
        <w:t xml:space="preserve">respetiva </w:t>
      </w:r>
      <w:r w:rsidRPr="00EC0058">
        <w:rPr>
          <w:rFonts w:ascii="Garamond" w:hAnsi="Garamond"/>
          <w:color w:val="000000" w:themeColor="text1"/>
          <w:szCs w:val="24"/>
        </w:rPr>
        <w:t>entidade administradora.</w:t>
      </w:r>
    </w:p>
    <w:p w14:paraId="7C8B0E4C" w14:textId="57ECAB22" w:rsidR="008A4623" w:rsidRPr="00EC0058" w:rsidRDefault="008A4623" w:rsidP="00DF7BBF">
      <w:pPr>
        <w:pStyle w:val="PargrafodaLista"/>
        <w:widowControl w:val="0"/>
        <w:numPr>
          <w:ilvl w:val="0"/>
          <w:numId w:val="346"/>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Caso o empreendimento turístico integre estabelecimentos de comércio, serviços, restauração ou de bebidas, as respetivas entidades exploradoras respondem diretamente pelo cumprimento das disposições legais e regulamentares.</w:t>
      </w:r>
    </w:p>
    <w:p w14:paraId="7DB0704B" w14:textId="3D36C23E" w:rsidR="008A4623" w:rsidRPr="00EC0058" w:rsidRDefault="008A4623" w:rsidP="00DF7BBF">
      <w:pPr>
        <w:pStyle w:val="PargrafodaLista"/>
        <w:widowControl w:val="0"/>
        <w:numPr>
          <w:ilvl w:val="0"/>
          <w:numId w:val="346"/>
        </w:numPr>
        <w:spacing w:after="120"/>
        <w:ind w:left="426" w:hanging="426"/>
        <w:contextualSpacing w:val="0"/>
        <w:rPr>
          <w:rFonts w:ascii="Garamond" w:hAnsi="Garamond"/>
          <w:color w:val="000000" w:themeColor="text1"/>
          <w:szCs w:val="24"/>
        </w:rPr>
      </w:pPr>
      <w:commentRangeStart w:id="1359"/>
      <w:commentRangeStart w:id="1360"/>
      <w:r w:rsidRPr="00EC0058">
        <w:rPr>
          <w:rFonts w:ascii="Garamond" w:hAnsi="Garamond"/>
          <w:color w:val="000000" w:themeColor="text1"/>
          <w:szCs w:val="24"/>
        </w:rPr>
        <w:t xml:space="preserve">O desrespeito pela regra da unidade da exploração prevista no n.º </w:t>
      </w:r>
      <w:r w:rsidR="004424A6" w:rsidRPr="00EC0058">
        <w:rPr>
          <w:rFonts w:ascii="Garamond" w:hAnsi="Garamond"/>
          <w:color w:val="000000" w:themeColor="text1"/>
          <w:szCs w:val="24"/>
        </w:rPr>
        <w:t>1</w:t>
      </w:r>
      <w:r w:rsidRPr="00EC0058">
        <w:rPr>
          <w:rFonts w:ascii="Garamond" w:hAnsi="Garamond"/>
          <w:color w:val="000000" w:themeColor="text1"/>
          <w:szCs w:val="24"/>
        </w:rPr>
        <w:t xml:space="preserve"> do presente artigo </w:t>
      </w:r>
      <w:r w:rsidR="00AE71CA" w:rsidRPr="00EC0058">
        <w:rPr>
          <w:rFonts w:ascii="Garamond" w:hAnsi="Garamond"/>
          <w:color w:val="000000" w:themeColor="text1"/>
          <w:szCs w:val="24"/>
        </w:rPr>
        <w:t xml:space="preserve">pelos proprietários de frações autónomas dos empreendimentos turísticos </w:t>
      </w:r>
      <w:r w:rsidRPr="00EC0058">
        <w:rPr>
          <w:rFonts w:ascii="Garamond" w:hAnsi="Garamond"/>
          <w:color w:val="000000" w:themeColor="text1"/>
          <w:szCs w:val="24"/>
        </w:rPr>
        <w:t xml:space="preserve">constitui contraordenação económica </w:t>
      </w:r>
      <w:r w:rsidR="00AE71CA" w:rsidRPr="00EC0058">
        <w:rPr>
          <w:rFonts w:ascii="Garamond" w:hAnsi="Garamond"/>
          <w:color w:val="000000" w:themeColor="text1"/>
          <w:szCs w:val="24"/>
        </w:rPr>
        <w:t>grave</w:t>
      </w:r>
      <w:r w:rsidRPr="00EC0058">
        <w:rPr>
          <w:rFonts w:ascii="Garamond" w:hAnsi="Garamond"/>
          <w:color w:val="000000" w:themeColor="text1"/>
          <w:szCs w:val="24"/>
        </w:rPr>
        <w:t>, punível nos termos do RJCE.</w:t>
      </w:r>
      <w:commentRangeEnd w:id="1359"/>
      <w:r w:rsidR="00821D0F" w:rsidRPr="00EC0058">
        <w:rPr>
          <w:rStyle w:val="Refdecomentrio"/>
          <w:rFonts w:ascii="Garamond" w:hAnsi="Garamond"/>
          <w:color w:val="000000" w:themeColor="text1"/>
          <w:sz w:val="24"/>
          <w:szCs w:val="24"/>
        </w:rPr>
        <w:commentReference w:id="1359"/>
      </w:r>
      <w:commentRangeEnd w:id="1360"/>
      <w:r w:rsidRPr="00EC0058">
        <w:rPr>
          <w:rStyle w:val="Refdecomentrio"/>
          <w:rFonts w:ascii="Garamond" w:hAnsi="Garamond"/>
          <w:color w:val="000000" w:themeColor="text1"/>
          <w:sz w:val="24"/>
          <w:szCs w:val="24"/>
        </w:rPr>
        <w:commentReference w:id="1360"/>
      </w:r>
    </w:p>
    <w:p w14:paraId="62D5A23D" w14:textId="60EAB8A5" w:rsidR="00945604" w:rsidRPr="00FC7A70" w:rsidRDefault="00945604" w:rsidP="00DF7BBF">
      <w:pPr>
        <w:widowControl w:val="0"/>
        <w:spacing w:after="120"/>
        <w:rPr>
          <w:del w:id="1361" w:author="Maria João Torres" w:date="2026-09-10T11:40:00Z" w16du:dateUtc="2026-09-10T10:40:00Z"/>
          <w:rFonts w:ascii="Garamond" w:hAnsi="Garamond"/>
          <w:color w:val="000000" w:themeColor="text1"/>
          <w:szCs w:val="24"/>
        </w:rPr>
      </w:pPr>
    </w:p>
    <w:p w14:paraId="74D0E2A8"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D6132D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Deveres da entidade exploradora</w:t>
      </w:r>
    </w:p>
    <w:p w14:paraId="04E8E36A" w14:textId="31A99B41" w:rsidR="008A4623" w:rsidRPr="00EC0058" w:rsidRDefault="008A4623" w:rsidP="00DF7BBF">
      <w:pPr>
        <w:pStyle w:val="PargrafodaLista"/>
        <w:widowControl w:val="0"/>
        <w:numPr>
          <w:ilvl w:val="0"/>
          <w:numId w:val="347"/>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São deveres da entidade exploradora:</w:t>
      </w:r>
    </w:p>
    <w:p w14:paraId="7569038A" w14:textId="4608728F"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Publicitar os preços de tabela dos serviços de alojamento oferecidos, </w:t>
      </w:r>
      <w:r w:rsidR="00B6576E" w:rsidRPr="00FC7A70">
        <w:rPr>
          <w:rFonts w:ascii="Garamond" w:hAnsi="Garamond"/>
          <w:color w:val="000000" w:themeColor="text1"/>
          <w:szCs w:val="24"/>
        </w:rPr>
        <w:t xml:space="preserve">bem como outros serviços que sejam prestados no empreendimento turístico, e </w:t>
      </w:r>
      <w:r w:rsidRPr="00FC7A70">
        <w:rPr>
          <w:rFonts w:ascii="Garamond" w:hAnsi="Garamond"/>
          <w:color w:val="000000" w:themeColor="text1"/>
          <w:szCs w:val="24"/>
        </w:rPr>
        <w:t xml:space="preserve">mantê-los sempre à disposição dos utentes </w:t>
      </w:r>
      <w:r w:rsidR="00EE3E2E" w:rsidRPr="00FC7A70">
        <w:rPr>
          <w:rFonts w:ascii="Garamond" w:hAnsi="Garamond"/>
          <w:color w:val="000000" w:themeColor="text1"/>
          <w:szCs w:val="24"/>
        </w:rPr>
        <w:t xml:space="preserve">em formato físico, sem prejuízo da disponibilização adicional em formato eletrónico ou através de </w:t>
      </w:r>
      <w:r w:rsidR="00EE3E2E" w:rsidRPr="00FC7A70">
        <w:rPr>
          <w:rFonts w:ascii="Garamond" w:hAnsi="Garamond"/>
          <w:i/>
          <w:iCs/>
          <w:color w:val="000000" w:themeColor="text1"/>
          <w:szCs w:val="24"/>
        </w:rPr>
        <w:t>QR Code</w:t>
      </w:r>
      <w:r w:rsidRPr="00FC7A70">
        <w:rPr>
          <w:rFonts w:ascii="Garamond" w:hAnsi="Garamond"/>
          <w:color w:val="000000" w:themeColor="text1"/>
          <w:szCs w:val="24"/>
        </w:rPr>
        <w:t>;</w:t>
      </w:r>
    </w:p>
    <w:p w14:paraId="58B9C183"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Informar os utentes sobre as condições de prestação dos serviços e preços, previamente à respetiva contratação;</w:t>
      </w:r>
    </w:p>
    <w:p w14:paraId="6941AC82"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Manter em bom estado de funcionamento todas as instalações e equipamentos do empreendimento, incluindo as unidades de alojamento, efetuando as obras de conservação ou de melhoramento necessárias, tendo em vista o cumprimento dos requisitos gerais de instalação, bem como os requisitos obrigatórios comuns exigidos para a respetiva classificação em matéria de segurança, higiene e saúde pública, sem prejuízo do disposto no título constitutivo de empreendimentos em propriedade plural quanto à responsabilização pela realização de obras em unidades de alojamento;</w:t>
      </w:r>
    </w:p>
    <w:p w14:paraId="1783E2FA"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que o empreendimento turístico mantém as condições e requisitos necessários que lhe permitiram obter a classificação que possui;</w:t>
      </w:r>
    </w:p>
    <w:p w14:paraId="39A74BF0"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Facilitar às autoridades competentes o acesso ao empreendimento e o exame de documentos, livros e registos diretamente relacionadas com a atividade turística;</w:t>
      </w:r>
    </w:p>
    <w:p w14:paraId="62191C17"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Cumprir as normas legais, regulamentares e contratuais relativas à exploração e administração do empreendimento turístico;</w:t>
      </w:r>
    </w:p>
    <w:p w14:paraId="78577964" w14:textId="77777777" w:rsidR="008A4623"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Designar um responsável operacional pelo empreendimento turístico, que, nos empreendimentos turísticos de cinco, quatro e três estrelas, se designa por diretor de hotel, a quem cabe zelar pelo seu funcionamento e nível de serviço;</w:t>
      </w:r>
    </w:p>
    <w:p w14:paraId="23A2980B" w14:textId="0FD50A60" w:rsidR="009D590A" w:rsidRPr="00FC7A70" w:rsidDel="009B759D" w:rsidRDefault="009D590A" w:rsidP="009D590A">
      <w:pPr>
        <w:widowControl w:val="0"/>
        <w:spacing w:after="120"/>
        <w:rPr>
          <w:del w:id="1362" w:author="G-MECT" w:date="2026-09-11T22:18:00Z" w16du:dateUtc="2026-09-11T21:18:00Z"/>
          <w:rFonts w:ascii="Garamond" w:hAnsi="Garamond"/>
          <w:color w:val="000000" w:themeColor="text1"/>
          <w:szCs w:val="24"/>
        </w:rPr>
      </w:pPr>
    </w:p>
    <w:p w14:paraId="4ED8E5C4"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Assumir a exploração continuada da totalidade das unidades de alojamento, ainda que ocupadas pelos respetivos proprietários;</w:t>
      </w:r>
    </w:p>
    <w:p w14:paraId="71F37488" w14:textId="77777777" w:rsidR="008A4623" w:rsidRPr="00FC7A70" w:rsidRDefault="008A4623" w:rsidP="009D590A">
      <w:pPr>
        <w:widowControl w:val="0"/>
        <w:numPr>
          <w:ilvl w:val="0"/>
          <w:numId w:val="69"/>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que as unidades de alojamento permanecem a todo o tempo mobiladas e equipadas em plenas condições de serem locadas para alojamento a turistas e que nelas são prestados os serviços obrigatórios da categoria atribuída ao empreendimento turístico.</w:t>
      </w:r>
    </w:p>
    <w:p w14:paraId="23CA6790" w14:textId="278E48B2" w:rsidR="008A4623" w:rsidRPr="00FC7A70" w:rsidRDefault="008A4623" w:rsidP="00DF7BBF">
      <w:pPr>
        <w:pStyle w:val="PargrafodaLista"/>
        <w:widowControl w:val="0"/>
        <w:numPr>
          <w:ilvl w:val="0"/>
          <w:numId w:val="347"/>
        </w:numPr>
        <w:spacing w:after="120"/>
        <w:ind w:left="426" w:hanging="426"/>
        <w:contextualSpacing w:val="0"/>
        <w:rPr>
          <w:rFonts w:ascii="Garamond" w:hAnsi="Garamond"/>
          <w:color w:val="000000" w:themeColor="text1"/>
          <w:szCs w:val="24"/>
        </w:rPr>
      </w:pPr>
      <w:commentRangeStart w:id="1363"/>
      <w:commentRangeStart w:id="1364"/>
      <w:r w:rsidRPr="00FC7A70">
        <w:rPr>
          <w:rFonts w:ascii="Garamond" w:hAnsi="Garamond"/>
          <w:color w:val="000000" w:themeColor="text1"/>
          <w:szCs w:val="24"/>
        </w:rPr>
        <w:t>A violação pela entidade exploradora dos deveres previstos no número anterior constitui contraordenação económica grave, punível nos termos do RJCE.</w:t>
      </w:r>
      <w:commentRangeEnd w:id="1363"/>
      <w:r w:rsidR="00397FA7" w:rsidRPr="00FC7A70">
        <w:rPr>
          <w:rStyle w:val="Refdecomentrio"/>
          <w:rFonts w:ascii="Garamond" w:hAnsi="Garamond"/>
          <w:color w:val="000000" w:themeColor="text1"/>
          <w:sz w:val="24"/>
          <w:szCs w:val="24"/>
        </w:rPr>
        <w:commentReference w:id="1363"/>
      </w:r>
      <w:commentRangeEnd w:id="1364"/>
      <w:r w:rsidRPr="00FC7A70">
        <w:rPr>
          <w:rStyle w:val="Refdecomentrio"/>
          <w:rFonts w:ascii="Garamond" w:hAnsi="Garamond"/>
          <w:color w:val="000000" w:themeColor="text1"/>
          <w:sz w:val="24"/>
          <w:szCs w:val="24"/>
        </w:rPr>
        <w:commentReference w:id="1364"/>
      </w:r>
    </w:p>
    <w:p w14:paraId="73C66411" w14:textId="77777777" w:rsidR="00945604" w:rsidRPr="00FC7A70" w:rsidRDefault="00945604" w:rsidP="00DF7BBF">
      <w:pPr>
        <w:widowControl w:val="0"/>
        <w:spacing w:after="120"/>
        <w:rPr>
          <w:del w:id="1365" w:author="Maria João Torres" w:date="2026-09-10T11:59:00Z" w16du:dateUtc="2026-09-10T10:59:00Z"/>
          <w:rFonts w:ascii="Garamond" w:hAnsi="Garamond"/>
          <w:color w:val="000000" w:themeColor="text1"/>
          <w:szCs w:val="24"/>
        </w:rPr>
      </w:pPr>
    </w:p>
    <w:p w14:paraId="26F3D75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66" w:name="_Ref225506655"/>
    </w:p>
    <w:bookmarkEnd w:id="1366"/>
    <w:p w14:paraId="631AEA1E"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Exploração turística das unidades de alojamento</w:t>
      </w:r>
    </w:p>
    <w:p w14:paraId="1A946C93" w14:textId="432ED342" w:rsidR="008A4623" w:rsidRPr="00EC0058" w:rsidRDefault="008A4623" w:rsidP="00DF7BBF">
      <w:pPr>
        <w:pStyle w:val="PargrafodaLista"/>
        <w:widowControl w:val="0"/>
        <w:numPr>
          <w:ilvl w:val="0"/>
          <w:numId w:val="348"/>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Sem prejuízo do estabelecido quanto ao período de funcionamento, as unidades de alojamento estão permanentemente em regime de exploração turística.</w:t>
      </w:r>
    </w:p>
    <w:p w14:paraId="4B15F78D" w14:textId="263CB797" w:rsidR="008A4623" w:rsidRPr="00EC0058" w:rsidRDefault="008A4623" w:rsidP="00DF7BBF">
      <w:pPr>
        <w:pStyle w:val="PargrafodaLista"/>
        <w:widowControl w:val="0"/>
        <w:numPr>
          <w:ilvl w:val="0"/>
          <w:numId w:val="348"/>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Quando a propriedade e a exploração turística não pertençam à mesma entidade ou quando o empreendimento se encontre em regime de propriedade plural, a entidade exploradora deve obter</w:t>
      </w:r>
      <w:r w:rsidR="00A354BA" w:rsidRPr="00EC0058">
        <w:rPr>
          <w:rFonts w:ascii="Garamond" w:hAnsi="Garamond"/>
          <w:color w:val="000000" w:themeColor="text1"/>
          <w:szCs w:val="24"/>
        </w:rPr>
        <w:t>,</w:t>
      </w:r>
      <w:r w:rsidRPr="00EC0058">
        <w:rPr>
          <w:rFonts w:ascii="Garamond" w:hAnsi="Garamond"/>
          <w:color w:val="000000" w:themeColor="text1"/>
          <w:szCs w:val="24"/>
        </w:rPr>
        <w:t xml:space="preserve"> de todos os proprietários</w:t>
      </w:r>
      <w:r w:rsidR="00A354BA" w:rsidRPr="00EC0058">
        <w:rPr>
          <w:rFonts w:ascii="Garamond" w:hAnsi="Garamond"/>
          <w:color w:val="000000" w:themeColor="text1"/>
          <w:szCs w:val="24"/>
        </w:rPr>
        <w:t>,</w:t>
      </w:r>
      <w:r w:rsidRPr="00EC0058">
        <w:rPr>
          <w:rFonts w:ascii="Garamond" w:hAnsi="Garamond"/>
          <w:color w:val="000000" w:themeColor="text1"/>
          <w:szCs w:val="24"/>
        </w:rPr>
        <w:t xml:space="preserve"> um título jurídico que a habilite à exploração da totalidade das unidades de alojamento.</w:t>
      </w:r>
    </w:p>
    <w:p w14:paraId="24C6C640" w14:textId="6575CC3D" w:rsidR="008A4623" w:rsidRPr="00EC0058" w:rsidRDefault="008A4623" w:rsidP="00DF7BBF">
      <w:pPr>
        <w:pStyle w:val="PargrafodaLista"/>
        <w:widowControl w:val="0"/>
        <w:numPr>
          <w:ilvl w:val="0"/>
          <w:numId w:val="348"/>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título referido no número anterior deve prever os termos da exploração turística das unidades de alojamento, a participação dos proprietários nos resultados da exploração da unidade de alojamento, bem como as condições da utilização desta pelo respetivo proprietário.</w:t>
      </w:r>
    </w:p>
    <w:p w14:paraId="78B0398C" w14:textId="5C545786" w:rsidR="008A4623" w:rsidRPr="00EC0058" w:rsidRDefault="008A4623" w:rsidP="00DF7BBF">
      <w:pPr>
        <w:pStyle w:val="PargrafodaLista"/>
        <w:widowControl w:val="0"/>
        <w:numPr>
          <w:ilvl w:val="0"/>
          <w:numId w:val="348"/>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 xml:space="preserve">Os proprietários das unidades de alojamento, quando ocupam as mesmas, usufruem dos serviços obrigatórios da categoria do empreendimento, os quais estão abrangidos pela prestação periódica prevista no </w:t>
      </w:r>
      <w:r w:rsidR="00475842" w:rsidRPr="00EC0058">
        <w:rPr>
          <w:rFonts w:ascii="Garamond" w:hAnsi="Garamond"/>
          <w:color w:val="000000" w:themeColor="text1"/>
          <w:szCs w:val="24"/>
        </w:rPr>
        <w:fldChar w:fldCharType="begin"/>
      </w:r>
      <w:r w:rsidR="00475842" w:rsidRPr="00EC0058">
        <w:rPr>
          <w:rFonts w:ascii="Garamond" w:hAnsi="Garamond"/>
          <w:color w:val="000000" w:themeColor="text1"/>
          <w:szCs w:val="24"/>
        </w:rPr>
        <w:instrText xml:space="preserve"> REF _Ref225506811 \r \h </w:instrText>
      </w:r>
      <w:r w:rsidR="00FC7A70" w:rsidRPr="00EC0058">
        <w:rPr>
          <w:rFonts w:ascii="Garamond" w:hAnsi="Garamond"/>
          <w:color w:val="000000" w:themeColor="text1"/>
          <w:szCs w:val="24"/>
        </w:rPr>
        <w:instrText xml:space="preserve"> \* MERGEFORMAT </w:instrText>
      </w:r>
      <w:r w:rsidR="00475842" w:rsidRPr="00EC0058">
        <w:rPr>
          <w:rFonts w:ascii="Garamond" w:hAnsi="Garamond"/>
          <w:color w:val="000000" w:themeColor="text1"/>
          <w:szCs w:val="24"/>
        </w:rPr>
      </w:r>
      <w:r w:rsidR="00475842" w:rsidRPr="00EC0058">
        <w:rPr>
          <w:rFonts w:ascii="Garamond" w:hAnsi="Garamond"/>
          <w:color w:val="000000" w:themeColor="text1"/>
          <w:szCs w:val="24"/>
        </w:rPr>
        <w:fldChar w:fldCharType="separate"/>
      </w:r>
      <w:ins w:id="1367" w:author="Maria João Torres" w:date="2026-09-10T12:04:00Z" w16du:dateUtc="2026-09-10T11:04:00Z">
        <w:r w:rsidR="00FF6031">
          <w:rPr>
            <w:rFonts w:ascii="Garamond" w:hAnsi="Garamond"/>
            <w:color w:val="000000" w:themeColor="text1"/>
            <w:szCs w:val="24"/>
          </w:rPr>
          <w:t>a</w:t>
        </w:r>
      </w:ins>
      <w:del w:id="1368" w:author="Maria João Torres" w:date="2026-09-10T12:04:00Z" w16du:dateUtc="2026-09-10T11:04:00Z">
        <w:r w:rsidR="009D4F47">
          <w:rPr>
            <w:rFonts w:ascii="Garamond" w:hAnsi="Garamond"/>
            <w:color w:val="000000" w:themeColor="text1"/>
            <w:szCs w:val="24"/>
          </w:rPr>
          <w:delText>A</w:delText>
        </w:r>
      </w:del>
      <w:r w:rsidR="009D4F47">
        <w:rPr>
          <w:rFonts w:ascii="Garamond" w:hAnsi="Garamond"/>
          <w:color w:val="000000" w:themeColor="text1"/>
          <w:szCs w:val="24"/>
        </w:rPr>
        <w:t>rtigo 70.º</w:t>
      </w:r>
      <w:r w:rsidR="00475842" w:rsidRPr="00EC0058">
        <w:rPr>
          <w:rFonts w:ascii="Garamond" w:hAnsi="Garamond"/>
          <w:color w:val="000000" w:themeColor="text1"/>
          <w:szCs w:val="24"/>
        </w:rPr>
        <w:fldChar w:fldCharType="end"/>
      </w:r>
      <w:r w:rsidRPr="00EC0058">
        <w:rPr>
          <w:rFonts w:ascii="Garamond" w:hAnsi="Garamond"/>
          <w:color w:val="000000" w:themeColor="text1"/>
          <w:szCs w:val="24"/>
        </w:rPr>
        <w:t>.</w:t>
      </w:r>
    </w:p>
    <w:p w14:paraId="1B9CA7D2" w14:textId="181A507A" w:rsidR="008A4623" w:rsidRPr="00EC0058" w:rsidRDefault="008A4623" w:rsidP="00DF7BBF">
      <w:pPr>
        <w:pStyle w:val="PargrafodaLista"/>
        <w:widowControl w:val="0"/>
        <w:numPr>
          <w:ilvl w:val="0"/>
          <w:numId w:val="348"/>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As unidades de alojamento previstas no n.º 2 não podem ser a residência permanente dos seus proprietários, nem podem ser exploradas diretamente pelos mesmos ou ser objeto de contratos que comprometam o uso turístico das mesmas, designadamente, contratos de arrendamento ou constituição de direitos de uso e habitação.</w:t>
      </w:r>
    </w:p>
    <w:p w14:paraId="63DEF5C9" w14:textId="71A47D8D" w:rsidR="008A4623" w:rsidRPr="008A3C64" w:rsidRDefault="008A4623" w:rsidP="00DF7BBF">
      <w:pPr>
        <w:pStyle w:val="PargrafodaLista"/>
        <w:widowControl w:val="0"/>
        <w:numPr>
          <w:ilvl w:val="0"/>
          <w:numId w:val="348"/>
        </w:numPr>
        <w:spacing w:after="120"/>
        <w:ind w:left="426" w:hanging="426"/>
        <w:contextualSpacing w:val="0"/>
        <w:rPr>
          <w:rFonts w:ascii="Garamond" w:hAnsi="Garamond"/>
          <w:color w:val="000000" w:themeColor="text1"/>
          <w:szCs w:val="24"/>
          <w:highlight w:val="yellow"/>
          <w:rPrChange w:id="1369" w:author="Maria João Torres" w:date="2026-09-10T12:06:00Z" w16du:dateUtc="2026-09-10T11:06:00Z">
            <w:rPr>
              <w:rFonts w:ascii="Garamond" w:hAnsi="Garamond"/>
              <w:color w:val="000000" w:themeColor="text1"/>
              <w:szCs w:val="24"/>
            </w:rPr>
          </w:rPrChange>
        </w:rPr>
      </w:pPr>
      <w:r w:rsidRPr="008A3C64">
        <w:rPr>
          <w:rFonts w:ascii="Garamond" w:hAnsi="Garamond"/>
          <w:color w:val="000000" w:themeColor="text1"/>
          <w:szCs w:val="24"/>
          <w:highlight w:val="yellow"/>
          <w:rPrChange w:id="1370" w:author="Maria João Torres" w:date="2026-09-10T12:06:00Z" w16du:dateUtc="2026-09-10T11:06:00Z">
            <w:rPr>
              <w:rFonts w:ascii="Garamond" w:hAnsi="Garamond"/>
              <w:color w:val="000000" w:themeColor="text1"/>
              <w:szCs w:val="24"/>
            </w:rPr>
          </w:rPrChange>
        </w:rPr>
        <w:t>A violação do disposto no presente artigo, constitui contraordenação económica grave, punível nos termos do RJCE.</w:t>
      </w:r>
    </w:p>
    <w:p w14:paraId="79C40440" w14:textId="12BD027E" w:rsidR="009D590A" w:rsidRPr="009D590A" w:rsidRDefault="009D590A" w:rsidP="009D590A">
      <w:pPr>
        <w:widowControl w:val="0"/>
        <w:spacing w:after="120"/>
        <w:rPr>
          <w:del w:id="1371" w:author="Maria João Torres" w:date="2026-09-10T12:09:00Z" w16du:dateUtc="2026-09-10T11:09:00Z"/>
          <w:rFonts w:ascii="Garamond" w:hAnsi="Garamond"/>
          <w:color w:val="000000" w:themeColor="text1"/>
          <w:szCs w:val="24"/>
        </w:rPr>
      </w:pPr>
    </w:p>
    <w:p w14:paraId="7B87F95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A464172" w14:textId="77777777" w:rsidR="008A4623"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Disponibilização temporária de unidades de alojamento para outras utilizações</w:t>
      </w:r>
    </w:p>
    <w:p w14:paraId="110D548E" w14:textId="74293238" w:rsidR="009D590A" w:rsidRPr="00FC7A70" w:rsidRDefault="009D590A" w:rsidP="00DF7BBF">
      <w:pPr>
        <w:widowControl w:val="0"/>
        <w:spacing w:after="120"/>
        <w:jc w:val="center"/>
        <w:outlineLvl w:val="1"/>
        <w:rPr>
          <w:del w:id="1372" w:author="Maria João Torres" w:date="2026-09-10T12:09:00Z" w16du:dateUtc="2026-09-10T11:09:00Z"/>
          <w:rFonts w:ascii="Garamond" w:eastAsiaTheme="majorEastAsia" w:hAnsi="Garamond" w:cstheme="majorBidi"/>
          <w:color w:val="000000" w:themeColor="text1"/>
          <w:szCs w:val="24"/>
        </w:rPr>
      </w:pPr>
    </w:p>
    <w:p w14:paraId="2449AB5A" w14:textId="51A9AD3F" w:rsidR="008A4623" w:rsidRPr="00EC0058" w:rsidRDefault="008A4623" w:rsidP="00DF7BBF">
      <w:pPr>
        <w:pStyle w:val="PargrafodaLista"/>
        <w:widowControl w:val="0"/>
        <w:numPr>
          <w:ilvl w:val="0"/>
          <w:numId w:val="349"/>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Sem prejuízo do disposto no artigo anterior, os empreendimentos turísticos podem disponibilizar, quando se justifique, nomeadamente, para gestão dos impactos da sazonalidade ou de outras circunstâncias, de carácter excecional, com forte impacto na procura, e nos termos dos números seguintes, até 30</w:t>
      </w:r>
      <w:ins w:id="1373" w:author="Maria João Torres" w:date="2026-09-10T13:49:00Z" w16du:dateUtc="2026-09-10T12:49:00Z">
        <w:r w:rsidR="005E7D5A">
          <w:rPr>
            <w:rFonts w:ascii="Garamond" w:hAnsi="Garamond"/>
            <w:color w:val="000000" w:themeColor="text1"/>
            <w:szCs w:val="24"/>
          </w:rPr>
          <w:t xml:space="preserve"> </w:t>
        </w:r>
      </w:ins>
      <w:r w:rsidRPr="00EC0058">
        <w:rPr>
          <w:rFonts w:ascii="Garamond" w:hAnsi="Garamond"/>
          <w:color w:val="000000" w:themeColor="text1"/>
          <w:szCs w:val="24"/>
        </w:rPr>
        <w:t>% das unidades de alojamento que os compõem para outras utilizações compatíveis, tais como:</w:t>
      </w:r>
    </w:p>
    <w:p w14:paraId="393F559E" w14:textId="77777777" w:rsidR="008A4623" w:rsidRPr="00FC7A70" w:rsidRDefault="008A4623" w:rsidP="009D590A">
      <w:pPr>
        <w:widowControl w:val="0"/>
        <w:numPr>
          <w:ilvl w:val="0"/>
          <w:numId w:val="7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Escritórios e espaços de reunião e </w:t>
      </w:r>
      <w:r w:rsidRPr="00FC7A70">
        <w:rPr>
          <w:rFonts w:ascii="Garamond" w:hAnsi="Garamond"/>
          <w:i/>
          <w:iCs/>
          <w:color w:val="000000" w:themeColor="text1"/>
          <w:szCs w:val="24"/>
        </w:rPr>
        <w:t>cowork</w:t>
      </w:r>
      <w:r w:rsidRPr="00FC7A70">
        <w:rPr>
          <w:rFonts w:ascii="Garamond" w:hAnsi="Garamond"/>
          <w:color w:val="000000" w:themeColor="text1"/>
          <w:szCs w:val="24"/>
        </w:rPr>
        <w:t>;</w:t>
      </w:r>
    </w:p>
    <w:p w14:paraId="4DC45189" w14:textId="77777777" w:rsidR="008A4623" w:rsidRPr="00FC7A70" w:rsidRDefault="008A4623" w:rsidP="009D590A">
      <w:pPr>
        <w:widowControl w:val="0"/>
        <w:numPr>
          <w:ilvl w:val="0"/>
          <w:numId w:val="71"/>
        </w:numPr>
        <w:spacing w:after="120"/>
        <w:ind w:left="851" w:hanging="284"/>
        <w:rPr>
          <w:rFonts w:ascii="Garamond" w:hAnsi="Garamond"/>
          <w:color w:val="000000" w:themeColor="text1"/>
          <w:szCs w:val="24"/>
        </w:rPr>
      </w:pPr>
      <w:r w:rsidRPr="00FC7A70">
        <w:rPr>
          <w:rFonts w:ascii="Garamond" w:hAnsi="Garamond"/>
          <w:color w:val="000000" w:themeColor="text1"/>
          <w:szCs w:val="24"/>
        </w:rPr>
        <w:t>Exposições, showrooms e outros eventos culturais;</w:t>
      </w:r>
    </w:p>
    <w:p w14:paraId="7F78C504" w14:textId="77777777" w:rsidR="008A4623" w:rsidRPr="00FC7A70" w:rsidRDefault="008A4623" w:rsidP="009D590A">
      <w:pPr>
        <w:widowControl w:val="0"/>
        <w:numPr>
          <w:ilvl w:val="0"/>
          <w:numId w:val="71"/>
        </w:numPr>
        <w:spacing w:after="120"/>
        <w:ind w:left="851" w:hanging="284"/>
        <w:rPr>
          <w:rFonts w:ascii="Garamond" w:hAnsi="Garamond"/>
          <w:color w:val="000000" w:themeColor="text1"/>
          <w:szCs w:val="24"/>
        </w:rPr>
      </w:pPr>
      <w:r w:rsidRPr="00FC7A70">
        <w:rPr>
          <w:rFonts w:ascii="Garamond" w:hAnsi="Garamond"/>
          <w:color w:val="000000" w:themeColor="text1"/>
          <w:szCs w:val="24"/>
        </w:rPr>
        <w:t>Ensino e formação;</w:t>
      </w:r>
    </w:p>
    <w:p w14:paraId="572B18E5" w14:textId="77777777" w:rsidR="008A4623" w:rsidRPr="00FC7A70" w:rsidRDefault="008A4623" w:rsidP="009D590A">
      <w:pPr>
        <w:widowControl w:val="0"/>
        <w:numPr>
          <w:ilvl w:val="0"/>
          <w:numId w:val="71"/>
        </w:numPr>
        <w:spacing w:after="120"/>
        <w:ind w:left="851" w:hanging="284"/>
        <w:rPr>
          <w:rFonts w:ascii="Garamond" w:hAnsi="Garamond"/>
          <w:color w:val="000000" w:themeColor="text1"/>
          <w:szCs w:val="24"/>
        </w:rPr>
      </w:pPr>
      <w:r w:rsidRPr="00FC7A70">
        <w:rPr>
          <w:rFonts w:ascii="Garamond" w:hAnsi="Garamond"/>
          <w:color w:val="000000" w:themeColor="text1"/>
          <w:szCs w:val="24"/>
        </w:rPr>
        <w:t>Alojamento temporário destinado a dar resposta a situações de crise ou de emergência nacional, como tal reconhecidas por autoridade pública competente.</w:t>
      </w:r>
    </w:p>
    <w:p w14:paraId="2B66FF81" w14:textId="4F7502CE" w:rsidR="008A4623" w:rsidRPr="00FC7A70" w:rsidRDefault="008A4623" w:rsidP="00DF7BBF">
      <w:pPr>
        <w:pStyle w:val="PargrafodaLista"/>
        <w:widowControl w:val="0"/>
        <w:numPr>
          <w:ilvl w:val="0"/>
          <w:numId w:val="34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disponibilização de unidades de alojamento nos termos do número anterior não implica a perda da classificação do empreendimento turístico, nem a caducidade do respetivo título válido de abertura, desde que as entidades exploradoras assegurem, cumulativamente:</w:t>
      </w:r>
    </w:p>
    <w:p w14:paraId="2964CA70" w14:textId="77777777" w:rsidR="008A4623" w:rsidRPr="00FC7A70" w:rsidRDefault="008A4623" w:rsidP="009D590A">
      <w:pPr>
        <w:widowControl w:val="0"/>
        <w:numPr>
          <w:ilvl w:val="0"/>
          <w:numId w:val="72"/>
        </w:numPr>
        <w:spacing w:after="120"/>
        <w:ind w:left="851" w:hanging="284"/>
        <w:rPr>
          <w:rFonts w:ascii="Garamond" w:hAnsi="Garamond"/>
          <w:color w:val="000000" w:themeColor="text1"/>
          <w:szCs w:val="24"/>
        </w:rPr>
      </w:pPr>
      <w:r w:rsidRPr="00FC7A70">
        <w:rPr>
          <w:rFonts w:ascii="Garamond" w:hAnsi="Garamond"/>
          <w:color w:val="000000" w:themeColor="text1"/>
          <w:szCs w:val="24"/>
        </w:rPr>
        <w:t>O cumprimento dos requisitos mínimos exigidos para a classificação do empreendimento, nomeadamente, a afetação de um mínimo de dez unidades de alojamento à exploração turística, quando aplicável;</w:t>
      </w:r>
    </w:p>
    <w:p w14:paraId="1AB6E49C" w14:textId="74DE81B7" w:rsidR="008A4623" w:rsidRPr="00FC7A70" w:rsidRDefault="008A4623" w:rsidP="009D590A">
      <w:pPr>
        <w:widowControl w:val="0"/>
        <w:numPr>
          <w:ilvl w:val="0"/>
          <w:numId w:val="72"/>
        </w:numPr>
        <w:spacing w:after="120"/>
        <w:ind w:left="851" w:hanging="284"/>
        <w:rPr>
          <w:rFonts w:ascii="Garamond" w:hAnsi="Garamond"/>
          <w:color w:val="000000" w:themeColor="text1"/>
          <w:szCs w:val="24"/>
        </w:rPr>
      </w:pPr>
      <w:r w:rsidRPr="00FC7A70">
        <w:rPr>
          <w:rFonts w:ascii="Garamond" w:hAnsi="Garamond"/>
          <w:color w:val="000000" w:themeColor="text1"/>
          <w:szCs w:val="24"/>
        </w:rPr>
        <w:t>A comunicação ao Turismo de Portugal, I. P., através d</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da identificação das unidades de alojamento e do número correspondente de camas fixas (utentes) a afetar a utilizações distintas da exploração turística, bem como do prazo da disponibilização d</w:t>
      </w:r>
      <w:r w:rsidR="006F02ED" w:rsidRPr="00FC7A70">
        <w:rPr>
          <w:rFonts w:ascii="Garamond" w:hAnsi="Garamond"/>
          <w:color w:val="000000" w:themeColor="text1"/>
          <w:szCs w:val="24"/>
        </w:rPr>
        <w:t>as</w:t>
      </w:r>
      <w:r w:rsidRPr="00FC7A70">
        <w:rPr>
          <w:rFonts w:ascii="Garamond" w:hAnsi="Garamond"/>
          <w:color w:val="000000" w:themeColor="text1"/>
          <w:szCs w:val="24"/>
        </w:rPr>
        <w:t xml:space="preserve"> unidades de alojamento.</w:t>
      </w:r>
    </w:p>
    <w:p w14:paraId="756CF7CE" w14:textId="77777777" w:rsidR="008A4623" w:rsidRPr="00FC7A70" w:rsidRDefault="008A4623" w:rsidP="009D590A">
      <w:pPr>
        <w:widowControl w:val="0"/>
        <w:numPr>
          <w:ilvl w:val="0"/>
          <w:numId w:val="72"/>
        </w:numPr>
        <w:spacing w:after="120"/>
        <w:ind w:left="851" w:hanging="284"/>
        <w:rPr>
          <w:rFonts w:ascii="Garamond" w:hAnsi="Garamond"/>
          <w:color w:val="000000" w:themeColor="text1"/>
          <w:szCs w:val="24"/>
        </w:rPr>
      </w:pPr>
      <w:r w:rsidRPr="00FC7A70">
        <w:rPr>
          <w:rFonts w:ascii="Garamond" w:hAnsi="Garamond"/>
          <w:color w:val="000000" w:themeColor="text1"/>
          <w:szCs w:val="24"/>
        </w:rPr>
        <w:t>A compatibilidade das novas utilizações com a exploração turística;</w:t>
      </w:r>
    </w:p>
    <w:p w14:paraId="706B9072" w14:textId="5490204C" w:rsidR="008A4623" w:rsidRPr="00FC7A70" w:rsidRDefault="008A4623" w:rsidP="009D590A">
      <w:pPr>
        <w:widowControl w:val="0"/>
        <w:numPr>
          <w:ilvl w:val="0"/>
          <w:numId w:val="72"/>
        </w:numPr>
        <w:spacing w:after="120"/>
        <w:ind w:left="851" w:hanging="284"/>
        <w:rPr>
          <w:rFonts w:ascii="Garamond" w:hAnsi="Garamond"/>
          <w:color w:val="000000" w:themeColor="text1"/>
          <w:szCs w:val="24"/>
        </w:rPr>
      </w:pPr>
      <w:r w:rsidRPr="00FC7A70">
        <w:rPr>
          <w:rFonts w:ascii="Garamond" w:hAnsi="Garamond"/>
          <w:color w:val="000000" w:themeColor="text1"/>
          <w:szCs w:val="24"/>
        </w:rPr>
        <w:t>O cumprimento da percentagem mínima e das condições para afetação de unidades de alojamento a outras utilizações estabelecidas no n</w:t>
      </w:r>
      <w:r w:rsidR="005C5609" w:rsidRPr="00FC7A70">
        <w:rPr>
          <w:rFonts w:ascii="Garamond" w:hAnsi="Garamond"/>
          <w:color w:val="000000" w:themeColor="text1"/>
          <w:szCs w:val="24"/>
        </w:rPr>
        <w:t>.</w:t>
      </w:r>
      <w:r w:rsidRPr="00FC7A70">
        <w:rPr>
          <w:rFonts w:ascii="Garamond" w:hAnsi="Garamond"/>
          <w:color w:val="000000" w:themeColor="text1"/>
          <w:szCs w:val="24"/>
        </w:rPr>
        <w:t>º 1.</w:t>
      </w:r>
    </w:p>
    <w:p w14:paraId="3A199359" w14:textId="2562ADEC" w:rsidR="00F236ED" w:rsidRPr="00FC7A70" w:rsidRDefault="00F236ED" w:rsidP="00DF7BBF">
      <w:pPr>
        <w:pStyle w:val="PargrafodaLista"/>
        <w:widowControl w:val="0"/>
        <w:numPr>
          <w:ilvl w:val="0"/>
          <w:numId w:val="349"/>
        </w:numPr>
        <w:spacing w:after="120"/>
        <w:ind w:left="426" w:hanging="426"/>
        <w:contextualSpacing w:val="0"/>
        <w:rPr>
          <w:rFonts w:ascii="Garamond" w:hAnsi="Garamond"/>
          <w:color w:val="000000" w:themeColor="text1"/>
          <w:szCs w:val="24"/>
        </w:rPr>
      </w:pPr>
      <w:commentRangeStart w:id="1374"/>
      <w:commentRangeStart w:id="1375"/>
      <w:r w:rsidRPr="00FC7A70">
        <w:rPr>
          <w:rFonts w:ascii="Garamond" w:hAnsi="Garamond"/>
          <w:color w:val="000000" w:themeColor="text1"/>
          <w:szCs w:val="24"/>
        </w:rPr>
        <w:t>A</w:t>
      </w:r>
      <w:r w:rsidR="00B32C5C" w:rsidRPr="00FC7A70">
        <w:rPr>
          <w:rFonts w:ascii="Garamond" w:hAnsi="Garamond"/>
          <w:color w:val="000000" w:themeColor="text1"/>
          <w:szCs w:val="24"/>
        </w:rPr>
        <w:t xml:space="preserve"> </w:t>
      </w:r>
      <w:r w:rsidR="00DE491F" w:rsidRPr="00FC7A70">
        <w:rPr>
          <w:rFonts w:ascii="Garamond" w:hAnsi="Garamond"/>
          <w:color w:val="000000" w:themeColor="text1"/>
          <w:szCs w:val="24"/>
        </w:rPr>
        <w:t xml:space="preserve">comunicação prévia é submetida nos termos previstos no </w:t>
      </w:r>
      <w:r w:rsidR="00752A79" w:rsidRPr="00FC7A70">
        <w:rPr>
          <w:rFonts w:ascii="Garamond" w:hAnsi="Garamond"/>
          <w:color w:val="000000" w:themeColor="text1"/>
          <w:szCs w:val="24"/>
        </w:rPr>
        <w:t xml:space="preserve">n.º </w:t>
      </w:r>
      <w:r w:rsidR="00E96616" w:rsidRPr="00FC7A70">
        <w:rPr>
          <w:rFonts w:ascii="Garamond" w:hAnsi="Garamond"/>
          <w:color w:val="000000" w:themeColor="text1"/>
          <w:szCs w:val="24"/>
        </w:rPr>
        <w:t>2</w:t>
      </w:r>
      <w:r w:rsidR="00752A79" w:rsidRPr="00FC7A70">
        <w:rPr>
          <w:rFonts w:ascii="Garamond" w:hAnsi="Garamond"/>
          <w:color w:val="000000" w:themeColor="text1"/>
          <w:szCs w:val="24"/>
        </w:rPr>
        <w:t xml:space="preserve"> do </w:t>
      </w:r>
      <w:r w:rsidR="00752A79" w:rsidRPr="00FC7A70">
        <w:rPr>
          <w:rFonts w:ascii="Garamond" w:hAnsi="Garamond"/>
          <w:color w:val="000000" w:themeColor="text1"/>
          <w:szCs w:val="24"/>
        </w:rPr>
        <w:fldChar w:fldCharType="begin"/>
      </w:r>
      <w:r w:rsidR="00752A79" w:rsidRPr="00FC7A70">
        <w:rPr>
          <w:rFonts w:ascii="Garamond" w:hAnsi="Garamond"/>
          <w:color w:val="000000" w:themeColor="text1"/>
          <w:szCs w:val="24"/>
        </w:rPr>
        <w:instrText xml:space="preserve"> REF _Ref228781350 \r \h </w:instrText>
      </w:r>
      <w:r w:rsidR="00FC7A70" w:rsidRPr="00FC7A70">
        <w:rPr>
          <w:rFonts w:ascii="Garamond" w:hAnsi="Garamond"/>
          <w:color w:val="000000" w:themeColor="text1"/>
          <w:szCs w:val="24"/>
        </w:rPr>
        <w:instrText xml:space="preserve"> \* MERGEFORMAT </w:instrText>
      </w:r>
      <w:r w:rsidR="00752A79" w:rsidRPr="00FC7A70">
        <w:rPr>
          <w:rFonts w:ascii="Garamond" w:hAnsi="Garamond"/>
          <w:color w:val="000000" w:themeColor="text1"/>
          <w:szCs w:val="24"/>
        </w:rPr>
      </w:r>
      <w:r w:rsidR="00752A79" w:rsidRPr="00FC7A70">
        <w:rPr>
          <w:rFonts w:ascii="Garamond" w:hAnsi="Garamond"/>
          <w:color w:val="000000" w:themeColor="text1"/>
          <w:szCs w:val="24"/>
        </w:rPr>
        <w:fldChar w:fldCharType="separate"/>
      </w:r>
      <w:ins w:id="1376" w:author="Maria João Torres" w:date="2026-09-10T14:42:00Z" w16du:dateUtc="2026-09-10T13:42:00Z">
        <w:r w:rsidR="0030074C">
          <w:rPr>
            <w:rFonts w:ascii="Garamond" w:hAnsi="Garamond"/>
            <w:color w:val="000000" w:themeColor="text1"/>
            <w:szCs w:val="24"/>
          </w:rPr>
          <w:t>a</w:t>
        </w:r>
      </w:ins>
      <w:del w:id="1377" w:author="Maria João Torres" w:date="2026-09-10T14:42:00Z" w16du:dateUtc="2026-09-10T13:42:00Z">
        <w:r w:rsidR="009D4F47">
          <w:rPr>
            <w:rFonts w:ascii="Garamond" w:hAnsi="Garamond"/>
            <w:color w:val="000000" w:themeColor="text1"/>
            <w:szCs w:val="24"/>
          </w:rPr>
          <w:delText>A</w:delText>
        </w:r>
      </w:del>
      <w:r w:rsidR="009D4F47">
        <w:rPr>
          <w:rFonts w:ascii="Garamond" w:hAnsi="Garamond"/>
          <w:color w:val="000000" w:themeColor="text1"/>
          <w:szCs w:val="24"/>
        </w:rPr>
        <w:t>rtigo 21.º</w:t>
      </w:r>
      <w:r w:rsidR="00752A79" w:rsidRPr="00FC7A70">
        <w:rPr>
          <w:rFonts w:ascii="Garamond" w:hAnsi="Garamond"/>
          <w:color w:val="000000" w:themeColor="text1"/>
          <w:szCs w:val="24"/>
        </w:rPr>
        <w:fldChar w:fldCharType="end"/>
      </w:r>
      <w:r w:rsidR="00752A79" w:rsidRPr="00FC7A70">
        <w:rPr>
          <w:rFonts w:ascii="Garamond" w:hAnsi="Garamond"/>
          <w:color w:val="000000" w:themeColor="text1"/>
          <w:szCs w:val="24"/>
        </w:rPr>
        <w:t xml:space="preserve">, </w:t>
      </w:r>
      <w:r w:rsidR="005A0029" w:rsidRPr="00FC7A70">
        <w:rPr>
          <w:rFonts w:ascii="Garamond" w:hAnsi="Garamond"/>
          <w:color w:val="000000" w:themeColor="text1"/>
          <w:szCs w:val="24"/>
        </w:rPr>
        <w:t xml:space="preserve">sendo a entidade coordenadora o Turismo de Portugal, I.P. e resultando da mesma um averbamento ao título digital de atividade económica </w:t>
      </w:r>
      <w:r w:rsidR="006B4A59" w:rsidRPr="00FC7A70">
        <w:rPr>
          <w:rFonts w:ascii="Garamond" w:hAnsi="Garamond"/>
          <w:color w:val="000000" w:themeColor="text1"/>
          <w:szCs w:val="24"/>
        </w:rPr>
        <w:t>do empreendimento turístico.</w:t>
      </w:r>
      <w:commentRangeEnd w:id="1374"/>
      <w:r w:rsidR="000C4763" w:rsidRPr="00FC7A70">
        <w:rPr>
          <w:rStyle w:val="Refdecomentrio"/>
          <w:rFonts w:ascii="Garamond" w:hAnsi="Garamond"/>
          <w:color w:val="000000" w:themeColor="text1"/>
          <w:sz w:val="24"/>
          <w:szCs w:val="24"/>
        </w:rPr>
        <w:commentReference w:id="1374"/>
      </w:r>
      <w:commentRangeEnd w:id="1375"/>
      <w:r w:rsidRPr="00FC7A70">
        <w:rPr>
          <w:rStyle w:val="Refdecomentrio"/>
          <w:rFonts w:ascii="Garamond" w:hAnsi="Garamond"/>
          <w:color w:val="000000" w:themeColor="text1"/>
          <w:sz w:val="24"/>
          <w:szCs w:val="24"/>
        </w:rPr>
        <w:commentReference w:id="1375"/>
      </w:r>
    </w:p>
    <w:p w14:paraId="699153EE" w14:textId="69BBBDBE" w:rsidR="008A4623" w:rsidRPr="00FC7A70" w:rsidRDefault="008A4623" w:rsidP="00DF7BBF">
      <w:pPr>
        <w:pStyle w:val="PargrafodaLista"/>
        <w:widowControl w:val="0"/>
        <w:numPr>
          <w:ilvl w:val="0"/>
          <w:numId w:val="34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incumprimento das condições estabelecidas nas alíneas </w:t>
      </w:r>
      <w:r w:rsidRPr="00EC0058">
        <w:rPr>
          <w:rFonts w:ascii="Garamond" w:hAnsi="Garamond"/>
          <w:i/>
          <w:iCs/>
          <w:color w:val="000000" w:themeColor="text1"/>
          <w:szCs w:val="24"/>
        </w:rPr>
        <w:t>a)</w:t>
      </w:r>
      <w:r w:rsidRPr="00FC7A70">
        <w:rPr>
          <w:rFonts w:ascii="Garamond" w:hAnsi="Garamond"/>
          <w:color w:val="000000" w:themeColor="text1"/>
          <w:szCs w:val="24"/>
        </w:rPr>
        <w:t xml:space="preserve"> a </w:t>
      </w:r>
      <w:r w:rsidRPr="00EC0058">
        <w:rPr>
          <w:rFonts w:ascii="Garamond" w:hAnsi="Garamond"/>
          <w:i/>
          <w:iCs/>
          <w:color w:val="000000" w:themeColor="text1"/>
          <w:szCs w:val="24"/>
        </w:rPr>
        <w:t>c)</w:t>
      </w:r>
      <w:r w:rsidRPr="00FC7A70">
        <w:rPr>
          <w:rFonts w:ascii="Garamond" w:hAnsi="Garamond"/>
          <w:color w:val="000000" w:themeColor="text1"/>
          <w:szCs w:val="24"/>
        </w:rPr>
        <w:t xml:space="preserve"> do </w:t>
      </w:r>
      <w:r w:rsidR="006B4A59" w:rsidRPr="00FC7A70">
        <w:rPr>
          <w:rFonts w:ascii="Garamond" w:hAnsi="Garamond"/>
          <w:color w:val="000000" w:themeColor="text1"/>
          <w:szCs w:val="24"/>
        </w:rPr>
        <w:t xml:space="preserve">n.º 2 </w:t>
      </w:r>
      <w:r w:rsidRPr="00FC7A70">
        <w:rPr>
          <w:rFonts w:ascii="Garamond" w:hAnsi="Garamond"/>
          <w:color w:val="000000" w:themeColor="text1"/>
          <w:szCs w:val="24"/>
        </w:rPr>
        <w:t>determina a caducidade do título digital de atividade económica.</w:t>
      </w:r>
    </w:p>
    <w:p w14:paraId="259509BA" w14:textId="187F4C9D" w:rsidR="006B4A59" w:rsidRPr="00FC7A70" w:rsidRDefault="001A1FA8" w:rsidP="00DF7BBF">
      <w:pPr>
        <w:pStyle w:val="PargrafodaLista"/>
        <w:widowControl w:val="0"/>
        <w:numPr>
          <w:ilvl w:val="0"/>
          <w:numId w:val="34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não identificação do prazo da disponibilização de unidades de alojamento é punida com contraordenação económica grave, nos termos do RJCE.</w:t>
      </w:r>
    </w:p>
    <w:p w14:paraId="074DCEAB" w14:textId="44B9DC78" w:rsidR="008A4623" w:rsidRPr="00FC7A70" w:rsidRDefault="008A4623" w:rsidP="00DF7BBF">
      <w:pPr>
        <w:pStyle w:val="PargrafodaLista"/>
        <w:widowControl w:val="0"/>
        <w:numPr>
          <w:ilvl w:val="0"/>
          <w:numId w:val="34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disponibilização </w:t>
      </w:r>
      <w:r w:rsidR="008326F7" w:rsidRPr="00FC7A70">
        <w:rPr>
          <w:rFonts w:ascii="Garamond" w:hAnsi="Garamond"/>
          <w:color w:val="000000" w:themeColor="text1"/>
          <w:szCs w:val="24"/>
        </w:rPr>
        <w:t xml:space="preserve">temporária </w:t>
      </w:r>
      <w:r w:rsidRPr="00FC7A70">
        <w:rPr>
          <w:rFonts w:ascii="Garamond" w:hAnsi="Garamond"/>
          <w:color w:val="000000" w:themeColor="text1"/>
          <w:szCs w:val="24"/>
        </w:rPr>
        <w:t>de unidades de alojamento nos termos dos números anteriores não prejudica o cumprimento das normas aplicáveis à atividade a desenvolver, nem o cumprimento dos instrumentos de gestão territorial aplicáveis ou de alvarás de loteamento válidos e eficazes nos termos da lei.</w:t>
      </w:r>
    </w:p>
    <w:p w14:paraId="4EFE3D9A" w14:textId="77777777" w:rsidR="008A4623" w:rsidRPr="00FC7A70" w:rsidRDefault="008A4623" w:rsidP="00DF7BBF">
      <w:pPr>
        <w:widowControl w:val="0"/>
        <w:spacing w:after="120"/>
        <w:rPr>
          <w:rFonts w:ascii="Garamond" w:hAnsi="Garamond"/>
          <w:color w:val="000000" w:themeColor="text1"/>
          <w:szCs w:val="24"/>
        </w:rPr>
      </w:pPr>
    </w:p>
    <w:p w14:paraId="0A8E21BA"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III</w:t>
      </w:r>
    </w:p>
    <w:p w14:paraId="09B09BD0"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Propriedade plural em empreendimentos turísticos</w:t>
      </w:r>
    </w:p>
    <w:p w14:paraId="33584E40" w14:textId="77777777" w:rsidR="00945604" w:rsidRPr="00FC7A70" w:rsidRDefault="00945604" w:rsidP="00DF7BBF">
      <w:pPr>
        <w:widowControl w:val="0"/>
        <w:spacing w:after="120"/>
        <w:rPr>
          <w:rFonts w:ascii="Garamond" w:hAnsi="Garamond"/>
          <w:szCs w:val="24"/>
        </w:rPr>
      </w:pPr>
    </w:p>
    <w:p w14:paraId="35CAEE51" w14:textId="77777777" w:rsidR="00401A26" w:rsidRPr="00FC7A70" w:rsidRDefault="00401A26" w:rsidP="00DF7BBF">
      <w:pPr>
        <w:pStyle w:val="PargrafodaLista"/>
        <w:widowControl w:val="0"/>
        <w:numPr>
          <w:ilvl w:val="0"/>
          <w:numId w:val="199"/>
        </w:numPr>
        <w:spacing w:after="120"/>
        <w:contextualSpacing w:val="0"/>
        <w:jc w:val="center"/>
        <w:outlineLvl w:val="1"/>
        <w:rPr>
          <w:rFonts w:ascii="Garamond" w:hAnsi="Garamond"/>
          <w:smallCaps/>
          <w:color w:val="000000" w:themeColor="text1"/>
          <w:szCs w:val="24"/>
        </w:rPr>
      </w:pPr>
    </w:p>
    <w:p w14:paraId="21F1732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Âmbito e regime</w:t>
      </w:r>
    </w:p>
    <w:p w14:paraId="46DA9BAB" w14:textId="79CFAA44" w:rsidR="008A4623" w:rsidRPr="00EC0058" w:rsidRDefault="008A4623" w:rsidP="00DF7BBF">
      <w:pPr>
        <w:pStyle w:val="PargrafodaLista"/>
        <w:widowControl w:val="0"/>
        <w:numPr>
          <w:ilvl w:val="0"/>
          <w:numId w:val="350"/>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Consideram-se empreendimentos turísticos em propriedade plural aqueles que compreendem lotes e ou frações autónomas de um ou mais edifícios.</w:t>
      </w:r>
    </w:p>
    <w:p w14:paraId="4B92D16D" w14:textId="47160EAB" w:rsidR="008A4623" w:rsidRPr="00EC0058" w:rsidRDefault="008A4623" w:rsidP="00DF7BBF">
      <w:pPr>
        <w:pStyle w:val="PargrafodaLista"/>
        <w:widowControl w:val="0"/>
        <w:numPr>
          <w:ilvl w:val="0"/>
          <w:numId w:val="350"/>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As unidades de alojamento dos empreendimentos turísticos podem constituir-se como frações autónomas nos termos da lei geral.</w:t>
      </w:r>
    </w:p>
    <w:p w14:paraId="5A79286D" w14:textId="68DDCFA9" w:rsidR="008A4623" w:rsidRPr="00EC0058" w:rsidRDefault="008A4623" w:rsidP="00DF7BBF">
      <w:pPr>
        <w:pStyle w:val="PargrafodaLista"/>
        <w:widowControl w:val="0"/>
        <w:numPr>
          <w:ilvl w:val="0"/>
          <w:numId w:val="350"/>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Às relações entre os proprietários dos empreendimentos turísticos em propriedade plural é aplicável o disposto na presente subsecção e, subsidiariamente, o regime da propriedade horizontal.</w:t>
      </w:r>
    </w:p>
    <w:p w14:paraId="405D0404" w14:textId="7525CBF6" w:rsidR="00945604" w:rsidRPr="00FC7A70" w:rsidRDefault="00945604" w:rsidP="00DF7BBF">
      <w:pPr>
        <w:widowControl w:val="0"/>
        <w:spacing w:after="120"/>
        <w:rPr>
          <w:del w:id="1378" w:author="Maria João Torres" w:date="2026-09-10T14:48:00Z" w16du:dateUtc="2026-09-10T13:48:00Z"/>
          <w:rFonts w:ascii="Garamond" w:hAnsi="Garamond"/>
          <w:color w:val="000000" w:themeColor="text1"/>
          <w:szCs w:val="24"/>
        </w:rPr>
      </w:pPr>
    </w:p>
    <w:p w14:paraId="3BD6F304" w14:textId="77777777" w:rsidR="005C5609" w:rsidRPr="00FC7A70" w:rsidRDefault="005C5609"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79" w:name="_Ref225506712"/>
    </w:p>
    <w:bookmarkEnd w:id="1379"/>
    <w:p w14:paraId="1C7CBF5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Título constitutivo</w:t>
      </w:r>
    </w:p>
    <w:p w14:paraId="78C46A4D" w14:textId="60898CA3" w:rsidR="008A4623" w:rsidRPr="00EC0058"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Os empreendimentos turísticos em propriedade plural regem-se por um título constitutivo elaborado pelo promotor da operação urbanística relativa à instalação do empreendimento ou pelo titular do título digital de atividade económica, e aprovado nos termos da presente subsecção.</w:t>
      </w:r>
    </w:p>
    <w:p w14:paraId="222F110C" w14:textId="3C424785" w:rsidR="008A4623" w:rsidRPr="00EC0058"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título constitutivo a que se refere o número anterior não pode conter disposições incompatíveis com o estabelecido em título do loteamento ou título constitutivo da propriedade horizontal respeitantes aos imóveis que integram o empreendimento turístico.</w:t>
      </w:r>
    </w:p>
    <w:p w14:paraId="02ADC39E" w14:textId="1FB2B47D" w:rsidR="008A4623" w:rsidRPr="00EC0058"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EC0058">
        <w:rPr>
          <w:rFonts w:ascii="Garamond" w:hAnsi="Garamond"/>
          <w:color w:val="000000" w:themeColor="text1"/>
          <w:szCs w:val="24"/>
        </w:rPr>
        <w:t>O título constitutivo deve conter obrigatoriamente as seguintes menções:</w:t>
      </w:r>
    </w:p>
    <w:p w14:paraId="5F363819"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da entidade exploradora do empreendimento;</w:t>
      </w:r>
    </w:p>
    <w:p w14:paraId="3E12FDA9"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e descrição física e registral das várias frações autónomas ou lotes, por forma a que fiquem perfeitamente individualizadas;</w:t>
      </w:r>
    </w:p>
    <w:p w14:paraId="799A206C"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O valor relativo de cada fração autónoma ou lote, expresso em percentagem ou permilagem do valor total do empreendimento;</w:t>
      </w:r>
    </w:p>
    <w:p w14:paraId="28DABBE2"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O fim a que se destina cada uma das frações autónomas ou lotes;</w:t>
      </w:r>
    </w:p>
    <w:p w14:paraId="6A668F43"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e descrição das instalações e equipamentos do empreendimento;</w:t>
      </w:r>
    </w:p>
    <w:p w14:paraId="7B92E616"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dos serviços de utilização comum;</w:t>
      </w:r>
    </w:p>
    <w:p w14:paraId="4D91D7A5"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das infraestruturas urbanísticas que servem o empreendimento, o regime de titularidade das mesmas e a referência ao contrato de urbanização estabelecido com a câmara municipal, quando exista;</w:t>
      </w:r>
    </w:p>
    <w:p w14:paraId="6F0AC64E"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menção das diversas fases de construção do empreendimento, quando for o caso;</w:t>
      </w:r>
    </w:p>
    <w:p w14:paraId="0B6697B9"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O critério de fixação e atualização da prestação periódica devida pelos proprietários e a percentagem desta que se destina a remunerar a entidade responsável pela administração do empreendimento, bem como a enumeração dos encargos cobertos por tal prestação periódica;</w:t>
      </w:r>
    </w:p>
    <w:p w14:paraId="79D75192"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Os deveres dos proprietários, designadamente os relacionados com o tempo, o lugar e a forma de pagamento da prestação periódica;</w:t>
      </w:r>
    </w:p>
    <w:p w14:paraId="5461452D"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Os deveres da entidade responsável pela administração do empreendimento, nomeadamente em matéria de conservação do empreendimento;</w:t>
      </w:r>
    </w:p>
    <w:p w14:paraId="32A7A1FF"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Os meios de resolução dos conflitos de interesses;</w:t>
      </w:r>
    </w:p>
    <w:p w14:paraId="63FE7486" w14:textId="77777777" w:rsidR="008A4623" w:rsidRPr="00FC7A70" w:rsidRDefault="008A4623" w:rsidP="009D590A">
      <w:pPr>
        <w:widowControl w:val="0"/>
        <w:numPr>
          <w:ilvl w:val="0"/>
          <w:numId w:val="75"/>
        </w:numPr>
        <w:spacing w:after="120"/>
        <w:ind w:left="851" w:hanging="284"/>
        <w:rPr>
          <w:rFonts w:ascii="Garamond" w:hAnsi="Garamond"/>
          <w:color w:val="000000" w:themeColor="text1"/>
          <w:szCs w:val="24"/>
        </w:rPr>
      </w:pPr>
      <w:r w:rsidRPr="00FC7A70">
        <w:rPr>
          <w:rFonts w:ascii="Garamond" w:hAnsi="Garamond"/>
          <w:color w:val="000000" w:themeColor="text1"/>
          <w:szCs w:val="24"/>
        </w:rPr>
        <w:t>A menção a um regulamento de administração do empreendimento, que é parte integrante do título constitutivo, e que deve reger, designadamente, a conservação, a fruição e o funcionamento das unidades de alojamento, das instalações e equipamentos de utilização comum e dos serviços de utilização comum.</w:t>
      </w:r>
    </w:p>
    <w:p w14:paraId="33C91E0F" w14:textId="527CBBDF" w:rsidR="008A4623" w:rsidRPr="00FC7A70"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título constitutivo de um conjunto turístico (resort) deve conter</w:t>
      </w:r>
      <w:r w:rsidR="005C5609" w:rsidRPr="00FC7A70">
        <w:rPr>
          <w:rFonts w:ascii="Garamond" w:hAnsi="Garamond"/>
          <w:color w:val="000000" w:themeColor="text1"/>
          <w:szCs w:val="24"/>
        </w:rPr>
        <w:t>:</w:t>
      </w:r>
    </w:p>
    <w:p w14:paraId="4592F612" w14:textId="77777777" w:rsidR="008A4623" w:rsidRPr="00FC7A70" w:rsidRDefault="008A4623" w:rsidP="009D590A">
      <w:pPr>
        <w:widowControl w:val="0"/>
        <w:numPr>
          <w:ilvl w:val="0"/>
          <w:numId w:val="76"/>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da entidade administradora do conjunto turístico (resort);</w:t>
      </w:r>
    </w:p>
    <w:p w14:paraId="31F6FB77" w14:textId="77777777" w:rsidR="008A4623" w:rsidRPr="00FC7A70" w:rsidRDefault="008A4623" w:rsidP="009D590A">
      <w:pPr>
        <w:widowControl w:val="0"/>
        <w:numPr>
          <w:ilvl w:val="0"/>
          <w:numId w:val="76"/>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e descrição dos vários empreendimentos turísticos, dos estabelecimentos ou instalações e equipamentos de exploração turística que o integram, por forma a que fiquem perfeitamente individualizados;</w:t>
      </w:r>
    </w:p>
    <w:p w14:paraId="7DE294DE" w14:textId="17233322" w:rsidR="001861CB" w:rsidRPr="00FC7A70" w:rsidRDefault="008A4623" w:rsidP="009D590A">
      <w:pPr>
        <w:widowControl w:val="0"/>
        <w:numPr>
          <w:ilvl w:val="0"/>
          <w:numId w:val="76"/>
        </w:numPr>
        <w:spacing w:after="120"/>
        <w:ind w:left="851" w:hanging="284"/>
        <w:rPr>
          <w:rFonts w:ascii="Garamond" w:hAnsi="Garamond"/>
          <w:color w:val="000000" w:themeColor="text1"/>
          <w:szCs w:val="24"/>
        </w:rPr>
      </w:pPr>
      <w:r w:rsidRPr="00FC7A70">
        <w:rPr>
          <w:rFonts w:ascii="Garamond" w:hAnsi="Garamond"/>
          <w:color w:val="000000" w:themeColor="text1"/>
          <w:szCs w:val="24"/>
        </w:rPr>
        <w:t>O valor relativo de cada um dos elementos componentes do conjunto turístico (resort), expresso em percentagem ou permilagem do valor total do empreendimento</w:t>
      </w:r>
      <w:r w:rsidR="001861CB" w:rsidRPr="00FC7A70">
        <w:rPr>
          <w:rFonts w:ascii="Garamond" w:hAnsi="Garamond"/>
          <w:color w:val="000000" w:themeColor="text1"/>
          <w:szCs w:val="24"/>
        </w:rPr>
        <w:t>;</w:t>
      </w:r>
    </w:p>
    <w:p w14:paraId="6B19BF6C" w14:textId="3C6D5753" w:rsidR="008A4623" w:rsidRPr="00FC7A70" w:rsidRDefault="001861CB" w:rsidP="009D590A">
      <w:pPr>
        <w:widowControl w:val="0"/>
        <w:numPr>
          <w:ilvl w:val="0"/>
          <w:numId w:val="76"/>
        </w:numPr>
        <w:spacing w:after="120"/>
        <w:ind w:left="851" w:hanging="284"/>
        <w:rPr>
          <w:rFonts w:ascii="Garamond" w:hAnsi="Garamond"/>
          <w:color w:val="000000" w:themeColor="text1"/>
          <w:szCs w:val="24"/>
        </w:rPr>
      </w:pPr>
      <w:r w:rsidRPr="00FC7A70">
        <w:rPr>
          <w:rFonts w:ascii="Garamond" w:hAnsi="Garamond"/>
          <w:color w:val="000000" w:themeColor="text1"/>
          <w:szCs w:val="24"/>
        </w:rPr>
        <w:t>O</w:t>
      </w:r>
      <w:r w:rsidR="008A4623" w:rsidRPr="00FC7A70">
        <w:rPr>
          <w:rFonts w:ascii="Garamond" w:hAnsi="Garamond"/>
          <w:color w:val="000000" w:themeColor="text1"/>
          <w:szCs w:val="24"/>
        </w:rPr>
        <w:t xml:space="preserve"> fim a que se destina cada um dos referidos empreendimentos turísticos, estabelecimentos e instalações ou equipamentos de exploração turística; e</w:t>
      </w:r>
    </w:p>
    <w:p w14:paraId="55D17F1B" w14:textId="77777777" w:rsidR="008A4623" w:rsidRPr="00FC7A70" w:rsidRDefault="008A4623" w:rsidP="009D590A">
      <w:pPr>
        <w:widowControl w:val="0"/>
        <w:numPr>
          <w:ilvl w:val="0"/>
          <w:numId w:val="7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As menções a que se referem as alíneas </w:t>
      </w:r>
      <w:r w:rsidRPr="00EC0058">
        <w:rPr>
          <w:rFonts w:ascii="Garamond" w:hAnsi="Garamond"/>
          <w:i/>
          <w:iCs/>
          <w:color w:val="000000" w:themeColor="text1"/>
          <w:szCs w:val="24"/>
        </w:rPr>
        <w:t>d)</w:t>
      </w:r>
      <w:r w:rsidRPr="00FC7A70">
        <w:rPr>
          <w:rFonts w:ascii="Garamond" w:hAnsi="Garamond"/>
          <w:color w:val="000000" w:themeColor="text1"/>
          <w:szCs w:val="24"/>
        </w:rPr>
        <w:t xml:space="preserve"> a </w:t>
      </w:r>
      <w:r w:rsidRPr="00EC0058">
        <w:rPr>
          <w:rFonts w:ascii="Garamond" w:hAnsi="Garamond"/>
          <w:i/>
          <w:iCs/>
          <w:color w:val="000000" w:themeColor="text1"/>
          <w:szCs w:val="24"/>
        </w:rPr>
        <w:t>l)</w:t>
      </w:r>
      <w:r w:rsidRPr="00FC7A70">
        <w:rPr>
          <w:rFonts w:ascii="Garamond" w:hAnsi="Garamond"/>
          <w:color w:val="000000" w:themeColor="text1"/>
          <w:szCs w:val="24"/>
        </w:rPr>
        <w:t xml:space="preserve"> do número anterior, com as devidas adaptações.</w:t>
      </w:r>
    </w:p>
    <w:p w14:paraId="610605CC" w14:textId="46078E86" w:rsidR="008A4623" w:rsidRPr="00FC7A70"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título constitutivo de empreendimento turístico que se encontre instalado em edifício ou edifícios implantados num único lote consubstancia o título constitutivo da propriedade horizontal do empreendimento, quando esta não tenha sido previamente constituída, desde que conste de escritura pública, de documento particular autenticado por entidade habilitada a fazê-lo nos termos da lei ou de outro título de constituição da propriedade horizontal, e abranja todas as frações do edifício ou edifícios onde está instalado o empreendimento turístico, independentemente do uso a que sejam afetas.</w:t>
      </w:r>
    </w:p>
    <w:p w14:paraId="3F195EE4" w14:textId="467E07F6" w:rsidR="008A4623"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título constitutivo é registado nos serviços do registo predial previamente à celebração de qualquer contrato de transmissão ou contrato-promessa de transmissão dos lotes ou frações autónomas, após verificação pelo conservador dos requisitos constantes do</w:t>
      </w:r>
      <w:r w:rsidR="005020F9" w:rsidRPr="00FC7A70">
        <w:rPr>
          <w:rFonts w:ascii="Garamond" w:hAnsi="Garamond"/>
          <w:color w:val="000000" w:themeColor="text1"/>
          <w:szCs w:val="24"/>
        </w:rPr>
        <w:t xml:space="preserve"> presente</w:t>
      </w:r>
      <w:r w:rsidRPr="00FC7A70">
        <w:rPr>
          <w:rFonts w:ascii="Garamond" w:hAnsi="Garamond"/>
          <w:color w:val="000000" w:themeColor="text1"/>
          <w:szCs w:val="24"/>
        </w:rPr>
        <w:t xml:space="preserve"> artigo, e é oficiosamente comunicado, por via eletrónica, ao Turismo de Portugal, I. P.</w:t>
      </w:r>
    </w:p>
    <w:p w14:paraId="7E6DFDDC" w14:textId="77777777" w:rsidR="009D590A" w:rsidRPr="009D590A" w:rsidRDefault="009D590A" w:rsidP="009D590A">
      <w:pPr>
        <w:widowControl w:val="0"/>
        <w:spacing w:after="120"/>
        <w:rPr>
          <w:rFonts w:ascii="Garamond" w:hAnsi="Garamond"/>
          <w:color w:val="000000" w:themeColor="text1"/>
          <w:szCs w:val="24"/>
        </w:rPr>
      </w:pPr>
    </w:p>
    <w:p w14:paraId="4B5A2D5D" w14:textId="138E45D9" w:rsidR="008A4623" w:rsidRPr="00FC7A70"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Deve fazer parte integrante dos contratos-promessa de transmissão, bem como dos contratos de transmissão de propriedade de lotes ou frações autónomas que integrem o empreendimento turístico em propriedade plural, uma cópia simples do título constitutivo devidamente registado, cópia simples do título referido no n.º 2 do </w:t>
      </w:r>
      <w:r w:rsidR="002A2E99" w:rsidRPr="00FC7A70">
        <w:rPr>
          <w:rFonts w:ascii="Garamond" w:hAnsi="Garamond"/>
          <w:color w:val="000000" w:themeColor="text1"/>
          <w:szCs w:val="24"/>
        </w:rPr>
        <w:fldChar w:fldCharType="begin"/>
      </w:r>
      <w:r w:rsidR="002A2E99" w:rsidRPr="00FC7A70">
        <w:rPr>
          <w:rFonts w:ascii="Garamond" w:hAnsi="Garamond"/>
          <w:color w:val="000000" w:themeColor="text1"/>
          <w:szCs w:val="24"/>
        </w:rPr>
        <w:instrText xml:space="preserve"> REF _Ref225506655 \r \h </w:instrText>
      </w:r>
      <w:r w:rsidR="00FC7A70" w:rsidRPr="00FC7A70">
        <w:rPr>
          <w:rFonts w:ascii="Garamond" w:hAnsi="Garamond"/>
          <w:color w:val="000000" w:themeColor="text1"/>
          <w:szCs w:val="24"/>
        </w:rPr>
        <w:instrText xml:space="preserve"> \* MERGEFORMAT </w:instrText>
      </w:r>
      <w:r w:rsidR="002A2E99" w:rsidRPr="00FC7A70">
        <w:rPr>
          <w:rFonts w:ascii="Garamond" w:hAnsi="Garamond"/>
          <w:color w:val="000000" w:themeColor="text1"/>
          <w:szCs w:val="24"/>
        </w:rPr>
      </w:r>
      <w:r w:rsidR="002A2E99" w:rsidRPr="00FC7A70">
        <w:rPr>
          <w:rFonts w:ascii="Garamond" w:hAnsi="Garamond"/>
          <w:color w:val="000000" w:themeColor="text1"/>
          <w:szCs w:val="24"/>
        </w:rPr>
        <w:fldChar w:fldCharType="separate"/>
      </w:r>
      <w:ins w:id="1380" w:author="Maria João Torres" w:date="2026-09-10T15:13:00Z" w16du:dateUtc="2026-09-10T14:13:00Z">
        <w:r w:rsidR="00925195">
          <w:rPr>
            <w:rFonts w:ascii="Garamond" w:hAnsi="Garamond"/>
            <w:color w:val="000000" w:themeColor="text1"/>
            <w:szCs w:val="24"/>
          </w:rPr>
          <w:t>a</w:t>
        </w:r>
      </w:ins>
      <w:del w:id="1381" w:author="Maria João Torres" w:date="2026-09-10T15:13:00Z" w16du:dateUtc="2026-09-10T14:13:00Z">
        <w:r w:rsidR="009D4F47">
          <w:rPr>
            <w:rFonts w:ascii="Garamond" w:hAnsi="Garamond"/>
            <w:color w:val="000000" w:themeColor="text1"/>
            <w:szCs w:val="24"/>
          </w:rPr>
          <w:delText>A</w:delText>
        </w:r>
      </w:del>
      <w:r w:rsidR="009D4F47">
        <w:rPr>
          <w:rFonts w:ascii="Garamond" w:hAnsi="Garamond"/>
          <w:color w:val="000000" w:themeColor="text1"/>
          <w:szCs w:val="24"/>
        </w:rPr>
        <w:t>rtigo 66.º</w:t>
      </w:r>
      <w:r w:rsidR="002A2E99" w:rsidRPr="00FC7A70">
        <w:rPr>
          <w:rFonts w:ascii="Garamond" w:hAnsi="Garamond"/>
          <w:color w:val="000000" w:themeColor="text1"/>
          <w:szCs w:val="24"/>
        </w:rPr>
        <w:fldChar w:fldCharType="end"/>
      </w:r>
      <w:r w:rsidRPr="00FC7A70">
        <w:rPr>
          <w:rFonts w:ascii="Garamond" w:hAnsi="Garamond"/>
          <w:color w:val="000000" w:themeColor="text1"/>
          <w:szCs w:val="24"/>
        </w:rPr>
        <w:t>, bem como a indicação do valor da prestação periódica devida pelo titular daqueles lotes ou frações autónomas no primeiro ano, nos termos do título constitutivo, sob pena de nulidade do contrato.</w:t>
      </w:r>
    </w:p>
    <w:p w14:paraId="5D8B2F23" w14:textId="711FD643" w:rsidR="008A4623" w:rsidRPr="00FC7A70" w:rsidRDefault="008A4623" w:rsidP="00DF7BBF">
      <w:pPr>
        <w:pStyle w:val="PargrafodaLista"/>
        <w:widowControl w:val="0"/>
        <w:numPr>
          <w:ilvl w:val="0"/>
          <w:numId w:val="35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adquirente do direito sobre lote ou de fração autónoma em empreendimento turístico, com base no qual tenha sido conferido à entidade exploradora do empreendimento o título referido no n.º 2 do</w:t>
      </w:r>
      <w:r w:rsidR="002A2E99" w:rsidRPr="00FC7A70">
        <w:rPr>
          <w:rFonts w:ascii="Garamond" w:hAnsi="Garamond"/>
          <w:color w:val="000000" w:themeColor="text1"/>
          <w:szCs w:val="24"/>
        </w:rPr>
        <w:t xml:space="preserve"> </w:t>
      </w:r>
      <w:r w:rsidR="002A2E99" w:rsidRPr="00FC7A70">
        <w:rPr>
          <w:rFonts w:ascii="Garamond" w:hAnsi="Garamond"/>
          <w:color w:val="000000" w:themeColor="text1"/>
          <w:szCs w:val="24"/>
        </w:rPr>
        <w:fldChar w:fldCharType="begin"/>
      </w:r>
      <w:r w:rsidR="002A2E99" w:rsidRPr="00FC7A70">
        <w:rPr>
          <w:rFonts w:ascii="Garamond" w:hAnsi="Garamond"/>
          <w:color w:val="000000" w:themeColor="text1"/>
          <w:szCs w:val="24"/>
        </w:rPr>
        <w:instrText xml:space="preserve"> REF _Ref225506655 \r \h </w:instrText>
      </w:r>
      <w:r w:rsidR="00FC7A70" w:rsidRPr="00FC7A70">
        <w:rPr>
          <w:rFonts w:ascii="Garamond" w:hAnsi="Garamond"/>
          <w:color w:val="000000" w:themeColor="text1"/>
          <w:szCs w:val="24"/>
        </w:rPr>
        <w:instrText xml:space="preserve"> \* MERGEFORMAT </w:instrText>
      </w:r>
      <w:r w:rsidR="002A2E99" w:rsidRPr="00FC7A70">
        <w:rPr>
          <w:rFonts w:ascii="Garamond" w:hAnsi="Garamond"/>
          <w:color w:val="000000" w:themeColor="text1"/>
          <w:szCs w:val="24"/>
        </w:rPr>
      </w:r>
      <w:r w:rsidR="002A2E99" w:rsidRPr="00FC7A70">
        <w:rPr>
          <w:rFonts w:ascii="Garamond" w:hAnsi="Garamond"/>
          <w:color w:val="000000" w:themeColor="text1"/>
          <w:szCs w:val="24"/>
        </w:rPr>
        <w:fldChar w:fldCharType="separate"/>
      </w:r>
      <w:ins w:id="1382" w:author="Maria João Torres" w:date="2026-09-10T15:15:00Z" w16du:dateUtc="2026-09-10T14:15:00Z">
        <w:r w:rsidR="009F0953">
          <w:rPr>
            <w:rFonts w:ascii="Garamond" w:hAnsi="Garamond"/>
            <w:color w:val="000000" w:themeColor="text1"/>
            <w:szCs w:val="24"/>
          </w:rPr>
          <w:t>a</w:t>
        </w:r>
      </w:ins>
      <w:del w:id="1383" w:author="Maria João Torres" w:date="2026-09-10T15:15:00Z" w16du:dateUtc="2026-09-10T14:15:00Z">
        <w:r w:rsidR="009D4F47">
          <w:rPr>
            <w:rFonts w:ascii="Garamond" w:hAnsi="Garamond"/>
            <w:color w:val="000000" w:themeColor="text1"/>
            <w:szCs w:val="24"/>
          </w:rPr>
          <w:delText>A</w:delText>
        </w:r>
      </w:del>
      <w:r w:rsidR="009D4F47">
        <w:rPr>
          <w:rFonts w:ascii="Garamond" w:hAnsi="Garamond"/>
          <w:color w:val="000000" w:themeColor="text1"/>
          <w:szCs w:val="24"/>
        </w:rPr>
        <w:t>rtigo 66.º</w:t>
      </w:r>
      <w:r w:rsidR="002A2E99" w:rsidRPr="00FC7A70">
        <w:rPr>
          <w:rFonts w:ascii="Garamond" w:hAnsi="Garamond"/>
          <w:color w:val="000000" w:themeColor="text1"/>
          <w:szCs w:val="24"/>
        </w:rPr>
        <w:fldChar w:fldCharType="end"/>
      </w:r>
      <w:r w:rsidRPr="00FC7A70">
        <w:rPr>
          <w:rFonts w:ascii="Garamond" w:hAnsi="Garamond"/>
          <w:color w:val="000000" w:themeColor="text1"/>
          <w:szCs w:val="24"/>
        </w:rPr>
        <w:t>, sucede nos direitos e obrigações do transmitente daquele direito perante a entidade exploradora.</w:t>
      </w:r>
    </w:p>
    <w:p w14:paraId="2E9F72E4" w14:textId="77777777" w:rsidR="00945604" w:rsidRPr="00FC7A70" w:rsidRDefault="00945604" w:rsidP="00DF7BBF">
      <w:pPr>
        <w:widowControl w:val="0"/>
        <w:spacing w:after="120"/>
        <w:rPr>
          <w:del w:id="1384" w:author="Maria João Torres" w:date="2026-09-10T15:15:00Z" w16du:dateUtc="2026-09-10T14:15:00Z"/>
          <w:rFonts w:ascii="Garamond" w:hAnsi="Garamond"/>
          <w:color w:val="000000" w:themeColor="text1"/>
          <w:szCs w:val="24"/>
        </w:rPr>
      </w:pPr>
    </w:p>
    <w:p w14:paraId="3F9C3033"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85" w:name="_Ref225506811"/>
    </w:p>
    <w:bookmarkEnd w:id="1385"/>
    <w:p w14:paraId="0D9A3A9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Prestação periódica</w:t>
      </w:r>
    </w:p>
    <w:p w14:paraId="70C671F1" w14:textId="2704B4F8" w:rsidR="008A4623" w:rsidRPr="00A10F9D" w:rsidRDefault="008A4623" w:rsidP="00DF7BBF">
      <w:pPr>
        <w:pStyle w:val="PargrafodaLista"/>
        <w:widowControl w:val="0"/>
        <w:numPr>
          <w:ilvl w:val="0"/>
          <w:numId w:val="352"/>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O proprietário de um lote ou fração autónoma de um empreendimento turístico em propriedade plural deve pagar à entidade administradora do empreendimento a prestação periódica fixada de acordo com o critério determinado no título constitutivo.</w:t>
      </w:r>
    </w:p>
    <w:p w14:paraId="080E2882" w14:textId="07A55A47" w:rsidR="008A4623" w:rsidRPr="00A10F9D" w:rsidRDefault="008A4623" w:rsidP="00DF7BBF">
      <w:pPr>
        <w:pStyle w:val="PargrafodaLista"/>
        <w:widowControl w:val="0"/>
        <w:numPr>
          <w:ilvl w:val="0"/>
          <w:numId w:val="352"/>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A prestação periódica destina-se a fazer face às despesas relativas:</w:t>
      </w:r>
    </w:p>
    <w:p w14:paraId="2234C3BE" w14:textId="77777777" w:rsidR="008A4623" w:rsidRPr="00FC7A70" w:rsidRDefault="008A4623" w:rsidP="009D590A">
      <w:pPr>
        <w:widowControl w:val="0"/>
        <w:numPr>
          <w:ilvl w:val="0"/>
          <w:numId w:val="77"/>
        </w:numPr>
        <w:spacing w:after="120"/>
        <w:ind w:left="851" w:hanging="284"/>
        <w:rPr>
          <w:rFonts w:ascii="Garamond" w:hAnsi="Garamond"/>
          <w:color w:val="000000" w:themeColor="text1"/>
          <w:szCs w:val="24"/>
        </w:rPr>
      </w:pPr>
      <w:r w:rsidRPr="00FC7A70">
        <w:rPr>
          <w:rFonts w:ascii="Garamond" w:hAnsi="Garamond"/>
          <w:color w:val="000000" w:themeColor="text1"/>
          <w:szCs w:val="24"/>
        </w:rPr>
        <w:t>À manutenção, conservação e funcionamento do empreendimento, incluindo as das unidades de alojamento, das instalações e equipamentos comuns e dos serviços de utilização comum do empreendimento;</w:t>
      </w:r>
    </w:p>
    <w:p w14:paraId="5D46128F" w14:textId="77777777" w:rsidR="008A4623" w:rsidRPr="00FC7A70" w:rsidRDefault="008A4623" w:rsidP="009D590A">
      <w:pPr>
        <w:widowControl w:val="0"/>
        <w:numPr>
          <w:ilvl w:val="0"/>
          <w:numId w:val="77"/>
        </w:numPr>
        <w:spacing w:after="120"/>
        <w:ind w:left="851" w:hanging="284"/>
        <w:rPr>
          <w:rFonts w:ascii="Garamond" w:hAnsi="Garamond"/>
          <w:color w:val="000000" w:themeColor="text1"/>
          <w:szCs w:val="24"/>
        </w:rPr>
      </w:pPr>
      <w:r w:rsidRPr="00FC7A70">
        <w:rPr>
          <w:rFonts w:ascii="Garamond" w:hAnsi="Garamond"/>
          <w:color w:val="000000" w:themeColor="text1"/>
          <w:szCs w:val="24"/>
        </w:rPr>
        <w:t>À remuneração da prestação dos serviços de receção permanente, de segurança e de limpeza das unidades de alojamento e das partes comuns do empreendimento,</w:t>
      </w:r>
    </w:p>
    <w:p w14:paraId="6442DD2D" w14:textId="77777777" w:rsidR="008A4623" w:rsidRPr="00FC7A70" w:rsidRDefault="008A4623" w:rsidP="009D590A">
      <w:pPr>
        <w:widowControl w:val="0"/>
        <w:numPr>
          <w:ilvl w:val="0"/>
          <w:numId w:val="77"/>
        </w:numPr>
        <w:spacing w:after="120"/>
        <w:ind w:left="851" w:hanging="284"/>
        <w:rPr>
          <w:rFonts w:ascii="Garamond" w:hAnsi="Garamond"/>
          <w:color w:val="000000" w:themeColor="text1"/>
          <w:szCs w:val="24"/>
        </w:rPr>
      </w:pPr>
      <w:r w:rsidRPr="00FC7A70">
        <w:rPr>
          <w:rFonts w:ascii="Garamond" w:hAnsi="Garamond"/>
          <w:color w:val="000000" w:themeColor="text1"/>
          <w:szCs w:val="24"/>
        </w:rPr>
        <w:t>À remuneração dos serviços do revisor oficial de contas;</w:t>
      </w:r>
    </w:p>
    <w:p w14:paraId="742BF065" w14:textId="77777777" w:rsidR="008A4623" w:rsidRPr="00FC7A70" w:rsidRDefault="008A4623" w:rsidP="009D590A">
      <w:pPr>
        <w:widowControl w:val="0"/>
        <w:numPr>
          <w:ilvl w:val="0"/>
          <w:numId w:val="77"/>
        </w:numPr>
        <w:spacing w:after="0"/>
        <w:ind w:left="851" w:hanging="284"/>
        <w:rPr>
          <w:rFonts w:ascii="Garamond" w:hAnsi="Garamond"/>
          <w:color w:val="000000" w:themeColor="text1"/>
          <w:szCs w:val="24"/>
        </w:rPr>
      </w:pPr>
      <w:r w:rsidRPr="00FC7A70">
        <w:rPr>
          <w:rFonts w:ascii="Garamond" w:hAnsi="Garamond"/>
          <w:color w:val="000000" w:themeColor="text1"/>
          <w:szCs w:val="24"/>
        </w:rPr>
        <w:t>À remuneração da entidade administradora do empreendimento;</w:t>
      </w:r>
    </w:p>
    <w:p w14:paraId="54B245DB" w14:textId="77777777" w:rsidR="008A4623" w:rsidRPr="00FC7A70" w:rsidRDefault="008A4623" w:rsidP="009D590A">
      <w:pPr>
        <w:widowControl w:val="0"/>
        <w:numPr>
          <w:ilvl w:val="0"/>
          <w:numId w:val="77"/>
        </w:numPr>
        <w:spacing w:after="0"/>
        <w:ind w:left="851" w:hanging="284"/>
        <w:rPr>
          <w:rFonts w:ascii="Garamond" w:hAnsi="Garamond"/>
          <w:color w:val="000000" w:themeColor="text1"/>
          <w:szCs w:val="24"/>
        </w:rPr>
      </w:pPr>
      <w:r w:rsidRPr="00FC7A70">
        <w:rPr>
          <w:rFonts w:ascii="Garamond" w:hAnsi="Garamond"/>
          <w:color w:val="000000" w:themeColor="text1"/>
          <w:szCs w:val="24"/>
        </w:rPr>
        <w:t>Ao pagamento de outras despesas desde que previstas no título constitutivo.</w:t>
      </w:r>
    </w:p>
    <w:p w14:paraId="562EC371" w14:textId="79FB5E4F" w:rsidR="008A4623" w:rsidRPr="00FC7A70" w:rsidRDefault="008A4623" w:rsidP="009D590A">
      <w:pPr>
        <w:pStyle w:val="PargrafodaLista"/>
        <w:widowControl w:val="0"/>
        <w:numPr>
          <w:ilvl w:val="0"/>
          <w:numId w:val="352"/>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Para efeitos do disposto no número anterior, consideram-se:</w:t>
      </w:r>
    </w:p>
    <w:p w14:paraId="5B0C9A92" w14:textId="77777777" w:rsidR="008A4623" w:rsidRPr="00FC7A70" w:rsidRDefault="008A4623" w:rsidP="009D590A">
      <w:pPr>
        <w:widowControl w:val="0"/>
        <w:numPr>
          <w:ilvl w:val="0"/>
          <w:numId w:val="78"/>
        </w:numPr>
        <w:spacing w:after="0"/>
        <w:ind w:left="851" w:hanging="284"/>
        <w:rPr>
          <w:rFonts w:ascii="Garamond" w:hAnsi="Garamond"/>
          <w:color w:val="000000" w:themeColor="text1"/>
          <w:szCs w:val="24"/>
        </w:rPr>
      </w:pPr>
      <w:r w:rsidRPr="00FC7A70">
        <w:rPr>
          <w:rFonts w:ascii="Garamond" w:hAnsi="Garamond"/>
          <w:color w:val="000000" w:themeColor="text1"/>
          <w:szCs w:val="24"/>
        </w:rPr>
        <w:t>Equipamentos comuns e serviços de utilização comum do empreendimento, os que são exigidos para a respetiva categoria, e</w:t>
      </w:r>
    </w:p>
    <w:p w14:paraId="0D92A8AF" w14:textId="77777777" w:rsidR="008A4623" w:rsidRPr="00FC7A70" w:rsidRDefault="008A4623" w:rsidP="009D590A">
      <w:pPr>
        <w:widowControl w:val="0"/>
        <w:numPr>
          <w:ilvl w:val="0"/>
          <w:numId w:val="78"/>
        </w:numPr>
        <w:spacing w:after="0"/>
        <w:ind w:left="851" w:hanging="284"/>
        <w:rPr>
          <w:rFonts w:ascii="Garamond" w:hAnsi="Garamond"/>
          <w:color w:val="000000" w:themeColor="text1"/>
          <w:szCs w:val="24"/>
        </w:rPr>
      </w:pPr>
      <w:r w:rsidRPr="00FC7A70">
        <w:rPr>
          <w:rFonts w:ascii="Garamond" w:hAnsi="Garamond"/>
          <w:color w:val="000000" w:themeColor="text1"/>
          <w:szCs w:val="24"/>
        </w:rPr>
        <w:t>Instalações, serviços e equipamentos de exploração turística os que são colocados à disposição dos utentes do empreendimento pela respetiva entidade exploradora mediante retribuição específica.</w:t>
      </w:r>
    </w:p>
    <w:p w14:paraId="4E5E0CA7" w14:textId="02A8FFF0" w:rsidR="008A4623" w:rsidRPr="00FC7A70" w:rsidRDefault="008A4623" w:rsidP="00DF7BBF">
      <w:pPr>
        <w:pStyle w:val="PargrafodaLista"/>
        <w:widowControl w:val="0"/>
        <w:numPr>
          <w:ilvl w:val="0"/>
          <w:numId w:val="35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conjuntos turísticos (</w:t>
      </w:r>
      <w:r w:rsidRPr="00AB40F1">
        <w:rPr>
          <w:rFonts w:ascii="Garamond" w:hAnsi="Garamond"/>
          <w:i/>
          <w:color w:val="000000" w:themeColor="text1"/>
          <w:szCs w:val="24"/>
          <w:rPrChange w:id="1386" w:author="Maria João Torres" w:date="2026-09-10T16:45:00Z" w16du:dateUtc="2026-09-10T15:45:00Z">
            <w:rPr>
              <w:rFonts w:ascii="Garamond" w:hAnsi="Garamond"/>
              <w:color w:val="000000" w:themeColor="text1"/>
              <w:szCs w:val="24"/>
            </w:rPr>
          </w:rPrChange>
        </w:rPr>
        <w:t>resorts</w:t>
      </w:r>
      <w:r w:rsidRPr="00FC7A70">
        <w:rPr>
          <w:rFonts w:ascii="Garamond" w:hAnsi="Garamond"/>
          <w:color w:val="000000" w:themeColor="text1"/>
          <w:szCs w:val="24"/>
        </w:rPr>
        <w:t xml:space="preserve">), cada um dos empreendimentos turísticos, estabelecimentos ou instalações e equipamentos de exploração turística que integram o empreendimento contribuem para os encargos comuns do conjunto turístico (resort) na proporção do respetivo valor relativo fixado no título constitutivo do empreendimento, nos termos previstos na alínea </w:t>
      </w:r>
      <w:r w:rsidRPr="00A10F9D">
        <w:rPr>
          <w:rFonts w:ascii="Garamond" w:hAnsi="Garamond"/>
          <w:i/>
          <w:iCs/>
          <w:color w:val="000000" w:themeColor="text1"/>
          <w:szCs w:val="24"/>
        </w:rPr>
        <w:t>c)</w:t>
      </w:r>
      <w:r w:rsidRPr="00FC7A70">
        <w:rPr>
          <w:rFonts w:ascii="Garamond" w:hAnsi="Garamond"/>
          <w:color w:val="000000" w:themeColor="text1"/>
          <w:szCs w:val="24"/>
        </w:rPr>
        <w:t xml:space="preserve"> n.º </w:t>
      </w:r>
      <w:r w:rsidR="00E063B9" w:rsidRPr="00FC7A70">
        <w:rPr>
          <w:rFonts w:ascii="Garamond" w:hAnsi="Garamond"/>
          <w:color w:val="000000" w:themeColor="text1"/>
          <w:szCs w:val="24"/>
        </w:rPr>
        <w:t>4</w:t>
      </w:r>
      <w:r w:rsidRPr="00FC7A70">
        <w:rPr>
          <w:rFonts w:ascii="Garamond" w:hAnsi="Garamond"/>
          <w:color w:val="000000" w:themeColor="text1"/>
          <w:szCs w:val="24"/>
        </w:rPr>
        <w:t xml:space="preserve"> do </w:t>
      </w:r>
      <w:r w:rsidR="00320CC4" w:rsidRPr="00FC7A70">
        <w:rPr>
          <w:rFonts w:ascii="Garamond" w:hAnsi="Garamond"/>
          <w:color w:val="000000" w:themeColor="text1"/>
          <w:szCs w:val="24"/>
        </w:rPr>
        <w:fldChar w:fldCharType="begin"/>
      </w:r>
      <w:r w:rsidR="00320CC4" w:rsidRPr="00FC7A70">
        <w:rPr>
          <w:rFonts w:ascii="Garamond" w:hAnsi="Garamond"/>
          <w:color w:val="000000" w:themeColor="text1"/>
          <w:szCs w:val="24"/>
        </w:rPr>
        <w:instrText xml:space="preserve"> REF _Ref225506712 \r \h </w:instrText>
      </w:r>
      <w:r w:rsidR="00FC7A70" w:rsidRPr="00FC7A70">
        <w:rPr>
          <w:rFonts w:ascii="Garamond" w:hAnsi="Garamond"/>
          <w:color w:val="000000" w:themeColor="text1"/>
          <w:szCs w:val="24"/>
        </w:rPr>
        <w:instrText xml:space="preserve"> \* MERGEFORMAT </w:instrText>
      </w:r>
      <w:r w:rsidR="00320CC4" w:rsidRPr="00FC7A70">
        <w:rPr>
          <w:rFonts w:ascii="Garamond" w:hAnsi="Garamond"/>
          <w:color w:val="000000" w:themeColor="text1"/>
          <w:szCs w:val="24"/>
        </w:rPr>
      </w:r>
      <w:r w:rsidR="00320CC4" w:rsidRPr="00FC7A70">
        <w:rPr>
          <w:rFonts w:ascii="Garamond" w:hAnsi="Garamond"/>
          <w:color w:val="000000" w:themeColor="text1"/>
          <w:szCs w:val="24"/>
        </w:rPr>
        <w:fldChar w:fldCharType="separate"/>
      </w:r>
      <w:ins w:id="1387" w:author="Maria João Torres" w:date="2026-09-10T16:17:00Z" w16du:dateUtc="2026-09-10T15:17:00Z">
        <w:r w:rsidR="00AB40F1">
          <w:rPr>
            <w:rFonts w:ascii="Garamond" w:hAnsi="Garamond"/>
            <w:color w:val="000000" w:themeColor="text1"/>
            <w:szCs w:val="24"/>
          </w:rPr>
          <w:t>a</w:t>
        </w:r>
      </w:ins>
      <w:del w:id="1388" w:author="Maria João Torres" w:date="2026-09-10T16:17:00Z" w16du:dateUtc="2026-09-10T15:17:00Z">
        <w:r w:rsidR="009D4F47">
          <w:rPr>
            <w:rFonts w:ascii="Garamond" w:hAnsi="Garamond"/>
            <w:color w:val="000000" w:themeColor="text1"/>
            <w:szCs w:val="24"/>
          </w:rPr>
          <w:delText>A</w:delText>
        </w:r>
      </w:del>
      <w:r w:rsidR="009D4F47">
        <w:rPr>
          <w:rFonts w:ascii="Garamond" w:hAnsi="Garamond"/>
          <w:color w:val="000000" w:themeColor="text1"/>
          <w:szCs w:val="24"/>
        </w:rPr>
        <w:t>rtigo 69.º</w:t>
      </w:r>
      <w:r w:rsidR="00320CC4" w:rsidRPr="00FC7A70">
        <w:rPr>
          <w:rFonts w:ascii="Garamond" w:hAnsi="Garamond"/>
          <w:color w:val="000000" w:themeColor="text1"/>
          <w:szCs w:val="24"/>
        </w:rPr>
        <w:fldChar w:fldCharType="end"/>
      </w:r>
      <w:r w:rsidR="00320CC4" w:rsidRPr="00FC7A70">
        <w:rPr>
          <w:rFonts w:ascii="Garamond" w:hAnsi="Garamond"/>
          <w:color w:val="000000" w:themeColor="text1"/>
          <w:szCs w:val="24"/>
        </w:rPr>
        <w:t>.</w:t>
      </w:r>
    </w:p>
    <w:p w14:paraId="09183CA9" w14:textId="06C8308C" w:rsidR="008A4623" w:rsidRPr="00FC7A70" w:rsidRDefault="008A4623" w:rsidP="00DF7BBF">
      <w:pPr>
        <w:pStyle w:val="PargrafodaLista"/>
        <w:widowControl w:val="0"/>
        <w:numPr>
          <w:ilvl w:val="0"/>
          <w:numId w:val="35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créditos relativos a prestações periódicas, bem como aos respetivos juros moratórios, gozam do privilégio creditório imobiliário sobre a respetiva fração, graduado após os mencionados nos artigos 746.º e 748.º do Código Civil e aos demais previstos em legislação especial.</w:t>
      </w:r>
    </w:p>
    <w:p w14:paraId="01DBD8A5" w14:textId="1F4C201D" w:rsidR="008A4623" w:rsidRPr="00FC7A70" w:rsidRDefault="008A4623" w:rsidP="00DF7BBF">
      <w:pPr>
        <w:pStyle w:val="PargrafodaLista"/>
        <w:widowControl w:val="0"/>
        <w:numPr>
          <w:ilvl w:val="0"/>
          <w:numId w:val="35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Uma percentagem não inferior a 4 % da prestação periódica deve ser afeta à constituição de um fundo de reserva destinado exclusivamente à realização de obras de reparação e conservação das instalações e equipamentos de uso comum e de outras despesas expressamente previstas no título constitutivo.</w:t>
      </w:r>
    </w:p>
    <w:p w14:paraId="6A12DCB9" w14:textId="446B105C" w:rsidR="008A4623" w:rsidRPr="00FC7A70" w:rsidRDefault="008A4623" w:rsidP="00DF7BBF">
      <w:pPr>
        <w:pStyle w:val="PargrafodaLista"/>
        <w:widowControl w:val="0"/>
        <w:numPr>
          <w:ilvl w:val="0"/>
          <w:numId w:val="35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Independentemente do critério de fixação da prestação periódica estabelecido no título constitutivo, aquela pode ser alterada por proposta do revisor oficial de contas inserida no respetivo parecer, sempre que se revele excessiva ou insuficiente relativamente aos encargos que se destina e desde que a alteração seja aprovada em assembleia convocada para o efeito.</w:t>
      </w:r>
    </w:p>
    <w:p w14:paraId="2C8C01EC" w14:textId="77777777" w:rsidR="0056555A" w:rsidRPr="00FC7A70" w:rsidRDefault="0056555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BD66F7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Administração</w:t>
      </w:r>
    </w:p>
    <w:p w14:paraId="7C7F0DAE" w14:textId="4BD66978" w:rsidR="008A4623" w:rsidRPr="00A10F9D" w:rsidRDefault="008A4623" w:rsidP="00DF7BBF">
      <w:pPr>
        <w:pStyle w:val="PargrafodaLista"/>
        <w:widowControl w:val="0"/>
        <w:numPr>
          <w:ilvl w:val="0"/>
          <w:numId w:val="353"/>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 xml:space="preserve">A administração dos empreendimentos turísticos em propriedade plural incumbe à entidade exploradora, salvo quando esta seja destituída das suas funções, nos termos da alínea </w:t>
      </w:r>
      <w:r w:rsidRPr="00A10F9D">
        <w:rPr>
          <w:rFonts w:ascii="Garamond" w:hAnsi="Garamond"/>
          <w:i/>
          <w:iCs/>
          <w:color w:val="000000" w:themeColor="text1"/>
          <w:szCs w:val="24"/>
        </w:rPr>
        <w:t>f)</w:t>
      </w:r>
      <w:r w:rsidRPr="00A10F9D">
        <w:rPr>
          <w:rFonts w:ascii="Garamond" w:hAnsi="Garamond"/>
          <w:color w:val="000000" w:themeColor="text1"/>
          <w:szCs w:val="24"/>
        </w:rPr>
        <w:t xml:space="preserve"> do n.º 2 do </w:t>
      </w:r>
      <w:r w:rsidR="00954D67" w:rsidRPr="00A10F9D">
        <w:rPr>
          <w:rFonts w:ascii="Garamond" w:hAnsi="Garamond"/>
          <w:color w:val="000000" w:themeColor="text1"/>
          <w:szCs w:val="24"/>
        </w:rPr>
        <w:fldChar w:fldCharType="begin"/>
      </w:r>
      <w:r w:rsidR="00954D67" w:rsidRPr="00A10F9D">
        <w:rPr>
          <w:rFonts w:ascii="Garamond" w:hAnsi="Garamond"/>
          <w:color w:val="000000" w:themeColor="text1"/>
          <w:szCs w:val="24"/>
        </w:rPr>
        <w:instrText xml:space="preserve"> REF _Ref225506767 \r \h </w:instrText>
      </w:r>
      <w:r w:rsidR="00FC7A70" w:rsidRPr="00A10F9D">
        <w:rPr>
          <w:rFonts w:ascii="Garamond" w:hAnsi="Garamond"/>
          <w:color w:val="000000" w:themeColor="text1"/>
          <w:szCs w:val="24"/>
        </w:rPr>
        <w:instrText xml:space="preserve"> \* MERGEFORMAT </w:instrText>
      </w:r>
      <w:r w:rsidR="00954D67" w:rsidRPr="00A10F9D">
        <w:rPr>
          <w:rFonts w:ascii="Garamond" w:hAnsi="Garamond"/>
          <w:color w:val="000000" w:themeColor="text1"/>
          <w:szCs w:val="24"/>
        </w:rPr>
      </w:r>
      <w:r w:rsidR="00954D67" w:rsidRPr="00A10F9D">
        <w:rPr>
          <w:rFonts w:ascii="Garamond" w:hAnsi="Garamond"/>
          <w:color w:val="000000" w:themeColor="text1"/>
          <w:szCs w:val="24"/>
        </w:rPr>
        <w:fldChar w:fldCharType="separate"/>
      </w:r>
      <w:ins w:id="1389" w:author="Maria João Torres" w:date="2026-09-10T16:18:00Z" w16du:dateUtc="2026-09-10T15:18:00Z">
        <w:r w:rsidR="00AB40F1">
          <w:rPr>
            <w:rFonts w:ascii="Garamond" w:hAnsi="Garamond"/>
            <w:color w:val="000000" w:themeColor="text1"/>
            <w:szCs w:val="24"/>
          </w:rPr>
          <w:t>a</w:t>
        </w:r>
      </w:ins>
      <w:del w:id="1390" w:author="Maria João Torres" w:date="2026-09-10T16:18:00Z" w16du:dateUtc="2026-09-10T15:18:00Z">
        <w:r w:rsidR="009D4F47">
          <w:rPr>
            <w:rFonts w:ascii="Garamond" w:hAnsi="Garamond"/>
            <w:color w:val="000000" w:themeColor="text1"/>
            <w:szCs w:val="24"/>
          </w:rPr>
          <w:delText>A</w:delText>
        </w:r>
      </w:del>
      <w:r w:rsidR="009D4F47">
        <w:rPr>
          <w:rFonts w:ascii="Garamond" w:hAnsi="Garamond"/>
          <w:color w:val="000000" w:themeColor="text1"/>
          <w:szCs w:val="24"/>
        </w:rPr>
        <w:t>rtigo 74.º</w:t>
      </w:r>
      <w:r w:rsidR="00954D67" w:rsidRPr="00A10F9D">
        <w:rPr>
          <w:rFonts w:ascii="Garamond" w:hAnsi="Garamond"/>
          <w:color w:val="000000" w:themeColor="text1"/>
          <w:szCs w:val="24"/>
        </w:rPr>
        <w:fldChar w:fldCharType="end"/>
      </w:r>
      <w:r w:rsidR="00F717EE" w:rsidRPr="00A10F9D">
        <w:rPr>
          <w:rFonts w:ascii="Garamond" w:hAnsi="Garamond"/>
          <w:color w:val="000000" w:themeColor="text1"/>
          <w:szCs w:val="24"/>
        </w:rPr>
        <w:t>.</w:t>
      </w:r>
    </w:p>
    <w:p w14:paraId="313CCA2B" w14:textId="5DB1EAB1" w:rsidR="008A4623" w:rsidRPr="00A10F9D" w:rsidRDefault="008A4623" w:rsidP="00DF7BBF">
      <w:pPr>
        <w:pStyle w:val="PargrafodaLista"/>
        <w:widowControl w:val="0"/>
        <w:numPr>
          <w:ilvl w:val="0"/>
          <w:numId w:val="353"/>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A administração dos conjuntos turísticos (</w:t>
      </w:r>
      <w:r w:rsidRPr="00AB40F1">
        <w:rPr>
          <w:rFonts w:ascii="Garamond" w:hAnsi="Garamond"/>
          <w:i/>
          <w:color w:val="000000" w:themeColor="text1"/>
          <w:szCs w:val="24"/>
          <w:rPrChange w:id="1391" w:author="Maria João Torres" w:date="2026-09-10T16:45:00Z" w16du:dateUtc="2026-09-10T15:45:00Z">
            <w:rPr>
              <w:rFonts w:ascii="Garamond" w:hAnsi="Garamond"/>
              <w:color w:val="000000" w:themeColor="text1"/>
              <w:szCs w:val="24"/>
            </w:rPr>
          </w:rPrChange>
        </w:rPr>
        <w:t>resorts</w:t>
      </w:r>
      <w:r w:rsidRPr="00A10F9D">
        <w:rPr>
          <w:rFonts w:ascii="Garamond" w:hAnsi="Garamond"/>
          <w:color w:val="000000" w:themeColor="text1"/>
          <w:szCs w:val="24"/>
        </w:rPr>
        <w:t>) incumbe a uma entidade administradora única, designada no título constitutivo do conjunto turístico (</w:t>
      </w:r>
      <w:r w:rsidRPr="00F91F9B">
        <w:rPr>
          <w:rFonts w:ascii="Garamond" w:hAnsi="Garamond"/>
          <w:i/>
          <w:color w:val="000000" w:themeColor="text1"/>
          <w:szCs w:val="24"/>
          <w:rPrChange w:id="1392" w:author="Maria João Torres" w:date="2026-09-10T16:45:00Z" w16du:dateUtc="2026-09-10T15:45:00Z">
            <w:rPr>
              <w:rFonts w:ascii="Garamond" w:hAnsi="Garamond"/>
              <w:color w:val="000000" w:themeColor="text1"/>
              <w:szCs w:val="24"/>
            </w:rPr>
          </w:rPrChange>
        </w:rPr>
        <w:t>resort</w:t>
      </w:r>
      <w:r w:rsidRPr="00A10F9D">
        <w:rPr>
          <w:rFonts w:ascii="Garamond" w:hAnsi="Garamond"/>
          <w:color w:val="000000" w:themeColor="text1"/>
          <w:szCs w:val="24"/>
        </w:rPr>
        <w:t>).</w:t>
      </w:r>
    </w:p>
    <w:p w14:paraId="04249423" w14:textId="6C7A3627" w:rsidR="008A4623" w:rsidRPr="00A10F9D" w:rsidRDefault="004E50DC" w:rsidP="00DF7BBF">
      <w:pPr>
        <w:pStyle w:val="PargrafodaLista"/>
        <w:widowControl w:val="0"/>
        <w:numPr>
          <w:ilvl w:val="0"/>
          <w:numId w:val="353"/>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Sem prejuízo do disposto no artigo seguinte, a</w:t>
      </w:r>
      <w:r w:rsidR="008A4623" w:rsidRPr="00A10F9D">
        <w:rPr>
          <w:rFonts w:ascii="Garamond" w:hAnsi="Garamond"/>
          <w:color w:val="000000" w:themeColor="text1"/>
          <w:szCs w:val="24"/>
        </w:rPr>
        <w:t xml:space="preserve"> entidade administradora do empreendimento</w:t>
      </w:r>
      <w:r w:rsidRPr="00A10F9D">
        <w:rPr>
          <w:rFonts w:ascii="Garamond" w:hAnsi="Garamond"/>
          <w:color w:val="000000" w:themeColor="text1"/>
          <w:szCs w:val="24"/>
        </w:rPr>
        <w:t xml:space="preserve"> turístico</w:t>
      </w:r>
      <w:r w:rsidR="008A4623" w:rsidRPr="00A10F9D">
        <w:rPr>
          <w:rFonts w:ascii="Garamond" w:hAnsi="Garamond"/>
          <w:color w:val="000000" w:themeColor="text1"/>
          <w:szCs w:val="24"/>
        </w:rPr>
        <w:t xml:space="preserve"> exerce as funções que cabem ao administrador do condomínio, nos termos do regime da propriedade horizontal, e é responsável pela administração global do empreendimento, incumbindo-lhe, nomeadamente, assegurar o funcionamento e a conservação das instalações e equipamentos de utilização comum e dos serviços de utilização comum previstos no título constitutivo, bem como a manutenção e conservação dos espaços verdes de utilização comum, das infraestruturas viárias e das demais instalações e equipamentos de utilização comum integrantes do empreendimento, quando tenham natureza privada.</w:t>
      </w:r>
    </w:p>
    <w:p w14:paraId="0A53C54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393" w:name="_Ref225506851"/>
    </w:p>
    <w:bookmarkEnd w:id="1393"/>
    <w:p w14:paraId="37E8EA5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Deveres da entidade administradora do empreendimento</w:t>
      </w:r>
    </w:p>
    <w:p w14:paraId="7D740B4F" w14:textId="7786755D" w:rsidR="008A4623" w:rsidRPr="00A10F9D" w:rsidRDefault="008A4623" w:rsidP="00DF7BBF">
      <w:pPr>
        <w:pStyle w:val="PargrafodaLista"/>
        <w:widowControl w:val="0"/>
        <w:numPr>
          <w:ilvl w:val="0"/>
          <w:numId w:val="354"/>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Nos empreendimentos turísticos em propriedade plural, a entidade administradora do empreendimento deve:</w:t>
      </w:r>
    </w:p>
    <w:p w14:paraId="67E2DCDE" w14:textId="77777777" w:rsidR="008A4623" w:rsidRPr="00FC7A70" w:rsidRDefault="008A4623" w:rsidP="009D590A">
      <w:pPr>
        <w:widowControl w:val="0"/>
        <w:numPr>
          <w:ilvl w:val="0"/>
          <w:numId w:val="80"/>
        </w:numPr>
        <w:spacing w:after="120"/>
        <w:ind w:left="851" w:hanging="284"/>
        <w:rPr>
          <w:rFonts w:ascii="Garamond" w:hAnsi="Garamond"/>
          <w:color w:val="000000" w:themeColor="text1"/>
          <w:szCs w:val="24"/>
        </w:rPr>
      </w:pPr>
      <w:r w:rsidRPr="00FC7A70">
        <w:rPr>
          <w:rFonts w:ascii="Garamond" w:hAnsi="Garamond"/>
          <w:color w:val="000000" w:themeColor="text1"/>
          <w:szCs w:val="24"/>
        </w:rPr>
        <w:t>Prestar caução de boa administração e conservação a favor dos proprietários das frações autónomas ou lotes, através de depósito bancário, seguro ou garantia bancária, emitida por uma entidade seguradora ou financeira da União Europeia, devendo o respetivo título ser depositado no Turismo de Portugal, I. P;</w:t>
      </w:r>
    </w:p>
    <w:p w14:paraId="05402491" w14:textId="77777777" w:rsidR="008A4623" w:rsidRPr="00FC7A70" w:rsidRDefault="008A4623" w:rsidP="009D590A">
      <w:pPr>
        <w:widowControl w:val="0"/>
        <w:numPr>
          <w:ilvl w:val="0"/>
          <w:numId w:val="80"/>
        </w:numPr>
        <w:spacing w:after="120"/>
        <w:ind w:left="851" w:hanging="284"/>
        <w:rPr>
          <w:rFonts w:ascii="Garamond" w:hAnsi="Garamond"/>
          <w:color w:val="000000" w:themeColor="text1"/>
          <w:szCs w:val="24"/>
        </w:rPr>
      </w:pPr>
      <w:r w:rsidRPr="00FC7A70">
        <w:rPr>
          <w:rFonts w:ascii="Garamond" w:hAnsi="Garamond"/>
          <w:color w:val="000000" w:themeColor="text1"/>
          <w:szCs w:val="24"/>
        </w:rPr>
        <w:t>Elaborar um programa de administração e de conservação do empreendimento bienal, que deve ser enviado a cada proprietário juntamente com a convocatória da assembleia geral ordinária em que se procede à respetiva aprovação para o ano seguinte;</w:t>
      </w:r>
    </w:p>
    <w:p w14:paraId="08C78215" w14:textId="77777777" w:rsidR="008A4623" w:rsidRPr="00FC7A70" w:rsidRDefault="008A4623" w:rsidP="009D590A">
      <w:pPr>
        <w:widowControl w:val="0"/>
        <w:numPr>
          <w:ilvl w:val="0"/>
          <w:numId w:val="80"/>
        </w:numPr>
        <w:spacing w:after="120"/>
        <w:ind w:left="851" w:hanging="284"/>
        <w:rPr>
          <w:rFonts w:ascii="Garamond" w:hAnsi="Garamond"/>
          <w:color w:val="000000" w:themeColor="text1"/>
          <w:szCs w:val="24"/>
        </w:rPr>
      </w:pPr>
      <w:r w:rsidRPr="00FC7A70">
        <w:rPr>
          <w:rFonts w:ascii="Garamond" w:hAnsi="Garamond"/>
          <w:color w:val="000000" w:themeColor="text1"/>
          <w:szCs w:val="24"/>
        </w:rPr>
        <w:t>Elaborar relatório de gestão e organizar anualmente as contas respeitantes à utilização das prestações periódicas, que devem ser submetidas à apreciação de um revisor oficial de contas; e</w:t>
      </w:r>
    </w:p>
    <w:p w14:paraId="68D603F8" w14:textId="77777777" w:rsidR="008A4623" w:rsidRPr="00FC7A70" w:rsidRDefault="008A4623" w:rsidP="009D590A">
      <w:pPr>
        <w:widowControl w:val="0"/>
        <w:numPr>
          <w:ilvl w:val="0"/>
          <w:numId w:val="80"/>
        </w:numPr>
        <w:spacing w:after="120"/>
        <w:ind w:left="851" w:hanging="284"/>
        <w:rPr>
          <w:rFonts w:ascii="Garamond" w:hAnsi="Garamond"/>
          <w:color w:val="000000" w:themeColor="text1"/>
          <w:szCs w:val="24"/>
        </w:rPr>
      </w:pPr>
      <w:r w:rsidRPr="00FC7A70">
        <w:rPr>
          <w:rFonts w:ascii="Garamond" w:hAnsi="Garamond"/>
          <w:color w:val="000000" w:themeColor="text1"/>
          <w:szCs w:val="24"/>
        </w:rPr>
        <w:t>Facultar aos proprietários, na assembleia geral destinada a aprovar o relatório de gestão e as contas respeitantes à utilização das prestações periódicas, bem como sempre que por eles solicitados as contas de exploração e os respetivos elementos justificativos.</w:t>
      </w:r>
    </w:p>
    <w:p w14:paraId="75631E9A" w14:textId="1D2EBCAB" w:rsidR="008A4623" w:rsidRPr="00FC7A70" w:rsidRDefault="008A4623" w:rsidP="00DF7BBF">
      <w:pPr>
        <w:pStyle w:val="PargrafodaLista"/>
        <w:widowControl w:val="0"/>
        <w:numPr>
          <w:ilvl w:val="0"/>
          <w:numId w:val="35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caução referida na alínea </w:t>
      </w:r>
      <w:r w:rsidRPr="00A10F9D">
        <w:rPr>
          <w:rFonts w:ascii="Garamond" w:hAnsi="Garamond"/>
          <w:i/>
          <w:iCs/>
          <w:color w:val="000000" w:themeColor="text1"/>
          <w:szCs w:val="24"/>
        </w:rPr>
        <w:t>a)</w:t>
      </w:r>
      <w:r w:rsidRPr="00FC7A70">
        <w:rPr>
          <w:rFonts w:ascii="Garamond" w:hAnsi="Garamond"/>
          <w:color w:val="000000" w:themeColor="text1"/>
          <w:szCs w:val="24"/>
        </w:rPr>
        <w:t xml:space="preserve"> do número anterior deve:</w:t>
      </w:r>
    </w:p>
    <w:p w14:paraId="7699EE28" w14:textId="77777777" w:rsidR="008A4623" w:rsidRPr="00FC7A70" w:rsidRDefault="008A4623" w:rsidP="009D590A">
      <w:pPr>
        <w:widowControl w:val="0"/>
        <w:numPr>
          <w:ilvl w:val="0"/>
          <w:numId w:val="83"/>
        </w:numPr>
        <w:spacing w:after="120"/>
        <w:ind w:left="851" w:hanging="284"/>
        <w:rPr>
          <w:rFonts w:ascii="Garamond" w:hAnsi="Garamond"/>
          <w:color w:val="000000" w:themeColor="text1"/>
          <w:szCs w:val="24"/>
        </w:rPr>
      </w:pPr>
      <w:r w:rsidRPr="00FC7A70">
        <w:rPr>
          <w:rFonts w:ascii="Garamond" w:hAnsi="Garamond"/>
          <w:color w:val="000000" w:themeColor="text1"/>
          <w:szCs w:val="24"/>
        </w:rPr>
        <w:t>Ter um valor igual ou superior ao valor anual do conjunto das prestações periódicas devidas pelos proprietários das frações autónomas ou lotes que integrem o empreendimento; e</w:t>
      </w:r>
    </w:p>
    <w:p w14:paraId="0A526A3F" w14:textId="77777777" w:rsidR="008A4623" w:rsidRPr="00FC7A70" w:rsidRDefault="008A4623" w:rsidP="009D590A">
      <w:pPr>
        <w:widowControl w:val="0"/>
        <w:numPr>
          <w:ilvl w:val="0"/>
          <w:numId w:val="83"/>
        </w:numPr>
        <w:spacing w:after="120"/>
        <w:ind w:left="851" w:hanging="284"/>
        <w:rPr>
          <w:rFonts w:ascii="Garamond" w:hAnsi="Garamond"/>
          <w:color w:val="000000" w:themeColor="text1"/>
          <w:szCs w:val="24"/>
        </w:rPr>
      </w:pPr>
      <w:r w:rsidRPr="00FC7A70">
        <w:rPr>
          <w:rFonts w:ascii="Garamond" w:hAnsi="Garamond"/>
          <w:color w:val="000000" w:themeColor="text1"/>
          <w:szCs w:val="24"/>
        </w:rPr>
        <w:t>Ser constituída antes da celebração dos contratos de transmissão da propriedade dos lotes ou das frações autónomas que integrem o empreendimento, sob pena de nulidade dos mesmos.</w:t>
      </w:r>
    </w:p>
    <w:p w14:paraId="16C2B427" w14:textId="23994FC4" w:rsidR="008A4623" w:rsidRPr="00FC7A70" w:rsidRDefault="008A4623" w:rsidP="00DF7BBF">
      <w:pPr>
        <w:pStyle w:val="PargrafodaLista"/>
        <w:widowControl w:val="0"/>
        <w:numPr>
          <w:ilvl w:val="0"/>
          <w:numId w:val="35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relatório de gestão e as contas são enviados a cada proprietário, juntamente com a convocatória da assembleia geral ordinária, acompanhados do parecer do revisor oficial de contas, sem prejuízo do direito dos proprietários de consultar os elementos justificativos das contas e do relatório de gestão a apresentar na assembleia geral.</w:t>
      </w:r>
    </w:p>
    <w:p w14:paraId="4685F7A9" w14:textId="266FB623" w:rsidR="008A4623" w:rsidRPr="00F91F9B" w:rsidRDefault="008A4623" w:rsidP="00DF7BBF">
      <w:pPr>
        <w:pStyle w:val="PargrafodaLista"/>
        <w:widowControl w:val="0"/>
        <w:numPr>
          <w:ilvl w:val="0"/>
          <w:numId w:val="354"/>
        </w:numPr>
        <w:spacing w:after="120"/>
        <w:ind w:left="426" w:hanging="426"/>
        <w:contextualSpacing w:val="0"/>
        <w:rPr>
          <w:rFonts w:ascii="Garamond" w:hAnsi="Garamond"/>
          <w:color w:val="000000" w:themeColor="text1"/>
          <w:szCs w:val="24"/>
          <w:highlight w:val="yellow"/>
          <w:rPrChange w:id="1394" w:author="Maria João Torres" w:date="2026-09-10T16:45:00Z" w16du:dateUtc="2026-09-10T15:45:00Z">
            <w:rPr>
              <w:rFonts w:ascii="Garamond" w:hAnsi="Garamond"/>
              <w:color w:val="000000" w:themeColor="text1"/>
              <w:szCs w:val="24"/>
            </w:rPr>
          </w:rPrChange>
        </w:rPr>
      </w:pPr>
      <w:r w:rsidRPr="00F91F9B">
        <w:rPr>
          <w:rFonts w:ascii="Garamond" w:hAnsi="Garamond"/>
          <w:color w:val="000000" w:themeColor="text1"/>
          <w:szCs w:val="24"/>
          <w:highlight w:val="yellow"/>
          <w:rPrChange w:id="1395" w:author="Maria João Torres" w:date="2026-09-10T16:45:00Z" w16du:dateUtc="2026-09-10T15:45:00Z">
            <w:rPr>
              <w:rFonts w:ascii="Garamond" w:hAnsi="Garamond"/>
              <w:color w:val="000000" w:themeColor="text1"/>
              <w:szCs w:val="24"/>
            </w:rPr>
          </w:rPrChange>
        </w:rPr>
        <w:t xml:space="preserve">O montante da caução referida na alínea </w:t>
      </w:r>
      <w:r w:rsidRPr="00F91F9B">
        <w:rPr>
          <w:rFonts w:ascii="Garamond" w:hAnsi="Garamond"/>
          <w:i/>
          <w:color w:val="000000" w:themeColor="text1"/>
          <w:szCs w:val="24"/>
          <w:highlight w:val="yellow"/>
          <w:rPrChange w:id="1396" w:author="Maria João Torres" w:date="2026-09-10T16:45:00Z" w16du:dateUtc="2026-09-10T15:45:00Z">
            <w:rPr>
              <w:rFonts w:ascii="Garamond" w:hAnsi="Garamond"/>
              <w:i/>
              <w:iCs/>
              <w:color w:val="000000" w:themeColor="text1"/>
              <w:szCs w:val="24"/>
            </w:rPr>
          </w:rPrChange>
        </w:rPr>
        <w:t>a)</w:t>
      </w:r>
      <w:r w:rsidRPr="00F91F9B">
        <w:rPr>
          <w:rFonts w:ascii="Garamond" w:hAnsi="Garamond"/>
          <w:color w:val="000000" w:themeColor="text1"/>
          <w:szCs w:val="24"/>
          <w:highlight w:val="yellow"/>
          <w:rPrChange w:id="1397" w:author="Maria João Torres" w:date="2026-09-10T16:45:00Z" w16du:dateUtc="2026-09-10T15:45:00Z">
            <w:rPr>
              <w:rFonts w:ascii="Garamond" w:hAnsi="Garamond"/>
              <w:color w:val="000000" w:themeColor="text1"/>
              <w:szCs w:val="24"/>
            </w:rPr>
          </w:rPrChange>
        </w:rPr>
        <w:t xml:space="preserve"> do n.º 1 pode ser alterada por portaria do membro do Governo responsável pela área do turismo.</w:t>
      </w:r>
    </w:p>
    <w:p w14:paraId="2E621D9F" w14:textId="77777777" w:rsidR="009D590A" w:rsidRPr="009D590A" w:rsidRDefault="009D590A" w:rsidP="009D590A">
      <w:pPr>
        <w:widowControl w:val="0"/>
        <w:spacing w:after="120"/>
        <w:rPr>
          <w:rFonts w:ascii="Garamond" w:hAnsi="Garamond"/>
          <w:color w:val="000000" w:themeColor="text1"/>
          <w:szCs w:val="24"/>
        </w:rPr>
      </w:pPr>
    </w:p>
    <w:p w14:paraId="1C7AF0C7" w14:textId="27B78263" w:rsidR="008A4623" w:rsidRPr="00FC7A70" w:rsidRDefault="008A4623" w:rsidP="00DF7BBF">
      <w:pPr>
        <w:pStyle w:val="PargrafodaLista"/>
        <w:widowControl w:val="0"/>
        <w:numPr>
          <w:ilvl w:val="0"/>
          <w:numId w:val="35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dos deveres previstos no n.º 1 do presente artigo constitui contraordenação económica grave, punível nos termos do RJCE.</w:t>
      </w:r>
    </w:p>
    <w:p w14:paraId="3373C8B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B725BE4"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Deveres dos proprietários</w:t>
      </w:r>
    </w:p>
    <w:p w14:paraId="0D3BF3E7" w14:textId="7A9F0763" w:rsidR="008A4623" w:rsidRPr="00A10F9D" w:rsidRDefault="008A4623" w:rsidP="00DF7BBF">
      <w:pPr>
        <w:pStyle w:val="PargrafodaLista"/>
        <w:widowControl w:val="0"/>
        <w:numPr>
          <w:ilvl w:val="0"/>
          <w:numId w:val="355"/>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Os proprietários de lotes ou frações autónomas em empreendimentos turísticos em propriedade plural não podem:</w:t>
      </w:r>
    </w:p>
    <w:p w14:paraId="50088FA0" w14:textId="77777777" w:rsidR="008A4623" w:rsidRPr="00FC7A70" w:rsidRDefault="008A4623" w:rsidP="009D590A">
      <w:pPr>
        <w:widowControl w:val="0"/>
        <w:numPr>
          <w:ilvl w:val="0"/>
          <w:numId w:val="79"/>
        </w:numPr>
        <w:spacing w:after="0"/>
        <w:ind w:left="851" w:hanging="284"/>
        <w:rPr>
          <w:rFonts w:ascii="Garamond" w:hAnsi="Garamond"/>
          <w:color w:val="000000" w:themeColor="text1"/>
          <w:szCs w:val="24"/>
        </w:rPr>
      </w:pPr>
      <w:r w:rsidRPr="00FC7A70">
        <w:rPr>
          <w:rFonts w:ascii="Garamond" w:hAnsi="Garamond"/>
          <w:color w:val="000000" w:themeColor="text1"/>
          <w:szCs w:val="24"/>
        </w:rPr>
        <w:t>Dar-lhes utilização diversa da prevista no título constitutivo;</w:t>
      </w:r>
    </w:p>
    <w:p w14:paraId="737ADB7E" w14:textId="77777777" w:rsidR="008A4623" w:rsidRPr="00FC7A70" w:rsidRDefault="008A4623" w:rsidP="009D590A">
      <w:pPr>
        <w:widowControl w:val="0"/>
        <w:numPr>
          <w:ilvl w:val="0"/>
          <w:numId w:val="79"/>
        </w:numPr>
        <w:spacing w:after="0"/>
        <w:ind w:left="851" w:hanging="284"/>
        <w:rPr>
          <w:rFonts w:ascii="Garamond" w:hAnsi="Garamond"/>
          <w:color w:val="000000" w:themeColor="text1"/>
          <w:szCs w:val="24"/>
        </w:rPr>
      </w:pPr>
      <w:r w:rsidRPr="00FC7A70">
        <w:rPr>
          <w:rFonts w:ascii="Garamond" w:hAnsi="Garamond"/>
          <w:color w:val="000000" w:themeColor="text1"/>
          <w:szCs w:val="24"/>
        </w:rPr>
        <w:t>Alterar a sua volumetria ou a configuração arquitetónica exterior;</w:t>
      </w:r>
    </w:p>
    <w:p w14:paraId="4B435FF7" w14:textId="77777777" w:rsidR="008A4623" w:rsidRPr="00FC7A70" w:rsidRDefault="008A4623" w:rsidP="009D590A">
      <w:pPr>
        <w:widowControl w:val="0"/>
        <w:numPr>
          <w:ilvl w:val="0"/>
          <w:numId w:val="79"/>
        </w:numPr>
        <w:spacing w:after="0"/>
        <w:ind w:left="851" w:hanging="284"/>
        <w:rPr>
          <w:rFonts w:ascii="Garamond" w:hAnsi="Garamond"/>
          <w:color w:val="000000" w:themeColor="text1"/>
          <w:szCs w:val="24"/>
        </w:rPr>
      </w:pPr>
      <w:r w:rsidRPr="00FC7A70">
        <w:rPr>
          <w:rFonts w:ascii="Garamond" w:hAnsi="Garamond"/>
          <w:color w:val="000000" w:themeColor="text1"/>
          <w:szCs w:val="24"/>
        </w:rPr>
        <w:t>Praticar quaisquer atos ou realizar obras, incluindo pinturas, que afetam a continuidade ou unidade urbanística, ou paisagística, do empreendimento, ou que prejudiquem o funcionamento ou utilização de instalações e equipamentos de utilização comum;</w:t>
      </w:r>
    </w:p>
    <w:p w14:paraId="72C575D9" w14:textId="77777777" w:rsidR="008A4623" w:rsidRPr="00FC7A70" w:rsidRDefault="008A4623" w:rsidP="009D590A">
      <w:pPr>
        <w:widowControl w:val="0"/>
        <w:numPr>
          <w:ilvl w:val="0"/>
          <w:numId w:val="79"/>
        </w:numPr>
        <w:spacing w:after="0"/>
        <w:ind w:left="851" w:hanging="284"/>
        <w:rPr>
          <w:rFonts w:ascii="Garamond" w:hAnsi="Garamond"/>
          <w:color w:val="000000" w:themeColor="text1"/>
          <w:szCs w:val="24"/>
        </w:rPr>
      </w:pPr>
      <w:r w:rsidRPr="00FC7A70">
        <w:rPr>
          <w:rFonts w:ascii="Garamond" w:hAnsi="Garamond"/>
          <w:color w:val="000000" w:themeColor="text1"/>
          <w:szCs w:val="24"/>
        </w:rPr>
        <w:t>Praticar quaisquer atos ou realizar obras que afetam a tipologia ou categoria do empreendimento;</w:t>
      </w:r>
    </w:p>
    <w:p w14:paraId="1C46EDFC" w14:textId="726C7DD8" w:rsidR="008A4623" w:rsidRPr="00FC7A70" w:rsidRDefault="008A4623" w:rsidP="009D590A">
      <w:pPr>
        <w:widowControl w:val="0"/>
        <w:numPr>
          <w:ilvl w:val="0"/>
          <w:numId w:val="79"/>
        </w:numPr>
        <w:spacing w:after="0"/>
        <w:ind w:left="851" w:hanging="284"/>
        <w:rPr>
          <w:rFonts w:ascii="Garamond" w:hAnsi="Garamond"/>
          <w:color w:val="000000" w:themeColor="text1"/>
          <w:szCs w:val="24"/>
        </w:rPr>
      </w:pPr>
      <w:r w:rsidRPr="00FC7A70">
        <w:rPr>
          <w:rFonts w:ascii="Garamond" w:hAnsi="Garamond"/>
          <w:color w:val="000000" w:themeColor="text1"/>
          <w:szCs w:val="24"/>
        </w:rPr>
        <w:t>Impedir a realização de obras de manutenção ou conservação da respetiva unidade de alojamento, por parte da entidade exploradora.</w:t>
      </w:r>
    </w:p>
    <w:p w14:paraId="6824A29A" w14:textId="296C395E" w:rsidR="008A4623" w:rsidRPr="00FC7A70" w:rsidRDefault="008A4623" w:rsidP="00DF7BBF">
      <w:pPr>
        <w:pStyle w:val="PargrafodaLista"/>
        <w:widowControl w:val="0"/>
        <w:numPr>
          <w:ilvl w:val="0"/>
          <w:numId w:val="35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realização de obras pelos proprietários de lotes ou frações autónomas, mesmo quando realizadas no interior destes, carece de autorização prévia da entidade administradora do empreendimento, sob pena de esta poder repor a situação a expensas do respetivo proprietário.</w:t>
      </w:r>
    </w:p>
    <w:p w14:paraId="607EE7C7" w14:textId="493CFECE" w:rsidR="008A4623" w:rsidRPr="00FC7A70" w:rsidRDefault="008A4623" w:rsidP="00DF7BBF">
      <w:pPr>
        <w:pStyle w:val="PargrafodaLista"/>
        <w:widowControl w:val="0"/>
        <w:numPr>
          <w:ilvl w:val="0"/>
          <w:numId w:val="35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entidade exploradora do empreendimento deve ter acesso às unidades de alojamento do empreendimento, a fim de proceder à respetiva exploração turística, prestar os serviços de utilização comum e outros previstos no título constitutivo, proceder às vistorias convenientes para efeitos de conservação ou de executar obras de conservação ou reposição.</w:t>
      </w:r>
    </w:p>
    <w:p w14:paraId="7F8EA477" w14:textId="7EF412EC" w:rsidR="008A4623" w:rsidRPr="00FC7A70" w:rsidRDefault="008A4623" w:rsidP="00DF7BBF">
      <w:pPr>
        <w:pStyle w:val="PargrafodaLista"/>
        <w:widowControl w:val="0"/>
        <w:numPr>
          <w:ilvl w:val="0"/>
          <w:numId w:val="35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Os créditos resultantes da realização de obras decorrentes do disposto no </w:t>
      </w:r>
      <w:del w:id="1398" w:author="Maria João Torres" w:date="2026-09-11T14:01:00Z" w16du:dateUtc="2026-09-11T13:01:00Z">
        <w:r w:rsidR="00777D50" w:rsidRPr="00FC7A70">
          <w:rPr>
            <w:rFonts w:ascii="Garamond" w:hAnsi="Garamond"/>
            <w:color w:val="000000" w:themeColor="text1"/>
            <w:szCs w:val="24"/>
          </w:rPr>
          <w:delText>presente diploma</w:delText>
        </w:r>
      </w:del>
      <w:ins w:id="1399"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ou no título constitutivo, por parte da entidade exploradora do empreendimento, bem como os respetivos juros moratórios, gozam do privilégio creditório imobiliário sobre o respetivo lote ou fração, graduado após os mencionados nos artigos 746.º e 748.º do Código Civil e os previstos em legislação especial.</w:t>
      </w:r>
    </w:p>
    <w:p w14:paraId="1E486E01" w14:textId="16D80A64" w:rsidR="008A4623" w:rsidRPr="00FC7A70" w:rsidRDefault="008A4623" w:rsidP="00DF7BBF">
      <w:pPr>
        <w:pStyle w:val="PargrafodaLista"/>
        <w:widowControl w:val="0"/>
        <w:numPr>
          <w:ilvl w:val="0"/>
          <w:numId w:val="35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desrespeito pelos proprietários de lotes ou frações autónomas em empreendimentos turísticos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1 e 3 do presente artigo constitui contraordenação económica grave, punível nos termos do RJCE.</w:t>
      </w:r>
    </w:p>
    <w:p w14:paraId="5BB0F11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00" w:name="_Ref225506767"/>
    </w:p>
    <w:bookmarkEnd w:id="1400"/>
    <w:p w14:paraId="63A21F2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Assembleia geral de proprietários</w:t>
      </w:r>
    </w:p>
    <w:p w14:paraId="5D915CD3" w14:textId="1547DE97" w:rsidR="008A4623" w:rsidRPr="00A10F9D"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A assembleia geral de proprietários integra todos os proprietários dos lotes ou frações que constituem o empreendimento.</w:t>
      </w:r>
    </w:p>
    <w:p w14:paraId="2CA30610" w14:textId="6776F186" w:rsidR="008A4623" w:rsidRPr="00A10F9D"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A10F9D">
        <w:rPr>
          <w:rFonts w:ascii="Garamond" w:hAnsi="Garamond"/>
          <w:color w:val="000000" w:themeColor="text1"/>
          <w:szCs w:val="24"/>
        </w:rPr>
        <w:t>Compete à assembleia geral:</w:t>
      </w:r>
    </w:p>
    <w:p w14:paraId="052C4D83" w14:textId="77777777"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Eleger o presidente de entre os seus membros;</w:t>
      </w:r>
    </w:p>
    <w:p w14:paraId="0FA648D3" w14:textId="77777777"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Aprovar o relatório de gestão e as contas respeitantes à utilização das prestações periódicas;</w:t>
      </w:r>
    </w:p>
    <w:p w14:paraId="79447CE6" w14:textId="77777777"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Aprovar o programa de administração e conservação do empreendimento;</w:t>
      </w:r>
    </w:p>
    <w:p w14:paraId="537870E0" w14:textId="69780259"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Aprovar, sob proposta do revisor oficial de contas, a alteração da prestação periódica, nos casos previstos no n.º 6 do</w:t>
      </w:r>
      <w:r w:rsidR="00AE4B01" w:rsidRPr="00FC7A70">
        <w:rPr>
          <w:rFonts w:ascii="Garamond" w:hAnsi="Garamond"/>
          <w:color w:val="000000" w:themeColor="text1"/>
          <w:szCs w:val="24"/>
        </w:rPr>
        <w:t xml:space="preserve"> </w:t>
      </w:r>
      <w:r w:rsidR="0086006B" w:rsidRPr="00FC7A70">
        <w:rPr>
          <w:rFonts w:ascii="Garamond" w:hAnsi="Garamond"/>
          <w:color w:val="000000" w:themeColor="text1"/>
          <w:szCs w:val="24"/>
        </w:rPr>
        <w:fldChar w:fldCharType="begin"/>
      </w:r>
      <w:r w:rsidR="0086006B" w:rsidRPr="00FC7A70">
        <w:rPr>
          <w:rFonts w:ascii="Garamond" w:hAnsi="Garamond"/>
          <w:color w:val="000000" w:themeColor="text1"/>
          <w:szCs w:val="24"/>
        </w:rPr>
        <w:instrText xml:space="preserve"> REF _Ref225506811 \r \h </w:instrText>
      </w:r>
      <w:r w:rsidR="00FC7A70" w:rsidRPr="00FC7A70">
        <w:rPr>
          <w:rFonts w:ascii="Garamond" w:hAnsi="Garamond"/>
          <w:color w:val="000000" w:themeColor="text1"/>
          <w:szCs w:val="24"/>
        </w:rPr>
        <w:instrText xml:space="preserve"> \* MERGEFORMAT </w:instrText>
      </w:r>
      <w:r w:rsidR="0086006B" w:rsidRPr="00FC7A70">
        <w:rPr>
          <w:rFonts w:ascii="Garamond" w:hAnsi="Garamond"/>
          <w:color w:val="000000" w:themeColor="text1"/>
          <w:szCs w:val="24"/>
        </w:rPr>
      </w:r>
      <w:r w:rsidR="0086006B" w:rsidRPr="00FC7A70">
        <w:rPr>
          <w:rFonts w:ascii="Garamond" w:hAnsi="Garamond"/>
          <w:color w:val="000000" w:themeColor="text1"/>
          <w:szCs w:val="24"/>
        </w:rPr>
        <w:fldChar w:fldCharType="separate"/>
      </w:r>
      <w:r w:rsidR="009D4F47">
        <w:rPr>
          <w:rFonts w:ascii="Garamond" w:hAnsi="Garamond"/>
          <w:color w:val="000000" w:themeColor="text1"/>
          <w:szCs w:val="24"/>
        </w:rPr>
        <w:t>Artigo 70.º</w:t>
      </w:r>
      <w:r w:rsidR="0086006B"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4E8F1BD0" w14:textId="77777777"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Acionar a caução de boa administração;</w:t>
      </w:r>
    </w:p>
    <w:p w14:paraId="632ADD9E" w14:textId="77777777"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Destituir a entidade a entidade exploradora das suas funções de administração e/ou de exploração do empreendimento, quando se verifique o incumprimento reiterado das suas obrigações legais ou contratuais;</w:t>
      </w:r>
    </w:p>
    <w:p w14:paraId="7E84D52E" w14:textId="77777777" w:rsidR="008A4623" w:rsidRPr="00FC7A70" w:rsidRDefault="008A4623" w:rsidP="009D590A">
      <w:pPr>
        <w:widowControl w:val="0"/>
        <w:numPr>
          <w:ilvl w:val="0"/>
          <w:numId w:val="81"/>
        </w:numPr>
        <w:spacing w:after="120"/>
        <w:ind w:left="851" w:hanging="284"/>
        <w:rPr>
          <w:rFonts w:ascii="Garamond" w:hAnsi="Garamond"/>
          <w:color w:val="000000" w:themeColor="text1"/>
          <w:szCs w:val="24"/>
        </w:rPr>
      </w:pPr>
      <w:r w:rsidRPr="00FC7A70">
        <w:rPr>
          <w:rFonts w:ascii="Garamond" w:hAnsi="Garamond"/>
          <w:color w:val="000000" w:themeColor="text1"/>
          <w:szCs w:val="24"/>
        </w:rPr>
        <w:t>Deliberar sobre qualquer outro assunto que lhe seja submetido pela entidade administradora do empreendimento.</w:t>
      </w:r>
    </w:p>
    <w:p w14:paraId="48F33D4C" w14:textId="45927D70" w:rsidR="008A4623" w:rsidRPr="00FC7A70"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assembleia geral é convocada pela entidade responsável pela administração do empreendimento</w:t>
      </w:r>
      <w:r w:rsidR="007C73E1" w:rsidRPr="00FC7A70">
        <w:rPr>
          <w:rFonts w:ascii="Garamond" w:hAnsi="Garamond"/>
          <w:color w:val="000000" w:themeColor="text1"/>
          <w:szCs w:val="24"/>
        </w:rPr>
        <w:t xml:space="preserve"> turístico</w:t>
      </w:r>
      <w:r w:rsidRPr="00FC7A70">
        <w:rPr>
          <w:rFonts w:ascii="Garamond" w:hAnsi="Garamond"/>
          <w:color w:val="000000" w:themeColor="text1"/>
          <w:szCs w:val="24"/>
        </w:rPr>
        <w:t xml:space="preserve">, por carta registada, enviada pelo menos 30 dias de calendário antes da data prevista para a reunião, no </w:t>
      </w:r>
      <w:r w:rsidR="00F8187C" w:rsidRPr="00FC7A70">
        <w:rPr>
          <w:rFonts w:ascii="Garamond" w:hAnsi="Garamond"/>
          <w:color w:val="000000" w:themeColor="text1"/>
          <w:szCs w:val="24"/>
        </w:rPr>
        <w:t>primeiro</w:t>
      </w:r>
      <w:r w:rsidRPr="00FC7A70">
        <w:rPr>
          <w:rFonts w:ascii="Garamond" w:hAnsi="Garamond"/>
          <w:color w:val="000000" w:themeColor="text1"/>
          <w:szCs w:val="24"/>
        </w:rPr>
        <w:t xml:space="preserve"> trimestre de cada ano.</w:t>
      </w:r>
    </w:p>
    <w:p w14:paraId="3683628E" w14:textId="1C8428D6" w:rsidR="008A4623" w:rsidRPr="00FC7A70"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assembleia geral pode ser convocada pelo respetivo presidente sob proposta de proprietários que representem 10</w:t>
      </w:r>
      <w:ins w:id="1401" w:author="Maria João Torres" w:date="2026-09-10T18:16:00Z" w16du:dateUtc="2026-09-10T17:16:00Z">
        <w:r w:rsidR="009C0C91">
          <w:rPr>
            <w:rFonts w:ascii="Garamond" w:hAnsi="Garamond"/>
            <w:color w:val="000000" w:themeColor="text1"/>
            <w:szCs w:val="24"/>
          </w:rPr>
          <w:t xml:space="preserve"> </w:t>
        </w:r>
      </w:ins>
      <w:r w:rsidRPr="00FC7A70">
        <w:rPr>
          <w:rFonts w:ascii="Garamond" w:hAnsi="Garamond"/>
          <w:color w:val="000000" w:themeColor="text1"/>
          <w:szCs w:val="24"/>
        </w:rPr>
        <w:t>% dos votos correspondentes ao valor total do empreendimento.</w:t>
      </w:r>
    </w:p>
    <w:p w14:paraId="6968A22C" w14:textId="01CB3F1D" w:rsidR="008A4623" w:rsidRPr="00FC7A70"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São aplicáveis à assembleia geral as regras sobre quórum deliberativo previstas no regime da propriedade horizontal.</w:t>
      </w:r>
    </w:p>
    <w:p w14:paraId="6E2261DA" w14:textId="2EB567D8" w:rsidR="008A4623" w:rsidRPr="00FC7A70"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deliberações são tomadas por maioria simples dos votos dos proprietários presentes ou representados, salvo:</w:t>
      </w:r>
    </w:p>
    <w:p w14:paraId="3810C94E" w14:textId="77777777" w:rsidR="008A4623" w:rsidRPr="00FC7A70" w:rsidRDefault="008A4623" w:rsidP="009D590A">
      <w:pPr>
        <w:widowControl w:val="0"/>
        <w:numPr>
          <w:ilvl w:val="0"/>
          <w:numId w:val="82"/>
        </w:numPr>
        <w:spacing w:after="120"/>
        <w:ind w:left="851" w:hanging="284"/>
        <w:rPr>
          <w:rFonts w:ascii="Garamond" w:hAnsi="Garamond"/>
          <w:color w:val="000000" w:themeColor="text1"/>
          <w:szCs w:val="24"/>
        </w:rPr>
      </w:pPr>
      <w:r w:rsidRPr="00FC7A70">
        <w:rPr>
          <w:rFonts w:ascii="Garamond" w:hAnsi="Garamond"/>
          <w:color w:val="000000" w:themeColor="text1"/>
          <w:szCs w:val="24"/>
        </w:rPr>
        <w:t>Quando esteja em causa acionar a caução de boa administração, caso em que a deliberação é tomada pela maioria dos votos correspondentes ao valor total do empreendimento;</w:t>
      </w:r>
    </w:p>
    <w:p w14:paraId="77077865" w14:textId="77777777" w:rsidR="008A4623" w:rsidRPr="00FC7A70" w:rsidRDefault="008A4623" w:rsidP="009D590A">
      <w:pPr>
        <w:widowControl w:val="0"/>
        <w:numPr>
          <w:ilvl w:val="0"/>
          <w:numId w:val="82"/>
        </w:numPr>
        <w:spacing w:after="120"/>
        <w:ind w:left="851" w:hanging="284"/>
        <w:rPr>
          <w:rFonts w:ascii="Garamond" w:hAnsi="Garamond"/>
          <w:color w:val="000000" w:themeColor="text1"/>
          <w:szCs w:val="24"/>
        </w:rPr>
      </w:pPr>
      <w:r w:rsidRPr="00FC7A70">
        <w:rPr>
          <w:rFonts w:ascii="Garamond" w:hAnsi="Garamond"/>
          <w:color w:val="000000" w:themeColor="text1"/>
          <w:szCs w:val="24"/>
        </w:rPr>
        <w:t>Quando esteja em causa destituir a entidade exploradora das suas funções de administração do empreendimento, caso em que a deliberação é tomada pela maioria dos votos correspondentes ao valor total do empreendimento;</w:t>
      </w:r>
    </w:p>
    <w:p w14:paraId="74A2AA55" w14:textId="77777777" w:rsidR="008A4623" w:rsidRPr="00FC7A70" w:rsidRDefault="008A4623" w:rsidP="009D590A">
      <w:pPr>
        <w:widowControl w:val="0"/>
        <w:numPr>
          <w:ilvl w:val="0"/>
          <w:numId w:val="82"/>
        </w:numPr>
        <w:spacing w:after="120"/>
        <w:ind w:left="851" w:hanging="284"/>
        <w:rPr>
          <w:rFonts w:ascii="Garamond" w:hAnsi="Garamond"/>
          <w:color w:val="000000" w:themeColor="text1"/>
          <w:szCs w:val="24"/>
        </w:rPr>
      </w:pPr>
      <w:r w:rsidRPr="00FC7A70">
        <w:rPr>
          <w:rFonts w:ascii="Garamond" w:hAnsi="Garamond"/>
          <w:color w:val="000000" w:themeColor="text1"/>
          <w:szCs w:val="24"/>
        </w:rPr>
        <w:t>Quando esteja em causa destituir a entidade exploradora das suas funções de exploração turística do empreendimento, caso em que a deliberação é tomada por maioria de dois terços dos votos correspondentes ao valor total do empreendimento;</w:t>
      </w:r>
    </w:p>
    <w:p w14:paraId="1F6D7199" w14:textId="77777777" w:rsidR="008A4623" w:rsidRDefault="008A4623" w:rsidP="009D590A">
      <w:pPr>
        <w:widowControl w:val="0"/>
        <w:numPr>
          <w:ilvl w:val="0"/>
          <w:numId w:val="82"/>
        </w:numPr>
        <w:spacing w:after="120"/>
        <w:ind w:left="851" w:hanging="284"/>
        <w:rPr>
          <w:rFonts w:ascii="Garamond" w:hAnsi="Garamond"/>
          <w:color w:val="000000" w:themeColor="text1"/>
          <w:szCs w:val="24"/>
        </w:rPr>
      </w:pPr>
      <w:r w:rsidRPr="00FC7A70">
        <w:rPr>
          <w:rFonts w:ascii="Garamond" w:hAnsi="Garamond"/>
          <w:color w:val="000000" w:themeColor="text1"/>
          <w:szCs w:val="24"/>
        </w:rPr>
        <w:t>Nos outros casos previstos no regime da propriedade horizontal.</w:t>
      </w:r>
    </w:p>
    <w:p w14:paraId="1D7D9FB2" w14:textId="77777777" w:rsidR="009D590A" w:rsidRPr="00FC7A70" w:rsidRDefault="009D590A" w:rsidP="009D590A">
      <w:pPr>
        <w:widowControl w:val="0"/>
        <w:spacing w:after="120"/>
        <w:rPr>
          <w:rFonts w:ascii="Garamond" w:hAnsi="Garamond"/>
          <w:color w:val="000000" w:themeColor="text1"/>
          <w:szCs w:val="24"/>
        </w:rPr>
      </w:pPr>
    </w:p>
    <w:p w14:paraId="44ABB1A8" w14:textId="45D003A9" w:rsidR="008A4623" w:rsidRPr="00FC7A70"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destituição da entidade exploradora das suas funções de administração e/ou de exploração turística só é eficaz se, no mesmo ato, for nomeada uma nova entidade administradora e/ou exploradora, consoante o objeto da destituição, e, no caso de nova entidade administradora, se a mesma vier a prestar a caução prevista na alínea </w:t>
      </w:r>
      <w:r w:rsidRPr="006938B2">
        <w:rPr>
          <w:rFonts w:ascii="Garamond" w:hAnsi="Garamond"/>
          <w:i/>
          <w:iCs/>
          <w:color w:val="000000" w:themeColor="text1"/>
          <w:szCs w:val="24"/>
        </w:rPr>
        <w:t>a)</w:t>
      </w:r>
      <w:r w:rsidRPr="00FC7A70">
        <w:rPr>
          <w:rFonts w:ascii="Garamond" w:hAnsi="Garamond"/>
          <w:color w:val="000000" w:themeColor="text1"/>
          <w:szCs w:val="24"/>
        </w:rPr>
        <w:t xml:space="preserve"> do n.º 1 do</w:t>
      </w:r>
      <w:r w:rsidR="00FA1D20" w:rsidRPr="00FC7A70">
        <w:rPr>
          <w:rFonts w:ascii="Garamond" w:hAnsi="Garamond"/>
          <w:color w:val="000000" w:themeColor="text1"/>
          <w:szCs w:val="24"/>
        </w:rPr>
        <w:t xml:space="preserve"> </w:t>
      </w:r>
      <w:r w:rsidR="00FA1D20" w:rsidRPr="00FC7A70">
        <w:rPr>
          <w:rFonts w:ascii="Garamond" w:hAnsi="Garamond"/>
          <w:color w:val="000000" w:themeColor="text1"/>
          <w:szCs w:val="24"/>
        </w:rPr>
        <w:fldChar w:fldCharType="begin"/>
      </w:r>
      <w:r w:rsidR="00FA1D20" w:rsidRPr="00FC7A70">
        <w:rPr>
          <w:rFonts w:ascii="Garamond" w:hAnsi="Garamond"/>
          <w:color w:val="000000" w:themeColor="text1"/>
          <w:szCs w:val="24"/>
        </w:rPr>
        <w:instrText xml:space="preserve"> REF _Ref225506851 \r \h </w:instrText>
      </w:r>
      <w:r w:rsidR="00FC7A70" w:rsidRPr="00FC7A70">
        <w:rPr>
          <w:rFonts w:ascii="Garamond" w:hAnsi="Garamond"/>
          <w:color w:val="000000" w:themeColor="text1"/>
          <w:szCs w:val="24"/>
        </w:rPr>
        <w:instrText xml:space="preserve"> \* MERGEFORMAT </w:instrText>
      </w:r>
      <w:r w:rsidR="00FA1D20" w:rsidRPr="00FC7A70">
        <w:rPr>
          <w:rFonts w:ascii="Garamond" w:hAnsi="Garamond"/>
          <w:color w:val="000000" w:themeColor="text1"/>
          <w:szCs w:val="24"/>
        </w:rPr>
      </w:r>
      <w:r w:rsidR="00FA1D20" w:rsidRPr="00FC7A70">
        <w:rPr>
          <w:rFonts w:ascii="Garamond" w:hAnsi="Garamond"/>
          <w:color w:val="000000" w:themeColor="text1"/>
          <w:szCs w:val="24"/>
        </w:rPr>
        <w:fldChar w:fldCharType="separate"/>
      </w:r>
      <w:ins w:id="1402" w:author="Maria João Torres" w:date="2026-09-10T18:16:00Z" w16du:dateUtc="2026-09-10T17:16:00Z">
        <w:r w:rsidR="009C0C91">
          <w:rPr>
            <w:rFonts w:ascii="Garamond" w:hAnsi="Garamond"/>
            <w:color w:val="000000" w:themeColor="text1"/>
            <w:szCs w:val="24"/>
          </w:rPr>
          <w:t>a</w:t>
        </w:r>
      </w:ins>
      <w:del w:id="1403" w:author="Maria João Torres" w:date="2026-09-10T18:16:00Z" w16du:dateUtc="2026-09-10T17:16:00Z">
        <w:r w:rsidR="009D4F47">
          <w:rPr>
            <w:rFonts w:ascii="Garamond" w:hAnsi="Garamond"/>
            <w:color w:val="000000" w:themeColor="text1"/>
            <w:szCs w:val="24"/>
          </w:rPr>
          <w:delText>A</w:delText>
        </w:r>
      </w:del>
      <w:r w:rsidR="009D4F47">
        <w:rPr>
          <w:rFonts w:ascii="Garamond" w:hAnsi="Garamond"/>
          <w:color w:val="000000" w:themeColor="text1"/>
          <w:szCs w:val="24"/>
        </w:rPr>
        <w:t>rtigo 72.º</w:t>
      </w:r>
      <w:r w:rsidR="00FA1D20" w:rsidRPr="00FC7A70">
        <w:rPr>
          <w:rFonts w:ascii="Garamond" w:hAnsi="Garamond"/>
          <w:color w:val="000000" w:themeColor="text1"/>
          <w:szCs w:val="24"/>
        </w:rPr>
        <w:fldChar w:fldCharType="end"/>
      </w:r>
      <w:r w:rsidRPr="00FC7A70">
        <w:rPr>
          <w:rFonts w:ascii="Garamond" w:hAnsi="Garamond"/>
          <w:color w:val="000000" w:themeColor="text1"/>
          <w:szCs w:val="24"/>
        </w:rPr>
        <w:t xml:space="preserve"> no prazo de 15 dias.</w:t>
      </w:r>
    </w:p>
    <w:p w14:paraId="09CB40EB" w14:textId="65101FE9" w:rsidR="008A4623" w:rsidRPr="00FC7A70" w:rsidRDefault="008A4623" w:rsidP="00DF7BBF">
      <w:pPr>
        <w:pStyle w:val="PargrafodaLista"/>
        <w:widowControl w:val="0"/>
        <w:numPr>
          <w:ilvl w:val="0"/>
          <w:numId w:val="3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Em caso de destituição da entidade exploradora das suas funções de exploração turística, a nova entidade exploradora sucede na posição contratual da entidade exploradora destituída em todos os contratos de exploração turística celebrados com os proprietários do empreendimento ou com terceiros, no âmbito das referidas funções de exploração, aplicando-se, com as necessárias adaptações, o disposto nos artigos 424.º a 427.º do Código Civil. </w:t>
      </w:r>
    </w:p>
    <w:p w14:paraId="4083DFB3" w14:textId="77777777" w:rsidR="00CE19ED" w:rsidRPr="00FC7A70" w:rsidRDefault="00CE19ED" w:rsidP="00DF7BBF">
      <w:pPr>
        <w:widowControl w:val="0"/>
        <w:spacing w:after="120"/>
        <w:rPr>
          <w:rFonts w:ascii="Garamond" w:hAnsi="Garamond"/>
          <w:color w:val="000000" w:themeColor="text1"/>
          <w:szCs w:val="24"/>
        </w:rPr>
      </w:pPr>
    </w:p>
    <w:p w14:paraId="07370BC4" w14:textId="6C4A2A48" w:rsidR="00191A8D" w:rsidRPr="00FC7A70" w:rsidRDefault="00191A8D"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V</w:t>
      </w:r>
    </w:p>
    <w:p w14:paraId="65CB21DD" w14:textId="6856AE2A" w:rsidR="00191A8D" w:rsidRPr="00FC7A70" w:rsidRDefault="00293DFC"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E</w:t>
      </w:r>
      <w:r w:rsidR="00D70CDC" w:rsidRPr="00FC7A70">
        <w:rPr>
          <w:rFonts w:ascii="Garamond" w:hAnsi="Garamond"/>
          <w:smallCaps/>
          <w:color w:val="000000" w:themeColor="text1"/>
          <w:szCs w:val="24"/>
        </w:rPr>
        <w:t>stabelecimentos de a</w:t>
      </w:r>
      <w:r w:rsidR="00191A8D" w:rsidRPr="00FC7A70">
        <w:rPr>
          <w:rFonts w:ascii="Garamond" w:hAnsi="Garamond"/>
          <w:smallCaps/>
          <w:color w:val="000000" w:themeColor="text1"/>
          <w:szCs w:val="24"/>
        </w:rPr>
        <w:t xml:space="preserve">lojamento </w:t>
      </w:r>
      <w:r w:rsidR="00D70CDC" w:rsidRPr="00FC7A70">
        <w:rPr>
          <w:rFonts w:ascii="Garamond" w:hAnsi="Garamond"/>
          <w:smallCaps/>
          <w:color w:val="000000" w:themeColor="text1"/>
          <w:szCs w:val="24"/>
        </w:rPr>
        <w:t>local</w:t>
      </w:r>
    </w:p>
    <w:p w14:paraId="3C8488B3" w14:textId="77777777" w:rsidR="00191A8D" w:rsidRPr="00FC7A70" w:rsidRDefault="00191A8D" w:rsidP="00DF7BBF">
      <w:pPr>
        <w:widowControl w:val="0"/>
        <w:spacing w:after="120"/>
        <w:rPr>
          <w:rFonts w:ascii="Garamond" w:hAnsi="Garamond"/>
          <w:color w:val="000000" w:themeColor="text1"/>
          <w:szCs w:val="24"/>
        </w:rPr>
      </w:pPr>
    </w:p>
    <w:p w14:paraId="477B1CFD" w14:textId="77777777" w:rsidR="00695BF3" w:rsidRPr="00FC7A70" w:rsidRDefault="00695BF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p>
    <w:p w14:paraId="5913FC69" w14:textId="4A400CE4" w:rsidR="00695BF3" w:rsidRPr="00FC7A70" w:rsidRDefault="00695BF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gerais</w:t>
      </w:r>
    </w:p>
    <w:p w14:paraId="3B6FB4E2" w14:textId="77777777" w:rsidR="00695BF3" w:rsidRPr="00FC7A70" w:rsidRDefault="00695BF3" w:rsidP="00DF7BBF">
      <w:pPr>
        <w:widowControl w:val="0"/>
        <w:spacing w:after="120"/>
        <w:rPr>
          <w:rFonts w:ascii="Garamond" w:hAnsi="Garamond"/>
          <w:color w:val="000000" w:themeColor="text1"/>
          <w:szCs w:val="24"/>
        </w:rPr>
      </w:pPr>
    </w:p>
    <w:p w14:paraId="19AEAC28" w14:textId="77777777" w:rsidR="00191A8D" w:rsidRPr="00FC7A70" w:rsidRDefault="00191A8D"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04" w:name="_Ref228199851"/>
    </w:p>
    <w:bookmarkEnd w:id="1404"/>
    <w:p w14:paraId="42458FB9" w14:textId="548CE2BB" w:rsidR="00191A8D" w:rsidRPr="00FC7A70" w:rsidRDefault="00191A8D"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Âmbito</w:t>
      </w:r>
      <w:r w:rsidR="005D6F25" w:rsidRPr="00FC7A70">
        <w:rPr>
          <w:rFonts w:ascii="Garamond" w:hAnsi="Garamond"/>
          <w:color w:val="000000" w:themeColor="text1"/>
          <w:szCs w:val="24"/>
        </w:rPr>
        <w:t xml:space="preserve"> e modalidades</w:t>
      </w:r>
    </w:p>
    <w:p w14:paraId="6566C3A8" w14:textId="058BD742" w:rsidR="00191A8D" w:rsidRPr="001F30A5" w:rsidRDefault="000A3954"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Consideram-se estabelecimentos de alojamento local aqueles que prestam serviços de alojamento temporário, nomeadamente a turistas, mediante remuneração, e que reúnam os requisitos previstos n</w:t>
      </w:r>
      <w:r w:rsidR="000D4B99" w:rsidRPr="001F30A5">
        <w:rPr>
          <w:rFonts w:ascii="Garamond" w:hAnsi="Garamond"/>
          <w:color w:val="000000" w:themeColor="text1"/>
          <w:szCs w:val="24"/>
        </w:rPr>
        <w:t>a presente secção.</w:t>
      </w:r>
    </w:p>
    <w:p w14:paraId="0C2DFF1F" w14:textId="2E6AC2DB" w:rsidR="002E5EDB" w:rsidRPr="001F30A5" w:rsidRDefault="002E5EDB"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A exploração de estabelecimentos de alojamento local corresponde ao exercício, por pessoa singular ou coletiva, da atividade de prestação de serviços de alojamento.</w:t>
      </w:r>
    </w:p>
    <w:p w14:paraId="6F28A741" w14:textId="03C82052" w:rsidR="003239F9" w:rsidRPr="001F30A5" w:rsidRDefault="003239F9"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Presume-se existir exploração e intermediação de estabelecimento de alojamento local quando um imóvel ou fração deste:</w:t>
      </w:r>
    </w:p>
    <w:p w14:paraId="7CF81958" w14:textId="77777777" w:rsidR="003239F9" w:rsidRPr="00FC7A70" w:rsidRDefault="003239F9" w:rsidP="009D590A">
      <w:pPr>
        <w:widowControl w:val="0"/>
        <w:numPr>
          <w:ilvl w:val="0"/>
          <w:numId w:val="235"/>
        </w:numPr>
        <w:spacing w:after="120"/>
        <w:ind w:left="851" w:hanging="284"/>
        <w:rPr>
          <w:rFonts w:ascii="Garamond" w:hAnsi="Garamond"/>
          <w:color w:val="000000" w:themeColor="text1"/>
          <w:szCs w:val="24"/>
        </w:rPr>
      </w:pPr>
      <w:r w:rsidRPr="00FC7A70">
        <w:rPr>
          <w:rFonts w:ascii="Garamond" w:hAnsi="Garamond"/>
          <w:color w:val="000000" w:themeColor="text1"/>
          <w:szCs w:val="24"/>
        </w:rPr>
        <w:t>Seja publicitado, disponibilizado ou objeto de intermediação, por qualquer forma, entidade ou meio, nomeadamente em agências de viagens e turismo ou sites da Internet, como alojamento para turistas ou como alojamento temporário; ou</w:t>
      </w:r>
    </w:p>
    <w:p w14:paraId="33BF350D" w14:textId="77777777" w:rsidR="003239F9" w:rsidRPr="00FC7A70" w:rsidRDefault="003239F9" w:rsidP="009D590A">
      <w:pPr>
        <w:widowControl w:val="0"/>
        <w:numPr>
          <w:ilvl w:val="0"/>
          <w:numId w:val="235"/>
        </w:numPr>
        <w:spacing w:after="120"/>
        <w:ind w:left="851" w:hanging="284"/>
        <w:rPr>
          <w:rFonts w:ascii="Garamond" w:hAnsi="Garamond"/>
          <w:color w:val="000000" w:themeColor="text1"/>
          <w:szCs w:val="24"/>
        </w:rPr>
      </w:pPr>
      <w:r w:rsidRPr="00FC7A70">
        <w:rPr>
          <w:rFonts w:ascii="Garamond" w:hAnsi="Garamond"/>
          <w:color w:val="000000" w:themeColor="text1"/>
          <w:szCs w:val="24"/>
        </w:rPr>
        <w:t>Estando mobilado e equipado, neste sejam oferecidos ao público em geral, além de dormida, serviços complementares ao alojamento, nomeadamente limpeza, por períodos inferiores a 30 dias.</w:t>
      </w:r>
    </w:p>
    <w:p w14:paraId="7668B463" w14:textId="1F7124C7" w:rsidR="003239F9" w:rsidRPr="00FC7A70" w:rsidRDefault="003239F9"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presunção referida no número anterior pode ser ilidida nos termos gerais de direito, designadamente mediante apresentação de contrato de arrendamento urbano devidamente registado nos serviços de finanças.</w:t>
      </w:r>
    </w:p>
    <w:p w14:paraId="3048B783" w14:textId="7FB0D1C1" w:rsidR="005D6F25" w:rsidRPr="00FC7A70" w:rsidRDefault="005D6F25"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estabelecimentos de alojamento local devem integrar-se numa das seguintes modalidades:</w:t>
      </w:r>
    </w:p>
    <w:p w14:paraId="5D6834D7" w14:textId="6BD70BEF" w:rsidR="005D6F25" w:rsidRPr="00FC7A70" w:rsidRDefault="00E975C5" w:rsidP="009D590A">
      <w:pPr>
        <w:widowControl w:val="0"/>
        <w:numPr>
          <w:ilvl w:val="0"/>
          <w:numId w:val="236"/>
        </w:numPr>
        <w:spacing w:after="120"/>
        <w:ind w:left="851" w:hanging="284"/>
        <w:rPr>
          <w:rFonts w:ascii="Garamond" w:hAnsi="Garamond"/>
          <w:color w:val="000000" w:themeColor="text1"/>
          <w:szCs w:val="24"/>
        </w:rPr>
      </w:pPr>
      <w:r w:rsidRPr="00FC7A70">
        <w:rPr>
          <w:rFonts w:ascii="Garamond" w:hAnsi="Garamond"/>
          <w:color w:val="000000" w:themeColor="text1"/>
          <w:szCs w:val="24"/>
        </w:rPr>
        <w:t>Moradia,</w:t>
      </w:r>
      <w:r w:rsidR="00F540B4" w:rsidRPr="00FC7A70">
        <w:rPr>
          <w:rFonts w:ascii="Garamond" w:hAnsi="Garamond"/>
          <w:color w:val="000000" w:themeColor="text1"/>
          <w:szCs w:val="24"/>
        </w:rPr>
        <w:t xml:space="preserve"> que corresponde ao estabelecimento de alojamento local cuja unidade de alojamento é constituída por um edifício autónomo, de </w:t>
      </w:r>
      <w:r w:rsidR="00E910C8" w:rsidRPr="00FC7A70">
        <w:rPr>
          <w:rFonts w:ascii="Garamond" w:hAnsi="Garamond"/>
          <w:color w:val="000000" w:themeColor="text1"/>
          <w:szCs w:val="24"/>
        </w:rPr>
        <w:t>carácter</w:t>
      </w:r>
      <w:r w:rsidR="00F540B4" w:rsidRPr="00FC7A70">
        <w:rPr>
          <w:rFonts w:ascii="Garamond" w:hAnsi="Garamond"/>
          <w:color w:val="000000" w:themeColor="text1"/>
          <w:szCs w:val="24"/>
        </w:rPr>
        <w:t xml:space="preserve"> unifamiliar,</w:t>
      </w:r>
    </w:p>
    <w:p w14:paraId="183E6605" w14:textId="2E9833BD" w:rsidR="00F540B4" w:rsidRPr="00FC7A70" w:rsidRDefault="00F540B4" w:rsidP="009D590A">
      <w:pPr>
        <w:widowControl w:val="0"/>
        <w:numPr>
          <w:ilvl w:val="0"/>
          <w:numId w:val="236"/>
        </w:numPr>
        <w:spacing w:after="120"/>
        <w:ind w:left="851" w:hanging="284"/>
        <w:rPr>
          <w:rFonts w:ascii="Garamond" w:hAnsi="Garamond"/>
          <w:color w:val="000000" w:themeColor="text1"/>
          <w:szCs w:val="24"/>
        </w:rPr>
      </w:pPr>
      <w:r w:rsidRPr="00FC7A70">
        <w:rPr>
          <w:rFonts w:ascii="Garamond" w:hAnsi="Garamond"/>
          <w:color w:val="000000" w:themeColor="text1"/>
          <w:szCs w:val="24"/>
        </w:rPr>
        <w:t>Apartamento, que corresponde ao estabelecimento de alojamento local cuja unidade de alojamento é constituída por uma fração autónoma de edifício ou parte de prédio urbano suscetível de utilização independente</w:t>
      </w:r>
      <w:r w:rsidR="00234A75" w:rsidRPr="00FC7A70">
        <w:rPr>
          <w:rFonts w:ascii="Garamond" w:hAnsi="Garamond"/>
          <w:color w:val="000000" w:themeColor="text1"/>
          <w:szCs w:val="24"/>
        </w:rPr>
        <w:t>;</w:t>
      </w:r>
    </w:p>
    <w:p w14:paraId="1134FBAE" w14:textId="2F7E8B41" w:rsidR="00234A75" w:rsidRPr="00FC7A70" w:rsidRDefault="00234A75" w:rsidP="009D590A">
      <w:pPr>
        <w:widowControl w:val="0"/>
        <w:numPr>
          <w:ilvl w:val="0"/>
          <w:numId w:val="236"/>
        </w:numPr>
        <w:spacing w:after="120"/>
        <w:ind w:left="851" w:hanging="284"/>
        <w:rPr>
          <w:rFonts w:ascii="Garamond" w:hAnsi="Garamond"/>
          <w:color w:val="000000" w:themeColor="text1"/>
          <w:szCs w:val="24"/>
        </w:rPr>
      </w:pPr>
      <w:r w:rsidRPr="00FC7A70">
        <w:rPr>
          <w:rFonts w:ascii="Garamond" w:hAnsi="Garamond"/>
          <w:color w:val="000000" w:themeColor="text1"/>
          <w:szCs w:val="24"/>
        </w:rPr>
        <w:t>Estabelecimento de hospedagem, que corresponde ao estabelecimento de alojamento local cujas unidades de alojamento são constituídas por quartos, integrados numa fração autónoma de edifício, num prédio urbano ou numa parte de prédio urbano suscetível de utilização independente;</w:t>
      </w:r>
    </w:p>
    <w:p w14:paraId="66FD9D30" w14:textId="4CB713E7" w:rsidR="00E975C5" w:rsidRPr="00FC7A70" w:rsidRDefault="00EF757A" w:rsidP="009D590A">
      <w:pPr>
        <w:widowControl w:val="0"/>
        <w:numPr>
          <w:ilvl w:val="0"/>
          <w:numId w:val="23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Hostel, </w:t>
      </w:r>
      <w:r w:rsidR="009F1B5A" w:rsidRPr="00FC7A70">
        <w:rPr>
          <w:rFonts w:ascii="Garamond" w:hAnsi="Garamond"/>
          <w:color w:val="000000" w:themeColor="text1"/>
          <w:szCs w:val="24"/>
        </w:rPr>
        <w:t>que corresponde ao</w:t>
      </w:r>
      <w:r w:rsidR="000C0FAE" w:rsidRPr="00FC7A70">
        <w:rPr>
          <w:rFonts w:ascii="Garamond" w:hAnsi="Garamond"/>
          <w:color w:val="000000" w:themeColor="text1"/>
          <w:szCs w:val="24"/>
        </w:rPr>
        <w:t xml:space="preserve"> estabelecimento de alojamento local cuja unidade de alojamento predominante seja o dormitório, </w:t>
      </w:r>
      <w:r w:rsidR="005751B2" w:rsidRPr="00FC7A70">
        <w:rPr>
          <w:rFonts w:ascii="Garamond" w:hAnsi="Garamond"/>
          <w:color w:val="000000" w:themeColor="text1"/>
          <w:szCs w:val="24"/>
        </w:rPr>
        <w:t xml:space="preserve">não podendo o número de quartos ser superior a nove, </w:t>
      </w:r>
      <w:r w:rsidR="000C0FAE" w:rsidRPr="00FC7A70">
        <w:rPr>
          <w:rFonts w:ascii="Garamond" w:hAnsi="Garamond"/>
          <w:color w:val="000000" w:themeColor="text1"/>
          <w:szCs w:val="24"/>
        </w:rPr>
        <w:t>considerando-se predominante sempre que o número de utentes em dormitório seja superior ao número de utentes em quarto;</w:t>
      </w:r>
    </w:p>
    <w:p w14:paraId="22B48422" w14:textId="68BA63EC" w:rsidR="00B20C94" w:rsidRPr="00FC7A70" w:rsidRDefault="000C0FAE" w:rsidP="009D590A">
      <w:pPr>
        <w:widowControl w:val="0"/>
        <w:numPr>
          <w:ilvl w:val="0"/>
          <w:numId w:val="236"/>
        </w:numPr>
        <w:spacing w:after="120"/>
        <w:ind w:left="851" w:hanging="284"/>
        <w:rPr>
          <w:rFonts w:ascii="Garamond" w:hAnsi="Garamond"/>
          <w:color w:val="000000" w:themeColor="text1"/>
          <w:szCs w:val="24"/>
        </w:rPr>
      </w:pPr>
      <w:r w:rsidRPr="00FC7A70">
        <w:rPr>
          <w:rFonts w:ascii="Garamond" w:hAnsi="Garamond"/>
          <w:color w:val="000000" w:themeColor="text1"/>
          <w:szCs w:val="24"/>
        </w:rPr>
        <w:t>Quartos, em que a exploração d</w:t>
      </w:r>
      <w:r w:rsidR="00867428" w:rsidRPr="00FC7A70">
        <w:rPr>
          <w:rFonts w:ascii="Garamond" w:hAnsi="Garamond"/>
          <w:color w:val="000000" w:themeColor="text1"/>
          <w:szCs w:val="24"/>
        </w:rPr>
        <w:t>o estabelecimento d</w:t>
      </w:r>
      <w:r w:rsidRPr="00FC7A70">
        <w:rPr>
          <w:rFonts w:ascii="Garamond" w:hAnsi="Garamond"/>
          <w:color w:val="000000" w:themeColor="text1"/>
          <w:szCs w:val="24"/>
        </w:rPr>
        <w:t>e alojamento local</w:t>
      </w:r>
      <w:r w:rsidR="009F1B5A" w:rsidRPr="00FC7A70">
        <w:rPr>
          <w:rFonts w:ascii="Garamond" w:hAnsi="Garamond"/>
          <w:color w:val="000000" w:themeColor="text1"/>
          <w:szCs w:val="24"/>
        </w:rPr>
        <w:t xml:space="preserve"> é</w:t>
      </w:r>
      <w:r w:rsidRPr="00FC7A70">
        <w:rPr>
          <w:rFonts w:ascii="Garamond" w:hAnsi="Garamond"/>
          <w:color w:val="000000" w:themeColor="text1"/>
          <w:szCs w:val="24"/>
        </w:rPr>
        <w:t xml:space="preserve"> feita na residência do locador, que corresponde ao seu domicílio fiscal, sendo a unidade de alojamento o quarto e só sendo possível, nesta modalidade, ter um máximo de três unidades</w:t>
      </w:r>
    </w:p>
    <w:p w14:paraId="6B4B1A82" w14:textId="45DE32D3" w:rsidR="00994B1E" w:rsidRPr="00FC7A70" w:rsidRDefault="005D6F25"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proibida a exploração como estabelecimentos de alojamento local de estabelecimentos que reúnam os requisitos para serem considerados empreendimentos turísticos, nos termos da secção anterior.</w:t>
      </w:r>
    </w:p>
    <w:p w14:paraId="7A1BC3EE" w14:textId="5FA7E3F6" w:rsidR="00994B1E" w:rsidRPr="00FC7A70" w:rsidRDefault="00331A01"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previsto no número anterior, </w:t>
      </w:r>
      <w:r w:rsidR="00994B1E" w:rsidRPr="00FC7A70">
        <w:rPr>
          <w:rFonts w:ascii="Garamond" w:hAnsi="Garamond"/>
          <w:color w:val="000000" w:themeColor="text1"/>
          <w:szCs w:val="24"/>
        </w:rPr>
        <w:t xml:space="preserve">o Turismo de Portugal, I. P., </w:t>
      </w:r>
      <w:r w:rsidR="003A00A6" w:rsidRPr="00FC7A70">
        <w:rPr>
          <w:rFonts w:ascii="Garamond" w:hAnsi="Garamond"/>
          <w:color w:val="000000" w:themeColor="text1"/>
          <w:szCs w:val="24"/>
        </w:rPr>
        <w:t>após</w:t>
      </w:r>
      <w:r w:rsidR="00F8432B" w:rsidRPr="00FC7A70">
        <w:rPr>
          <w:rFonts w:ascii="Garamond" w:hAnsi="Garamond"/>
          <w:color w:val="000000" w:themeColor="text1"/>
          <w:szCs w:val="24"/>
        </w:rPr>
        <w:t xml:space="preserve"> a realização de vistoria de revisão nos termos do </w:t>
      </w:r>
      <w:r w:rsidR="00C36D27" w:rsidRPr="00FC7A70">
        <w:rPr>
          <w:rFonts w:ascii="Garamond" w:hAnsi="Garamond"/>
          <w:color w:val="000000" w:themeColor="text1"/>
          <w:szCs w:val="24"/>
        </w:rPr>
        <w:fldChar w:fldCharType="begin"/>
      </w:r>
      <w:r w:rsidR="00C36D27" w:rsidRPr="00FC7A70">
        <w:rPr>
          <w:rFonts w:ascii="Garamond" w:hAnsi="Garamond"/>
          <w:color w:val="000000" w:themeColor="text1"/>
          <w:szCs w:val="24"/>
        </w:rPr>
        <w:instrText xml:space="preserve"> REF _Ref225506390 \r \h </w:instrText>
      </w:r>
      <w:r w:rsidR="00FC7A70" w:rsidRPr="00FC7A70">
        <w:rPr>
          <w:rFonts w:ascii="Garamond" w:hAnsi="Garamond"/>
          <w:color w:val="000000" w:themeColor="text1"/>
          <w:szCs w:val="24"/>
        </w:rPr>
        <w:instrText xml:space="preserve"> \* MERGEFORMAT </w:instrText>
      </w:r>
      <w:r w:rsidR="00C36D27" w:rsidRPr="00FC7A70">
        <w:rPr>
          <w:rFonts w:ascii="Garamond" w:hAnsi="Garamond"/>
          <w:color w:val="000000" w:themeColor="text1"/>
          <w:szCs w:val="24"/>
        </w:rPr>
      </w:r>
      <w:r w:rsidR="00C36D27" w:rsidRPr="00FC7A70">
        <w:rPr>
          <w:rFonts w:ascii="Garamond" w:hAnsi="Garamond"/>
          <w:color w:val="000000" w:themeColor="text1"/>
          <w:szCs w:val="24"/>
        </w:rPr>
        <w:fldChar w:fldCharType="separate"/>
      </w:r>
      <w:ins w:id="1405" w:author="Maria João Torres" w:date="2026-09-10T18:42:00Z" w16du:dateUtc="2026-09-10T17:42:00Z">
        <w:r w:rsidR="006F1807">
          <w:rPr>
            <w:rFonts w:ascii="Garamond" w:hAnsi="Garamond"/>
            <w:color w:val="000000" w:themeColor="text1"/>
            <w:szCs w:val="24"/>
          </w:rPr>
          <w:t>a</w:t>
        </w:r>
      </w:ins>
      <w:del w:id="1406" w:author="Maria João Torres" w:date="2026-09-10T18:42:00Z" w16du:dateUtc="2026-09-10T17:42:00Z">
        <w:r w:rsidR="009D4F47">
          <w:rPr>
            <w:rFonts w:ascii="Garamond" w:hAnsi="Garamond"/>
            <w:color w:val="000000" w:themeColor="text1"/>
            <w:szCs w:val="24"/>
          </w:rPr>
          <w:delText>A</w:delText>
        </w:r>
      </w:del>
      <w:r w:rsidR="009D4F47">
        <w:rPr>
          <w:rFonts w:ascii="Garamond" w:hAnsi="Garamond"/>
          <w:color w:val="000000" w:themeColor="text1"/>
          <w:szCs w:val="24"/>
        </w:rPr>
        <w:t>rtigo 32.º</w:t>
      </w:r>
      <w:r w:rsidR="00C36D27" w:rsidRPr="00FC7A70">
        <w:rPr>
          <w:rFonts w:ascii="Garamond" w:hAnsi="Garamond"/>
          <w:color w:val="000000" w:themeColor="text1"/>
          <w:szCs w:val="24"/>
        </w:rPr>
        <w:fldChar w:fldCharType="end"/>
      </w:r>
      <w:r w:rsidR="00C36D27" w:rsidRPr="00FC7A70">
        <w:rPr>
          <w:rFonts w:ascii="Garamond" w:hAnsi="Garamond"/>
          <w:color w:val="000000" w:themeColor="text1"/>
          <w:szCs w:val="24"/>
        </w:rPr>
        <w:t xml:space="preserve">, </w:t>
      </w:r>
      <w:r w:rsidR="00994B1E" w:rsidRPr="00FC7A70">
        <w:rPr>
          <w:rFonts w:ascii="Garamond" w:hAnsi="Garamond"/>
          <w:color w:val="000000" w:themeColor="text1"/>
          <w:szCs w:val="24"/>
        </w:rPr>
        <w:t xml:space="preserve">fixa um prazo não inferior a 30 dias, prorrogável, para que o estabelecimento inicie o processo de </w:t>
      </w:r>
      <w:r w:rsidR="00E040CF" w:rsidRPr="00FC7A70">
        <w:rPr>
          <w:rFonts w:ascii="Garamond" w:hAnsi="Garamond"/>
          <w:color w:val="000000" w:themeColor="text1"/>
          <w:szCs w:val="24"/>
        </w:rPr>
        <w:t>alteração de uso do título urbanístico</w:t>
      </w:r>
      <w:r w:rsidR="00240811" w:rsidRPr="00FC7A70">
        <w:rPr>
          <w:rFonts w:ascii="Garamond" w:hAnsi="Garamond"/>
          <w:color w:val="000000" w:themeColor="text1"/>
          <w:szCs w:val="24"/>
        </w:rPr>
        <w:t>, bem como o procedimento relativo ao título digital de atividade económica correspondente</w:t>
      </w:r>
      <w:r w:rsidR="00994B1E" w:rsidRPr="00FC7A70">
        <w:rPr>
          <w:rFonts w:ascii="Garamond" w:hAnsi="Garamond"/>
          <w:color w:val="000000" w:themeColor="text1"/>
          <w:szCs w:val="24"/>
        </w:rPr>
        <w:t>.</w:t>
      </w:r>
    </w:p>
    <w:p w14:paraId="12920F08" w14:textId="3EE66923" w:rsidR="00820124" w:rsidRPr="00FC7A70" w:rsidRDefault="00820124" w:rsidP="00DF7BBF">
      <w:pPr>
        <w:pStyle w:val="PargrafodaLista"/>
        <w:widowControl w:val="0"/>
        <w:numPr>
          <w:ilvl w:val="0"/>
          <w:numId w:val="357"/>
        </w:numPr>
        <w:spacing w:after="120"/>
        <w:ind w:left="426" w:hanging="426"/>
        <w:contextualSpacing w:val="0"/>
        <w:rPr>
          <w:rFonts w:ascii="Garamond" w:hAnsi="Garamond"/>
          <w:color w:val="000000" w:themeColor="text1"/>
          <w:szCs w:val="24"/>
        </w:rPr>
      </w:pPr>
      <w:commentRangeStart w:id="1407"/>
      <w:commentRangeStart w:id="1408"/>
      <w:r w:rsidRPr="00FC7A70">
        <w:rPr>
          <w:rFonts w:ascii="Garamond" w:hAnsi="Garamond"/>
          <w:color w:val="000000" w:themeColor="text1"/>
          <w:szCs w:val="24"/>
        </w:rPr>
        <w:t xml:space="preserve">O incumprimento, no prazo fixado, dos procedimentos referidos no número anterior, </w:t>
      </w:r>
      <w:r w:rsidR="00312A78" w:rsidRPr="00FC7A70">
        <w:rPr>
          <w:rFonts w:ascii="Garamond" w:hAnsi="Garamond"/>
          <w:color w:val="000000" w:themeColor="text1"/>
          <w:szCs w:val="24"/>
        </w:rPr>
        <w:t>constitui</w:t>
      </w:r>
      <w:r w:rsidRPr="00FC7A70">
        <w:rPr>
          <w:rFonts w:ascii="Garamond" w:hAnsi="Garamond"/>
          <w:color w:val="000000" w:themeColor="text1"/>
          <w:szCs w:val="24"/>
        </w:rPr>
        <w:t xml:space="preserve"> contraordenação económica grave, punível nos termos do RJCE.</w:t>
      </w:r>
      <w:commentRangeEnd w:id="1407"/>
      <w:r w:rsidR="0012076C" w:rsidRPr="00FC7A70">
        <w:rPr>
          <w:rStyle w:val="Refdecomentrio"/>
          <w:rFonts w:ascii="Garamond" w:hAnsi="Garamond"/>
          <w:color w:val="000000" w:themeColor="text1"/>
          <w:sz w:val="24"/>
          <w:szCs w:val="24"/>
        </w:rPr>
        <w:commentReference w:id="1407"/>
      </w:r>
      <w:commentRangeEnd w:id="1408"/>
      <w:r w:rsidRPr="00FC7A70">
        <w:rPr>
          <w:rStyle w:val="Refdecomentrio"/>
          <w:rFonts w:ascii="Garamond" w:hAnsi="Garamond"/>
          <w:color w:val="000000" w:themeColor="text1"/>
          <w:sz w:val="24"/>
          <w:szCs w:val="24"/>
        </w:rPr>
        <w:commentReference w:id="1408"/>
      </w:r>
    </w:p>
    <w:p w14:paraId="39188F3D" w14:textId="77777777" w:rsidR="00191A8D" w:rsidRPr="00FC7A70" w:rsidRDefault="00191A8D" w:rsidP="00DF7BBF">
      <w:pPr>
        <w:widowControl w:val="0"/>
        <w:spacing w:after="120"/>
        <w:rPr>
          <w:rFonts w:ascii="Garamond" w:hAnsi="Garamond"/>
          <w:color w:val="000000" w:themeColor="text1"/>
          <w:szCs w:val="24"/>
        </w:rPr>
      </w:pPr>
    </w:p>
    <w:p w14:paraId="2D1DB840" w14:textId="77777777" w:rsidR="00A83DEE" w:rsidRPr="00FC7A70" w:rsidRDefault="00A83DEE"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09" w:name="_Ref228208757"/>
    </w:p>
    <w:bookmarkEnd w:id="1409"/>
    <w:p w14:paraId="6A1CC0B1" w14:textId="583B922D" w:rsidR="00A83DEE" w:rsidRPr="00FC7A70" w:rsidRDefault="002E2FAC" w:rsidP="00DF7BBF">
      <w:pPr>
        <w:widowControl w:val="0"/>
        <w:spacing w:after="120"/>
        <w:ind w:left="360"/>
        <w:jc w:val="center"/>
        <w:outlineLvl w:val="1"/>
        <w:rPr>
          <w:rFonts w:ascii="Garamond" w:hAnsi="Garamond"/>
          <w:color w:val="000000" w:themeColor="text1"/>
          <w:szCs w:val="24"/>
        </w:rPr>
      </w:pPr>
      <w:r w:rsidRPr="00FC7A70">
        <w:rPr>
          <w:rFonts w:ascii="Garamond" w:hAnsi="Garamond"/>
          <w:color w:val="000000" w:themeColor="text1"/>
          <w:szCs w:val="24"/>
        </w:rPr>
        <w:t>Capacidade</w:t>
      </w:r>
    </w:p>
    <w:p w14:paraId="7243A2BA" w14:textId="7A73EC58" w:rsidR="002E2FAC" w:rsidRPr="001F30A5" w:rsidRDefault="002E2FAC" w:rsidP="00DF7BBF">
      <w:pPr>
        <w:pStyle w:val="PargrafodaLista"/>
        <w:widowControl w:val="0"/>
        <w:numPr>
          <w:ilvl w:val="0"/>
          <w:numId w:val="358"/>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A capacidade máxima dos estabelecimentos de alojamento local, com exceção da modalidade de quartos e hostel, é de nove quartos e de 27 utentes, sem prejuízo do disposto nos números seguintes.</w:t>
      </w:r>
    </w:p>
    <w:p w14:paraId="27C6B44E" w14:textId="6F063DA0" w:rsidR="002E2FAC" w:rsidRPr="001F30A5" w:rsidRDefault="002E2FAC" w:rsidP="00DF7BBF">
      <w:pPr>
        <w:pStyle w:val="PargrafodaLista"/>
        <w:widowControl w:val="0"/>
        <w:numPr>
          <w:ilvl w:val="0"/>
          <w:numId w:val="358"/>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 xml:space="preserve">Nas modalidades previstas nas alíneas </w:t>
      </w:r>
      <w:r w:rsidRPr="001F30A5">
        <w:rPr>
          <w:rFonts w:ascii="Garamond" w:hAnsi="Garamond"/>
          <w:i/>
          <w:iCs/>
          <w:color w:val="000000" w:themeColor="text1"/>
          <w:szCs w:val="24"/>
        </w:rPr>
        <w:t>a), b), c)</w:t>
      </w:r>
      <w:r w:rsidRPr="001F30A5">
        <w:rPr>
          <w:rFonts w:ascii="Garamond" w:hAnsi="Garamond"/>
          <w:color w:val="000000" w:themeColor="text1"/>
          <w:szCs w:val="24"/>
        </w:rPr>
        <w:t xml:space="preserve"> e </w:t>
      </w:r>
      <w:r w:rsidRPr="001F30A5">
        <w:rPr>
          <w:rFonts w:ascii="Garamond" w:hAnsi="Garamond"/>
          <w:i/>
          <w:iCs/>
          <w:color w:val="000000" w:themeColor="text1"/>
          <w:szCs w:val="24"/>
        </w:rPr>
        <w:t>d)</w:t>
      </w:r>
      <w:r w:rsidRPr="001F30A5">
        <w:rPr>
          <w:rFonts w:ascii="Garamond" w:hAnsi="Garamond"/>
          <w:color w:val="000000" w:themeColor="text1"/>
          <w:szCs w:val="24"/>
        </w:rPr>
        <w:t xml:space="preserve"> do n.º </w:t>
      </w:r>
      <w:r w:rsidR="001F0743" w:rsidRPr="001F30A5">
        <w:rPr>
          <w:rFonts w:ascii="Garamond" w:hAnsi="Garamond"/>
          <w:color w:val="000000" w:themeColor="text1"/>
          <w:szCs w:val="24"/>
        </w:rPr>
        <w:t>5</w:t>
      </w:r>
      <w:r w:rsidRPr="001F30A5">
        <w:rPr>
          <w:rFonts w:ascii="Garamond" w:hAnsi="Garamond"/>
          <w:color w:val="000000" w:themeColor="text1"/>
          <w:szCs w:val="24"/>
        </w:rPr>
        <w:t xml:space="preserve"> do</w:t>
      </w:r>
      <w:r w:rsidR="00F875BA" w:rsidRPr="001F30A5">
        <w:rPr>
          <w:rFonts w:ascii="Garamond" w:hAnsi="Garamond"/>
          <w:color w:val="000000" w:themeColor="text1"/>
          <w:szCs w:val="24"/>
        </w:rPr>
        <w:t xml:space="preserve"> </w:t>
      </w:r>
      <w:r w:rsidR="00F875BA" w:rsidRPr="001F30A5">
        <w:rPr>
          <w:rFonts w:ascii="Garamond" w:hAnsi="Garamond"/>
          <w:color w:val="000000" w:themeColor="text1"/>
          <w:szCs w:val="24"/>
        </w:rPr>
        <w:fldChar w:fldCharType="begin"/>
      </w:r>
      <w:r w:rsidR="00F875BA" w:rsidRPr="001F30A5">
        <w:rPr>
          <w:rFonts w:ascii="Garamond" w:hAnsi="Garamond"/>
          <w:color w:val="000000" w:themeColor="text1"/>
          <w:szCs w:val="24"/>
        </w:rPr>
        <w:instrText xml:space="preserve"> REF _Ref228199851 \r \h </w:instrText>
      </w:r>
      <w:r w:rsidR="00FC7A70" w:rsidRPr="001F30A5">
        <w:rPr>
          <w:rFonts w:ascii="Garamond" w:hAnsi="Garamond"/>
          <w:color w:val="000000" w:themeColor="text1"/>
          <w:szCs w:val="24"/>
        </w:rPr>
        <w:instrText xml:space="preserve"> \* MERGEFORMAT </w:instrText>
      </w:r>
      <w:r w:rsidR="00F875BA" w:rsidRPr="001F30A5">
        <w:rPr>
          <w:rFonts w:ascii="Garamond" w:hAnsi="Garamond"/>
          <w:color w:val="000000" w:themeColor="text1"/>
          <w:szCs w:val="24"/>
        </w:rPr>
      </w:r>
      <w:r w:rsidR="00F875BA" w:rsidRPr="001F30A5">
        <w:rPr>
          <w:rFonts w:ascii="Garamond" w:hAnsi="Garamond"/>
          <w:color w:val="000000" w:themeColor="text1"/>
          <w:szCs w:val="24"/>
        </w:rPr>
        <w:fldChar w:fldCharType="separate"/>
      </w:r>
      <w:ins w:id="1410" w:author="Maria João Torres" w:date="2026-09-10T19:05:00Z" w16du:dateUtc="2026-09-10T18:05:00Z">
        <w:r w:rsidR="001E0D3F">
          <w:rPr>
            <w:rFonts w:ascii="Garamond" w:hAnsi="Garamond"/>
            <w:color w:val="000000" w:themeColor="text1"/>
            <w:szCs w:val="24"/>
          </w:rPr>
          <w:t>a</w:t>
        </w:r>
      </w:ins>
      <w:del w:id="1411" w:author="Maria João Torres" w:date="2026-09-10T19:05:00Z" w16du:dateUtc="2026-09-10T18:05:00Z">
        <w:r w:rsidR="009D4F47">
          <w:rPr>
            <w:rFonts w:ascii="Garamond" w:hAnsi="Garamond"/>
            <w:color w:val="000000" w:themeColor="text1"/>
            <w:szCs w:val="24"/>
          </w:rPr>
          <w:delText>A</w:delText>
        </w:r>
      </w:del>
      <w:r w:rsidR="009D4F47">
        <w:rPr>
          <w:rFonts w:ascii="Garamond" w:hAnsi="Garamond"/>
          <w:color w:val="000000" w:themeColor="text1"/>
          <w:szCs w:val="24"/>
        </w:rPr>
        <w:t>rtigo 75.º</w:t>
      </w:r>
      <w:r w:rsidR="00F875BA" w:rsidRPr="001F30A5">
        <w:rPr>
          <w:rFonts w:ascii="Garamond" w:hAnsi="Garamond"/>
          <w:color w:val="000000" w:themeColor="text1"/>
          <w:szCs w:val="24"/>
        </w:rPr>
        <w:fldChar w:fldCharType="end"/>
      </w:r>
      <w:r w:rsidR="00F875BA" w:rsidRPr="001F30A5">
        <w:rPr>
          <w:rFonts w:ascii="Garamond" w:hAnsi="Garamond"/>
          <w:color w:val="000000" w:themeColor="text1"/>
          <w:szCs w:val="24"/>
        </w:rPr>
        <w:t xml:space="preserve">, </w:t>
      </w:r>
      <w:r w:rsidRPr="001F30A5">
        <w:rPr>
          <w:rFonts w:ascii="Garamond" w:hAnsi="Garamond"/>
          <w:color w:val="000000" w:themeColor="text1"/>
          <w:szCs w:val="24"/>
        </w:rPr>
        <w:t>a capacidade máxima é determinada pela multiplicação do número de quartos por dois, acrescida da possibilidade de acolhimento de mais dois utentes na sala no caso das modalidades apartamentos e moradias, nos termos dos indicadores do INE.</w:t>
      </w:r>
    </w:p>
    <w:p w14:paraId="0CFFDC32" w14:textId="625393A0" w:rsidR="002E2FAC" w:rsidRPr="001F30A5" w:rsidRDefault="002E2FAC" w:rsidP="00DF7BBF">
      <w:pPr>
        <w:pStyle w:val="PargrafodaLista"/>
        <w:widowControl w:val="0"/>
        <w:numPr>
          <w:ilvl w:val="0"/>
          <w:numId w:val="358"/>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Se tiverem condições adequadas, podem ser instaladas, nas unidades d</w:t>
      </w:r>
      <w:r w:rsidR="00CC7046" w:rsidRPr="001F30A5">
        <w:rPr>
          <w:rFonts w:ascii="Garamond" w:hAnsi="Garamond"/>
          <w:color w:val="000000" w:themeColor="text1"/>
          <w:szCs w:val="24"/>
        </w:rPr>
        <w:t>o estabelecimento d</w:t>
      </w:r>
      <w:r w:rsidRPr="001F30A5">
        <w:rPr>
          <w:rFonts w:ascii="Garamond" w:hAnsi="Garamond"/>
          <w:color w:val="000000" w:themeColor="text1"/>
          <w:szCs w:val="24"/>
        </w:rPr>
        <w:t xml:space="preserve">e alojamento local, camas convertíveis e/ou suplementares, desde que, no seu conjunto, não ultrapassem 50 </w:t>
      </w:r>
      <w:r w:rsidR="00B9569D" w:rsidRPr="001F30A5">
        <w:rPr>
          <w:rFonts w:ascii="Garamond" w:hAnsi="Garamond"/>
          <w:color w:val="000000" w:themeColor="text1"/>
          <w:szCs w:val="24"/>
        </w:rPr>
        <w:t>%</w:t>
      </w:r>
      <w:r w:rsidRPr="001F30A5">
        <w:rPr>
          <w:rFonts w:ascii="Garamond" w:hAnsi="Garamond"/>
          <w:color w:val="000000" w:themeColor="text1"/>
          <w:szCs w:val="24"/>
        </w:rPr>
        <w:t xml:space="preserve"> do número de camas fixas.</w:t>
      </w:r>
    </w:p>
    <w:p w14:paraId="302D8173" w14:textId="3FEE61D1" w:rsidR="002E2FAC" w:rsidRPr="001F30A5" w:rsidRDefault="002E2FAC" w:rsidP="00DF7BBF">
      <w:pPr>
        <w:pStyle w:val="PargrafodaLista"/>
        <w:widowControl w:val="0"/>
        <w:numPr>
          <w:ilvl w:val="0"/>
          <w:numId w:val="358"/>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É vedada a exploração, pelo mesmo proprietário ou titular de exploração, de mais de nove estabelecimentos de alojamento local na modalidade de apartamento, por edifício</w:t>
      </w:r>
      <w:r w:rsidR="009E620F" w:rsidRPr="001F30A5">
        <w:rPr>
          <w:rFonts w:ascii="Garamond" w:hAnsi="Garamond"/>
          <w:color w:val="000000" w:themeColor="text1"/>
          <w:szCs w:val="24"/>
        </w:rPr>
        <w:t>.</w:t>
      </w:r>
    </w:p>
    <w:p w14:paraId="5CCBD9D0" w14:textId="50DA5E86" w:rsidR="002E2FAC" w:rsidRPr="001F30A5" w:rsidRDefault="002E2FAC" w:rsidP="00DF7BBF">
      <w:pPr>
        <w:pStyle w:val="PargrafodaLista"/>
        <w:widowControl w:val="0"/>
        <w:numPr>
          <w:ilvl w:val="0"/>
          <w:numId w:val="358"/>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Para o cálculo de exploração referido no n.º 2, consideram-se os estabelecimentos de alojamento local na modalidade de apartamento registados em nome do cônjuge, descendentes e ascendentes do proprietário ou do titular de exploração e, bem assim, os registados em nome de pessoas coletivas distintas em que haja sócios comuns.</w:t>
      </w:r>
    </w:p>
    <w:p w14:paraId="6DCD3A90" w14:textId="4EF8E5CB" w:rsidR="00EF356A" w:rsidRPr="001F30A5" w:rsidRDefault="00EF356A" w:rsidP="00DF7BBF">
      <w:pPr>
        <w:pStyle w:val="PargrafodaLista"/>
        <w:widowControl w:val="0"/>
        <w:numPr>
          <w:ilvl w:val="0"/>
          <w:numId w:val="358"/>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A violação do disposto nos n.</w:t>
      </w:r>
      <w:r w:rsidR="00BA2AAD" w:rsidRPr="001F30A5">
        <w:rPr>
          <w:rFonts w:ascii="Garamond" w:hAnsi="Garamond"/>
          <w:color w:val="000000" w:themeColor="text1"/>
          <w:szCs w:val="24"/>
          <w:vertAlign w:val="superscript"/>
        </w:rPr>
        <w:t>os</w:t>
      </w:r>
      <w:r w:rsidR="00BA2AAD" w:rsidRPr="001F30A5">
        <w:rPr>
          <w:rFonts w:ascii="Garamond" w:hAnsi="Garamond"/>
          <w:color w:val="000000" w:themeColor="text1"/>
          <w:szCs w:val="24"/>
        </w:rPr>
        <w:t xml:space="preserve"> </w:t>
      </w:r>
      <w:r w:rsidRPr="001F30A5">
        <w:rPr>
          <w:rFonts w:ascii="Garamond" w:hAnsi="Garamond"/>
          <w:color w:val="000000" w:themeColor="text1"/>
          <w:szCs w:val="24"/>
        </w:rPr>
        <w:t xml:space="preserve">1, 3 e 4 </w:t>
      </w:r>
      <w:r w:rsidR="00BA2AAD" w:rsidRPr="001F30A5">
        <w:rPr>
          <w:rFonts w:ascii="Garamond" w:hAnsi="Garamond"/>
          <w:color w:val="000000" w:themeColor="text1"/>
          <w:szCs w:val="24"/>
        </w:rPr>
        <w:t>constitui contraordenação económica grave, punível nos termos do RJCE.</w:t>
      </w:r>
    </w:p>
    <w:p w14:paraId="34341066" w14:textId="77777777" w:rsidR="00A83DEE" w:rsidRPr="00FC7A70" w:rsidRDefault="00A83DEE"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12" w:name="_Ref228208758"/>
    </w:p>
    <w:bookmarkEnd w:id="1412"/>
    <w:p w14:paraId="6E4C40C9" w14:textId="20000245" w:rsidR="00475B30" w:rsidRPr="00FC7A70" w:rsidRDefault="00475B30" w:rsidP="00DF7BBF">
      <w:pPr>
        <w:widowControl w:val="0"/>
        <w:spacing w:after="120"/>
        <w:ind w:left="360"/>
        <w:jc w:val="center"/>
        <w:outlineLvl w:val="1"/>
        <w:rPr>
          <w:rFonts w:ascii="Garamond" w:hAnsi="Garamond"/>
          <w:color w:val="000000" w:themeColor="text1"/>
          <w:szCs w:val="24"/>
        </w:rPr>
      </w:pPr>
      <w:r w:rsidRPr="00FC7A70">
        <w:rPr>
          <w:rFonts w:ascii="Garamond" w:hAnsi="Garamond"/>
          <w:color w:val="000000" w:themeColor="text1"/>
          <w:szCs w:val="24"/>
        </w:rPr>
        <w:t>Requisitos</w:t>
      </w:r>
    </w:p>
    <w:p w14:paraId="08594A16" w14:textId="71C7BD7E" w:rsidR="00441328" w:rsidRPr="001F30A5" w:rsidRDefault="00441328" w:rsidP="00DF7BBF">
      <w:pPr>
        <w:pStyle w:val="PargrafodaLista"/>
        <w:widowControl w:val="0"/>
        <w:numPr>
          <w:ilvl w:val="0"/>
          <w:numId w:val="359"/>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Os estabelecimentos de alojamento local devem obedecer aos seguintes requisitos:</w:t>
      </w:r>
    </w:p>
    <w:p w14:paraId="647BD33B" w14:textId="4663E38F" w:rsidR="00441328" w:rsidRPr="00FC7A70" w:rsidRDefault="00441328" w:rsidP="006F0ED3">
      <w:pPr>
        <w:widowControl w:val="0"/>
        <w:numPr>
          <w:ilvl w:val="0"/>
          <w:numId w:val="239"/>
        </w:numPr>
        <w:spacing w:after="120"/>
        <w:ind w:left="851" w:hanging="284"/>
        <w:rPr>
          <w:rFonts w:ascii="Garamond" w:hAnsi="Garamond"/>
          <w:color w:val="000000" w:themeColor="text1"/>
          <w:szCs w:val="24"/>
        </w:rPr>
      </w:pPr>
      <w:r w:rsidRPr="00FC7A70">
        <w:rPr>
          <w:rFonts w:ascii="Garamond" w:hAnsi="Garamond"/>
          <w:color w:val="000000" w:themeColor="text1"/>
          <w:szCs w:val="24"/>
        </w:rPr>
        <w:t>Apresentar adequadas condições de conservação e funcionamento das instalações e equipamentos;</w:t>
      </w:r>
    </w:p>
    <w:p w14:paraId="7D6362D6" w14:textId="7688719C" w:rsidR="00441328" w:rsidRPr="00FC7A70" w:rsidRDefault="00441328" w:rsidP="006F0ED3">
      <w:pPr>
        <w:widowControl w:val="0"/>
        <w:numPr>
          <w:ilvl w:val="0"/>
          <w:numId w:val="239"/>
        </w:numPr>
        <w:spacing w:after="120"/>
        <w:ind w:left="851" w:hanging="284"/>
        <w:rPr>
          <w:rFonts w:ascii="Garamond" w:hAnsi="Garamond"/>
          <w:color w:val="000000" w:themeColor="text1"/>
          <w:szCs w:val="24"/>
        </w:rPr>
      </w:pPr>
      <w:r w:rsidRPr="00FC7A70">
        <w:rPr>
          <w:rFonts w:ascii="Garamond" w:hAnsi="Garamond"/>
          <w:color w:val="000000" w:themeColor="text1"/>
          <w:szCs w:val="24"/>
        </w:rPr>
        <w:t>Estar ligados à rede pública de abastecimento de água ou dotados de um sistema privativo de abastecimento de água com origem devidamente controlada;</w:t>
      </w:r>
    </w:p>
    <w:p w14:paraId="68D394DD" w14:textId="74D6467D" w:rsidR="00441328" w:rsidRPr="00FC7A70" w:rsidRDefault="00441328" w:rsidP="006F0ED3">
      <w:pPr>
        <w:widowControl w:val="0"/>
        <w:numPr>
          <w:ilvl w:val="0"/>
          <w:numId w:val="239"/>
        </w:numPr>
        <w:spacing w:after="120"/>
        <w:ind w:left="851" w:hanging="284"/>
        <w:rPr>
          <w:rFonts w:ascii="Garamond" w:hAnsi="Garamond"/>
          <w:color w:val="000000" w:themeColor="text1"/>
          <w:szCs w:val="24"/>
        </w:rPr>
      </w:pPr>
      <w:r w:rsidRPr="00FC7A70">
        <w:rPr>
          <w:rFonts w:ascii="Garamond" w:hAnsi="Garamond"/>
          <w:color w:val="000000" w:themeColor="text1"/>
          <w:szCs w:val="24"/>
        </w:rPr>
        <w:t>Estar ligados à rede pública de esgotos ou dotados de fossas sépticas dimensionadas para a capacidade máxima do estabelecimento;</w:t>
      </w:r>
    </w:p>
    <w:p w14:paraId="1802DC7F" w14:textId="1E4A6557" w:rsidR="00441328" w:rsidRPr="00FC7A70" w:rsidRDefault="00441328" w:rsidP="006F0ED3">
      <w:pPr>
        <w:widowControl w:val="0"/>
        <w:numPr>
          <w:ilvl w:val="0"/>
          <w:numId w:val="239"/>
        </w:numPr>
        <w:spacing w:after="0"/>
        <w:ind w:left="851" w:hanging="284"/>
        <w:rPr>
          <w:rFonts w:ascii="Garamond" w:hAnsi="Garamond"/>
          <w:color w:val="000000" w:themeColor="text1"/>
          <w:szCs w:val="24"/>
        </w:rPr>
      </w:pPr>
      <w:r w:rsidRPr="00FC7A70">
        <w:rPr>
          <w:rFonts w:ascii="Garamond" w:hAnsi="Garamond"/>
          <w:color w:val="000000" w:themeColor="text1"/>
          <w:szCs w:val="24"/>
        </w:rPr>
        <w:t>Estar dotados de água corrente quente e fria</w:t>
      </w:r>
      <w:r w:rsidR="00937303" w:rsidRPr="00FC7A70">
        <w:rPr>
          <w:rFonts w:ascii="Garamond" w:hAnsi="Garamond"/>
          <w:color w:val="000000" w:themeColor="text1"/>
          <w:szCs w:val="24"/>
        </w:rPr>
        <w:t>;</w:t>
      </w:r>
    </w:p>
    <w:p w14:paraId="6311207B" w14:textId="490B4463" w:rsidR="000F6F60" w:rsidRPr="00FC7A70" w:rsidRDefault="000F6F60" w:rsidP="006F0ED3">
      <w:pPr>
        <w:widowControl w:val="0"/>
        <w:numPr>
          <w:ilvl w:val="0"/>
          <w:numId w:val="239"/>
        </w:numPr>
        <w:spacing w:after="0"/>
        <w:ind w:left="851" w:hanging="284"/>
        <w:rPr>
          <w:rFonts w:ascii="Garamond" w:hAnsi="Garamond"/>
          <w:color w:val="000000" w:themeColor="text1"/>
          <w:szCs w:val="24"/>
        </w:rPr>
      </w:pPr>
      <w:r w:rsidRPr="00FC7A70">
        <w:rPr>
          <w:rFonts w:ascii="Garamond" w:hAnsi="Garamond"/>
          <w:color w:val="000000" w:themeColor="text1"/>
          <w:szCs w:val="24"/>
        </w:rPr>
        <w:t>Dispor de instalações sanitárias com um sistema de segurança que garanta privacidade dos utentes;</w:t>
      </w:r>
    </w:p>
    <w:p w14:paraId="4AF639B8" w14:textId="6D7815CF" w:rsidR="000F6F60" w:rsidRPr="00FC7A70" w:rsidRDefault="00863A8A" w:rsidP="006F0ED3">
      <w:pPr>
        <w:widowControl w:val="0"/>
        <w:numPr>
          <w:ilvl w:val="0"/>
          <w:numId w:val="239"/>
        </w:numPr>
        <w:spacing w:after="0"/>
        <w:ind w:left="851" w:hanging="284"/>
        <w:rPr>
          <w:rFonts w:ascii="Garamond" w:hAnsi="Garamond"/>
          <w:color w:val="000000" w:themeColor="text1"/>
          <w:szCs w:val="24"/>
        </w:rPr>
      </w:pPr>
      <w:r w:rsidRPr="00FC7A70">
        <w:rPr>
          <w:rFonts w:ascii="Garamond" w:hAnsi="Garamond"/>
          <w:color w:val="000000" w:themeColor="text1"/>
          <w:szCs w:val="24"/>
        </w:rPr>
        <w:t>Reunir sempre condições de higiene e limpeza;</w:t>
      </w:r>
    </w:p>
    <w:p w14:paraId="536AF564" w14:textId="2F93FFF5" w:rsidR="00863A8A" w:rsidRPr="00FC7A70" w:rsidRDefault="00863A8A" w:rsidP="006F0ED3">
      <w:pPr>
        <w:widowControl w:val="0"/>
        <w:numPr>
          <w:ilvl w:val="0"/>
          <w:numId w:val="239"/>
        </w:numPr>
        <w:spacing w:after="0"/>
        <w:ind w:left="851" w:hanging="284"/>
        <w:rPr>
          <w:rFonts w:ascii="Garamond" w:hAnsi="Garamond"/>
          <w:color w:val="000000" w:themeColor="text1"/>
          <w:szCs w:val="24"/>
        </w:rPr>
      </w:pPr>
      <w:r w:rsidRPr="00FC7A70">
        <w:rPr>
          <w:rFonts w:ascii="Garamond" w:hAnsi="Garamond"/>
          <w:color w:val="000000" w:themeColor="text1"/>
          <w:szCs w:val="24"/>
        </w:rPr>
        <w:t xml:space="preserve">Ter e disponibilizar, em português e inglês e, pelo menos, em mais duas línguas estrangeiras, um livro de informações sobre o funcionamento do estabelecimento e respetivas regras de utilização internas, incluindo as </w:t>
      </w:r>
      <w:r w:rsidR="00353453" w:rsidRPr="00FC7A70">
        <w:rPr>
          <w:rFonts w:ascii="Garamond" w:hAnsi="Garamond"/>
          <w:color w:val="000000" w:themeColor="text1"/>
          <w:szCs w:val="24"/>
        </w:rPr>
        <w:t>normas de funcionamento</w:t>
      </w:r>
      <w:r w:rsidR="00931FD4" w:rsidRPr="00FC7A70">
        <w:rPr>
          <w:rFonts w:ascii="Garamond" w:hAnsi="Garamond"/>
          <w:color w:val="000000" w:themeColor="text1"/>
          <w:szCs w:val="24"/>
        </w:rPr>
        <w:t xml:space="preserve">, período de funcionamento, </w:t>
      </w:r>
      <w:r w:rsidRPr="00FC7A70">
        <w:rPr>
          <w:rFonts w:ascii="Garamond" w:hAnsi="Garamond"/>
          <w:color w:val="000000" w:themeColor="text1"/>
          <w:szCs w:val="24"/>
        </w:rPr>
        <w:t>regras sobre a recolha e seleção de resíduos urbanos, funcionamento dos eletrodomésticos, ruído e cuidados a ter para evitar perturbações que causem incómodo e afetem a tranquilidade e o descanso da vizinhança;</w:t>
      </w:r>
    </w:p>
    <w:p w14:paraId="63356659" w14:textId="6DFD096F" w:rsidR="00863A8A" w:rsidRPr="00FC7A70" w:rsidRDefault="00EC31FE" w:rsidP="006F0ED3">
      <w:pPr>
        <w:widowControl w:val="0"/>
        <w:numPr>
          <w:ilvl w:val="0"/>
          <w:numId w:val="239"/>
        </w:numPr>
        <w:spacing w:after="0"/>
        <w:ind w:left="851" w:hanging="284"/>
        <w:rPr>
          <w:rFonts w:ascii="Garamond" w:hAnsi="Garamond"/>
          <w:color w:val="000000" w:themeColor="text1"/>
          <w:szCs w:val="24"/>
        </w:rPr>
      </w:pPr>
      <w:r w:rsidRPr="00FC7A70">
        <w:rPr>
          <w:rFonts w:ascii="Garamond" w:hAnsi="Garamond"/>
          <w:color w:val="000000" w:themeColor="text1"/>
          <w:szCs w:val="24"/>
        </w:rPr>
        <w:t>Disponibilizar</w:t>
      </w:r>
      <w:r w:rsidR="00863A8A" w:rsidRPr="00FC7A70">
        <w:rPr>
          <w:rFonts w:ascii="Garamond" w:hAnsi="Garamond"/>
          <w:color w:val="000000" w:themeColor="text1"/>
          <w:szCs w:val="24"/>
        </w:rPr>
        <w:t xml:space="preserve"> o contacto telefónico do responsável pela exploração do estabelecimento</w:t>
      </w:r>
      <w:r w:rsidRPr="00FC7A70">
        <w:rPr>
          <w:rFonts w:ascii="Garamond" w:hAnsi="Garamond"/>
          <w:color w:val="000000" w:themeColor="text1"/>
          <w:szCs w:val="24"/>
        </w:rPr>
        <w:t>;</w:t>
      </w:r>
    </w:p>
    <w:p w14:paraId="56076693" w14:textId="5119DF61" w:rsidR="00937303" w:rsidRPr="00FC7A70" w:rsidRDefault="00937303" w:rsidP="006F0ED3">
      <w:pPr>
        <w:widowControl w:val="0"/>
        <w:numPr>
          <w:ilvl w:val="0"/>
          <w:numId w:val="239"/>
        </w:numPr>
        <w:spacing w:after="120"/>
        <w:ind w:left="851" w:hanging="284"/>
        <w:rPr>
          <w:rFonts w:ascii="Garamond" w:hAnsi="Garamond"/>
          <w:color w:val="000000" w:themeColor="text1"/>
          <w:szCs w:val="24"/>
        </w:rPr>
      </w:pPr>
      <w:r w:rsidRPr="00FC7A70">
        <w:rPr>
          <w:rFonts w:ascii="Garamond" w:hAnsi="Garamond"/>
          <w:color w:val="000000" w:themeColor="text1"/>
          <w:szCs w:val="24"/>
        </w:rPr>
        <w:t>Cumprir com as regras de segurança contra riscos de incêndio, nos termos da legislação aplicável</w:t>
      </w:r>
      <w:r w:rsidR="000F6F60" w:rsidRPr="00FC7A70">
        <w:rPr>
          <w:rFonts w:ascii="Garamond" w:hAnsi="Garamond"/>
          <w:color w:val="000000" w:themeColor="text1"/>
          <w:szCs w:val="24"/>
        </w:rPr>
        <w:t>, sem prejuízo do disposto no n.</w:t>
      </w:r>
      <w:r w:rsidR="00863A8A" w:rsidRPr="00FC7A70">
        <w:rPr>
          <w:rFonts w:ascii="Garamond" w:hAnsi="Garamond"/>
          <w:color w:val="000000" w:themeColor="text1"/>
          <w:szCs w:val="24"/>
        </w:rPr>
        <w:t>º</w:t>
      </w:r>
      <w:r w:rsidR="000F6F60" w:rsidRPr="00FC7A70">
        <w:rPr>
          <w:rFonts w:ascii="Garamond" w:hAnsi="Garamond"/>
          <w:color w:val="000000" w:themeColor="text1"/>
          <w:szCs w:val="24"/>
        </w:rPr>
        <w:t xml:space="preserve"> </w:t>
      </w:r>
      <w:r w:rsidR="00673FAB" w:rsidRPr="00FC7A70">
        <w:rPr>
          <w:rFonts w:ascii="Garamond" w:hAnsi="Garamond"/>
          <w:color w:val="000000" w:themeColor="text1"/>
          <w:szCs w:val="24"/>
        </w:rPr>
        <w:t>3</w:t>
      </w:r>
      <w:r w:rsidRPr="00FC7A70">
        <w:rPr>
          <w:rFonts w:ascii="Garamond" w:hAnsi="Garamond"/>
          <w:color w:val="000000" w:themeColor="text1"/>
          <w:szCs w:val="24"/>
        </w:rPr>
        <w:t>;</w:t>
      </w:r>
    </w:p>
    <w:p w14:paraId="0ECCD3C8" w14:textId="3214876A" w:rsidR="00125E35" w:rsidRPr="00FC7A70" w:rsidRDefault="00125E35" w:rsidP="006F0ED3">
      <w:pPr>
        <w:widowControl w:val="0"/>
        <w:numPr>
          <w:ilvl w:val="0"/>
          <w:numId w:val="239"/>
        </w:numPr>
        <w:spacing w:after="120"/>
        <w:ind w:left="851" w:hanging="284"/>
        <w:rPr>
          <w:rFonts w:ascii="Garamond" w:hAnsi="Garamond"/>
          <w:color w:val="000000" w:themeColor="text1"/>
          <w:szCs w:val="24"/>
        </w:rPr>
      </w:pPr>
      <w:r w:rsidRPr="00FC7A70">
        <w:rPr>
          <w:rFonts w:ascii="Garamond" w:hAnsi="Garamond"/>
          <w:color w:val="000000" w:themeColor="text1"/>
          <w:szCs w:val="24"/>
        </w:rPr>
        <w:t>Quando instalados em frações autónomas de edifício constituído em propriedade horizontal, afixar em local bem visível no interior dos seus estabelecimentos uma sinalética com os horários previstos no Regulamento Geral do Ruído.</w:t>
      </w:r>
    </w:p>
    <w:p w14:paraId="40D1B16E" w14:textId="32F578CB" w:rsidR="00441328" w:rsidRPr="00FC7A70" w:rsidRDefault="00441328" w:rsidP="00DF7BBF">
      <w:pPr>
        <w:pStyle w:val="PargrafodaLista"/>
        <w:widowControl w:val="0"/>
        <w:numPr>
          <w:ilvl w:val="0"/>
          <w:numId w:val="35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unidades de alojamento dos estabelecimentos de alojamento local devem:</w:t>
      </w:r>
    </w:p>
    <w:p w14:paraId="479092C4" w14:textId="449993CC" w:rsidR="00441328" w:rsidRPr="00FC7A70" w:rsidRDefault="00441328" w:rsidP="006F0ED3">
      <w:pPr>
        <w:widowControl w:val="0"/>
        <w:numPr>
          <w:ilvl w:val="0"/>
          <w:numId w:val="240"/>
        </w:numPr>
        <w:spacing w:after="120"/>
        <w:ind w:left="851" w:hanging="284"/>
        <w:rPr>
          <w:rFonts w:ascii="Garamond" w:hAnsi="Garamond"/>
          <w:color w:val="000000" w:themeColor="text1"/>
          <w:szCs w:val="24"/>
        </w:rPr>
      </w:pPr>
      <w:r w:rsidRPr="00FC7A70">
        <w:rPr>
          <w:rFonts w:ascii="Garamond" w:hAnsi="Garamond"/>
          <w:color w:val="000000" w:themeColor="text1"/>
          <w:szCs w:val="24"/>
        </w:rPr>
        <w:t>Ter uma janela ou sacada com comunicação direta para o exterior que assegure as adequadas condições de ventilação e arejamento;</w:t>
      </w:r>
    </w:p>
    <w:p w14:paraId="105B3FD3" w14:textId="11E08345" w:rsidR="00441328" w:rsidRPr="00FC7A70" w:rsidRDefault="00441328" w:rsidP="006F0ED3">
      <w:pPr>
        <w:widowControl w:val="0"/>
        <w:numPr>
          <w:ilvl w:val="0"/>
          <w:numId w:val="240"/>
        </w:numPr>
        <w:spacing w:after="120"/>
        <w:ind w:left="851" w:hanging="284"/>
        <w:rPr>
          <w:rFonts w:ascii="Garamond" w:hAnsi="Garamond"/>
          <w:color w:val="000000" w:themeColor="text1"/>
          <w:szCs w:val="24"/>
        </w:rPr>
      </w:pPr>
      <w:r w:rsidRPr="00FC7A70">
        <w:rPr>
          <w:rFonts w:ascii="Garamond" w:hAnsi="Garamond"/>
          <w:color w:val="000000" w:themeColor="text1"/>
          <w:szCs w:val="24"/>
        </w:rPr>
        <w:t>Estar dotadas de mobiliário, equipamento e utensílios adequados;</w:t>
      </w:r>
    </w:p>
    <w:p w14:paraId="17AC343B" w14:textId="318DE62C" w:rsidR="00441328" w:rsidRPr="00FC7A70" w:rsidRDefault="00441328" w:rsidP="006F0ED3">
      <w:pPr>
        <w:widowControl w:val="0"/>
        <w:numPr>
          <w:ilvl w:val="0"/>
          <w:numId w:val="240"/>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um sistema que permita vedar a entrada de luz exterior;</w:t>
      </w:r>
    </w:p>
    <w:p w14:paraId="445C8636" w14:textId="78211F24" w:rsidR="00441328" w:rsidRPr="00FC7A70" w:rsidRDefault="00441328" w:rsidP="006F0ED3">
      <w:pPr>
        <w:widowControl w:val="0"/>
        <w:numPr>
          <w:ilvl w:val="0"/>
          <w:numId w:val="240"/>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portas equipadas com um sistema de segurança que assegure a privacidade dos utentes.</w:t>
      </w:r>
    </w:p>
    <w:p w14:paraId="2177824D" w14:textId="21A3FB71" w:rsidR="00BF06EF" w:rsidRPr="00FC7A70" w:rsidRDefault="001F1169" w:rsidP="00DF7BBF">
      <w:pPr>
        <w:pStyle w:val="PargrafodaLista"/>
        <w:widowControl w:val="0"/>
        <w:numPr>
          <w:ilvl w:val="0"/>
          <w:numId w:val="35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disposto na alínea </w:t>
      </w:r>
      <w:r w:rsidRPr="001F30A5">
        <w:rPr>
          <w:rFonts w:ascii="Garamond" w:hAnsi="Garamond"/>
          <w:i/>
          <w:iCs/>
          <w:color w:val="000000" w:themeColor="text1"/>
          <w:szCs w:val="24"/>
        </w:rPr>
        <w:t>i)</w:t>
      </w:r>
      <w:r w:rsidRPr="00FC7A70">
        <w:rPr>
          <w:rFonts w:ascii="Garamond" w:hAnsi="Garamond"/>
          <w:color w:val="000000" w:themeColor="text1"/>
          <w:szCs w:val="24"/>
        </w:rPr>
        <w:t xml:space="preserve"> do n.º 1 não se aplica aos estabelecimentos de alojamento local que tenham capacidade igual ou inferior a 10 utentes, os quais devem possuir:</w:t>
      </w:r>
    </w:p>
    <w:p w14:paraId="6B3E2077" w14:textId="77777777" w:rsidR="00BF06EF" w:rsidRPr="00FC7A70" w:rsidRDefault="001F1169" w:rsidP="006F0ED3">
      <w:pPr>
        <w:widowControl w:val="0"/>
        <w:numPr>
          <w:ilvl w:val="0"/>
          <w:numId w:val="241"/>
        </w:numPr>
        <w:spacing w:after="120"/>
        <w:ind w:left="851" w:hanging="284"/>
        <w:rPr>
          <w:rFonts w:ascii="Garamond" w:hAnsi="Garamond"/>
          <w:color w:val="000000" w:themeColor="text1"/>
          <w:szCs w:val="24"/>
        </w:rPr>
      </w:pPr>
      <w:r w:rsidRPr="00FC7A70">
        <w:rPr>
          <w:rFonts w:ascii="Garamond" w:hAnsi="Garamond"/>
          <w:color w:val="000000" w:themeColor="text1"/>
          <w:szCs w:val="24"/>
        </w:rPr>
        <w:t>Extintor e manta de incêndio acessíveis aos utilizadores;</w:t>
      </w:r>
    </w:p>
    <w:p w14:paraId="05F47177" w14:textId="77777777" w:rsidR="00BF06EF" w:rsidRPr="00FC7A70" w:rsidRDefault="001F1169" w:rsidP="006F0ED3">
      <w:pPr>
        <w:widowControl w:val="0"/>
        <w:numPr>
          <w:ilvl w:val="0"/>
          <w:numId w:val="241"/>
        </w:numPr>
        <w:spacing w:after="120"/>
        <w:ind w:left="851" w:hanging="284"/>
        <w:rPr>
          <w:rFonts w:ascii="Garamond" w:hAnsi="Garamond"/>
          <w:color w:val="000000" w:themeColor="text1"/>
          <w:szCs w:val="24"/>
        </w:rPr>
      </w:pPr>
      <w:r w:rsidRPr="00FC7A70">
        <w:rPr>
          <w:rFonts w:ascii="Garamond" w:hAnsi="Garamond"/>
          <w:color w:val="000000" w:themeColor="text1"/>
          <w:szCs w:val="24"/>
        </w:rPr>
        <w:t>Equipamento de primeiros socorros acessível aos utilizadores;</w:t>
      </w:r>
    </w:p>
    <w:p w14:paraId="3C142572" w14:textId="2DC07D39" w:rsidR="00EC31FE" w:rsidRPr="00FC7A70" w:rsidRDefault="001F1169" w:rsidP="006F0ED3">
      <w:pPr>
        <w:widowControl w:val="0"/>
        <w:numPr>
          <w:ilvl w:val="0"/>
          <w:numId w:val="241"/>
        </w:numPr>
        <w:spacing w:after="120"/>
        <w:ind w:left="851" w:hanging="284"/>
        <w:rPr>
          <w:rFonts w:ascii="Garamond" w:hAnsi="Garamond"/>
          <w:color w:val="000000" w:themeColor="text1"/>
          <w:szCs w:val="24"/>
        </w:rPr>
      </w:pPr>
      <w:r w:rsidRPr="00FC7A70">
        <w:rPr>
          <w:rFonts w:ascii="Garamond" w:hAnsi="Garamond"/>
          <w:color w:val="000000" w:themeColor="text1"/>
          <w:szCs w:val="24"/>
        </w:rPr>
        <w:t>Indicação do número nacional de emergência (112) em local visível aos utilizadores.</w:t>
      </w:r>
    </w:p>
    <w:p w14:paraId="3A61DD36" w14:textId="24DD57D1" w:rsidR="00441328" w:rsidRPr="00FC7A70" w:rsidRDefault="00441328" w:rsidP="00DF7BBF">
      <w:pPr>
        <w:pStyle w:val="PargrafodaLista"/>
        <w:widowControl w:val="0"/>
        <w:numPr>
          <w:ilvl w:val="0"/>
          <w:numId w:val="35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regulamentação das condições para o funcionamento e identificação de cada uma das modalidades de estabelecimentos de alojamento local</w:t>
      </w:r>
      <w:r w:rsidR="005106D6" w:rsidRPr="00FC7A70">
        <w:rPr>
          <w:rFonts w:ascii="Garamond" w:hAnsi="Garamond"/>
          <w:color w:val="000000" w:themeColor="text1"/>
          <w:szCs w:val="24"/>
        </w:rPr>
        <w:t>, bem como a sua respetiva placa identificativa</w:t>
      </w:r>
      <w:ins w:id="1413" w:author="Maria João Torres" w:date="2026-09-11T10:02:00Z" w16du:dateUtc="2026-09-11T09:02:00Z">
        <w:r w:rsidR="00E4330C">
          <w:rPr>
            <w:rFonts w:ascii="Garamond" w:hAnsi="Garamond"/>
            <w:color w:val="000000" w:themeColor="text1"/>
            <w:szCs w:val="24"/>
          </w:rPr>
          <w:t>,</w:t>
        </w:r>
      </w:ins>
      <w:r w:rsidR="005106D6" w:rsidRPr="00FC7A70">
        <w:rPr>
          <w:rFonts w:ascii="Garamond" w:hAnsi="Garamond"/>
          <w:color w:val="000000" w:themeColor="text1"/>
          <w:szCs w:val="24"/>
        </w:rPr>
        <w:t xml:space="preserve"> </w:t>
      </w:r>
      <w:r w:rsidR="00B71959" w:rsidRPr="00FC7A70">
        <w:rPr>
          <w:rFonts w:ascii="Garamond" w:hAnsi="Garamond"/>
          <w:color w:val="000000" w:themeColor="text1"/>
          <w:szCs w:val="24"/>
        </w:rPr>
        <w:t>é</w:t>
      </w:r>
      <w:r w:rsidRPr="00FC7A70">
        <w:rPr>
          <w:rFonts w:ascii="Garamond" w:hAnsi="Garamond"/>
          <w:color w:val="000000" w:themeColor="text1"/>
          <w:szCs w:val="24"/>
        </w:rPr>
        <w:t xml:space="preserve"> </w:t>
      </w:r>
      <w:r w:rsidR="007968F4" w:rsidRPr="00FC7A70">
        <w:rPr>
          <w:rFonts w:ascii="Garamond" w:hAnsi="Garamond"/>
          <w:color w:val="000000" w:themeColor="text1"/>
          <w:szCs w:val="24"/>
        </w:rPr>
        <w:t>aprovada</w:t>
      </w:r>
      <w:r w:rsidRPr="00FC7A70">
        <w:rPr>
          <w:rFonts w:ascii="Garamond" w:hAnsi="Garamond"/>
          <w:color w:val="000000" w:themeColor="text1"/>
          <w:szCs w:val="24"/>
        </w:rPr>
        <w:t xml:space="preserve"> por portaria</w:t>
      </w:r>
      <w:r w:rsidR="00B71959" w:rsidRPr="00FC7A70">
        <w:rPr>
          <w:rFonts w:ascii="Garamond" w:hAnsi="Garamond"/>
          <w:color w:val="000000" w:themeColor="text1"/>
          <w:szCs w:val="24"/>
        </w:rPr>
        <w:t xml:space="preserve"> a aprovar pelo membro do Governo </w:t>
      </w:r>
      <w:r w:rsidR="007968F4" w:rsidRPr="00FC7A70">
        <w:rPr>
          <w:rFonts w:ascii="Garamond" w:hAnsi="Garamond"/>
          <w:color w:val="000000" w:themeColor="text1"/>
          <w:szCs w:val="24"/>
        </w:rPr>
        <w:t xml:space="preserve">responsável pela </w:t>
      </w:r>
      <w:r w:rsidR="00B71959" w:rsidRPr="00FC7A70">
        <w:rPr>
          <w:rFonts w:ascii="Garamond" w:hAnsi="Garamond"/>
          <w:color w:val="000000" w:themeColor="text1"/>
          <w:szCs w:val="24"/>
        </w:rPr>
        <w:t>área do turismo.</w:t>
      </w:r>
    </w:p>
    <w:p w14:paraId="44399D09" w14:textId="0D95154D" w:rsidR="00441328" w:rsidRPr="00FC7A70" w:rsidRDefault="00B15966" w:rsidP="00DF7BBF">
      <w:pPr>
        <w:pStyle w:val="PargrafodaLista"/>
        <w:widowControl w:val="0"/>
        <w:numPr>
          <w:ilvl w:val="0"/>
          <w:numId w:val="35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w:t>
      </w:r>
      <w:r w:rsidR="00441328" w:rsidRPr="00FC7A70">
        <w:rPr>
          <w:rFonts w:ascii="Garamond" w:hAnsi="Garamond"/>
          <w:color w:val="000000" w:themeColor="text1"/>
          <w:szCs w:val="24"/>
        </w:rPr>
        <w:t>o caso de os estabelecimentos estarem inseridos em edifícios de habitação coletiva, o livro de informações</w:t>
      </w:r>
      <w:r w:rsidR="00353E3A" w:rsidRPr="00FC7A70">
        <w:rPr>
          <w:rFonts w:ascii="Garamond" w:hAnsi="Garamond"/>
          <w:color w:val="000000" w:themeColor="text1"/>
          <w:szCs w:val="24"/>
        </w:rPr>
        <w:t xml:space="preserve"> referido na alínea </w:t>
      </w:r>
      <w:r w:rsidR="00353E3A" w:rsidRPr="001F30A5">
        <w:rPr>
          <w:rFonts w:ascii="Garamond" w:hAnsi="Garamond"/>
          <w:i/>
          <w:iCs/>
          <w:color w:val="000000" w:themeColor="text1"/>
          <w:szCs w:val="24"/>
        </w:rPr>
        <w:t>g)</w:t>
      </w:r>
      <w:r w:rsidR="00353E3A" w:rsidRPr="00FC7A70">
        <w:rPr>
          <w:rFonts w:ascii="Garamond" w:hAnsi="Garamond"/>
          <w:color w:val="000000" w:themeColor="text1"/>
          <w:szCs w:val="24"/>
        </w:rPr>
        <w:t xml:space="preserve"> do n.º 1</w:t>
      </w:r>
      <w:r w:rsidR="00441328" w:rsidRPr="00FC7A70">
        <w:rPr>
          <w:rFonts w:ascii="Garamond" w:hAnsi="Garamond"/>
          <w:color w:val="000000" w:themeColor="text1"/>
          <w:szCs w:val="24"/>
        </w:rPr>
        <w:t xml:space="preserve"> deve conter também o regulamento com as práticas e regras do condomínio que sejam relevantes para o alojamento e para a utilização das partes comuns.</w:t>
      </w:r>
    </w:p>
    <w:p w14:paraId="7D9508D2" w14:textId="679E36EB" w:rsidR="00055588" w:rsidRPr="00FC7A70" w:rsidRDefault="00055588" w:rsidP="00DF7BBF">
      <w:pPr>
        <w:pStyle w:val="PargrafodaLista"/>
        <w:widowControl w:val="0"/>
        <w:numPr>
          <w:ilvl w:val="0"/>
          <w:numId w:val="35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Correm por conta do titular do </w:t>
      </w:r>
      <w:r w:rsidR="00254898" w:rsidRPr="00FC7A70">
        <w:rPr>
          <w:rFonts w:ascii="Garamond" w:hAnsi="Garamond"/>
          <w:color w:val="000000" w:themeColor="text1"/>
          <w:szCs w:val="24"/>
        </w:rPr>
        <w:t xml:space="preserve">título digital de atividade económica relativa à exploração do estabelecimento de </w:t>
      </w:r>
      <w:r w:rsidRPr="00FC7A70">
        <w:rPr>
          <w:rFonts w:ascii="Garamond" w:hAnsi="Garamond"/>
          <w:color w:val="000000" w:themeColor="text1"/>
          <w:szCs w:val="24"/>
        </w:rPr>
        <w:t>alojamento local as despesas com obras que sejam realizadas nas partes comuns para adaptar ou licenciar o locado para esse fim.</w:t>
      </w:r>
    </w:p>
    <w:p w14:paraId="771A79DA" w14:textId="39BED5C3" w:rsidR="00F54010" w:rsidRPr="00FC7A70" w:rsidRDefault="00F54010" w:rsidP="006F0ED3">
      <w:pPr>
        <w:pStyle w:val="PargrafodaLista"/>
        <w:widowControl w:val="0"/>
        <w:numPr>
          <w:ilvl w:val="0"/>
          <w:numId w:val="359"/>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oferta, disponibilização, </w:t>
      </w:r>
      <w:r w:rsidR="00A126BD" w:rsidRPr="00FC7A70">
        <w:rPr>
          <w:rFonts w:ascii="Garamond" w:hAnsi="Garamond"/>
          <w:color w:val="000000" w:themeColor="text1"/>
          <w:szCs w:val="24"/>
        </w:rPr>
        <w:t xml:space="preserve">prática de atos de angariação, </w:t>
      </w:r>
      <w:r w:rsidRPr="00FC7A70">
        <w:rPr>
          <w:rFonts w:ascii="Garamond" w:hAnsi="Garamond"/>
          <w:color w:val="000000" w:themeColor="text1"/>
          <w:szCs w:val="24"/>
        </w:rPr>
        <w:t xml:space="preserve">publicidade e intermediação de estabelecimentos de alojamento local em violação, </w:t>
      </w:r>
      <w:r w:rsidRPr="00E4330C">
        <w:rPr>
          <w:rFonts w:ascii="Garamond" w:hAnsi="Garamond"/>
          <w:color w:val="000000" w:themeColor="text1"/>
          <w:szCs w:val="24"/>
          <w:highlight w:val="yellow"/>
          <w:rPrChange w:id="1414" w:author="Maria João Torres" w:date="2026-09-11T10:48:00Z" w16du:dateUtc="2026-09-11T09:48:00Z">
            <w:rPr>
              <w:rFonts w:ascii="Garamond" w:hAnsi="Garamond"/>
              <w:color w:val="000000" w:themeColor="text1"/>
              <w:szCs w:val="24"/>
            </w:rPr>
          </w:rPrChange>
        </w:rPr>
        <w:t>desrespeito ou incumprimento do</w:t>
      </w:r>
      <w:r w:rsidR="00FA04E2" w:rsidRPr="00E4330C">
        <w:rPr>
          <w:rFonts w:ascii="Garamond" w:hAnsi="Garamond"/>
          <w:color w:val="000000" w:themeColor="text1"/>
          <w:szCs w:val="24"/>
          <w:highlight w:val="yellow"/>
          <w:rPrChange w:id="1415" w:author="Maria João Torres" w:date="2026-09-11T10:48:00Z" w16du:dateUtc="2026-09-11T09:48:00Z">
            <w:rPr>
              <w:rFonts w:ascii="Garamond" w:hAnsi="Garamond"/>
              <w:color w:val="000000" w:themeColor="text1"/>
              <w:szCs w:val="24"/>
            </w:rPr>
          </w:rPrChange>
        </w:rPr>
        <w:t>s requisitos do presente artigo</w:t>
      </w:r>
      <w:r w:rsidR="00FA04E2" w:rsidRPr="00FC7A70">
        <w:rPr>
          <w:rFonts w:ascii="Garamond" w:hAnsi="Garamond"/>
          <w:color w:val="000000" w:themeColor="text1"/>
          <w:szCs w:val="24"/>
        </w:rPr>
        <w:t>, do</w:t>
      </w:r>
      <w:r w:rsidRPr="00FC7A70">
        <w:rPr>
          <w:rFonts w:ascii="Garamond" w:hAnsi="Garamond"/>
          <w:color w:val="000000" w:themeColor="text1"/>
          <w:szCs w:val="24"/>
        </w:rPr>
        <w:t xml:space="preserve"> contrato de arrendamento </w:t>
      </w:r>
      <w:r w:rsidR="003B4016" w:rsidRPr="00FC7A70">
        <w:rPr>
          <w:rFonts w:ascii="Garamond" w:hAnsi="Garamond"/>
          <w:color w:val="000000" w:themeColor="text1"/>
          <w:szCs w:val="24"/>
        </w:rPr>
        <w:t>ou da</w:t>
      </w:r>
      <w:r w:rsidRPr="00FC7A70">
        <w:rPr>
          <w:rFonts w:ascii="Garamond" w:hAnsi="Garamond"/>
          <w:color w:val="000000" w:themeColor="text1"/>
          <w:szCs w:val="24"/>
        </w:rPr>
        <w:t xml:space="preserve"> autorização de exploração</w:t>
      </w:r>
      <w:r w:rsidR="003B4016" w:rsidRPr="00FC7A70">
        <w:rPr>
          <w:rFonts w:ascii="Garamond" w:hAnsi="Garamond"/>
          <w:color w:val="000000" w:themeColor="text1"/>
          <w:szCs w:val="24"/>
        </w:rPr>
        <w:t xml:space="preserve"> constitui contraordenação económica grave, punível nos termos do RJCE.</w:t>
      </w:r>
    </w:p>
    <w:p w14:paraId="01EE4320" w14:textId="77777777" w:rsidR="00915BBC" w:rsidRPr="00FC7A70" w:rsidRDefault="00915BBC" w:rsidP="006F0ED3">
      <w:pPr>
        <w:pStyle w:val="PargrafodaLista"/>
        <w:widowControl w:val="0"/>
        <w:numPr>
          <w:ilvl w:val="0"/>
          <w:numId w:val="199"/>
        </w:numPr>
        <w:spacing w:after="0"/>
        <w:contextualSpacing w:val="0"/>
        <w:jc w:val="center"/>
        <w:outlineLvl w:val="1"/>
        <w:rPr>
          <w:rFonts w:ascii="Garamond" w:hAnsi="Garamond"/>
          <w:color w:val="000000" w:themeColor="text1"/>
          <w:szCs w:val="24"/>
        </w:rPr>
      </w:pPr>
    </w:p>
    <w:p w14:paraId="2C2371AA" w14:textId="181E095F" w:rsidR="00915BBC" w:rsidRDefault="00915BBC" w:rsidP="006F0ED3">
      <w:pPr>
        <w:widowControl w:val="0"/>
        <w:spacing w:after="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Condomínio</w:t>
      </w:r>
    </w:p>
    <w:p w14:paraId="7180863E" w14:textId="28358DA3" w:rsidR="005721CE" w:rsidRPr="001F30A5" w:rsidRDefault="005721CE" w:rsidP="006F0ED3">
      <w:pPr>
        <w:pStyle w:val="PargrafodaLista"/>
        <w:widowControl w:val="0"/>
        <w:numPr>
          <w:ilvl w:val="0"/>
          <w:numId w:val="360"/>
        </w:numPr>
        <w:spacing w:after="0"/>
        <w:ind w:left="426" w:hanging="426"/>
        <w:contextualSpacing w:val="0"/>
        <w:rPr>
          <w:rFonts w:ascii="Garamond" w:hAnsi="Garamond"/>
          <w:color w:val="000000" w:themeColor="text1"/>
          <w:szCs w:val="24"/>
        </w:rPr>
      </w:pPr>
      <w:r w:rsidRPr="001F30A5">
        <w:rPr>
          <w:rFonts w:ascii="Garamond" w:hAnsi="Garamond"/>
          <w:color w:val="000000" w:themeColor="text1"/>
          <w:szCs w:val="24"/>
        </w:rPr>
        <w:t>Não pode haver lugar à instalação e exploração de hostels em edifícios em propriedade horizontal nos prédios em que coexista habitação sem autorização dos condóminos para o efeito.</w:t>
      </w:r>
    </w:p>
    <w:p w14:paraId="5478B874" w14:textId="4E89BDAE" w:rsidR="00E47B8D" w:rsidRPr="001F30A5" w:rsidRDefault="00E47B8D"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Sem prejuízo da eventual proibição do exercício da atividade de</w:t>
      </w:r>
      <w:r w:rsidR="00BE73A5" w:rsidRPr="001F30A5">
        <w:rPr>
          <w:rFonts w:ascii="Garamond" w:hAnsi="Garamond"/>
          <w:color w:val="000000" w:themeColor="text1"/>
          <w:szCs w:val="24"/>
        </w:rPr>
        <w:t xml:space="preserve"> exploração de estabelecimentos de</w:t>
      </w:r>
      <w:r w:rsidRPr="001F30A5">
        <w:rPr>
          <w:rFonts w:ascii="Garamond" w:hAnsi="Garamond"/>
          <w:color w:val="000000" w:themeColor="text1"/>
          <w:szCs w:val="24"/>
        </w:rPr>
        <w:t xml:space="preserve"> alojamento local no título constitutivo da propriedade horizontal ou em regulamento de condomínio que dele faça parte integrante, ou ainda através de deliberação posterior da assembleia de condóminos a aprovar nos termos do número seguinte, a instalação e exploração de estabelecimentos de alojamento local em fração autónoma não constitui uso diverso do fim a que é destinada, nos termos e para os efeitos do disposto na alínea </w:t>
      </w:r>
      <w:r w:rsidRPr="001F30A5">
        <w:rPr>
          <w:rFonts w:ascii="Garamond" w:hAnsi="Garamond"/>
          <w:i/>
          <w:iCs/>
          <w:color w:val="000000" w:themeColor="text1"/>
          <w:szCs w:val="24"/>
        </w:rPr>
        <w:t>c)</w:t>
      </w:r>
      <w:r w:rsidRPr="001F30A5">
        <w:rPr>
          <w:rFonts w:ascii="Garamond" w:hAnsi="Garamond"/>
          <w:color w:val="000000" w:themeColor="text1"/>
          <w:szCs w:val="24"/>
        </w:rPr>
        <w:t xml:space="preserve"> do n.º 2 do artigo 1422.º do Código Civil, devendo coexistir no quadro dos usos urbanísticos dominantes admissíveis para a respetiva zona territorial, salvaguardando a harmonia e a coexistência das atividades que decorrem nas outras frações.</w:t>
      </w:r>
    </w:p>
    <w:p w14:paraId="2FC85D56" w14:textId="5148B7F0" w:rsidR="00E47B8D" w:rsidRPr="001F30A5" w:rsidRDefault="00E47B8D"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A deliberação posterior de criação ou alteração do regulamento de condomínio, prevista no número anterior, com o objetivo de proibir o exercício da atividade d</w:t>
      </w:r>
      <w:r w:rsidR="00BE73A5" w:rsidRPr="001F30A5">
        <w:rPr>
          <w:rFonts w:ascii="Garamond" w:hAnsi="Garamond"/>
          <w:color w:val="000000" w:themeColor="text1"/>
          <w:szCs w:val="24"/>
        </w:rPr>
        <w:t>e exploração de estabelecimento de</w:t>
      </w:r>
      <w:r w:rsidRPr="001F30A5">
        <w:rPr>
          <w:rFonts w:ascii="Garamond" w:hAnsi="Garamond"/>
          <w:color w:val="000000" w:themeColor="text1"/>
          <w:szCs w:val="24"/>
        </w:rPr>
        <w:t xml:space="preserve"> alojamento local, deve ser aprovada pela assembleia de condóminos por maioria representativa de dois terços da permilagem do prédio e produz efeitos para futuro, aplicando-se apenas aos pedidos de registo de alojamento local submetidos em data posterior à deliberação.</w:t>
      </w:r>
    </w:p>
    <w:p w14:paraId="12799EE7" w14:textId="4FB6C32A" w:rsidR="00EF5047" w:rsidRDefault="00EF5047"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No caso de a atividade de</w:t>
      </w:r>
      <w:r w:rsidR="009954FB" w:rsidRPr="001F30A5">
        <w:rPr>
          <w:rFonts w:ascii="Garamond" w:hAnsi="Garamond"/>
          <w:color w:val="000000" w:themeColor="text1"/>
          <w:szCs w:val="24"/>
        </w:rPr>
        <w:t xml:space="preserve"> exploração de estabelecimentos de</w:t>
      </w:r>
      <w:r w:rsidRPr="001F30A5">
        <w:rPr>
          <w:rFonts w:ascii="Garamond" w:hAnsi="Garamond"/>
          <w:color w:val="000000" w:themeColor="text1"/>
          <w:szCs w:val="24"/>
        </w:rPr>
        <w:t xml:space="preserve"> alojamento local ser exercida numa fração autónoma de edifício, ou parte de prédio suscetível de utilização independente, a assembleia de condóminos pode opor-se </w:t>
      </w:r>
      <w:r w:rsidR="009954FB" w:rsidRPr="001F30A5">
        <w:rPr>
          <w:rFonts w:ascii="Garamond" w:hAnsi="Garamond"/>
          <w:color w:val="000000" w:themeColor="text1"/>
          <w:szCs w:val="24"/>
        </w:rPr>
        <w:t>à exploração de estabelecimento</w:t>
      </w:r>
      <w:r w:rsidRPr="001F30A5">
        <w:rPr>
          <w:rFonts w:ascii="Garamond" w:hAnsi="Garamond"/>
          <w:color w:val="000000" w:themeColor="text1"/>
          <w:szCs w:val="24"/>
        </w:rPr>
        <w:t xml:space="preserve"> alojamento local na referida fração, através de deliberação fundamentada aprovada por mais de metade da permilagem do edifício, com fundamento na prática reiterada e comprovada de atos que perturbem a normal utilização do prédio, bem como de atos que causem incómodo e afetem o descanso dos condóminos, solicitando, para o efeito, uma decisão do presidente da câmara municipal territorialmente competente, nos termos dos </w:t>
      </w:r>
      <w:r w:rsidR="00A71DB7" w:rsidRPr="001F30A5">
        <w:rPr>
          <w:rFonts w:ascii="Garamond" w:hAnsi="Garamond"/>
          <w:color w:val="000000" w:themeColor="text1"/>
          <w:szCs w:val="24"/>
        </w:rPr>
        <w:t>n.</w:t>
      </w:r>
      <w:r w:rsidR="00A71DB7" w:rsidRPr="001F30A5">
        <w:rPr>
          <w:rFonts w:ascii="Garamond" w:hAnsi="Garamond"/>
          <w:color w:val="000000" w:themeColor="text1"/>
          <w:szCs w:val="24"/>
          <w:vertAlign w:val="superscript"/>
        </w:rPr>
        <w:t>os</w:t>
      </w:r>
      <w:r w:rsidR="00A71DB7" w:rsidRPr="001F30A5">
        <w:rPr>
          <w:rFonts w:ascii="Garamond" w:hAnsi="Garamond"/>
          <w:color w:val="000000" w:themeColor="text1"/>
          <w:szCs w:val="24"/>
        </w:rPr>
        <w:t xml:space="preserve"> </w:t>
      </w:r>
      <w:r w:rsidR="008873F2" w:rsidRPr="001F30A5">
        <w:rPr>
          <w:rFonts w:ascii="Garamond" w:hAnsi="Garamond"/>
          <w:color w:val="000000" w:themeColor="text1"/>
          <w:szCs w:val="24"/>
        </w:rPr>
        <w:t>5</w:t>
      </w:r>
      <w:r w:rsidR="00A71DB7" w:rsidRPr="001F30A5">
        <w:rPr>
          <w:rFonts w:ascii="Garamond" w:hAnsi="Garamond"/>
          <w:color w:val="000000" w:themeColor="text1"/>
          <w:szCs w:val="24"/>
        </w:rPr>
        <w:t xml:space="preserve"> a </w:t>
      </w:r>
      <w:r w:rsidR="008873F2" w:rsidRPr="001F30A5">
        <w:rPr>
          <w:rFonts w:ascii="Garamond" w:hAnsi="Garamond"/>
          <w:color w:val="000000" w:themeColor="text1"/>
          <w:szCs w:val="24"/>
        </w:rPr>
        <w:t>6</w:t>
      </w:r>
      <w:r w:rsidRPr="001F30A5">
        <w:rPr>
          <w:rFonts w:ascii="Garamond" w:hAnsi="Garamond"/>
          <w:color w:val="000000" w:themeColor="text1"/>
          <w:szCs w:val="24"/>
        </w:rPr>
        <w:t>.</w:t>
      </w:r>
    </w:p>
    <w:p w14:paraId="6916BDF1" w14:textId="77777777" w:rsidR="006F0ED3" w:rsidRPr="006F0ED3" w:rsidRDefault="006F0ED3" w:rsidP="006F0ED3">
      <w:pPr>
        <w:widowControl w:val="0"/>
        <w:spacing w:after="120"/>
        <w:rPr>
          <w:rFonts w:ascii="Garamond" w:hAnsi="Garamond"/>
          <w:color w:val="000000" w:themeColor="text1"/>
          <w:szCs w:val="24"/>
        </w:rPr>
      </w:pPr>
    </w:p>
    <w:p w14:paraId="7276E590" w14:textId="3249B1C0" w:rsidR="00BD0D7B" w:rsidRPr="001F30A5" w:rsidRDefault="00BD0D7B"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Uma vez recebida a deliberação da assembleia de condóminos aprovada nos termos do número anterior, o presidente da câmara municipal pode ordenar a realização d</w:t>
      </w:r>
      <w:r w:rsidR="00A71DB7" w:rsidRPr="001F30A5">
        <w:rPr>
          <w:rFonts w:ascii="Garamond" w:hAnsi="Garamond"/>
          <w:color w:val="000000" w:themeColor="text1"/>
          <w:szCs w:val="24"/>
        </w:rPr>
        <w:t>e um</w:t>
      </w:r>
      <w:r w:rsidRPr="001F30A5">
        <w:rPr>
          <w:rFonts w:ascii="Garamond" w:hAnsi="Garamond"/>
          <w:color w:val="000000" w:themeColor="text1"/>
          <w:szCs w:val="24"/>
        </w:rPr>
        <w:t xml:space="preserve"> procedimento </w:t>
      </w:r>
      <w:r w:rsidR="00A71DB7" w:rsidRPr="001F30A5">
        <w:rPr>
          <w:rFonts w:ascii="Garamond" w:hAnsi="Garamond"/>
          <w:color w:val="000000" w:themeColor="text1"/>
          <w:szCs w:val="24"/>
        </w:rPr>
        <w:t>com vista à obtenção de um acordo de compromissos e condições.</w:t>
      </w:r>
    </w:p>
    <w:p w14:paraId="61231C1D" w14:textId="5CB05419" w:rsidR="00A71DB7" w:rsidRPr="001F30A5" w:rsidRDefault="00A71DB7"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O procedimento referido no número anterior deve estar concluído no prazo máximo de 60 dias, com aprovação de relatório final, e conter as soluções e propostas de medidas a adotar, ou a conclusão de inviabilidade de acordo, com vista a decisão final do órgão competente.</w:t>
      </w:r>
    </w:p>
    <w:p w14:paraId="5C87DBE5" w14:textId="6EF3E237" w:rsidR="00E47B8D" w:rsidRPr="001F30A5" w:rsidRDefault="00E47B8D"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 xml:space="preserve">O condomínio pode fixar o pagamento de uma contribuição adicional correspondente às despesas decorrentes da utilização acrescida das partes comuns, com um limite de 30 </w:t>
      </w:r>
      <w:r w:rsidR="00B9569D" w:rsidRPr="001F30A5">
        <w:rPr>
          <w:rFonts w:ascii="Garamond" w:hAnsi="Garamond"/>
          <w:color w:val="000000" w:themeColor="text1"/>
          <w:szCs w:val="24"/>
        </w:rPr>
        <w:t>%</w:t>
      </w:r>
      <w:r w:rsidRPr="001F30A5">
        <w:rPr>
          <w:rFonts w:ascii="Garamond" w:hAnsi="Garamond"/>
          <w:color w:val="000000" w:themeColor="text1"/>
          <w:szCs w:val="24"/>
        </w:rPr>
        <w:t xml:space="preserve"> do valor anual da quota respetiva, a deliberar nos termos do artigo 1424.º do Código Civil.</w:t>
      </w:r>
    </w:p>
    <w:p w14:paraId="1DB8CFC4" w14:textId="2564E429" w:rsidR="005721CE" w:rsidRPr="001F30A5" w:rsidRDefault="005721CE"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 xml:space="preserve">O responsável </w:t>
      </w:r>
      <w:r w:rsidR="00AB416D" w:rsidRPr="001F30A5">
        <w:rPr>
          <w:rFonts w:ascii="Garamond" w:hAnsi="Garamond"/>
          <w:color w:val="000000" w:themeColor="text1"/>
          <w:szCs w:val="24"/>
        </w:rPr>
        <w:t>pela exploração do estabelecimento de</w:t>
      </w:r>
      <w:r w:rsidRPr="001F30A5">
        <w:rPr>
          <w:rFonts w:ascii="Garamond" w:hAnsi="Garamond"/>
          <w:color w:val="000000" w:themeColor="text1"/>
          <w:szCs w:val="24"/>
        </w:rPr>
        <w:t xml:space="preserve"> alojamento local deve disponibilizar ao condomínio o seu contacto telefónico e o seu endereço de correio eletrónico.</w:t>
      </w:r>
    </w:p>
    <w:p w14:paraId="22E43872" w14:textId="7701DF55" w:rsidR="006F38F5" w:rsidRPr="001F30A5" w:rsidRDefault="006F38F5" w:rsidP="00DF7BBF">
      <w:pPr>
        <w:pStyle w:val="PargrafodaLista"/>
        <w:widowControl w:val="0"/>
        <w:numPr>
          <w:ilvl w:val="0"/>
          <w:numId w:val="360"/>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Sem prejuízo do disposto no número anterior, a assembleia de condóminos pode determinar, por deliberação aprovada por maioria dos votos representativos do capital investido, que os estabelecimentos de alojamento local disponham de um número de contacto telefónico permanente de emergência, o qual deve ser facultado aos demais condóminos.</w:t>
      </w:r>
    </w:p>
    <w:p w14:paraId="376052ED" w14:textId="77777777" w:rsidR="00915BBC" w:rsidRPr="00FC7A70" w:rsidRDefault="00915BBC" w:rsidP="00DF7BBF">
      <w:pPr>
        <w:widowControl w:val="0"/>
        <w:spacing w:after="120"/>
        <w:rPr>
          <w:rFonts w:ascii="Garamond" w:hAnsi="Garamond"/>
          <w:color w:val="000000" w:themeColor="text1"/>
          <w:szCs w:val="24"/>
        </w:rPr>
      </w:pPr>
    </w:p>
    <w:p w14:paraId="0C33A54C" w14:textId="77777777" w:rsidR="007977F2" w:rsidRPr="00FC7A70" w:rsidRDefault="007977F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16" w:name="_Ref228207834"/>
    </w:p>
    <w:bookmarkEnd w:id="1416"/>
    <w:p w14:paraId="0ADF4868" w14:textId="10B57E9A" w:rsidR="007977F2" w:rsidRPr="00FC7A70" w:rsidRDefault="007977F2"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Identificação e publicidade</w:t>
      </w:r>
    </w:p>
    <w:p w14:paraId="6C4C4487" w14:textId="30B278F5" w:rsidR="000955D5" w:rsidRPr="001F30A5" w:rsidRDefault="000955D5"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Os estabelecimentos de alojamento local devem identificar-se como tal, não podendo, em caso algum, utilizar a qualificação de empreendimento turístico, ou de qualquer tipologia de empreendimento turístico, nem qualquer sistema de classificação.</w:t>
      </w:r>
    </w:p>
    <w:p w14:paraId="44EDE7E7" w14:textId="45B26B13" w:rsidR="000955D5" w:rsidRPr="001F30A5" w:rsidRDefault="000955D5"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A publicidade, a documentação comercial e o merchandising dos estabelecimentos de alojamento local devem indicar o respetivo nome ou logótipo e número de registo</w:t>
      </w:r>
      <w:r w:rsidR="000F2A98" w:rsidRPr="001F30A5">
        <w:rPr>
          <w:rFonts w:ascii="Garamond" w:hAnsi="Garamond"/>
          <w:color w:val="000000" w:themeColor="text1"/>
          <w:szCs w:val="24"/>
        </w:rPr>
        <w:t xml:space="preserve"> no título digital de atividade económica</w:t>
      </w:r>
      <w:r w:rsidRPr="001F30A5">
        <w:rPr>
          <w:rFonts w:ascii="Garamond" w:hAnsi="Garamond"/>
          <w:color w:val="000000" w:themeColor="text1"/>
          <w:szCs w:val="24"/>
        </w:rPr>
        <w:t>, não podendo sugerir características que os estabelecimentos não possuam nem sugerir que os mesmos se integram num dos tipos de empreendimentos turísticos previstos na secção anterior.</w:t>
      </w:r>
    </w:p>
    <w:p w14:paraId="75E6624E" w14:textId="1752AE70" w:rsidR="000955D5" w:rsidRPr="001F30A5" w:rsidRDefault="00E75044"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Apenas os</w:t>
      </w:r>
      <w:r w:rsidR="00B15ECD" w:rsidRPr="001F30A5">
        <w:rPr>
          <w:rFonts w:ascii="Garamond" w:hAnsi="Garamond"/>
          <w:color w:val="000000" w:themeColor="text1"/>
          <w:szCs w:val="24"/>
        </w:rPr>
        <w:t xml:space="preserve"> estabelecimentos de hospedagem </w:t>
      </w:r>
      <w:r w:rsidRPr="001F30A5">
        <w:rPr>
          <w:rFonts w:ascii="Garamond" w:hAnsi="Garamond"/>
          <w:color w:val="000000" w:themeColor="text1"/>
          <w:szCs w:val="24"/>
        </w:rPr>
        <w:t>que reúnam os</w:t>
      </w:r>
      <w:r w:rsidR="00B15ECD" w:rsidRPr="001F30A5">
        <w:rPr>
          <w:rFonts w:ascii="Garamond" w:hAnsi="Garamond"/>
          <w:color w:val="000000" w:themeColor="text1"/>
          <w:szCs w:val="24"/>
        </w:rPr>
        <w:t xml:space="preserve"> requisitos previstos n</w:t>
      </w:r>
      <w:r w:rsidR="00EA2A6B" w:rsidRPr="001F30A5">
        <w:rPr>
          <w:rFonts w:ascii="Garamond" w:hAnsi="Garamond"/>
          <w:color w:val="000000" w:themeColor="text1"/>
          <w:szCs w:val="24"/>
        </w:rPr>
        <w:t xml:space="preserve">a alínea </w:t>
      </w:r>
      <w:r w:rsidR="00EA2A6B" w:rsidRPr="001F30A5">
        <w:rPr>
          <w:rFonts w:ascii="Garamond" w:hAnsi="Garamond"/>
          <w:i/>
          <w:iCs/>
          <w:color w:val="000000" w:themeColor="text1"/>
          <w:szCs w:val="24"/>
        </w:rPr>
        <w:t>d)</w:t>
      </w:r>
      <w:r w:rsidR="00EA2A6B" w:rsidRPr="001F30A5">
        <w:rPr>
          <w:rFonts w:ascii="Garamond" w:hAnsi="Garamond"/>
          <w:color w:val="000000" w:themeColor="text1"/>
          <w:szCs w:val="24"/>
        </w:rPr>
        <w:t xml:space="preserve"> do n.º 5 do </w:t>
      </w:r>
      <w:r w:rsidR="00EA2A6B" w:rsidRPr="001F30A5">
        <w:rPr>
          <w:rFonts w:ascii="Garamond" w:hAnsi="Garamond"/>
          <w:color w:val="000000" w:themeColor="text1"/>
          <w:szCs w:val="24"/>
        </w:rPr>
        <w:fldChar w:fldCharType="begin"/>
      </w:r>
      <w:r w:rsidR="00EA2A6B" w:rsidRPr="001F30A5">
        <w:rPr>
          <w:rFonts w:ascii="Garamond" w:hAnsi="Garamond"/>
          <w:color w:val="000000" w:themeColor="text1"/>
          <w:szCs w:val="24"/>
        </w:rPr>
        <w:instrText xml:space="preserve"> REF _Ref228199851 \r \h </w:instrText>
      </w:r>
      <w:r w:rsidR="00FC7A70" w:rsidRPr="001F30A5">
        <w:rPr>
          <w:rFonts w:ascii="Garamond" w:hAnsi="Garamond"/>
          <w:color w:val="000000" w:themeColor="text1"/>
          <w:szCs w:val="24"/>
        </w:rPr>
        <w:instrText xml:space="preserve"> \* MERGEFORMAT </w:instrText>
      </w:r>
      <w:r w:rsidR="00EA2A6B" w:rsidRPr="001F30A5">
        <w:rPr>
          <w:rFonts w:ascii="Garamond" w:hAnsi="Garamond"/>
          <w:color w:val="000000" w:themeColor="text1"/>
          <w:szCs w:val="24"/>
        </w:rPr>
      </w:r>
      <w:r w:rsidR="00EA2A6B" w:rsidRPr="001F30A5">
        <w:rPr>
          <w:rFonts w:ascii="Garamond" w:hAnsi="Garamond"/>
          <w:color w:val="000000" w:themeColor="text1"/>
          <w:szCs w:val="24"/>
        </w:rPr>
        <w:fldChar w:fldCharType="separate"/>
      </w:r>
      <w:ins w:id="1417" w:author="Maria João Torres" w:date="2026-09-11T10:07:00Z" w16du:dateUtc="2026-09-11T09:07:00Z">
        <w:r w:rsidR="00AC6223">
          <w:rPr>
            <w:rFonts w:ascii="Garamond" w:hAnsi="Garamond"/>
            <w:color w:val="000000" w:themeColor="text1"/>
            <w:szCs w:val="24"/>
          </w:rPr>
          <w:t>a</w:t>
        </w:r>
      </w:ins>
      <w:del w:id="1418" w:author="Maria João Torres" w:date="2026-09-11T10:07:00Z" w16du:dateUtc="2026-09-11T09:07:00Z">
        <w:r w:rsidR="009D4F47">
          <w:rPr>
            <w:rFonts w:ascii="Garamond" w:hAnsi="Garamond"/>
            <w:color w:val="000000" w:themeColor="text1"/>
            <w:szCs w:val="24"/>
          </w:rPr>
          <w:delText>A</w:delText>
        </w:r>
      </w:del>
      <w:r w:rsidR="009D4F47">
        <w:rPr>
          <w:rFonts w:ascii="Garamond" w:hAnsi="Garamond"/>
          <w:color w:val="000000" w:themeColor="text1"/>
          <w:szCs w:val="24"/>
        </w:rPr>
        <w:t>rtigo 75.º</w:t>
      </w:r>
      <w:r w:rsidR="00EA2A6B" w:rsidRPr="001F30A5">
        <w:rPr>
          <w:rFonts w:ascii="Garamond" w:hAnsi="Garamond"/>
          <w:color w:val="000000" w:themeColor="text1"/>
          <w:szCs w:val="24"/>
        </w:rPr>
        <w:fldChar w:fldCharType="end"/>
      </w:r>
      <w:r w:rsidR="00EA2A6B" w:rsidRPr="001F30A5">
        <w:rPr>
          <w:rFonts w:ascii="Garamond" w:hAnsi="Garamond"/>
          <w:color w:val="000000" w:themeColor="text1"/>
          <w:szCs w:val="24"/>
        </w:rPr>
        <w:t xml:space="preserve"> e da portaria prevista</w:t>
      </w:r>
      <w:r w:rsidR="00D86AB6" w:rsidRPr="001F30A5">
        <w:rPr>
          <w:rFonts w:ascii="Garamond" w:hAnsi="Garamond"/>
          <w:color w:val="000000" w:themeColor="text1"/>
          <w:szCs w:val="24"/>
        </w:rPr>
        <w:t xml:space="preserve"> no n.º </w:t>
      </w:r>
      <w:r w:rsidR="005204E2" w:rsidRPr="001F30A5">
        <w:rPr>
          <w:rFonts w:ascii="Garamond" w:hAnsi="Garamond"/>
          <w:color w:val="000000" w:themeColor="text1"/>
          <w:szCs w:val="24"/>
        </w:rPr>
        <w:t>4</w:t>
      </w:r>
      <w:r w:rsidR="00D86AB6" w:rsidRPr="001F30A5">
        <w:rPr>
          <w:rFonts w:ascii="Garamond" w:hAnsi="Garamond"/>
          <w:color w:val="000000" w:themeColor="text1"/>
          <w:szCs w:val="24"/>
        </w:rPr>
        <w:t xml:space="preserve"> do </w:t>
      </w:r>
      <w:r w:rsidR="00FC61AF" w:rsidRPr="001F30A5">
        <w:rPr>
          <w:rFonts w:ascii="Garamond" w:hAnsi="Garamond"/>
          <w:color w:val="000000" w:themeColor="text1"/>
          <w:szCs w:val="24"/>
        </w:rPr>
        <w:fldChar w:fldCharType="begin"/>
      </w:r>
      <w:r w:rsidR="00FC61AF" w:rsidRPr="001F30A5">
        <w:rPr>
          <w:rFonts w:ascii="Garamond" w:hAnsi="Garamond"/>
          <w:color w:val="000000" w:themeColor="text1"/>
          <w:szCs w:val="24"/>
        </w:rPr>
        <w:instrText xml:space="preserve"> REF _Ref228208758 \r \h </w:instrText>
      </w:r>
      <w:r w:rsidR="00FC7A70" w:rsidRPr="001F30A5">
        <w:rPr>
          <w:rFonts w:ascii="Garamond" w:hAnsi="Garamond"/>
          <w:color w:val="000000" w:themeColor="text1"/>
          <w:szCs w:val="24"/>
        </w:rPr>
        <w:instrText xml:space="preserve"> \* MERGEFORMAT </w:instrText>
      </w:r>
      <w:r w:rsidR="00FC61AF" w:rsidRPr="001F30A5">
        <w:rPr>
          <w:rFonts w:ascii="Garamond" w:hAnsi="Garamond"/>
          <w:color w:val="000000" w:themeColor="text1"/>
          <w:szCs w:val="24"/>
        </w:rPr>
      </w:r>
      <w:r w:rsidR="00FC61AF" w:rsidRPr="001F30A5">
        <w:rPr>
          <w:rFonts w:ascii="Garamond" w:hAnsi="Garamond"/>
          <w:color w:val="000000" w:themeColor="text1"/>
          <w:szCs w:val="24"/>
        </w:rPr>
        <w:fldChar w:fldCharType="separate"/>
      </w:r>
      <w:ins w:id="1419" w:author="Maria João Torres" w:date="2026-09-11T10:07:00Z" w16du:dateUtc="2026-09-11T09:07:00Z">
        <w:r w:rsidR="00AC6223">
          <w:rPr>
            <w:rFonts w:ascii="Garamond" w:hAnsi="Garamond"/>
            <w:color w:val="000000" w:themeColor="text1"/>
            <w:szCs w:val="24"/>
          </w:rPr>
          <w:t>a</w:t>
        </w:r>
      </w:ins>
      <w:del w:id="1420" w:author="Maria João Torres" w:date="2026-09-11T10:07:00Z" w16du:dateUtc="2026-09-11T09:07:00Z">
        <w:r w:rsidR="009D4F47">
          <w:rPr>
            <w:rFonts w:ascii="Garamond" w:hAnsi="Garamond"/>
            <w:color w:val="000000" w:themeColor="text1"/>
            <w:szCs w:val="24"/>
          </w:rPr>
          <w:delText>A</w:delText>
        </w:r>
      </w:del>
      <w:r w:rsidR="009D4F47">
        <w:rPr>
          <w:rFonts w:ascii="Garamond" w:hAnsi="Garamond"/>
          <w:color w:val="000000" w:themeColor="text1"/>
          <w:szCs w:val="24"/>
        </w:rPr>
        <w:t>rtigo 77.º</w:t>
      </w:r>
      <w:r w:rsidR="00FC61AF" w:rsidRPr="001F30A5">
        <w:rPr>
          <w:rFonts w:ascii="Garamond" w:hAnsi="Garamond"/>
          <w:color w:val="000000" w:themeColor="text1"/>
          <w:szCs w:val="24"/>
        </w:rPr>
        <w:fldChar w:fldCharType="end"/>
      </w:r>
      <w:del w:id="1421" w:author="Maria João Torres" w:date="2026-09-11T10:07:00Z" w16du:dateUtc="2026-09-11T09:07:00Z">
        <w:r w:rsidR="00D86AB6" w:rsidRPr="001F30A5">
          <w:rPr>
            <w:rFonts w:ascii="Garamond" w:hAnsi="Garamond"/>
            <w:color w:val="000000" w:themeColor="text1"/>
            <w:szCs w:val="24"/>
          </w:rPr>
          <w:fldChar w:fldCharType="begin"/>
        </w:r>
        <w:r w:rsidR="00D86AB6" w:rsidRPr="001F30A5">
          <w:rPr>
            <w:rFonts w:ascii="Garamond" w:hAnsi="Garamond"/>
            <w:color w:val="000000" w:themeColor="text1"/>
            <w:szCs w:val="24"/>
          </w:rPr>
          <w:delInstrText xml:space="preserve"> REF _Ref228199851 \r \h </w:delInstrText>
        </w:r>
        <w:r w:rsidR="00FC7A70" w:rsidRPr="001F30A5">
          <w:rPr>
            <w:rFonts w:ascii="Garamond" w:hAnsi="Garamond"/>
            <w:color w:val="000000" w:themeColor="text1"/>
            <w:szCs w:val="24"/>
          </w:rPr>
          <w:delInstrText xml:space="preserve"> \* MERGEFORMAT </w:delInstrText>
        </w:r>
        <w:r w:rsidR="00D86AB6" w:rsidRPr="001F30A5">
          <w:rPr>
            <w:rFonts w:ascii="Garamond" w:hAnsi="Garamond"/>
            <w:color w:val="000000" w:themeColor="text1"/>
            <w:szCs w:val="24"/>
          </w:rPr>
        </w:r>
        <w:r w:rsidR="00D86AB6" w:rsidRPr="001F30A5">
          <w:rPr>
            <w:rFonts w:ascii="Garamond" w:hAnsi="Garamond"/>
            <w:color w:val="000000" w:themeColor="text1"/>
            <w:szCs w:val="24"/>
          </w:rPr>
          <w:fldChar w:fldCharType="separate"/>
        </w:r>
        <w:r w:rsidR="009D4F47">
          <w:rPr>
            <w:rFonts w:ascii="Garamond" w:hAnsi="Garamond"/>
            <w:color w:val="000000" w:themeColor="text1"/>
            <w:szCs w:val="24"/>
          </w:rPr>
          <w:delText>Artigo 75.º</w:delText>
        </w:r>
        <w:r w:rsidR="00D86AB6" w:rsidRPr="001F30A5">
          <w:rPr>
            <w:rFonts w:ascii="Garamond" w:hAnsi="Garamond"/>
            <w:color w:val="000000" w:themeColor="text1"/>
            <w:szCs w:val="24"/>
          </w:rPr>
          <w:fldChar w:fldCharType="end"/>
        </w:r>
      </w:del>
      <w:r w:rsidRPr="001F30A5">
        <w:rPr>
          <w:rFonts w:ascii="Garamond" w:hAnsi="Garamond"/>
          <w:color w:val="000000" w:themeColor="text1"/>
          <w:szCs w:val="24"/>
        </w:rPr>
        <w:t xml:space="preserve"> </w:t>
      </w:r>
      <w:r w:rsidR="000955D5" w:rsidRPr="001F30A5">
        <w:rPr>
          <w:rFonts w:ascii="Garamond" w:hAnsi="Garamond"/>
          <w:color w:val="000000" w:themeColor="text1"/>
          <w:szCs w:val="24"/>
        </w:rPr>
        <w:t>podem utilizar a denominação «hostel» no seu nome, publicidade, documentação comercial e merchandising.</w:t>
      </w:r>
    </w:p>
    <w:p w14:paraId="3667A514" w14:textId="506592A1" w:rsidR="00353E3A" w:rsidRPr="001F30A5" w:rsidRDefault="000955D5"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Os estabelecimentos de hospedagem e os quartos podem usar comercialmente a designação de «</w:t>
      </w:r>
      <w:r w:rsidRPr="001F30A5">
        <w:rPr>
          <w:rFonts w:ascii="Garamond" w:hAnsi="Garamond"/>
          <w:i/>
          <w:iCs/>
          <w:color w:val="000000" w:themeColor="text1"/>
          <w:szCs w:val="24"/>
        </w:rPr>
        <w:t>Bed &amp; breakfast</w:t>
      </w:r>
      <w:r w:rsidRPr="001F30A5">
        <w:rPr>
          <w:rFonts w:ascii="Garamond" w:hAnsi="Garamond"/>
          <w:color w:val="000000" w:themeColor="text1"/>
          <w:szCs w:val="24"/>
        </w:rPr>
        <w:t>» ou de «</w:t>
      </w:r>
      <w:r w:rsidRPr="001F30A5">
        <w:rPr>
          <w:rFonts w:ascii="Garamond" w:hAnsi="Garamond"/>
          <w:i/>
          <w:iCs/>
          <w:color w:val="000000" w:themeColor="text1"/>
          <w:szCs w:val="24"/>
        </w:rPr>
        <w:t>guest house</w:t>
      </w:r>
      <w:r w:rsidRPr="001F30A5">
        <w:rPr>
          <w:rFonts w:ascii="Garamond" w:hAnsi="Garamond"/>
          <w:color w:val="000000" w:themeColor="text1"/>
          <w:szCs w:val="24"/>
        </w:rPr>
        <w:t>».</w:t>
      </w:r>
    </w:p>
    <w:p w14:paraId="67CEC4CE" w14:textId="74C9C161" w:rsidR="00035129" w:rsidRPr="001F30A5" w:rsidRDefault="00151D8C"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 xml:space="preserve">É obrigatória a afixação </w:t>
      </w:r>
      <w:r w:rsidR="00533CF4" w:rsidRPr="001F30A5">
        <w:rPr>
          <w:rFonts w:ascii="Garamond" w:hAnsi="Garamond"/>
          <w:color w:val="000000" w:themeColor="text1"/>
          <w:szCs w:val="24"/>
        </w:rPr>
        <w:t>de uma placa identificativa com o modelo e as características das que constam d</w:t>
      </w:r>
      <w:r w:rsidR="008F724D" w:rsidRPr="001F30A5">
        <w:rPr>
          <w:rFonts w:ascii="Garamond" w:hAnsi="Garamond"/>
          <w:color w:val="000000" w:themeColor="text1"/>
          <w:szCs w:val="24"/>
        </w:rPr>
        <w:t xml:space="preserve">a portaria prevista no n.º 4 do </w:t>
      </w:r>
      <w:r w:rsidR="008F724D" w:rsidRPr="001F30A5">
        <w:rPr>
          <w:rFonts w:ascii="Garamond" w:hAnsi="Garamond"/>
          <w:color w:val="000000" w:themeColor="text1"/>
          <w:szCs w:val="24"/>
        </w:rPr>
        <w:fldChar w:fldCharType="begin"/>
      </w:r>
      <w:r w:rsidR="008F724D" w:rsidRPr="001F30A5">
        <w:rPr>
          <w:rFonts w:ascii="Garamond" w:hAnsi="Garamond"/>
          <w:color w:val="000000" w:themeColor="text1"/>
          <w:szCs w:val="24"/>
        </w:rPr>
        <w:instrText xml:space="preserve"> REF _Ref228208758 \r \h </w:instrText>
      </w:r>
      <w:r w:rsidR="00FC7A70" w:rsidRPr="001F30A5">
        <w:rPr>
          <w:rFonts w:ascii="Garamond" w:hAnsi="Garamond"/>
          <w:color w:val="000000" w:themeColor="text1"/>
          <w:szCs w:val="24"/>
        </w:rPr>
        <w:instrText xml:space="preserve"> \* MERGEFORMAT </w:instrText>
      </w:r>
      <w:r w:rsidR="008F724D" w:rsidRPr="001F30A5">
        <w:rPr>
          <w:rFonts w:ascii="Garamond" w:hAnsi="Garamond"/>
          <w:color w:val="000000" w:themeColor="text1"/>
          <w:szCs w:val="24"/>
        </w:rPr>
      </w:r>
      <w:r w:rsidR="008F724D" w:rsidRPr="001F30A5">
        <w:rPr>
          <w:rFonts w:ascii="Garamond" w:hAnsi="Garamond"/>
          <w:color w:val="000000" w:themeColor="text1"/>
          <w:szCs w:val="24"/>
        </w:rPr>
        <w:fldChar w:fldCharType="separate"/>
      </w:r>
      <w:r w:rsidR="009D4F47">
        <w:rPr>
          <w:rFonts w:ascii="Garamond" w:hAnsi="Garamond"/>
          <w:color w:val="000000" w:themeColor="text1"/>
          <w:szCs w:val="24"/>
        </w:rPr>
        <w:t>Artigo 77.º</w:t>
      </w:r>
      <w:r w:rsidR="008F724D" w:rsidRPr="001F30A5">
        <w:rPr>
          <w:rFonts w:ascii="Garamond" w:hAnsi="Garamond"/>
          <w:color w:val="000000" w:themeColor="text1"/>
          <w:szCs w:val="24"/>
        </w:rPr>
        <w:fldChar w:fldCharType="end"/>
      </w:r>
      <w:r w:rsidR="001F3887" w:rsidRPr="001F30A5">
        <w:rPr>
          <w:rFonts w:ascii="Garamond" w:hAnsi="Garamond"/>
          <w:color w:val="000000" w:themeColor="text1"/>
          <w:szCs w:val="24"/>
        </w:rPr>
        <w:t>:</w:t>
      </w:r>
    </w:p>
    <w:p w14:paraId="0FB2DE4F" w14:textId="52A9B9D9" w:rsidR="00035129" w:rsidRPr="00FC7A70" w:rsidRDefault="00035129" w:rsidP="006F0ED3">
      <w:pPr>
        <w:widowControl w:val="0"/>
        <w:numPr>
          <w:ilvl w:val="0"/>
          <w:numId w:val="246"/>
        </w:numPr>
        <w:spacing w:after="0"/>
        <w:ind w:left="851" w:hanging="284"/>
        <w:rPr>
          <w:rFonts w:ascii="Garamond" w:hAnsi="Garamond"/>
          <w:color w:val="000000" w:themeColor="text1"/>
          <w:szCs w:val="24"/>
        </w:rPr>
      </w:pPr>
      <w:r w:rsidRPr="00FC7A70">
        <w:rPr>
          <w:rFonts w:ascii="Garamond" w:hAnsi="Garamond"/>
          <w:color w:val="000000" w:themeColor="text1"/>
          <w:szCs w:val="24"/>
        </w:rPr>
        <w:t xml:space="preserve">Nos </w:t>
      </w:r>
      <w:r w:rsidR="00735140" w:rsidRPr="00FC7A70">
        <w:rPr>
          <w:rFonts w:ascii="Garamond" w:hAnsi="Garamond"/>
          <w:color w:val="000000" w:themeColor="text1"/>
          <w:szCs w:val="24"/>
        </w:rPr>
        <w:t>h</w:t>
      </w:r>
      <w:r w:rsidRPr="00FC7A70">
        <w:rPr>
          <w:rFonts w:ascii="Garamond" w:hAnsi="Garamond"/>
          <w:color w:val="000000" w:themeColor="text1"/>
          <w:szCs w:val="24"/>
        </w:rPr>
        <w:t>ostels, no exterior do edifício, junto à entrada principal</w:t>
      </w:r>
      <w:r w:rsidR="001F3887" w:rsidRPr="00FC7A70">
        <w:rPr>
          <w:rFonts w:ascii="Garamond" w:hAnsi="Garamond"/>
          <w:color w:val="000000" w:themeColor="text1"/>
          <w:szCs w:val="24"/>
        </w:rPr>
        <w:t>;</w:t>
      </w:r>
    </w:p>
    <w:p w14:paraId="21A4FF73" w14:textId="7903D43B" w:rsidR="007977F2" w:rsidRPr="00FC7A70" w:rsidRDefault="001F3887" w:rsidP="006F0ED3">
      <w:pPr>
        <w:widowControl w:val="0"/>
        <w:numPr>
          <w:ilvl w:val="0"/>
          <w:numId w:val="246"/>
        </w:numPr>
        <w:spacing w:after="0"/>
        <w:ind w:left="851" w:hanging="284"/>
        <w:rPr>
          <w:rFonts w:ascii="Garamond" w:hAnsi="Garamond"/>
          <w:color w:val="000000" w:themeColor="text1"/>
          <w:szCs w:val="24"/>
        </w:rPr>
      </w:pPr>
      <w:r w:rsidRPr="00FC7A70">
        <w:rPr>
          <w:rFonts w:ascii="Garamond" w:hAnsi="Garamond"/>
          <w:color w:val="000000" w:themeColor="text1"/>
          <w:szCs w:val="24"/>
        </w:rPr>
        <w:t xml:space="preserve">Nos restantes </w:t>
      </w:r>
      <w:r w:rsidR="00AA4E01" w:rsidRPr="00FC7A70">
        <w:rPr>
          <w:rFonts w:ascii="Garamond" w:hAnsi="Garamond"/>
          <w:color w:val="000000" w:themeColor="text1"/>
          <w:szCs w:val="24"/>
        </w:rPr>
        <w:t>estabelecimentos de alojamento local, junto à entrada.</w:t>
      </w:r>
    </w:p>
    <w:p w14:paraId="5EBD6A3F" w14:textId="3748E3C1" w:rsidR="0049690A" w:rsidRPr="00FC7A70" w:rsidRDefault="0049690A"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plataformas eletrónicas que disponibilizem, divulguem ou comercializem alojamento em estabelecimentos de alojamento local devem exigir e exibir na plataforma o respetivo número do registo no Registo Nacional de Turismo ou do título digital de atividade económica.</w:t>
      </w:r>
    </w:p>
    <w:p w14:paraId="23A1D6FE" w14:textId="0D866503" w:rsidR="0049690A" w:rsidRPr="00FC7A70" w:rsidRDefault="0049690A"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disposto no número anterior é aplicável aos sítios da internet dos próprios alojamentos locais.</w:t>
      </w:r>
    </w:p>
    <w:p w14:paraId="12C19B87" w14:textId="2B088404" w:rsidR="0049690A" w:rsidRPr="00FC7A70" w:rsidRDefault="0049690A" w:rsidP="00DF7BBF">
      <w:pPr>
        <w:pStyle w:val="PargrafodaLista"/>
        <w:widowControl w:val="0"/>
        <w:numPr>
          <w:ilvl w:val="0"/>
          <w:numId w:val="36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6 do presente artigo constitui contraordenação económica. grave, punível nos termos do RJCE, sem prejuízo do disposto no número seguinte.</w:t>
      </w:r>
    </w:p>
    <w:p w14:paraId="74F9D074" w14:textId="390480C4" w:rsidR="0049690A" w:rsidRPr="000001F5" w:rsidRDefault="0049690A" w:rsidP="00DF7BBF">
      <w:pPr>
        <w:pStyle w:val="PargrafodaLista"/>
        <w:widowControl w:val="0"/>
        <w:numPr>
          <w:ilvl w:val="0"/>
          <w:numId w:val="361"/>
        </w:numPr>
        <w:spacing w:after="120"/>
        <w:ind w:left="426" w:hanging="426"/>
        <w:contextualSpacing w:val="0"/>
        <w:rPr>
          <w:rFonts w:ascii="Garamond" w:hAnsi="Garamond"/>
          <w:color w:val="000000" w:themeColor="text1"/>
          <w:szCs w:val="24"/>
          <w:highlight w:val="yellow"/>
          <w:rPrChange w:id="1422" w:author="Maria João Torres" w:date="2026-09-11T10:48:00Z" w16du:dateUtc="2026-09-11T09:48:00Z">
            <w:rPr>
              <w:rFonts w:ascii="Garamond" w:hAnsi="Garamond"/>
              <w:color w:val="000000" w:themeColor="text1"/>
              <w:szCs w:val="24"/>
            </w:rPr>
          </w:rPrChange>
        </w:rPr>
      </w:pPr>
      <w:r w:rsidRPr="000001F5">
        <w:rPr>
          <w:rFonts w:ascii="Garamond" w:hAnsi="Garamond"/>
          <w:color w:val="000000" w:themeColor="text1"/>
          <w:szCs w:val="24"/>
          <w:highlight w:val="yellow"/>
          <w:rPrChange w:id="1423" w:author="Maria João Torres" w:date="2026-09-11T10:48:00Z" w16du:dateUtc="2026-09-11T09:48:00Z">
            <w:rPr>
              <w:rFonts w:ascii="Garamond" w:hAnsi="Garamond"/>
              <w:color w:val="000000" w:themeColor="text1"/>
              <w:szCs w:val="24"/>
            </w:rPr>
          </w:rPrChange>
        </w:rPr>
        <w:t>A violação do disposto no presente artigo constitui contraordenação económica leve, punível nos termos do RJCE.</w:t>
      </w:r>
    </w:p>
    <w:p w14:paraId="1F784CAE" w14:textId="77777777" w:rsidR="00D8128F" w:rsidRPr="00FC7A70" w:rsidRDefault="00D8128F" w:rsidP="00DF7BBF">
      <w:pPr>
        <w:widowControl w:val="0"/>
        <w:spacing w:after="120"/>
        <w:rPr>
          <w:rFonts w:ascii="Garamond" w:hAnsi="Garamond"/>
          <w:color w:val="000000" w:themeColor="text1"/>
          <w:szCs w:val="24"/>
        </w:rPr>
      </w:pPr>
    </w:p>
    <w:p w14:paraId="4DBC23FF" w14:textId="6BF07F9E" w:rsidR="00695BF3" w:rsidRPr="00FC7A70" w:rsidRDefault="00695BF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II</w:t>
      </w:r>
    </w:p>
    <w:p w14:paraId="45BDBA23" w14:textId="62827E36" w:rsidR="00695BF3" w:rsidRPr="00FC7A70" w:rsidRDefault="000B4D0E"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Regulamento municipal </w:t>
      </w:r>
      <w:r w:rsidR="00B34FC5" w:rsidRPr="00FC7A70">
        <w:rPr>
          <w:rFonts w:ascii="Garamond" w:hAnsi="Garamond"/>
          <w:smallCaps/>
          <w:color w:val="000000" w:themeColor="text1"/>
          <w:szCs w:val="24"/>
        </w:rPr>
        <w:t xml:space="preserve">e </w:t>
      </w:r>
      <w:r w:rsidR="00C9276C" w:rsidRPr="00FC7A70">
        <w:rPr>
          <w:rFonts w:ascii="Garamond" w:hAnsi="Garamond"/>
          <w:smallCaps/>
          <w:color w:val="000000" w:themeColor="text1"/>
          <w:szCs w:val="24"/>
        </w:rPr>
        <w:t>á</w:t>
      </w:r>
      <w:r w:rsidR="003C678C" w:rsidRPr="00FC7A70">
        <w:rPr>
          <w:rFonts w:ascii="Garamond" w:hAnsi="Garamond"/>
          <w:smallCaps/>
          <w:color w:val="000000" w:themeColor="text1"/>
          <w:szCs w:val="24"/>
        </w:rPr>
        <w:t>reas de contenção e de crescimento sustentável</w:t>
      </w:r>
    </w:p>
    <w:p w14:paraId="33D4B93F" w14:textId="77777777" w:rsidR="00F521D6" w:rsidRPr="00FC7A70" w:rsidRDefault="00F521D6" w:rsidP="00DF7BBF">
      <w:pPr>
        <w:widowControl w:val="0"/>
        <w:spacing w:after="120"/>
        <w:rPr>
          <w:rFonts w:ascii="Garamond" w:hAnsi="Garamond"/>
          <w:szCs w:val="24"/>
        </w:rPr>
      </w:pPr>
    </w:p>
    <w:p w14:paraId="54992EF0" w14:textId="77777777" w:rsidR="00F521D6" w:rsidRPr="00FC7A70" w:rsidRDefault="00F521D6"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24" w:name="_Ref228201357"/>
    </w:p>
    <w:bookmarkEnd w:id="1424"/>
    <w:p w14:paraId="13AA951E" w14:textId="77777777" w:rsidR="00F521D6" w:rsidRPr="00FC7A70" w:rsidRDefault="00F521D6"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Regulamento municipal</w:t>
      </w:r>
    </w:p>
    <w:p w14:paraId="122750E8" w14:textId="09B6E80F" w:rsidR="00F521D6" w:rsidRPr="001F30A5" w:rsidRDefault="00F521D6" w:rsidP="00DF7BBF">
      <w:pPr>
        <w:pStyle w:val="PargrafodaLista"/>
        <w:widowControl w:val="0"/>
        <w:numPr>
          <w:ilvl w:val="0"/>
          <w:numId w:val="362"/>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Os municípios podem aprovar um regulamento administrativo tendo por objeto a atividade d</w:t>
      </w:r>
      <w:r w:rsidR="00E73CA3" w:rsidRPr="001F30A5">
        <w:rPr>
          <w:rFonts w:ascii="Garamond" w:hAnsi="Garamond"/>
          <w:color w:val="000000" w:themeColor="text1"/>
          <w:szCs w:val="24"/>
        </w:rPr>
        <w:t>e exploração de estabelecimentos de</w:t>
      </w:r>
      <w:r w:rsidRPr="001F30A5">
        <w:rPr>
          <w:rFonts w:ascii="Garamond" w:hAnsi="Garamond"/>
          <w:color w:val="000000" w:themeColor="text1"/>
          <w:szCs w:val="24"/>
        </w:rPr>
        <w:t xml:space="preserve"> alojamento local no respetivo território.</w:t>
      </w:r>
    </w:p>
    <w:p w14:paraId="09577FD1" w14:textId="2381D59B" w:rsidR="00F521D6" w:rsidRPr="001F30A5" w:rsidRDefault="00F521D6" w:rsidP="00DF7BBF">
      <w:pPr>
        <w:pStyle w:val="PargrafodaLista"/>
        <w:widowControl w:val="0"/>
        <w:numPr>
          <w:ilvl w:val="0"/>
          <w:numId w:val="362"/>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Nos municípios com mais de 1</w:t>
      </w:r>
      <w:r w:rsidR="006166A0" w:rsidRPr="001F30A5">
        <w:rPr>
          <w:rFonts w:ascii="Garamond" w:hAnsi="Garamond"/>
          <w:color w:val="000000" w:themeColor="text1"/>
          <w:szCs w:val="24"/>
        </w:rPr>
        <w:t xml:space="preserve"> </w:t>
      </w:r>
      <w:r w:rsidRPr="001F30A5">
        <w:rPr>
          <w:rFonts w:ascii="Garamond" w:hAnsi="Garamond"/>
          <w:color w:val="000000" w:themeColor="text1"/>
          <w:szCs w:val="24"/>
        </w:rPr>
        <w:t>000 estabelecimentos de alojamento local registados, a assembleia municipal deve deliberar expressamente, no prazo máximo de 12 meses contados da data em que o município atinja os 1</w:t>
      </w:r>
      <w:r w:rsidR="006166A0" w:rsidRPr="001F30A5">
        <w:rPr>
          <w:rFonts w:ascii="Garamond" w:hAnsi="Garamond"/>
          <w:color w:val="000000" w:themeColor="text1"/>
          <w:szCs w:val="24"/>
        </w:rPr>
        <w:t xml:space="preserve"> </w:t>
      </w:r>
      <w:r w:rsidRPr="001F30A5">
        <w:rPr>
          <w:rFonts w:ascii="Garamond" w:hAnsi="Garamond"/>
          <w:color w:val="000000" w:themeColor="text1"/>
          <w:szCs w:val="24"/>
        </w:rPr>
        <w:t>000 registos, se exerce o poder regulamentar previsto no número anterior.</w:t>
      </w:r>
    </w:p>
    <w:p w14:paraId="7CCF3CDB" w14:textId="4AF9A6BE" w:rsidR="00F521D6" w:rsidRPr="001F30A5" w:rsidRDefault="00F521D6" w:rsidP="00DF7BBF">
      <w:pPr>
        <w:pStyle w:val="PargrafodaLista"/>
        <w:widowControl w:val="0"/>
        <w:numPr>
          <w:ilvl w:val="0"/>
          <w:numId w:val="362"/>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O regulamento previsto no n.º 1 pode prever a designação de um provedor do alojamento local que apoie o município na gestão de diferendos entre os residentes, os titulares de exploração de estabelecimentos de alojamento local e os condóminos ou terceiros contrainteressados, competindo-lhe, designadamente:</w:t>
      </w:r>
    </w:p>
    <w:p w14:paraId="355E85C9" w14:textId="77777777" w:rsidR="00F521D6" w:rsidRPr="00FC7A70" w:rsidRDefault="00F521D6" w:rsidP="006F0ED3">
      <w:pPr>
        <w:widowControl w:val="0"/>
        <w:numPr>
          <w:ilvl w:val="0"/>
          <w:numId w:val="237"/>
        </w:numPr>
        <w:spacing w:after="120"/>
        <w:ind w:left="851" w:hanging="284"/>
        <w:rPr>
          <w:rFonts w:ascii="Garamond" w:hAnsi="Garamond"/>
          <w:color w:val="000000" w:themeColor="text1"/>
          <w:szCs w:val="24"/>
        </w:rPr>
      </w:pPr>
      <w:r w:rsidRPr="00FC7A70">
        <w:rPr>
          <w:rFonts w:ascii="Garamond" w:hAnsi="Garamond"/>
          <w:color w:val="000000" w:themeColor="text1"/>
          <w:szCs w:val="24"/>
        </w:rPr>
        <w:t>Apreciar as queixas que lhe sejam apresentadas;</w:t>
      </w:r>
    </w:p>
    <w:p w14:paraId="063F3CFA" w14:textId="77777777" w:rsidR="00F521D6" w:rsidRPr="00FC7A70" w:rsidRDefault="00F521D6" w:rsidP="006F0ED3">
      <w:pPr>
        <w:widowControl w:val="0"/>
        <w:numPr>
          <w:ilvl w:val="0"/>
          <w:numId w:val="237"/>
        </w:numPr>
        <w:spacing w:after="120"/>
        <w:ind w:left="851" w:hanging="284"/>
        <w:rPr>
          <w:rFonts w:ascii="Garamond" w:hAnsi="Garamond"/>
          <w:color w:val="000000" w:themeColor="text1"/>
          <w:szCs w:val="24"/>
        </w:rPr>
      </w:pPr>
      <w:r w:rsidRPr="00FC7A70">
        <w:rPr>
          <w:rFonts w:ascii="Garamond" w:hAnsi="Garamond"/>
          <w:color w:val="000000" w:themeColor="text1"/>
          <w:szCs w:val="24"/>
        </w:rPr>
        <w:t>Emitir recomendações; e</w:t>
      </w:r>
    </w:p>
    <w:p w14:paraId="4312E4D7" w14:textId="77777777" w:rsidR="00F521D6" w:rsidRPr="00FC7A70" w:rsidRDefault="00F521D6" w:rsidP="006F0ED3">
      <w:pPr>
        <w:widowControl w:val="0"/>
        <w:numPr>
          <w:ilvl w:val="0"/>
          <w:numId w:val="237"/>
        </w:numPr>
        <w:spacing w:after="120"/>
        <w:ind w:left="851" w:hanging="284"/>
        <w:rPr>
          <w:rFonts w:ascii="Garamond" w:hAnsi="Garamond"/>
          <w:color w:val="000000" w:themeColor="text1"/>
          <w:szCs w:val="24"/>
        </w:rPr>
      </w:pPr>
      <w:r w:rsidRPr="00FC7A70">
        <w:rPr>
          <w:rFonts w:ascii="Garamond" w:hAnsi="Garamond"/>
          <w:color w:val="000000" w:themeColor="text1"/>
          <w:szCs w:val="24"/>
        </w:rPr>
        <w:t>Aprovar e fazer implementar guias de boas práticas sobre o funcionamento da atividade.</w:t>
      </w:r>
    </w:p>
    <w:p w14:paraId="09560065" w14:textId="77777777" w:rsidR="00F521D6" w:rsidRPr="00FC7A70" w:rsidRDefault="00F521D6" w:rsidP="00DF7BBF">
      <w:pPr>
        <w:widowControl w:val="0"/>
        <w:spacing w:after="120"/>
        <w:rPr>
          <w:rFonts w:ascii="Garamond" w:hAnsi="Garamond"/>
          <w:szCs w:val="24"/>
        </w:rPr>
      </w:pPr>
    </w:p>
    <w:p w14:paraId="01A752E3" w14:textId="77777777" w:rsidR="00695BF3" w:rsidRPr="00FC7A70" w:rsidRDefault="00695BF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25" w:name="_Ref228208713"/>
    </w:p>
    <w:bookmarkEnd w:id="1425"/>
    <w:p w14:paraId="419403C6" w14:textId="6275DE1D" w:rsidR="00D51C92" w:rsidRPr="00FC7A70" w:rsidRDefault="00AC5115"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Áreas de contenção e de crescimento sustentável</w:t>
      </w:r>
    </w:p>
    <w:p w14:paraId="146FCF5B" w14:textId="6082E819" w:rsidR="00B34FC5" w:rsidRPr="001F30A5"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 xml:space="preserve">Com o objetivo de preservar a realidade social dos bairros e lugares, o município territorialmente competente pode aprovar, no regulamento previsto no n.º 1 do artigo anterior, a existência de áreas de contenção e áreas de crescimento sustentável, por freguesia ou união de freguesias, no todo ou em parte, para instalação de novo </w:t>
      </w:r>
      <w:r w:rsidR="00E73CA3" w:rsidRPr="001F30A5">
        <w:rPr>
          <w:rFonts w:ascii="Garamond" w:hAnsi="Garamond"/>
          <w:color w:val="000000" w:themeColor="text1"/>
          <w:szCs w:val="24"/>
        </w:rPr>
        <w:t xml:space="preserve">estabelecimento de </w:t>
      </w:r>
      <w:r w:rsidRPr="001F30A5">
        <w:rPr>
          <w:rFonts w:ascii="Garamond" w:hAnsi="Garamond"/>
          <w:color w:val="000000" w:themeColor="text1"/>
          <w:szCs w:val="24"/>
        </w:rPr>
        <w:t>alojamento local.</w:t>
      </w:r>
    </w:p>
    <w:p w14:paraId="20729CA5" w14:textId="735A406A" w:rsidR="00B34FC5" w:rsidRPr="001F30A5"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 xml:space="preserve">O regulamento previsto no número anterior pode impor limites relativos ao número de novos </w:t>
      </w:r>
      <w:r w:rsidR="00E73CA3" w:rsidRPr="001F30A5">
        <w:rPr>
          <w:rFonts w:ascii="Garamond" w:hAnsi="Garamond"/>
          <w:color w:val="000000" w:themeColor="text1"/>
          <w:szCs w:val="24"/>
        </w:rPr>
        <w:t xml:space="preserve">estabelecimentos </w:t>
      </w:r>
      <w:r w:rsidRPr="001F30A5">
        <w:rPr>
          <w:rFonts w:ascii="Garamond" w:hAnsi="Garamond"/>
          <w:color w:val="000000" w:themeColor="text1"/>
          <w:szCs w:val="24"/>
        </w:rPr>
        <w:t>de alojamento local permitido para cada uma dessas áreas, em função de fatores como a pressão habitacional e ambiental nelas verificado.</w:t>
      </w:r>
    </w:p>
    <w:p w14:paraId="67F01D76" w14:textId="790DA09A" w:rsidR="00B34FC5" w:rsidRPr="001F30A5"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1F30A5">
        <w:rPr>
          <w:rFonts w:ascii="Garamond" w:hAnsi="Garamond"/>
          <w:color w:val="000000" w:themeColor="text1"/>
          <w:szCs w:val="24"/>
        </w:rPr>
        <w:t>Para os efeitos d</w:t>
      </w:r>
      <w:r w:rsidR="008A307D" w:rsidRPr="001F30A5">
        <w:rPr>
          <w:rFonts w:ascii="Garamond" w:hAnsi="Garamond"/>
          <w:color w:val="000000" w:themeColor="text1"/>
          <w:szCs w:val="24"/>
        </w:rPr>
        <w:t xml:space="preserve">a presente subsecção </w:t>
      </w:r>
      <w:r w:rsidRPr="001F30A5">
        <w:rPr>
          <w:rFonts w:ascii="Garamond" w:hAnsi="Garamond"/>
          <w:color w:val="000000" w:themeColor="text1"/>
          <w:szCs w:val="24"/>
        </w:rPr>
        <w:t>consideram-se:</w:t>
      </w:r>
    </w:p>
    <w:p w14:paraId="01A72890" w14:textId="77F54F42" w:rsidR="00B34FC5" w:rsidRPr="00FC7A70" w:rsidRDefault="00B34FC5" w:rsidP="006F0ED3">
      <w:pPr>
        <w:widowControl w:val="0"/>
        <w:numPr>
          <w:ilvl w:val="0"/>
          <w:numId w:val="242"/>
        </w:numPr>
        <w:spacing w:after="120"/>
        <w:ind w:left="851" w:hanging="284"/>
        <w:rPr>
          <w:rFonts w:ascii="Garamond" w:hAnsi="Garamond"/>
          <w:color w:val="000000" w:themeColor="text1"/>
          <w:szCs w:val="24"/>
        </w:rPr>
      </w:pPr>
      <w:r w:rsidRPr="00FC7A70">
        <w:rPr>
          <w:rFonts w:ascii="Garamond" w:hAnsi="Garamond"/>
          <w:color w:val="000000" w:themeColor="text1"/>
          <w:szCs w:val="24"/>
        </w:rPr>
        <w:t>Áreas de contenção, as áreas em que se verifique uma sobrecarga de estabelecimentos de alojamento, que possa justificar restrições à instalação de novos estabelecimentos;</w:t>
      </w:r>
    </w:p>
    <w:p w14:paraId="04CBD6FC" w14:textId="3A0BF239" w:rsidR="00B34FC5" w:rsidRPr="00FC7A70" w:rsidRDefault="00B34FC5" w:rsidP="006F0ED3">
      <w:pPr>
        <w:widowControl w:val="0"/>
        <w:numPr>
          <w:ilvl w:val="0"/>
          <w:numId w:val="242"/>
        </w:numPr>
        <w:spacing w:after="120"/>
        <w:ind w:left="851" w:hanging="284"/>
        <w:rPr>
          <w:rFonts w:ascii="Garamond" w:hAnsi="Garamond"/>
          <w:color w:val="000000" w:themeColor="text1"/>
          <w:szCs w:val="24"/>
        </w:rPr>
      </w:pPr>
      <w:r w:rsidRPr="00FC7A70">
        <w:rPr>
          <w:rFonts w:ascii="Garamond" w:hAnsi="Garamond"/>
          <w:color w:val="000000" w:themeColor="text1"/>
          <w:szCs w:val="24"/>
        </w:rPr>
        <w:t>Áreas de crescimento sustentável, as áreas em que se justifiquem especiais medidas de monitorização e acompanhamento, no sentido de prevenir uma situação de sobrecarga com efeitos indesejáveis para os bairros e lugares.</w:t>
      </w:r>
    </w:p>
    <w:p w14:paraId="1B033DA5" w14:textId="41CCFADA" w:rsidR="00B34FC5" w:rsidRPr="00FC7A70"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áreas de contenção identificadas por cada município são comunicadas ao Turismo de Portugal, I. P., que introduz referência à limitação de novos registos nestas áreas n</w:t>
      </w:r>
      <w:r w:rsidR="00247BE0" w:rsidRPr="00FC7A70">
        <w:rPr>
          <w:rFonts w:ascii="Garamond" w:hAnsi="Garamond"/>
          <w:color w:val="000000" w:themeColor="text1"/>
          <w:szCs w:val="24"/>
        </w:rPr>
        <w:t>a</w:t>
      </w:r>
      <w:r w:rsidR="007D7EBB"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007D7EBB" w:rsidRPr="00FC7A70">
        <w:rPr>
          <w:rFonts w:ascii="Garamond" w:hAnsi="Garamond"/>
          <w:color w:val="000000" w:themeColor="text1"/>
          <w:szCs w:val="24"/>
        </w:rPr>
        <w:t>.</w:t>
      </w:r>
    </w:p>
    <w:p w14:paraId="66609579" w14:textId="47C8A3BD" w:rsidR="00B34FC5" w:rsidRPr="00FC7A70"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áreas de contenção e as áreas de crescimento sustentável devem ser reavaliadas, no mínimo, de três em três anos, sendo as respetivas conclusões comunicadas ao Turismo de Portugal, I. P.</w:t>
      </w:r>
    </w:p>
    <w:p w14:paraId="22533C28" w14:textId="7ADC6FE2" w:rsidR="00B34FC5" w:rsidRPr="00FC7A70"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criação e avaliação periódica de áreas de contenção e de crescimento sustentável devem ser fundamentadas com base em estudo que avalie, designadamente, a concentração e o impacto do alojamento local nas diferentes zonas e territórios do concelho, de modo a assegurar a proporcionalidade dos indicadores e regras aplicáveis.</w:t>
      </w:r>
    </w:p>
    <w:p w14:paraId="7DC871A3" w14:textId="5855D4A1" w:rsidR="00D51C92" w:rsidRPr="00FC7A70" w:rsidRDefault="00B34FC5" w:rsidP="00DF7BBF">
      <w:pPr>
        <w:pStyle w:val="PargrafodaLista"/>
        <w:widowControl w:val="0"/>
        <w:numPr>
          <w:ilvl w:val="0"/>
          <w:numId w:val="36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Turismo de Portugal, I. P., e o Instituto da Habitação e da Reabilitação Urbana, I. P., disponibilizam anualmente dados desagregados sobre o número de estabelecimentos de alojamento local e de fogos de habitação permanente</w:t>
      </w:r>
      <w:r w:rsidR="003E785D" w:rsidRPr="00FC7A70">
        <w:rPr>
          <w:rFonts w:ascii="Garamond" w:hAnsi="Garamond"/>
          <w:color w:val="000000" w:themeColor="text1"/>
          <w:szCs w:val="24"/>
        </w:rPr>
        <w:t>, respetivamente</w:t>
      </w:r>
      <w:r w:rsidRPr="00FC7A70">
        <w:rPr>
          <w:rFonts w:ascii="Garamond" w:hAnsi="Garamond"/>
          <w:color w:val="000000" w:themeColor="text1"/>
          <w:szCs w:val="24"/>
        </w:rPr>
        <w:t>.</w:t>
      </w:r>
    </w:p>
    <w:p w14:paraId="6E82C724" w14:textId="77777777" w:rsidR="007D7EBB" w:rsidRPr="00FC7A70" w:rsidRDefault="007D7EBB" w:rsidP="00DF7BBF">
      <w:pPr>
        <w:widowControl w:val="0"/>
        <w:spacing w:after="120"/>
        <w:rPr>
          <w:rFonts w:ascii="Garamond" w:hAnsi="Garamond"/>
          <w:color w:val="000000" w:themeColor="text1"/>
          <w:szCs w:val="24"/>
        </w:rPr>
      </w:pPr>
    </w:p>
    <w:p w14:paraId="749D2013" w14:textId="77777777" w:rsidR="007D7EBB" w:rsidRPr="00FC7A70" w:rsidRDefault="007D7EBB"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59158ED" w14:textId="781B2BB0" w:rsidR="007D7EBB" w:rsidRPr="00FC7A70" w:rsidRDefault="007D7EBB"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Regime das áreas de contenção</w:t>
      </w:r>
    </w:p>
    <w:p w14:paraId="1ECBA7AD" w14:textId="4BB4EF1F" w:rsidR="00990AED" w:rsidRPr="00585130" w:rsidRDefault="00990AED" w:rsidP="00DF7BBF">
      <w:pPr>
        <w:pStyle w:val="PargrafodaLista"/>
        <w:widowControl w:val="0"/>
        <w:numPr>
          <w:ilvl w:val="0"/>
          <w:numId w:val="364"/>
        </w:numPr>
        <w:spacing w:after="120"/>
        <w:ind w:left="426" w:hanging="426"/>
        <w:contextualSpacing w:val="0"/>
        <w:rPr>
          <w:rFonts w:ascii="Garamond" w:hAnsi="Garamond"/>
          <w:color w:val="000000" w:themeColor="text1"/>
          <w:szCs w:val="24"/>
        </w:rPr>
      </w:pPr>
      <w:r w:rsidRPr="00585130">
        <w:rPr>
          <w:rFonts w:ascii="Garamond" w:hAnsi="Garamond"/>
          <w:color w:val="000000" w:themeColor="text1"/>
          <w:szCs w:val="24"/>
        </w:rPr>
        <w:t xml:space="preserve">Os municípios podem determinar, no regulamento previsto no n.º 1 do </w:t>
      </w:r>
      <w:r w:rsidRPr="00585130">
        <w:rPr>
          <w:rFonts w:ascii="Garamond" w:hAnsi="Garamond"/>
          <w:color w:val="000000" w:themeColor="text1"/>
          <w:szCs w:val="24"/>
        </w:rPr>
        <w:fldChar w:fldCharType="begin"/>
      </w:r>
      <w:r w:rsidRPr="00585130">
        <w:rPr>
          <w:rFonts w:ascii="Garamond" w:hAnsi="Garamond"/>
          <w:color w:val="000000" w:themeColor="text1"/>
          <w:szCs w:val="24"/>
        </w:rPr>
        <w:instrText xml:space="preserve"> REF _Ref228201357 \r \h </w:instrText>
      </w:r>
      <w:r w:rsidR="00FC7A70" w:rsidRPr="00585130">
        <w:rPr>
          <w:rFonts w:ascii="Garamond" w:hAnsi="Garamond"/>
          <w:color w:val="000000" w:themeColor="text1"/>
          <w:szCs w:val="24"/>
        </w:rPr>
        <w:instrText xml:space="preserve"> \* MERGEFORMAT </w:instrText>
      </w:r>
      <w:r w:rsidRPr="00585130">
        <w:rPr>
          <w:rFonts w:ascii="Garamond" w:hAnsi="Garamond"/>
          <w:color w:val="000000" w:themeColor="text1"/>
          <w:szCs w:val="24"/>
        </w:rPr>
      </w:r>
      <w:r w:rsidRPr="00585130">
        <w:rPr>
          <w:rFonts w:ascii="Garamond" w:hAnsi="Garamond"/>
          <w:color w:val="000000" w:themeColor="text1"/>
          <w:szCs w:val="24"/>
        </w:rPr>
        <w:fldChar w:fldCharType="separate"/>
      </w:r>
      <w:ins w:id="1426" w:author="Maria João Torres" w:date="2026-09-11T10:14:00Z" w16du:dateUtc="2026-09-11T09:14:00Z">
        <w:r w:rsidR="00140F55">
          <w:rPr>
            <w:rFonts w:ascii="Garamond" w:hAnsi="Garamond"/>
            <w:color w:val="000000" w:themeColor="text1"/>
            <w:szCs w:val="24"/>
          </w:rPr>
          <w:t>a</w:t>
        </w:r>
      </w:ins>
      <w:del w:id="1427" w:author="Maria João Torres" w:date="2026-09-11T10:14:00Z" w16du:dateUtc="2026-09-11T09:14:00Z">
        <w:r w:rsidR="009D4F47">
          <w:rPr>
            <w:rFonts w:ascii="Garamond" w:hAnsi="Garamond"/>
            <w:color w:val="000000" w:themeColor="text1"/>
            <w:szCs w:val="24"/>
          </w:rPr>
          <w:delText>A</w:delText>
        </w:r>
      </w:del>
      <w:r w:rsidR="009D4F47">
        <w:rPr>
          <w:rFonts w:ascii="Garamond" w:hAnsi="Garamond"/>
          <w:color w:val="000000" w:themeColor="text1"/>
          <w:szCs w:val="24"/>
        </w:rPr>
        <w:t>rtigo 80.º</w:t>
      </w:r>
      <w:r w:rsidRPr="00585130">
        <w:rPr>
          <w:rFonts w:ascii="Garamond" w:hAnsi="Garamond"/>
          <w:color w:val="000000" w:themeColor="text1"/>
          <w:szCs w:val="24"/>
        </w:rPr>
        <w:fldChar w:fldCharType="end"/>
      </w:r>
      <w:r w:rsidRPr="00585130">
        <w:rPr>
          <w:rFonts w:ascii="Garamond" w:hAnsi="Garamond"/>
          <w:color w:val="000000" w:themeColor="text1"/>
          <w:szCs w:val="24"/>
        </w:rPr>
        <w:t>, relativamente às áreas de contenção:</w:t>
      </w:r>
    </w:p>
    <w:p w14:paraId="05EC5C1D" w14:textId="6AC20047" w:rsidR="00990AED" w:rsidRPr="00FC7A70" w:rsidRDefault="00990AED" w:rsidP="006F0ED3">
      <w:pPr>
        <w:widowControl w:val="0"/>
        <w:numPr>
          <w:ilvl w:val="0"/>
          <w:numId w:val="243"/>
        </w:numPr>
        <w:spacing w:after="120"/>
        <w:ind w:left="851" w:hanging="284"/>
        <w:rPr>
          <w:rFonts w:ascii="Garamond" w:hAnsi="Garamond"/>
          <w:color w:val="000000" w:themeColor="text1"/>
          <w:szCs w:val="24"/>
        </w:rPr>
      </w:pPr>
      <w:r w:rsidRPr="00FC7A70">
        <w:rPr>
          <w:rFonts w:ascii="Garamond" w:hAnsi="Garamond"/>
          <w:color w:val="000000" w:themeColor="text1"/>
          <w:szCs w:val="24"/>
        </w:rPr>
        <w:t>Que nessas áreas não podem ser autorizados novos registos de estabelecimentos de alojamento local em prédios urbanos, frações autónomas ou partes de prédio urbano suscetíveis de utilização independente, e que tenham sido objeto de contrato de arrendamento urbano para habitação nos dois anos anteriores ao registo;</w:t>
      </w:r>
    </w:p>
    <w:p w14:paraId="57967ADB" w14:textId="0B829318" w:rsidR="00990AED" w:rsidRPr="00FC7A70" w:rsidRDefault="00990AED" w:rsidP="006F0ED3">
      <w:pPr>
        <w:widowControl w:val="0"/>
        <w:numPr>
          <w:ilvl w:val="0"/>
          <w:numId w:val="243"/>
        </w:numPr>
        <w:spacing w:after="120"/>
        <w:ind w:left="851" w:hanging="284"/>
        <w:rPr>
          <w:rFonts w:ascii="Garamond" w:hAnsi="Garamond"/>
          <w:color w:val="000000" w:themeColor="text1"/>
          <w:szCs w:val="24"/>
        </w:rPr>
      </w:pPr>
      <w:r w:rsidRPr="00FC7A70">
        <w:rPr>
          <w:rFonts w:ascii="Garamond" w:hAnsi="Garamond"/>
          <w:color w:val="000000" w:themeColor="text1"/>
          <w:szCs w:val="24"/>
        </w:rPr>
        <w:t>Limites relativos ao número de estabelecimentos de alojamento local no território, designadamente na respetiva proporção face ao número de fogos disponíveis para habitação;</w:t>
      </w:r>
    </w:p>
    <w:p w14:paraId="42F417D9" w14:textId="13AB483B" w:rsidR="00990AED" w:rsidRPr="00FC7A70" w:rsidRDefault="00990AED" w:rsidP="006F0ED3">
      <w:pPr>
        <w:widowControl w:val="0"/>
        <w:numPr>
          <w:ilvl w:val="0"/>
          <w:numId w:val="243"/>
        </w:numPr>
        <w:spacing w:after="120"/>
        <w:ind w:left="851" w:hanging="284"/>
        <w:rPr>
          <w:rFonts w:ascii="Garamond" w:hAnsi="Garamond"/>
          <w:color w:val="000000" w:themeColor="text1"/>
          <w:szCs w:val="24"/>
        </w:rPr>
      </w:pPr>
      <w:r w:rsidRPr="00FC7A70">
        <w:rPr>
          <w:rFonts w:ascii="Garamond" w:hAnsi="Garamond"/>
          <w:color w:val="000000" w:themeColor="text1"/>
          <w:szCs w:val="24"/>
        </w:rPr>
        <w:t>Situações excecionais em que seja admitida a instalação de novos estabelecimentos de alojamento local nessas áreas de contenção;</w:t>
      </w:r>
    </w:p>
    <w:p w14:paraId="2943B614" w14:textId="503D67E2" w:rsidR="00990AED" w:rsidRPr="00FC7A70" w:rsidRDefault="00990AED" w:rsidP="006F0ED3">
      <w:pPr>
        <w:widowControl w:val="0"/>
        <w:numPr>
          <w:ilvl w:val="0"/>
          <w:numId w:val="243"/>
        </w:numPr>
        <w:spacing w:after="120"/>
        <w:ind w:left="851" w:hanging="284"/>
        <w:rPr>
          <w:rFonts w:ascii="Garamond" w:hAnsi="Garamond"/>
          <w:color w:val="000000" w:themeColor="text1"/>
          <w:szCs w:val="24"/>
        </w:rPr>
      </w:pPr>
      <w:r w:rsidRPr="00FC7A70">
        <w:rPr>
          <w:rFonts w:ascii="Garamond" w:hAnsi="Garamond"/>
          <w:color w:val="000000" w:themeColor="text1"/>
          <w:szCs w:val="24"/>
        </w:rPr>
        <w:t>Condições e limites aplicáveis aos novos registos de alojamento local, nomeadamente quanto à sua duração e regras de atribuição, respeitando a tutela da confiança dos titulares e a concorrência entre operadores;</w:t>
      </w:r>
    </w:p>
    <w:p w14:paraId="25ACD35E" w14:textId="1BDAD55C" w:rsidR="00990AED" w:rsidRPr="00FC7A70" w:rsidRDefault="00990AED" w:rsidP="006F0ED3">
      <w:pPr>
        <w:widowControl w:val="0"/>
        <w:numPr>
          <w:ilvl w:val="0"/>
          <w:numId w:val="243"/>
        </w:numPr>
        <w:spacing w:after="120"/>
        <w:ind w:left="851" w:hanging="284"/>
        <w:rPr>
          <w:rFonts w:ascii="Garamond" w:hAnsi="Garamond"/>
          <w:color w:val="000000" w:themeColor="text1"/>
          <w:szCs w:val="24"/>
        </w:rPr>
      </w:pPr>
      <w:r w:rsidRPr="00FC7A70">
        <w:rPr>
          <w:rFonts w:ascii="Garamond" w:hAnsi="Garamond"/>
          <w:color w:val="000000" w:themeColor="text1"/>
          <w:szCs w:val="24"/>
        </w:rPr>
        <w:t>Estabelecer limitações proporcionais à transmissibilidade dos novos números de registo do estabelecimento de alojamento local, nas modalidades de moradia e apartamento, sem que possam afetar os casos de:</w:t>
      </w:r>
    </w:p>
    <w:p w14:paraId="7235762B" w14:textId="7EED9C1D" w:rsidR="00990AED" w:rsidRPr="00FC7A70" w:rsidRDefault="00990AED" w:rsidP="006F0ED3">
      <w:pPr>
        <w:pStyle w:val="PargrafodaLista"/>
        <w:widowControl w:val="0"/>
        <w:numPr>
          <w:ilvl w:val="0"/>
          <w:numId w:val="244"/>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Sucessão;</w:t>
      </w:r>
    </w:p>
    <w:p w14:paraId="0803323B" w14:textId="37940F6C" w:rsidR="00990AED" w:rsidRPr="00FC7A70" w:rsidRDefault="00990AED" w:rsidP="006F0ED3">
      <w:pPr>
        <w:pStyle w:val="PargrafodaLista"/>
        <w:widowControl w:val="0"/>
        <w:numPr>
          <w:ilvl w:val="0"/>
          <w:numId w:val="244"/>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Transmissão gratuita da unidade de alojamento local para cônjuge ou unido de facto, descendentes ou ascendentes;</w:t>
      </w:r>
    </w:p>
    <w:p w14:paraId="7DAAB668" w14:textId="4391D0D0" w:rsidR="00990AED" w:rsidRPr="00FC7A70" w:rsidRDefault="00990AED" w:rsidP="006F0ED3">
      <w:pPr>
        <w:pStyle w:val="PargrafodaLista"/>
        <w:widowControl w:val="0"/>
        <w:numPr>
          <w:ilvl w:val="0"/>
          <w:numId w:val="244"/>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Divórcio, separação judicial de pessoas e bens ou dissolução da união de facto.</w:t>
      </w:r>
    </w:p>
    <w:p w14:paraId="6E0B9766" w14:textId="195FEC96" w:rsidR="00695BF3" w:rsidRPr="00FC7A70" w:rsidRDefault="00990AED" w:rsidP="00DF7BBF">
      <w:pPr>
        <w:pStyle w:val="PargrafodaLista"/>
        <w:widowControl w:val="0"/>
        <w:numPr>
          <w:ilvl w:val="0"/>
          <w:numId w:val="36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Para assegurar a eficácia do regulamento municipal, podem os municípios, por deliberação fundamentada da assembleia municipal, sob proposta da câmara municipal, suspender, por um período máximo de um ano, a autorização de novos registos em áreas especificamente delimitadas, até à entrada em vigor do referido regulamento</w:t>
      </w:r>
      <w:ins w:id="1428" w:author="Maria João Torres" w:date="2026-09-11T10:29:00Z" w16du:dateUtc="2026-09-11T09:29:00Z">
        <w:r w:rsidR="00ED67FB">
          <w:rPr>
            <w:rFonts w:ascii="Garamond" w:hAnsi="Garamond"/>
            <w:color w:val="000000" w:themeColor="text1"/>
            <w:szCs w:val="24"/>
          </w:rPr>
          <w:t>.</w:t>
        </w:r>
      </w:ins>
    </w:p>
    <w:p w14:paraId="151B1B52" w14:textId="77777777" w:rsidR="007D7EBB" w:rsidRPr="00FC7A70" w:rsidRDefault="007D7EBB" w:rsidP="00DF7BBF">
      <w:pPr>
        <w:widowControl w:val="0"/>
        <w:spacing w:after="120"/>
        <w:rPr>
          <w:rFonts w:ascii="Garamond" w:hAnsi="Garamond"/>
          <w:color w:val="000000" w:themeColor="text1"/>
          <w:szCs w:val="24"/>
        </w:rPr>
      </w:pPr>
    </w:p>
    <w:p w14:paraId="36EBECA3" w14:textId="77777777" w:rsidR="00745CEC" w:rsidRPr="00FC7A70" w:rsidRDefault="00745CEC"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2BF5A87" w14:textId="22FE7038" w:rsidR="00745CEC" w:rsidRPr="00FC7A70" w:rsidRDefault="00750F9E"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Regime das áreas de crescimento sustentável</w:t>
      </w:r>
    </w:p>
    <w:p w14:paraId="31E2DEFD" w14:textId="3D100A15" w:rsidR="00496024" w:rsidRPr="00585130" w:rsidRDefault="008C32B6" w:rsidP="00DF7BBF">
      <w:pPr>
        <w:pStyle w:val="PargrafodaLista"/>
        <w:widowControl w:val="0"/>
        <w:numPr>
          <w:ilvl w:val="0"/>
          <w:numId w:val="365"/>
        </w:numPr>
        <w:spacing w:after="120"/>
        <w:ind w:left="426" w:hanging="426"/>
        <w:contextualSpacing w:val="0"/>
        <w:rPr>
          <w:rFonts w:ascii="Garamond" w:hAnsi="Garamond"/>
          <w:color w:val="000000" w:themeColor="text1"/>
          <w:szCs w:val="24"/>
        </w:rPr>
      </w:pPr>
      <w:r w:rsidRPr="00585130">
        <w:rPr>
          <w:rFonts w:ascii="Garamond" w:hAnsi="Garamond"/>
          <w:color w:val="000000" w:themeColor="text1"/>
          <w:szCs w:val="24"/>
        </w:rPr>
        <w:t xml:space="preserve">Os municípios podem determinar, no regulamento previsto no n.º 1 do </w:t>
      </w:r>
      <w:r w:rsidRPr="00585130">
        <w:rPr>
          <w:rFonts w:ascii="Garamond" w:hAnsi="Garamond"/>
          <w:color w:val="000000" w:themeColor="text1"/>
          <w:szCs w:val="24"/>
        </w:rPr>
        <w:fldChar w:fldCharType="begin"/>
      </w:r>
      <w:r w:rsidRPr="00585130">
        <w:rPr>
          <w:rFonts w:ascii="Garamond" w:hAnsi="Garamond"/>
          <w:color w:val="000000" w:themeColor="text1"/>
          <w:szCs w:val="24"/>
        </w:rPr>
        <w:instrText xml:space="preserve"> REF _Ref228201357 \r \h </w:instrText>
      </w:r>
      <w:r w:rsidR="00FC7A70" w:rsidRPr="00585130">
        <w:rPr>
          <w:rFonts w:ascii="Garamond" w:hAnsi="Garamond"/>
          <w:color w:val="000000" w:themeColor="text1"/>
          <w:szCs w:val="24"/>
        </w:rPr>
        <w:instrText xml:space="preserve"> \* MERGEFORMAT </w:instrText>
      </w:r>
      <w:r w:rsidRPr="00585130">
        <w:rPr>
          <w:rFonts w:ascii="Garamond" w:hAnsi="Garamond"/>
          <w:color w:val="000000" w:themeColor="text1"/>
          <w:szCs w:val="24"/>
        </w:rPr>
      </w:r>
      <w:r w:rsidRPr="00585130">
        <w:rPr>
          <w:rFonts w:ascii="Garamond" w:hAnsi="Garamond"/>
          <w:color w:val="000000" w:themeColor="text1"/>
          <w:szCs w:val="24"/>
        </w:rPr>
        <w:fldChar w:fldCharType="separate"/>
      </w:r>
      <w:ins w:id="1429" w:author="Maria João Torres" w:date="2026-09-11T10:30:00Z" w16du:dateUtc="2026-09-11T09:30:00Z">
        <w:r w:rsidR="006A6875">
          <w:rPr>
            <w:rFonts w:ascii="Garamond" w:hAnsi="Garamond"/>
            <w:color w:val="000000" w:themeColor="text1"/>
            <w:szCs w:val="24"/>
          </w:rPr>
          <w:t>a</w:t>
        </w:r>
      </w:ins>
      <w:del w:id="1430" w:author="Maria João Torres" w:date="2026-09-11T10:30:00Z" w16du:dateUtc="2026-09-11T09:30:00Z">
        <w:r w:rsidR="009D4F47">
          <w:rPr>
            <w:rFonts w:ascii="Garamond" w:hAnsi="Garamond"/>
            <w:color w:val="000000" w:themeColor="text1"/>
            <w:szCs w:val="24"/>
          </w:rPr>
          <w:delText>A</w:delText>
        </w:r>
      </w:del>
      <w:r w:rsidR="009D4F47">
        <w:rPr>
          <w:rFonts w:ascii="Garamond" w:hAnsi="Garamond"/>
          <w:color w:val="000000" w:themeColor="text1"/>
          <w:szCs w:val="24"/>
        </w:rPr>
        <w:t>rtigo 80.º</w:t>
      </w:r>
      <w:r w:rsidRPr="00585130">
        <w:rPr>
          <w:rFonts w:ascii="Garamond" w:hAnsi="Garamond"/>
          <w:color w:val="000000" w:themeColor="text1"/>
          <w:szCs w:val="24"/>
        </w:rPr>
        <w:fldChar w:fldCharType="end"/>
      </w:r>
      <w:r w:rsidRPr="00585130">
        <w:rPr>
          <w:rFonts w:ascii="Garamond" w:hAnsi="Garamond"/>
          <w:color w:val="000000" w:themeColor="text1"/>
          <w:szCs w:val="24"/>
        </w:rPr>
        <w:t>, relativamente às áreas de crescimento sustentável</w:t>
      </w:r>
      <w:r w:rsidR="00496024" w:rsidRPr="00585130">
        <w:rPr>
          <w:rFonts w:ascii="Garamond" w:hAnsi="Garamond"/>
          <w:color w:val="000000" w:themeColor="text1"/>
          <w:szCs w:val="24"/>
        </w:rPr>
        <w:t>, requisitos adicionais para a instalação de novos estabelecimentos de alojamento local, nomeadamente:</w:t>
      </w:r>
    </w:p>
    <w:p w14:paraId="50EBE9B2" w14:textId="77777777" w:rsidR="00496024" w:rsidRPr="00FC7A70" w:rsidRDefault="00496024" w:rsidP="006F0ED3">
      <w:pPr>
        <w:widowControl w:val="0"/>
        <w:numPr>
          <w:ilvl w:val="0"/>
          <w:numId w:val="245"/>
        </w:numPr>
        <w:spacing w:after="120"/>
        <w:ind w:left="851" w:hanging="284"/>
        <w:rPr>
          <w:rFonts w:ascii="Garamond" w:hAnsi="Garamond"/>
          <w:color w:val="000000" w:themeColor="text1"/>
          <w:szCs w:val="24"/>
        </w:rPr>
      </w:pPr>
      <w:r w:rsidRPr="00FC7A70">
        <w:rPr>
          <w:rFonts w:ascii="Garamond" w:hAnsi="Garamond"/>
          <w:color w:val="000000" w:themeColor="text1"/>
          <w:szCs w:val="24"/>
        </w:rPr>
        <w:t>Que nessas áreas não podem ser autorizados novos registos de estabelecimentos de alojamento local em prédios urbanos, frações autónomas ou partes de prédio urbano suscetíveis de utilização independente, e que tenham sido objeto de contrato de arrendamento urbano para habitação nos dois anos anteriores ao registo;</w:t>
      </w:r>
    </w:p>
    <w:p w14:paraId="335DDFD4" w14:textId="77777777" w:rsidR="00496024" w:rsidRPr="00FC7A70" w:rsidRDefault="00496024" w:rsidP="006F0ED3">
      <w:pPr>
        <w:widowControl w:val="0"/>
        <w:numPr>
          <w:ilvl w:val="0"/>
          <w:numId w:val="245"/>
        </w:numPr>
        <w:spacing w:after="120"/>
        <w:ind w:left="851" w:hanging="284"/>
        <w:rPr>
          <w:rFonts w:ascii="Garamond" w:hAnsi="Garamond"/>
          <w:color w:val="000000" w:themeColor="text1"/>
          <w:szCs w:val="24"/>
        </w:rPr>
      </w:pPr>
      <w:r w:rsidRPr="00FC7A70">
        <w:rPr>
          <w:rFonts w:ascii="Garamond" w:hAnsi="Garamond"/>
          <w:color w:val="000000" w:themeColor="text1"/>
          <w:szCs w:val="24"/>
        </w:rPr>
        <w:t>Estado de conservação médio ou superior, a atestar por termo de responsabilidade emitido por técnico habilitado para o efeito, suscetível de ser confirmado em vistoria a realizar pelos serviços da câmara municipal;</w:t>
      </w:r>
    </w:p>
    <w:p w14:paraId="6108B279" w14:textId="77777777" w:rsidR="00496024" w:rsidRPr="00FC7A70" w:rsidRDefault="00496024" w:rsidP="006F0ED3">
      <w:pPr>
        <w:widowControl w:val="0"/>
        <w:numPr>
          <w:ilvl w:val="0"/>
          <w:numId w:val="245"/>
        </w:numPr>
        <w:spacing w:after="120"/>
        <w:ind w:left="851" w:hanging="284"/>
        <w:rPr>
          <w:rFonts w:ascii="Garamond" w:hAnsi="Garamond"/>
          <w:color w:val="000000" w:themeColor="text1"/>
          <w:szCs w:val="24"/>
        </w:rPr>
      </w:pPr>
      <w:r w:rsidRPr="00FC7A70">
        <w:rPr>
          <w:rFonts w:ascii="Garamond" w:hAnsi="Garamond"/>
          <w:color w:val="000000" w:themeColor="text1"/>
          <w:szCs w:val="24"/>
        </w:rPr>
        <w:t>Nível de eficiência energética igual ou superior a D, atestado por certificado emitido para esse fim por entidade competente para o efeito;</w:t>
      </w:r>
    </w:p>
    <w:p w14:paraId="2FEADE1F" w14:textId="703CA166" w:rsidR="00496024" w:rsidRPr="00FC7A70" w:rsidRDefault="00496024" w:rsidP="006F0ED3">
      <w:pPr>
        <w:widowControl w:val="0"/>
        <w:numPr>
          <w:ilvl w:val="0"/>
          <w:numId w:val="245"/>
        </w:numPr>
        <w:spacing w:after="120"/>
        <w:ind w:left="851" w:hanging="284"/>
        <w:rPr>
          <w:rFonts w:ascii="Garamond" w:hAnsi="Garamond"/>
          <w:color w:val="000000" w:themeColor="text1"/>
          <w:szCs w:val="24"/>
        </w:rPr>
      </w:pPr>
      <w:r w:rsidRPr="00FC7A70">
        <w:rPr>
          <w:rFonts w:ascii="Garamond" w:hAnsi="Garamond"/>
          <w:color w:val="000000" w:themeColor="text1"/>
          <w:szCs w:val="24"/>
        </w:rPr>
        <w:t>Manutenção de determinada proporção ou número mínimo de frações ou partes de prédio suscetíveis de utilização independente destinadas a habitação em que não funcionem estabelecimentos de alojamento local.</w:t>
      </w:r>
    </w:p>
    <w:p w14:paraId="184828C8" w14:textId="1BA30DD7" w:rsidR="008C32B6" w:rsidRPr="00FC7A70" w:rsidRDefault="00496024" w:rsidP="00DF7BBF">
      <w:pPr>
        <w:pStyle w:val="PargrafodaLista"/>
        <w:widowControl w:val="0"/>
        <w:numPr>
          <w:ilvl w:val="0"/>
          <w:numId w:val="36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regulamento municipal que cria e regula as áreas de crescimento sustentável pode estabelecer exceções às limitações nele previstas, nomeadamente, para imóveis anteriores a 1951.</w:t>
      </w:r>
    </w:p>
    <w:p w14:paraId="62F01E60" w14:textId="77777777" w:rsidR="007D7EBB" w:rsidRPr="00FC7A70" w:rsidRDefault="007D7EBB" w:rsidP="00DF7BBF">
      <w:pPr>
        <w:widowControl w:val="0"/>
        <w:spacing w:after="120"/>
        <w:rPr>
          <w:rFonts w:ascii="Garamond" w:hAnsi="Garamond"/>
          <w:color w:val="000000" w:themeColor="text1"/>
          <w:szCs w:val="24"/>
        </w:rPr>
      </w:pPr>
    </w:p>
    <w:p w14:paraId="55862467" w14:textId="2E4B5C1E" w:rsidR="008A4623" w:rsidRPr="00FC7A70" w:rsidRDefault="008A4623" w:rsidP="00DF7BBF">
      <w:pPr>
        <w:widowControl w:val="0"/>
        <w:spacing w:after="120"/>
        <w:jc w:val="center"/>
        <w:outlineLvl w:val="0"/>
        <w:rPr>
          <w:rFonts w:ascii="Garamond" w:hAnsi="Garamond"/>
          <w:smallCaps/>
          <w:color w:val="000000" w:themeColor="text1"/>
          <w:szCs w:val="24"/>
        </w:rPr>
      </w:pPr>
      <w:commentRangeStart w:id="1431"/>
      <w:commentRangeStart w:id="1432"/>
      <w:r w:rsidRPr="00FC7A70">
        <w:rPr>
          <w:rFonts w:ascii="Garamond" w:hAnsi="Garamond"/>
          <w:smallCaps/>
          <w:color w:val="000000" w:themeColor="text1"/>
          <w:szCs w:val="24"/>
        </w:rPr>
        <w:t>Secção V</w:t>
      </w:r>
      <w:r w:rsidR="0048570B" w:rsidRPr="00FC7A70">
        <w:rPr>
          <w:rFonts w:ascii="Garamond" w:hAnsi="Garamond"/>
          <w:smallCaps/>
          <w:color w:val="000000" w:themeColor="text1"/>
          <w:szCs w:val="24"/>
        </w:rPr>
        <w:t>I</w:t>
      </w:r>
    </w:p>
    <w:p w14:paraId="162F63A1"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Agências de viagem e turismo</w:t>
      </w:r>
      <w:commentRangeEnd w:id="1431"/>
      <w:r w:rsidR="00150432" w:rsidRPr="00FC7A70">
        <w:rPr>
          <w:rStyle w:val="Refdecomentrio"/>
          <w:rFonts w:ascii="Garamond" w:hAnsi="Garamond"/>
          <w:smallCaps/>
          <w:color w:val="000000" w:themeColor="text1"/>
          <w:sz w:val="24"/>
          <w:szCs w:val="24"/>
        </w:rPr>
        <w:commentReference w:id="1431"/>
      </w:r>
      <w:commentRangeEnd w:id="1432"/>
      <w:r w:rsidRPr="00FC7A70">
        <w:rPr>
          <w:rStyle w:val="Refdecomentrio"/>
          <w:rFonts w:ascii="Garamond" w:hAnsi="Garamond"/>
          <w:smallCaps/>
          <w:color w:val="000000" w:themeColor="text1"/>
          <w:sz w:val="24"/>
          <w:szCs w:val="24"/>
        </w:rPr>
        <w:commentReference w:id="1432"/>
      </w:r>
    </w:p>
    <w:p w14:paraId="5A3C240C" w14:textId="5CB14C8B" w:rsidR="00E35DB1" w:rsidRPr="00FC7A70" w:rsidRDefault="00E35DB1"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p>
    <w:p w14:paraId="503FD985" w14:textId="47E78EF1" w:rsidR="00E35DB1" w:rsidRPr="00FC7A70" w:rsidRDefault="00E35DB1"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gerais</w:t>
      </w:r>
    </w:p>
    <w:p w14:paraId="66B15A78" w14:textId="77777777" w:rsidR="00E35DB1" w:rsidRPr="00FC7A70" w:rsidRDefault="00E35DB1" w:rsidP="00DF7BBF">
      <w:pPr>
        <w:widowControl w:val="0"/>
        <w:spacing w:after="120"/>
        <w:rPr>
          <w:rFonts w:ascii="Garamond" w:hAnsi="Garamond"/>
          <w:szCs w:val="24"/>
        </w:rPr>
      </w:pPr>
    </w:p>
    <w:p w14:paraId="2B98A50E" w14:textId="77777777" w:rsidR="00401A26" w:rsidRPr="00FC7A70" w:rsidRDefault="00401A26" w:rsidP="00DF7BBF">
      <w:pPr>
        <w:pStyle w:val="PargrafodaLista"/>
        <w:widowControl w:val="0"/>
        <w:numPr>
          <w:ilvl w:val="0"/>
          <w:numId w:val="199"/>
        </w:numPr>
        <w:spacing w:after="120"/>
        <w:contextualSpacing w:val="0"/>
        <w:jc w:val="center"/>
        <w:outlineLvl w:val="1"/>
        <w:rPr>
          <w:rFonts w:ascii="Garamond" w:hAnsi="Garamond"/>
          <w:smallCaps/>
          <w:color w:val="000000" w:themeColor="text1"/>
          <w:szCs w:val="24"/>
        </w:rPr>
      </w:pPr>
    </w:p>
    <w:p w14:paraId="347DA86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Definições relevantes</w:t>
      </w:r>
    </w:p>
    <w:p w14:paraId="53B23F20" w14:textId="7368612A" w:rsidR="008A4623" w:rsidRPr="00585130" w:rsidRDefault="008A4623" w:rsidP="00DF7BBF">
      <w:pPr>
        <w:pStyle w:val="PargrafodaLista"/>
        <w:widowControl w:val="0"/>
        <w:numPr>
          <w:ilvl w:val="0"/>
          <w:numId w:val="366"/>
        </w:numPr>
        <w:spacing w:after="120"/>
        <w:ind w:left="426" w:hanging="426"/>
        <w:contextualSpacing w:val="0"/>
        <w:rPr>
          <w:rFonts w:ascii="Garamond" w:hAnsi="Garamond"/>
          <w:color w:val="000000" w:themeColor="text1"/>
          <w:szCs w:val="24"/>
        </w:rPr>
      </w:pPr>
      <w:r w:rsidRPr="00585130">
        <w:rPr>
          <w:rFonts w:ascii="Garamond" w:hAnsi="Garamond"/>
          <w:color w:val="000000" w:themeColor="text1"/>
          <w:szCs w:val="24"/>
        </w:rPr>
        <w:t>Para efeitos da presente secção, considera-se:</w:t>
      </w:r>
    </w:p>
    <w:p w14:paraId="782C81F1"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«Acordo geral para a organização de viagens de negócios», a relação contratual estabelecida entre uma agência e uma pessoa coletiva ou singular no âmbito da sua atividade comercial, empresarial, artesanal ou profissional, com vista à aquisição de uma pluralidade de serviços de viagens e/ou serviços de viagem conexos por um período determinado;</w:t>
      </w:r>
    </w:p>
    <w:p w14:paraId="5E81FA27"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«Agências de viagens e turismo», as pessoas singulares ou coletivas que atuem como operador e desenvolvam as atividades referidas no n.º 1 do artigo seguinte;</w:t>
      </w:r>
    </w:p>
    <w:p w14:paraId="3B6690E5"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«Circunstâncias inevitáveis e excecionais», qualquer situação fora do controlo da parte que a invoca e cujas consequências não poderiam ter sido evitadas mesmo que tivessem sido tomadas todas as medidas razoáveis;</w:t>
      </w:r>
    </w:p>
    <w:p w14:paraId="68D17C27"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«Contrato de viagem organizada», um contrato relativo à globalidade da viagem organizada ou, se esta for fornecida ao abrigo de contratos distintos, todos os contratos que abranjam os serviços de viagem incluídos na viagem organizada;</w:t>
      </w:r>
    </w:p>
    <w:p w14:paraId="4794D1A3" w14:textId="57A4AC26" w:rsidR="008A4623" w:rsidRPr="00FC7A70" w:rsidRDefault="008A4623" w:rsidP="006F0ED3">
      <w:pPr>
        <w:widowControl w:val="0"/>
        <w:numPr>
          <w:ilvl w:val="0"/>
          <w:numId w:val="158"/>
        </w:numPr>
        <w:spacing w:after="0"/>
        <w:ind w:left="851" w:hanging="284"/>
        <w:rPr>
          <w:rFonts w:ascii="Garamond" w:hAnsi="Garamond"/>
          <w:color w:val="000000" w:themeColor="text1"/>
          <w:szCs w:val="24"/>
        </w:rPr>
      </w:pPr>
      <w:r w:rsidRPr="00FC7A70">
        <w:rPr>
          <w:rFonts w:ascii="Garamond" w:hAnsi="Garamond"/>
          <w:color w:val="000000" w:themeColor="text1"/>
          <w:szCs w:val="24"/>
        </w:rPr>
        <w:t>«Estabelecimento», o estabelecimento tal como definido no n.º 2 do artigo 4.º do Decreto-Lei n.º 92/2010, de 26 de julho</w:t>
      </w:r>
      <w:del w:id="1433" w:author="Maria João Torres" w:date="2026-09-01T15:50:00Z" w16du:dateUtc="2026-09-01T14:50:00Z">
        <w:r w:rsidR="005A7679"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333B4284" w14:textId="77777777" w:rsidR="008A4623" w:rsidRPr="00FC7A70" w:rsidRDefault="008A4623" w:rsidP="006F0ED3">
      <w:pPr>
        <w:widowControl w:val="0"/>
        <w:numPr>
          <w:ilvl w:val="0"/>
          <w:numId w:val="158"/>
        </w:numPr>
        <w:spacing w:after="0"/>
        <w:ind w:left="851" w:hanging="284"/>
        <w:rPr>
          <w:rFonts w:ascii="Garamond" w:hAnsi="Garamond"/>
          <w:color w:val="000000" w:themeColor="text1"/>
          <w:szCs w:val="24"/>
        </w:rPr>
      </w:pPr>
      <w:r w:rsidRPr="00FC7A70">
        <w:rPr>
          <w:rFonts w:ascii="Garamond" w:hAnsi="Garamond"/>
          <w:color w:val="000000" w:themeColor="text1"/>
          <w:szCs w:val="24"/>
        </w:rPr>
        <w:t>«Falta de conformidade», o incumprimento ou a execução deficiente dos serviços de viagem incluídos numa viagem organizada;</w:t>
      </w:r>
    </w:p>
    <w:p w14:paraId="037395CD" w14:textId="77777777" w:rsidR="008A4623" w:rsidRPr="00FC7A70" w:rsidRDefault="008A4623" w:rsidP="006F0ED3">
      <w:pPr>
        <w:widowControl w:val="0"/>
        <w:numPr>
          <w:ilvl w:val="0"/>
          <w:numId w:val="158"/>
        </w:numPr>
        <w:spacing w:after="0"/>
        <w:ind w:left="851" w:hanging="284"/>
        <w:rPr>
          <w:rFonts w:ascii="Garamond" w:hAnsi="Garamond"/>
          <w:color w:val="000000" w:themeColor="text1"/>
          <w:szCs w:val="24"/>
        </w:rPr>
      </w:pPr>
      <w:r w:rsidRPr="00FC7A70">
        <w:rPr>
          <w:rFonts w:ascii="Garamond" w:hAnsi="Garamond"/>
          <w:color w:val="000000" w:themeColor="text1"/>
          <w:szCs w:val="24"/>
        </w:rPr>
        <w:t>«Início da viagem organizada», o começo da execução dos serviços de viagem incluídos na viagem organizada;</w:t>
      </w:r>
    </w:p>
    <w:p w14:paraId="044696C5" w14:textId="77777777" w:rsidR="008A4623" w:rsidRPr="00FC7A70" w:rsidRDefault="008A4623" w:rsidP="006F0ED3">
      <w:pPr>
        <w:widowControl w:val="0"/>
        <w:numPr>
          <w:ilvl w:val="0"/>
          <w:numId w:val="158"/>
        </w:numPr>
        <w:spacing w:after="0"/>
        <w:ind w:left="851" w:hanging="284"/>
        <w:rPr>
          <w:rFonts w:ascii="Garamond" w:hAnsi="Garamond"/>
          <w:color w:val="000000" w:themeColor="text1"/>
          <w:szCs w:val="24"/>
        </w:rPr>
      </w:pPr>
      <w:r w:rsidRPr="00FC7A70">
        <w:rPr>
          <w:rFonts w:ascii="Garamond" w:hAnsi="Garamond"/>
          <w:color w:val="000000" w:themeColor="text1"/>
          <w:szCs w:val="24"/>
        </w:rPr>
        <w:t>«Operador», qualquer pessoa singular ou coletiva, pública ou privada, que, nos contratos abrangidos pela presente secção, atue, inclusive através de outra pessoa que atue em seu nome ou por sua conta, para fins relativos à sua atividade comercial, empresarial, artesanal ou profissional, quer atue como organizador, retalhista, operador que facilita serviços de viagem conexos ou como prestador de um serviço de viagem;</w:t>
      </w:r>
    </w:p>
    <w:p w14:paraId="2312A702"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«Organizador», qualquer operador que combine, venda ou proponha para venda viagens organizadas, diretamente, por intermédio de outro operador ou conjuntamente com outro operador, ou o operador que transmite os dados do viajante a outro operador, nos termos do ponto 5) da subalínea ii) da alínea p);</w:t>
      </w:r>
    </w:p>
    <w:p w14:paraId="1D9DCE59"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«Ponto de venda», quaisquer instalações de venda a retalho, fixas ou móveis, ou um sítio web de venda a retalho ou plataforma similar de venda em linha, incluindo o local onde os sítios Web de venda a retalho ou as plataformas de venda em linha são apresentados aos viajantes como plataforma única, incluindo um serviço de telefone;</w:t>
      </w:r>
    </w:p>
    <w:p w14:paraId="4A01DEE9"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«Repatriamento», o regresso do viajante ao local de partida ou a outro local acordado entre as partes contratantes;</w:t>
      </w:r>
    </w:p>
    <w:p w14:paraId="44D15B6C"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«Retalhista», um operador distinto do organizador que venda ou proponha para venda viagens organizadas combinadas por um organizador;</w:t>
      </w:r>
    </w:p>
    <w:p w14:paraId="2EAD22B7"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 «Serviços de viagem»:</w:t>
      </w:r>
    </w:p>
    <w:p w14:paraId="43199036" w14:textId="77777777" w:rsidR="008A4623" w:rsidRPr="00FC7A70" w:rsidRDefault="008A4623" w:rsidP="006F0ED3">
      <w:pPr>
        <w:widowControl w:val="0"/>
        <w:numPr>
          <w:ilvl w:val="0"/>
          <w:numId w:val="159"/>
        </w:numPr>
        <w:spacing w:after="120"/>
        <w:ind w:left="1276" w:hanging="283"/>
        <w:rPr>
          <w:rFonts w:ascii="Garamond" w:hAnsi="Garamond"/>
          <w:color w:val="000000" w:themeColor="text1"/>
          <w:szCs w:val="24"/>
        </w:rPr>
      </w:pPr>
      <w:r w:rsidRPr="00FC7A70">
        <w:rPr>
          <w:rFonts w:ascii="Garamond" w:hAnsi="Garamond"/>
          <w:color w:val="000000" w:themeColor="text1"/>
          <w:szCs w:val="24"/>
        </w:rPr>
        <w:t>O transporte de passageiros;</w:t>
      </w:r>
    </w:p>
    <w:p w14:paraId="46BE3744" w14:textId="77777777" w:rsidR="008A4623" w:rsidRPr="00FC7A70" w:rsidRDefault="008A4623" w:rsidP="006F0ED3">
      <w:pPr>
        <w:widowControl w:val="0"/>
        <w:numPr>
          <w:ilvl w:val="0"/>
          <w:numId w:val="159"/>
        </w:numPr>
        <w:spacing w:after="120"/>
        <w:ind w:left="1276" w:hanging="283"/>
        <w:rPr>
          <w:rFonts w:ascii="Garamond" w:hAnsi="Garamond"/>
          <w:color w:val="000000" w:themeColor="text1"/>
          <w:szCs w:val="24"/>
        </w:rPr>
      </w:pPr>
      <w:r w:rsidRPr="00FC7A70">
        <w:rPr>
          <w:rFonts w:ascii="Garamond" w:hAnsi="Garamond"/>
          <w:color w:val="000000" w:themeColor="text1"/>
          <w:szCs w:val="24"/>
        </w:rPr>
        <w:t>O alojamento que não seja parte integrante do transporte de passageiros e não tenha fins residenciais;</w:t>
      </w:r>
    </w:p>
    <w:p w14:paraId="0A5B08C5" w14:textId="02A7D44F" w:rsidR="008A4623" w:rsidRPr="00FC7A70" w:rsidRDefault="008A4623" w:rsidP="006F0ED3">
      <w:pPr>
        <w:widowControl w:val="0"/>
        <w:numPr>
          <w:ilvl w:val="0"/>
          <w:numId w:val="159"/>
        </w:numPr>
        <w:spacing w:after="120"/>
        <w:ind w:left="1276" w:hanging="283"/>
        <w:rPr>
          <w:rFonts w:ascii="Garamond" w:hAnsi="Garamond"/>
          <w:color w:val="000000" w:themeColor="text1"/>
          <w:szCs w:val="24"/>
        </w:rPr>
      </w:pPr>
      <w:r w:rsidRPr="00FC7A70">
        <w:rPr>
          <w:rFonts w:ascii="Garamond" w:hAnsi="Garamond"/>
          <w:color w:val="000000" w:themeColor="text1"/>
          <w:szCs w:val="24"/>
        </w:rPr>
        <w:t xml:space="preserve">O aluguer de carros ou de outros veículos a motor na aceção da alínea </w:t>
      </w:r>
      <w:r w:rsidRPr="00585130">
        <w:rPr>
          <w:rFonts w:ascii="Garamond" w:hAnsi="Garamond"/>
          <w:i/>
          <w:iCs/>
          <w:color w:val="000000" w:themeColor="text1"/>
          <w:szCs w:val="24"/>
        </w:rPr>
        <w:t>l)</w:t>
      </w:r>
      <w:r w:rsidRPr="00FC7A70">
        <w:rPr>
          <w:rFonts w:ascii="Garamond" w:hAnsi="Garamond"/>
          <w:color w:val="000000" w:themeColor="text1"/>
          <w:szCs w:val="24"/>
        </w:rPr>
        <w:t xml:space="preserve"> do artigo 3.º do Decreto-Lei n.º 16/2010, de 12 de março</w:t>
      </w:r>
      <w:del w:id="1434" w:author="Maria João Torres" w:date="2026-09-01T15:50:00Z" w16du:dateUtc="2026-09-01T14:50: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xml:space="preserve">, ou de motociclos que exijam uma carta de condução da categoria A, nos termos da alínea </w:t>
      </w:r>
      <w:r w:rsidRPr="00585130">
        <w:rPr>
          <w:rFonts w:ascii="Garamond" w:hAnsi="Garamond"/>
          <w:i/>
          <w:iCs/>
          <w:color w:val="000000" w:themeColor="text1"/>
          <w:szCs w:val="24"/>
        </w:rPr>
        <w:t>c)</w:t>
      </w:r>
      <w:r w:rsidRPr="00FC7A70">
        <w:rPr>
          <w:rFonts w:ascii="Garamond" w:hAnsi="Garamond"/>
          <w:color w:val="000000" w:themeColor="text1"/>
          <w:szCs w:val="24"/>
        </w:rPr>
        <w:t xml:space="preserve"> do n.º 1 do artigo 20.º do Decreto-Lei n.º 138/2012, de 5 de julho</w:t>
      </w:r>
      <w:del w:id="1435" w:author="Maria João Torres" w:date="2026-09-01T15:50:00Z" w16du:dateUtc="2026-09-01T14:50: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616C119B" w14:textId="77777777" w:rsidR="008A4623" w:rsidRPr="00FC7A70" w:rsidRDefault="008A4623" w:rsidP="006F0ED3">
      <w:pPr>
        <w:widowControl w:val="0"/>
        <w:numPr>
          <w:ilvl w:val="0"/>
          <w:numId w:val="159"/>
        </w:numPr>
        <w:spacing w:after="120"/>
        <w:ind w:left="1276" w:hanging="283"/>
        <w:rPr>
          <w:rFonts w:ascii="Garamond" w:hAnsi="Garamond"/>
          <w:color w:val="000000" w:themeColor="text1"/>
          <w:szCs w:val="24"/>
        </w:rPr>
      </w:pPr>
      <w:r w:rsidRPr="00FC7A70">
        <w:rPr>
          <w:rFonts w:ascii="Garamond" w:hAnsi="Garamond"/>
          <w:color w:val="000000" w:themeColor="text1"/>
          <w:szCs w:val="24"/>
        </w:rPr>
        <w:t>Qualquer outro serviço turístico que não seja parte integrante de um serviço de viagem, na aceção das subalíneas anteriores;</w:t>
      </w:r>
    </w:p>
    <w:p w14:paraId="09EC4F50"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«Serviços de viagem conexos», pelo menos dois tipos diferentes de serviços de viagem adquiridos para efeitos da mesma viagem ou das mesmas férias que não constituam uma viagem organizada e que resultem na celebração de contratos distintos com diferentes prestadores de serviços de viagem, caso um operador facilite:</w:t>
      </w:r>
    </w:p>
    <w:p w14:paraId="49AB6809" w14:textId="77777777" w:rsidR="008A4623" w:rsidRPr="00FC7A70" w:rsidRDefault="008A4623" w:rsidP="006F0ED3">
      <w:pPr>
        <w:widowControl w:val="0"/>
        <w:numPr>
          <w:ilvl w:val="0"/>
          <w:numId w:val="160"/>
        </w:numPr>
        <w:spacing w:after="120"/>
        <w:ind w:left="1276" w:hanging="283"/>
        <w:rPr>
          <w:rFonts w:ascii="Garamond" w:hAnsi="Garamond"/>
          <w:color w:val="000000" w:themeColor="text1"/>
          <w:szCs w:val="24"/>
        </w:rPr>
      </w:pPr>
      <w:r w:rsidRPr="00FC7A70">
        <w:rPr>
          <w:rFonts w:ascii="Garamond" w:hAnsi="Garamond"/>
          <w:color w:val="000000" w:themeColor="text1"/>
          <w:szCs w:val="24"/>
        </w:rPr>
        <w:t>Por ocasião de uma mesma visita ou contacto com o respetivo ponto de venda, a escolha separada e o pagamento separado de cada serviço de viagem pelos viajantes; ou</w:t>
      </w:r>
    </w:p>
    <w:p w14:paraId="4FC2EF0B" w14:textId="77777777" w:rsidR="008A4623" w:rsidRPr="00FC7A70" w:rsidRDefault="008A4623" w:rsidP="006F0ED3">
      <w:pPr>
        <w:widowControl w:val="0"/>
        <w:numPr>
          <w:ilvl w:val="0"/>
          <w:numId w:val="160"/>
        </w:numPr>
        <w:spacing w:after="120"/>
        <w:ind w:left="1276" w:hanging="283"/>
        <w:rPr>
          <w:rFonts w:ascii="Garamond" w:hAnsi="Garamond"/>
          <w:color w:val="000000" w:themeColor="text1"/>
          <w:szCs w:val="24"/>
        </w:rPr>
      </w:pPr>
      <w:r w:rsidRPr="00FC7A70">
        <w:rPr>
          <w:rFonts w:ascii="Garamond" w:hAnsi="Garamond"/>
          <w:color w:val="000000" w:themeColor="text1"/>
          <w:szCs w:val="24"/>
        </w:rPr>
        <w:t>De forma direcionada, a aquisição de, pelo menos, um serviço de viagem adicional a outro operador, caso o contrato com esse outro operador seja celebrado o mais tardar 24 horas depois da confirmação da reserva do primeiro serviço de viagem;</w:t>
      </w:r>
    </w:p>
    <w:p w14:paraId="045967AB" w14:textId="77777777" w:rsidR="008A4623" w:rsidRPr="00FC7A70" w:rsidRDefault="008A4623" w:rsidP="006F0ED3">
      <w:pPr>
        <w:widowControl w:val="0"/>
        <w:numPr>
          <w:ilvl w:val="0"/>
          <w:numId w:val="158"/>
        </w:numPr>
        <w:spacing w:after="0"/>
        <w:ind w:left="851" w:hanging="284"/>
        <w:rPr>
          <w:rFonts w:ascii="Garamond" w:hAnsi="Garamond"/>
          <w:color w:val="000000" w:themeColor="text1"/>
          <w:szCs w:val="24"/>
        </w:rPr>
      </w:pPr>
      <w:r w:rsidRPr="00FC7A70">
        <w:rPr>
          <w:rFonts w:ascii="Garamond" w:hAnsi="Garamond"/>
          <w:color w:val="000000" w:themeColor="text1"/>
          <w:szCs w:val="24"/>
        </w:rPr>
        <w:t>«Suporte duradouro», qualquer instrumento que possibilite ao viajante ou ao operador armazenar informações que lhe sejam pessoalmente dirigidas, de uma forma que lhe permita aceder ulteriormente às mesmas durante um período de tempo adaptado aos fins a que as informações se destinam, e que permita a reprodução idêntica das informações armazenadas;</w:t>
      </w:r>
    </w:p>
    <w:p w14:paraId="74EAC975" w14:textId="77777777" w:rsidR="008A4623" w:rsidRPr="00FC7A70" w:rsidRDefault="008A4623" w:rsidP="006F0ED3">
      <w:pPr>
        <w:widowControl w:val="0"/>
        <w:numPr>
          <w:ilvl w:val="0"/>
          <w:numId w:val="158"/>
        </w:numPr>
        <w:spacing w:after="0"/>
        <w:ind w:left="851" w:hanging="284"/>
        <w:rPr>
          <w:rFonts w:ascii="Garamond" w:hAnsi="Garamond"/>
          <w:color w:val="000000" w:themeColor="text1"/>
          <w:szCs w:val="24"/>
        </w:rPr>
      </w:pPr>
      <w:r w:rsidRPr="00FC7A70">
        <w:rPr>
          <w:rFonts w:ascii="Garamond" w:hAnsi="Garamond"/>
          <w:color w:val="000000" w:themeColor="text1"/>
          <w:szCs w:val="24"/>
        </w:rPr>
        <w:t>«Viagem organizada», a combinação de, pelo menos, dois tipos diferentes de serviços de viagem para efeitos da mesma viagem ou férias:</w:t>
      </w:r>
    </w:p>
    <w:p w14:paraId="6E3F9280" w14:textId="77777777" w:rsidR="008A4623" w:rsidRPr="00FC7A70" w:rsidRDefault="008A4623" w:rsidP="006F0ED3">
      <w:pPr>
        <w:widowControl w:val="0"/>
        <w:numPr>
          <w:ilvl w:val="0"/>
          <w:numId w:val="161"/>
        </w:numPr>
        <w:spacing w:after="0"/>
        <w:ind w:left="1276" w:hanging="284"/>
        <w:rPr>
          <w:rFonts w:ascii="Garamond" w:hAnsi="Garamond"/>
          <w:color w:val="000000" w:themeColor="text1"/>
          <w:szCs w:val="24"/>
        </w:rPr>
      </w:pPr>
      <w:r w:rsidRPr="00FC7A70">
        <w:rPr>
          <w:rFonts w:ascii="Garamond" w:hAnsi="Garamond"/>
          <w:color w:val="000000" w:themeColor="text1"/>
          <w:szCs w:val="24"/>
        </w:rPr>
        <w:t>Caso esses serviços sejam combinados por um único operador, incluindo a pedido ou segundo a escolha do viajante, antes de ser celebrado um contrato único relativo à globalidade dos serviços; ou</w:t>
      </w:r>
    </w:p>
    <w:p w14:paraId="17E4223A" w14:textId="77777777" w:rsidR="008A4623" w:rsidRPr="00FC7A70" w:rsidRDefault="008A4623" w:rsidP="006F0ED3">
      <w:pPr>
        <w:widowControl w:val="0"/>
        <w:numPr>
          <w:ilvl w:val="0"/>
          <w:numId w:val="161"/>
        </w:numPr>
        <w:spacing w:after="0"/>
        <w:ind w:left="1276" w:hanging="284"/>
        <w:rPr>
          <w:rFonts w:ascii="Garamond" w:hAnsi="Garamond"/>
          <w:color w:val="000000" w:themeColor="text1"/>
          <w:szCs w:val="24"/>
        </w:rPr>
      </w:pPr>
      <w:r w:rsidRPr="00FC7A70">
        <w:rPr>
          <w:rFonts w:ascii="Garamond" w:hAnsi="Garamond"/>
          <w:color w:val="000000" w:themeColor="text1"/>
          <w:szCs w:val="24"/>
        </w:rPr>
        <w:t>Independentemente de serem celebrados contratos distintos com diferentes prestadores de serviços de viagem, esses serviços sejam:</w:t>
      </w:r>
    </w:p>
    <w:p w14:paraId="2601C9F0" w14:textId="77777777" w:rsidR="008A4623" w:rsidRPr="00FC7A70" w:rsidRDefault="008A4623" w:rsidP="006F0ED3">
      <w:pPr>
        <w:widowControl w:val="0"/>
        <w:numPr>
          <w:ilvl w:val="0"/>
          <w:numId w:val="162"/>
        </w:numPr>
        <w:spacing w:after="120"/>
        <w:ind w:left="1701" w:hanging="425"/>
        <w:rPr>
          <w:rFonts w:ascii="Garamond" w:hAnsi="Garamond"/>
          <w:color w:val="000000" w:themeColor="text1"/>
          <w:szCs w:val="24"/>
        </w:rPr>
      </w:pPr>
      <w:r w:rsidRPr="00FC7A70">
        <w:rPr>
          <w:rFonts w:ascii="Garamond" w:hAnsi="Garamond"/>
          <w:color w:val="000000" w:themeColor="text1"/>
          <w:szCs w:val="24"/>
        </w:rPr>
        <w:t>Adquiridos num ponto de venda único e tiverem sido escolhidos antes de o viajante aceitar o pagamento;</w:t>
      </w:r>
    </w:p>
    <w:p w14:paraId="2DACBEE0" w14:textId="77777777" w:rsidR="008A4623" w:rsidRPr="00FC7A70" w:rsidRDefault="008A4623" w:rsidP="006F0ED3">
      <w:pPr>
        <w:widowControl w:val="0"/>
        <w:numPr>
          <w:ilvl w:val="0"/>
          <w:numId w:val="162"/>
        </w:numPr>
        <w:spacing w:after="120"/>
        <w:ind w:left="1701" w:hanging="425"/>
        <w:rPr>
          <w:rFonts w:ascii="Garamond" w:hAnsi="Garamond"/>
          <w:color w:val="000000" w:themeColor="text1"/>
          <w:szCs w:val="24"/>
        </w:rPr>
      </w:pPr>
      <w:r w:rsidRPr="00FC7A70">
        <w:rPr>
          <w:rFonts w:ascii="Garamond" w:hAnsi="Garamond"/>
          <w:color w:val="000000" w:themeColor="text1"/>
          <w:szCs w:val="24"/>
        </w:rPr>
        <w:t>Propostos para venda, vendidos ou faturados por um preço global;</w:t>
      </w:r>
    </w:p>
    <w:p w14:paraId="5723642D" w14:textId="77777777" w:rsidR="008A4623" w:rsidRPr="00FC7A70" w:rsidRDefault="008A4623" w:rsidP="006F0ED3">
      <w:pPr>
        <w:widowControl w:val="0"/>
        <w:numPr>
          <w:ilvl w:val="0"/>
          <w:numId w:val="162"/>
        </w:numPr>
        <w:spacing w:after="120"/>
        <w:ind w:left="1701" w:hanging="425"/>
        <w:rPr>
          <w:rFonts w:ascii="Garamond" w:hAnsi="Garamond"/>
          <w:color w:val="000000" w:themeColor="text1"/>
          <w:szCs w:val="24"/>
        </w:rPr>
      </w:pPr>
      <w:r w:rsidRPr="00FC7A70">
        <w:rPr>
          <w:rFonts w:ascii="Garamond" w:hAnsi="Garamond"/>
          <w:color w:val="000000" w:themeColor="text1"/>
          <w:szCs w:val="24"/>
        </w:rPr>
        <w:t>Publicitados ou vendidos sob a denominação «viagem organizada» ou qualquer outra expressão análoga;</w:t>
      </w:r>
    </w:p>
    <w:p w14:paraId="03C6F329" w14:textId="77777777" w:rsidR="008A4623" w:rsidRPr="00FC7A70" w:rsidRDefault="008A4623" w:rsidP="006F0ED3">
      <w:pPr>
        <w:widowControl w:val="0"/>
        <w:numPr>
          <w:ilvl w:val="0"/>
          <w:numId w:val="162"/>
        </w:numPr>
        <w:spacing w:after="120"/>
        <w:ind w:left="1701" w:hanging="425"/>
        <w:rPr>
          <w:rFonts w:ascii="Garamond" w:hAnsi="Garamond"/>
          <w:color w:val="000000" w:themeColor="text1"/>
          <w:szCs w:val="24"/>
        </w:rPr>
      </w:pPr>
      <w:r w:rsidRPr="00FC7A70">
        <w:rPr>
          <w:rFonts w:ascii="Garamond" w:hAnsi="Garamond"/>
          <w:color w:val="000000" w:themeColor="text1"/>
          <w:szCs w:val="24"/>
        </w:rPr>
        <w:t>Combinados após a celebração de um contrato através do qual o operador dá ao viajante a possibilidade de escolher entre uma seleção de diferentes tipos de serviços de viagem; ou</w:t>
      </w:r>
    </w:p>
    <w:p w14:paraId="026B1316" w14:textId="202FC81B" w:rsidR="008A4623" w:rsidRPr="00FC7A70" w:rsidRDefault="008A4623" w:rsidP="006F0ED3">
      <w:pPr>
        <w:widowControl w:val="0"/>
        <w:numPr>
          <w:ilvl w:val="0"/>
          <w:numId w:val="162"/>
        </w:numPr>
        <w:spacing w:after="120"/>
        <w:ind w:left="1701" w:hanging="425"/>
        <w:rPr>
          <w:rFonts w:ascii="Garamond" w:hAnsi="Garamond"/>
          <w:color w:val="000000" w:themeColor="text1"/>
          <w:szCs w:val="24"/>
        </w:rPr>
      </w:pPr>
      <w:r w:rsidRPr="00FC7A70">
        <w:rPr>
          <w:rFonts w:ascii="Garamond" w:hAnsi="Garamond"/>
          <w:color w:val="000000" w:themeColor="text1"/>
          <w:szCs w:val="24"/>
        </w:rPr>
        <w:t>Adquiridos a diferentes operadores mediante processos interligados de reserva em linha, pelos quais o nome do viajante, os dados relativos ao pagamento e o endereço eletrónico são transmitidos pelo operador com quem o primeiro contrato é celebrado a outro operador ou operadores, sendo celebrado um contrato com o último operador o mais tardar 24 horas após a confirmação da reserva do primeiro serviço de viagem</w:t>
      </w:r>
      <w:r w:rsidR="00002E26" w:rsidRPr="00FC7A70">
        <w:rPr>
          <w:rFonts w:ascii="Garamond" w:hAnsi="Garamond"/>
          <w:color w:val="000000" w:themeColor="text1"/>
          <w:szCs w:val="24"/>
        </w:rPr>
        <w:t>.</w:t>
      </w:r>
    </w:p>
    <w:p w14:paraId="60C7E664" w14:textId="77777777" w:rsidR="008A4623" w:rsidRPr="00FC7A70" w:rsidRDefault="008A4623" w:rsidP="006F0ED3">
      <w:pPr>
        <w:widowControl w:val="0"/>
        <w:numPr>
          <w:ilvl w:val="0"/>
          <w:numId w:val="158"/>
        </w:numPr>
        <w:spacing w:after="120"/>
        <w:ind w:left="851" w:hanging="284"/>
        <w:rPr>
          <w:rFonts w:ascii="Garamond" w:hAnsi="Garamond"/>
          <w:color w:val="000000" w:themeColor="text1"/>
          <w:szCs w:val="24"/>
        </w:rPr>
      </w:pPr>
      <w:r w:rsidRPr="00FC7A70">
        <w:rPr>
          <w:rFonts w:ascii="Garamond" w:hAnsi="Garamond"/>
          <w:color w:val="000000" w:themeColor="text1"/>
          <w:szCs w:val="24"/>
        </w:rPr>
        <w:t>«Viajante», qualquer pessoa que procure celebrar um contrato ou esteja habilitada a viajar com base num contrato de viagem, nomeadamente os consumidores, as pessoas singulares que viajem em negócios, bem como os profissionais liberais, os trabalhadores independentes ou outras pessoas singulares, desde que não estejam abrangidos por um acordo geral para a organização de viagens de negócios.</w:t>
      </w:r>
    </w:p>
    <w:p w14:paraId="6FDE7B65" w14:textId="41B555C1" w:rsidR="008A4623" w:rsidRPr="00FC7A70" w:rsidRDefault="008A4623" w:rsidP="00DF7BBF">
      <w:pPr>
        <w:pStyle w:val="PargrafodaLista"/>
        <w:widowControl w:val="0"/>
        <w:numPr>
          <w:ilvl w:val="0"/>
          <w:numId w:val="36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Para efeitos da presente secção, não é considerada viagem organizada ou serviço de viagem conexo:</w:t>
      </w:r>
    </w:p>
    <w:p w14:paraId="4530C634" w14:textId="77777777" w:rsidR="008A4623" w:rsidRPr="00FC7A70" w:rsidRDefault="008A4623" w:rsidP="006F0ED3">
      <w:pPr>
        <w:widowControl w:val="0"/>
        <w:numPr>
          <w:ilvl w:val="0"/>
          <w:numId w:val="163"/>
        </w:numPr>
        <w:spacing w:after="120"/>
        <w:ind w:left="851" w:hanging="284"/>
        <w:rPr>
          <w:rFonts w:ascii="Garamond" w:hAnsi="Garamond"/>
          <w:color w:val="000000" w:themeColor="text1"/>
          <w:szCs w:val="24"/>
        </w:rPr>
      </w:pPr>
      <w:r w:rsidRPr="00FC7A70">
        <w:rPr>
          <w:rFonts w:ascii="Garamond" w:hAnsi="Garamond"/>
          <w:color w:val="000000" w:themeColor="text1"/>
          <w:szCs w:val="24"/>
        </w:rPr>
        <w:t>Aqueles que tenham duração inferior a 24 horas, salvo se a dormida estiver incluída;</w:t>
      </w:r>
    </w:p>
    <w:p w14:paraId="7B30A41C" w14:textId="77777777" w:rsidR="008A4623" w:rsidRPr="00FC7A70" w:rsidRDefault="008A4623" w:rsidP="006F0ED3">
      <w:pPr>
        <w:widowControl w:val="0"/>
        <w:numPr>
          <w:ilvl w:val="0"/>
          <w:numId w:val="163"/>
        </w:numPr>
        <w:spacing w:after="120"/>
        <w:ind w:left="851" w:hanging="284"/>
        <w:rPr>
          <w:rFonts w:ascii="Garamond" w:hAnsi="Garamond"/>
          <w:color w:val="000000" w:themeColor="text1"/>
          <w:szCs w:val="24"/>
        </w:rPr>
      </w:pPr>
      <w:r w:rsidRPr="00FC7A70">
        <w:rPr>
          <w:rFonts w:ascii="Garamond" w:hAnsi="Garamond"/>
          <w:color w:val="000000" w:themeColor="text1"/>
          <w:szCs w:val="24"/>
        </w:rPr>
        <w:t>Aqueles em que a agência de viagens e turismo se limita a intervir como mera intermediária em vendas ou reservas de serviços de viagem avulsos solicitados pelo cliente;</w:t>
      </w:r>
    </w:p>
    <w:p w14:paraId="1414C39B" w14:textId="77777777" w:rsidR="008A4623" w:rsidRPr="00FC7A70" w:rsidRDefault="008A4623" w:rsidP="006F0ED3">
      <w:pPr>
        <w:widowControl w:val="0"/>
        <w:numPr>
          <w:ilvl w:val="0"/>
          <w:numId w:val="163"/>
        </w:numPr>
        <w:spacing w:after="120"/>
        <w:ind w:left="851" w:hanging="284"/>
        <w:rPr>
          <w:rFonts w:ascii="Garamond" w:hAnsi="Garamond"/>
          <w:color w:val="000000" w:themeColor="text1"/>
          <w:szCs w:val="24"/>
        </w:rPr>
      </w:pPr>
      <w:r w:rsidRPr="00FC7A70">
        <w:rPr>
          <w:rFonts w:ascii="Garamond" w:hAnsi="Garamond"/>
          <w:color w:val="000000" w:themeColor="text1"/>
          <w:szCs w:val="24"/>
        </w:rPr>
        <w:t>Aqueles que sejam facilitados a título ocasional e sem fins lucrativos e apenas a um grupo limitado de viajantes;</w:t>
      </w:r>
    </w:p>
    <w:p w14:paraId="7BA0C77A" w14:textId="77777777" w:rsidR="008A4623" w:rsidRPr="00FC7A70" w:rsidRDefault="008A4623" w:rsidP="006F0ED3">
      <w:pPr>
        <w:widowControl w:val="0"/>
        <w:numPr>
          <w:ilvl w:val="0"/>
          <w:numId w:val="163"/>
        </w:numPr>
        <w:spacing w:after="120"/>
        <w:ind w:left="851" w:hanging="284"/>
        <w:rPr>
          <w:rFonts w:ascii="Garamond" w:hAnsi="Garamond"/>
          <w:color w:val="000000" w:themeColor="text1"/>
          <w:szCs w:val="24"/>
        </w:rPr>
      </w:pPr>
      <w:r w:rsidRPr="00FC7A70">
        <w:rPr>
          <w:rFonts w:ascii="Garamond" w:hAnsi="Garamond"/>
          <w:color w:val="000000" w:themeColor="text1"/>
          <w:szCs w:val="24"/>
        </w:rPr>
        <w:t>Aqueles que são adquiridos com base num acordo geral para a organização de viagens de negócios.</w:t>
      </w:r>
    </w:p>
    <w:p w14:paraId="6211A009" w14:textId="732F2DFA" w:rsidR="008A4623" w:rsidRPr="00FC7A70" w:rsidRDefault="008A4623" w:rsidP="00DF7BBF">
      <w:pPr>
        <w:pStyle w:val="PargrafodaLista"/>
        <w:widowControl w:val="0"/>
        <w:numPr>
          <w:ilvl w:val="0"/>
          <w:numId w:val="36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Não constitui uma viagem organizada, uma combinação de serviços de viagem em que apenas um dos tipos de serviços de viagem a que se referem as subalíneas </w:t>
      </w:r>
      <w:r w:rsidRPr="00585130">
        <w:rPr>
          <w:rFonts w:ascii="Garamond" w:hAnsi="Garamond"/>
          <w:i/>
          <w:iCs/>
          <w:color w:val="000000" w:themeColor="text1"/>
          <w:szCs w:val="24"/>
        </w:rPr>
        <w:t>i), ii)</w:t>
      </w:r>
      <w:r w:rsidRPr="00FC7A70">
        <w:rPr>
          <w:rFonts w:ascii="Garamond" w:hAnsi="Garamond"/>
          <w:color w:val="000000" w:themeColor="text1"/>
          <w:szCs w:val="24"/>
        </w:rPr>
        <w:t xml:space="preserve"> e </w:t>
      </w:r>
      <w:r w:rsidRPr="00585130">
        <w:rPr>
          <w:rFonts w:ascii="Garamond" w:hAnsi="Garamond"/>
          <w:i/>
          <w:iCs/>
          <w:color w:val="000000" w:themeColor="text1"/>
          <w:szCs w:val="24"/>
        </w:rPr>
        <w:t>iii)</w:t>
      </w:r>
      <w:r w:rsidRPr="00FC7A70">
        <w:rPr>
          <w:rFonts w:ascii="Garamond" w:hAnsi="Garamond"/>
          <w:color w:val="000000" w:themeColor="text1"/>
          <w:szCs w:val="24"/>
        </w:rPr>
        <w:t xml:space="preserve"> da alínea </w:t>
      </w:r>
      <w:r w:rsidRPr="00585130">
        <w:rPr>
          <w:rFonts w:ascii="Garamond" w:hAnsi="Garamond"/>
          <w:i/>
          <w:iCs/>
          <w:color w:val="000000" w:themeColor="text1"/>
          <w:szCs w:val="24"/>
        </w:rPr>
        <w:t>m)</w:t>
      </w:r>
      <w:r w:rsidRPr="00FC7A70">
        <w:rPr>
          <w:rFonts w:ascii="Garamond" w:hAnsi="Garamond"/>
          <w:color w:val="000000" w:themeColor="text1"/>
          <w:szCs w:val="24"/>
        </w:rPr>
        <w:t xml:space="preserve"> do n.º 1, é combinado com um ou mais serviços turísticos a que se refere a subalínea </w:t>
      </w:r>
      <w:r w:rsidRPr="00585130">
        <w:rPr>
          <w:rFonts w:ascii="Garamond" w:hAnsi="Garamond"/>
          <w:i/>
          <w:iCs/>
          <w:color w:val="000000" w:themeColor="text1"/>
          <w:szCs w:val="24"/>
        </w:rPr>
        <w:t xml:space="preserve">iv) </w:t>
      </w:r>
      <w:r w:rsidRPr="00FC7A70">
        <w:rPr>
          <w:rFonts w:ascii="Garamond" w:hAnsi="Garamond"/>
          <w:color w:val="000000" w:themeColor="text1"/>
          <w:szCs w:val="24"/>
        </w:rPr>
        <w:t>da mesma alínea, se estes últimos serviços:</w:t>
      </w:r>
    </w:p>
    <w:p w14:paraId="593557E7" w14:textId="77777777" w:rsidR="008A4623" w:rsidRPr="00FC7A70" w:rsidRDefault="008A4623" w:rsidP="006F0ED3">
      <w:pPr>
        <w:widowControl w:val="0"/>
        <w:numPr>
          <w:ilvl w:val="0"/>
          <w:numId w:val="164"/>
        </w:numPr>
        <w:spacing w:after="120"/>
        <w:ind w:left="851" w:hanging="284"/>
        <w:rPr>
          <w:rFonts w:ascii="Garamond" w:hAnsi="Garamond"/>
          <w:color w:val="000000" w:themeColor="text1"/>
          <w:szCs w:val="24"/>
        </w:rPr>
      </w:pPr>
      <w:r w:rsidRPr="00FC7A70">
        <w:rPr>
          <w:rFonts w:ascii="Garamond" w:hAnsi="Garamond"/>
          <w:color w:val="000000" w:themeColor="text1"/>
          <w:szCs w:val="24"/>
        </w:rPr>
        <w:t>Não representarem uma proporção significativa do valor da combinação e não forem publicitados como constituindo uma característica essencial da combinação nem representarem de outro modo uma tal característica; ou</w:t>
      </w:r>
    </w:p>
    <w:p w14:paraId="6E7A2290" w14:textId="77777777" w:rsidR="008A4623" w:rsidRPr="00FC7A70" w:rsidRDefault="008A4623" w:rsidP="006F0ED3">
      <w:pPr>
        <w:widowControl w:val="0"/>
        <w:numPr>
          <w:ilvl w:val="0"/>
          <w:numId w:val="16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Forem escolhidos e adquiridos apenas depois de ter sido iniciada a execução de um serviço de viagem a que se referem as subalíneas </w:t>
      </w:r>
      <w:r w:rsidRPr="00585130">
        <w:rPr>
          <w:rFonts w:ascii="Garamond" w:hAnsi="Garamond"/>
          <w:i/>
          <w:iCs/>
          <w:color w:val="000000" w:themeColor="text1"/>
          <w:szCs w:val="24"/>
        </w:rPr>
        <w:t>i), ii)</w:t>
      </w:r>
      <w:r w:rsidRPr="00FC7A70">
        <w:rPr>
          <w:rFonts w:ascii="Garamond" w:hAnsi="Garamond"/>
          <w:color w:val="000000" w:themeColor="text1"/>
          <w:szCs w:val="24"/>
        </w:rPr>
        <w:t xml:space="preserve"> e </w:t>
      </w:r>
      <w:r w:rsidRPr="00585130">
        <w:rPr>
          <w:rFonts w:ascii="Garamond" w:hAnsi="Garamond"/>
          <w:i/>
          <w:iCs/>
          <w:color w:val="000000" w:themeColor="text1"/>
          <w:szCs w:val="24"/>
        </w:rPr>
        <w:t>iii)</w:t>
      </w:r>
      <w:r w:rsidRPr="00FC7A70">
        <w:rPr>
          <w:rFonts w:ascii="Garamond" w:hAnsi="Garamond"/>
          <w:color w:val="000000" w:themeColor="text1"/>
          <w:szCs w:val="24"/>
        </w:rPr>
        <w:t xml:space="preserve"> da alínea </w:t>
      </w:r>
      <w:r w:rsidRPr="00585130">
        <w:rPr>
          <w:rFonts w:ascii="Garamond" w:hAnsi="Garamond"/>
          <w:i/>
          <w:iCs/>
          <w:color w:val="000000" w:themeColor="text1"/>
          <w:szCs w:val="24"/>
        </w:rPr>
        <w:t>m)</w:t>
      </w:r>
      <w:r w:rsidRPr="00FC7A70">
        <w:rPr>
          <w:rFonts w:ascii="Garamond" w:hAnsi="Garamond"/>
          <w:color w:val="000000" w:themeColor="text1"/>
          <w:szCs w:val="24"/>
        </w:rPr>
        <w:t xml:space="preserve"> do n.º 1.</w:t>
      </w:r>
    </w:p>
    <w:p w14:paraId="5E8CF2DC" w14:textId="3CE0FFCE" w:rsidR="008A4623" w:rsidRPr="00FC7A70" w:rsidRDefault="008A4623" w:rsidP="00DF7BBF">
      <w:pPr>
        <w:pStyle w:val="PargrafodaLista"/>
        <w:widowControl w:val="0"/>
        <w:numPr>
          <w:ilvl w:val="0"/>
          <w:numId w:val="36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Não constitui um serviço de viagem conexo, aquele em que apenas um dos tipos de serviços de viagem a que se referem as subalíneas </w:t>
      </w:r>
      <w:r w:rsidRPr="00585130">
        <w:rPr>
          <w:rFonts w:ascii="Garamond" w:hAnsi="Garamond"/>
          <w:i/>
          <w:iCs/>
          <w:color w:val="000000" w:themeColor="text1"/>
          <w:szCs w:val="24"/>
        </w:rPr>
        <w:t>i), ii)</w:t>
      </w:r>
      <w:r w:rsidRPr="00FC7A70">
        <w:rPr>
          <w:rFonts w:ascii="Garamond" w:hAnsi="Garamond"/>
          <w:color w:val="000000" w:themeColor="text1"/>
          <w:szCs w:val="24"/>
        </w:rPr>
        <w:t xml:space="preserve"> e </w:t>
      </w:r>
      <w:r w:rsidRPr="00585130">
        <w:rPr>
          <w:rFonts w:ascii="Garamond" w:hAnsi="Garamond"/>
          <w:i/>
          <w:iCs/>
          <w:color w:val="000000" w:themeColor="text1"/>
          <w:szCs w:val="24"/>
        </w:rPr>
        <w:t>iii)</w:t>
      </w:r>
      <w:r w:rsidRPr="00FC7A70">
        <w:rPr>
          <w:rFonts w:ascii="Garamond" w:hAnsi="Garamond"/>
          <w:color w:val="000000" w:themeColor="text1"/>
          <w:szCs w:val="24"/>
        </w:rPr>
        <w:t xml:space="preserve"> da alínea </w:t>
      </w:r>
      <w:r w:rsidRPr="00585130">
        <w:rPr>
          <w:rFonts w:ascii="Garamond" w:hAnsi="Garamond"/>
          <w:i/>
          <w:iCs/>
          <w:color w:val="000000" w:themeColor="text1"/>
          <w:szCs w:val="24"/>
        </w:rPr>
        <w:t>m)</w:t>
      </w:r>
      <w:r w:rsidRPr="00FC7A70">
        <w:rPr>
          <w:rFonts w:ascii="Garamond" w:hAnsi="Garamond"/>
          <w:color w:val="000000" w:themeColor="text1"/>
          <w:szCs w:val="24"/>
        </w:rPr>
        <w:t xml:space="preserve"> do n.º 1, e um ou mais serviços turísticos a que se refere subalínea </w:t>
      </w:r>
      <w:r w:rsidRPr="00585130">
        <w:rPr>
          <w:rFonts w:ascii="Garamond" w:hAnsi="Garamond"/>
          <w:i/>
          <w:iCs/>
          <w:color w:val="000000" w:themeColor="text1"/>
          <w:szCs w:val="24"/>
        </w:rPr>
        <w:t xml:space="preserve">iv) </w:t>
      </w:r>
      <w:r w:rsidRPr="00FC7A70">
        <w:rPr>
          <w:rFonts w:ascii="Garamond" w:hAnsi="Garamond"/>
          <w:color w:val="000000" w:themeColor="text1"/>
          <w:szCs w:val="24"/>
        </w:rPr>
        <w:t xml:space="preserve">da mesma alínea </w:t>
      </w:r>
      <w:r w:rsidRPr="00585130">
        <w:rPr>
          <w:rFonts w:ascii="Garamond" w:hAnsi="Garamond"/>
          <w:i/>
          <w:iCs/>
          <w:color w:val="000000" w:themeColor="text1"/>
          <w:szCs w:val="24"/>
        </w:rPr>
        <w:t>m)</w:t>
      </w:r>
      <w:r w:rsidRPr="00FC7A70">
        <w:rPr>
          <w:rFonts w:ascii="Garamond" w:hAnsi="Garamond"/>
          <w:color w:val="000000" w:themeColor="text1"/>
          <w:szCs w:val="24"/>
        </w:rPr>
        <w:t xml:space="preserve"> sejam adquiridos, caso estes últimos serviços não representem uma proporção significativa do valor combinado dos serviços e não sejam publicitados como constituindo uma característica essencial da viagem ou das férias nem representem de outro modo uma tal característica.</w:t>
      </w:r>
    </w:p>
    <w:p w14:paraId="1ED8B82F" w14:textId="77777777" w:rsidR="00945604" w:rsidRPr="00FC7A70" w:rsidRDefault="00945604" w:rsidP="00DF7BBF">
      <w:pPr>
        <w:widowControl w:val="0"/>
        <w:spacing w:after="120"/>
        <w:rPr>
          <w:rFonts w:ascii="Garamond" w:hAnsi="Garamond"/>
          <w:color w:val="000000" w:themeColor="text1"/>
          <w:szCs w:val="24"/>
        </w:rPr>
      </w:pPr>
    </w:p>
    <w:p w14:paraId="604DC833"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36" w:name="_Ref225507260"/>
    </w:p>
    <w:bookmarkEnd w:id="1436"/>
    <w:p w14:paraId="3DA199D4"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Atividades das agências de viagens e turismo</w:t>
      </w:r>
    </w:p>
    <w:p w14:paraId="7B974011" w14:textId="260FC411" w:rsidR="008A4623" w:rsidRPr="00585130" w:rsidRDefault="008A4623" w:rsidP="00DF7BBF">
      <w:pPr>
        <w:pStyle w:val="PargrafodaLista"/>
        <w:widowControl w:val="0"/>
        <w:numPr>
          <w:ilvl w:val="0"/>
          <w:numId w:val="367"/>
        </w:numPr>
        <w:spacing w:after="120"/>
        <w:ind w:left="426" w:hanging="426"/>
        <w:contextualSpacing w:val="0"/>
        <w:rPr>
          <w:rFonts w:ascii="Garamond" w:hAnsi="Garamond"/>
          <w:color w:val="000000" w:themeColor="text1"/>
          <w:szCs w:val="24"/>
        </w:rPr>
      </w:pPr>
      <w:r w:rsidRPr="00585130">
        <w:rPr>
          <w:rFonts w:ascii="Garamond" w:hAnsi="Garamond"/>
          <w:color w:val="000000" w:themeColor="text1"/>
          <w:szCs w:val="24"/>
        </w:rPr>
        <w:t>As agências de viagens e turismo desenvolvem, a título principal, as seguintes atividades:</w:t>
      </w:r>
    </w:p>
    <w:p w14:paraId="7481B526" w14:textId="77777777" w:rsidR="008A4623" w:rsidRPr="00FC7A70" w:rsidRDefault="008A4623" w:rsidP="006F0ED3">
      <w:pPr>
        <w:widowControl w:val="0"/>
        <w:numPr>
          <w:ilvl w:val="0"/>
          <w:numId w:val="130"/>
        </w:numPr>
        <w:spacing w:after="120"/>
        <w:ind w:left="851" w:hanging="284"/>
        <w:rPr>
          <w:rFonts w:ascii="Garamond" w:hAnsi="Garamond"/>
          <w:color w:val="000000" w:themeColor="text1"/>
          <w:szCs w:val="24"/>
        </w:rPr>
      </w:pPr>
      <w:r w:rsidRPr="00FC7A70">
        <w:rPr>
          <w:rFonts w:ascii="Garamond" w:hAnsi="Garamond"/>
          <w:color w:val="000000" w:themeColor="text1"/>
          <w:szCs w:val="24"/>
        </w:rPr>
        <w:t>A organização e venda de viagens organizadas e a facilitação de serviços de viagem conexos, quando o facilitador receba pagamentos do viajante, respeitantes aos serviços prestados por terceiros;</w:t>
      </w:r>
    </w:p>
    <w:p w14:paraId="2F0F5F14" w14:textId="77777777" w:rsidR="008A4623" w:rsidRPr="00FC7A70" w:rsidRDefault="008A4623" w:rsidP="006F0ED3">
      <w:pPr>
        <w:widowControl w:val="0"/>
        <w:numPr>
          <w:ilvl w:val="0"/>
          <w:numId w:val="130"/>
        </w:numPr>
        <w:spacing w:after="120"/>
        <w:ind w:left="851" w:hanging="284"/>
        <w:rPr>
          <w:rFonts w:ascii="Garamond" w:hAnsi="Garamond"/>
          <w:color w:val="000000" w:themeColor="text1"/>
          <w:szCs w:val="24"/>
        </w:rPr>
      </w:pPr>
      <w:r w:rsidRPr="00FC7A70">
        <w:rPr>
          <w:rFonts w:ascii="Garamond" w:hAnsi="Garamond"/>
          <w:color w:val="000000" w:themeColor="text1"/>
          <w:szCs w:val="24"/>
        </w:rPr>
        <w:t>A representação de outras agências de viagens e turismo, nacionais ou estrangeiras, bem como a intermediação na venda dos respetivos produtos;</w:t>
      </w:r>
    </w:p>
    <w:p w14:paraId="7BBF47DF" w14:textId="77777777" w:rsidR="008A4623" w:rsidRPr="00FC7A70" w:rsidRDefault="008A4623" w:rsidP="006F0ED3">
      <w:pPr>
        <w:widowControl w:val="0"/>
        <w:numPr>
          <w:ilvl w:val="0"/>
          <w:numId w:val="130"/>
        </w:numPr>
        <w:spacing w:after="120"/>
        <w:ind w:left="851" w:hanging="284"/>
        <w:rPr>
          <w:rFonts w:ascii="Garamond" w:hAnsi="Garamond"/>
          <w:color w:val="000000" w:themeColor="text1"/>
          <w:szCs w:val="24"/>
        </w:rPr>
      </w:pPr>
      <w:r w:rsidRPr="00FC7A70">
        <w:rPr>
          <w:rFonts w:ascii="Garamond" w:hAnsi="Garamond"/>
          <w:color w:val="000000" w:themeColor="text1"/>
          <w:szCs w:val="24"/>
        </w:rPr>
        <w:t>A reserva de serviços em empreendimentos turísticos e em estabelecimentos de alojamento local;</w:t>
      </w:r>
    </w:p>
    <w:p w14:paraId="74352C65" w14:textId="77777777" w:rsidR="008A4623" w:rsidRPr="00FC7A70" w:rsidRDefault="008A4623" w:rsidP="006F0ED3">
      <w:pPr>
        <w:widowControl w:val="0"/>
        <w:numPr>
          <w:ilvl w:val="0"/>
          <w:numId w:val="130"/>
        </w:numPr>
        <w:spacing w:after="120"/>
        <w:ind w:left="851" w:hanging="284"/>
        <w:rPr>
          <w:rFonts w:ascii="Garamond" w:hAnsi="Garamond"/>
          <w:color w:val="000000" w:themeColor="text1"/>
          <w:szCs w:val="24"/>
        </w:rPr>
      </w:pPr>
      <w:r w:rsidRPr="00FC7A70">
        <w:rPr>
          <w:rFonts w:ascii="Garamond" w:hAnsi="Garamond"/>
          <w:color w:val="000000" w:themeColor="text1"/>
          <w:szCs w:val="24"/>
        </w:rPr>
        <w:t>A venda de bilhetes e reserva de lugares em qualquer meio de transporte;</w:t>
      </w:r>
    </w:p>
    <w:p w14:paraId="36F51E98" w14:textId="77777777" w:rsidR="008A4623" w:rsidRPr="00FC7A70" w:rsidRDefault="008A4623" w:rsidP="006F0ED3">
      <w:pPr>
        <w:widowControl w:val="0"/>
        <w:numPr>
          <w:ilvl w:val="0"/>
          <w:numId w:val="130"/>
        </w:numPr>
        <w:spacing w:after="120"/>
        <w:ind w:left="851" w:hanging="284"/>
        <w:rPr>
          <w:rFonts w:ascii="Garamond" w:hAnsi="Garamond"/>
          <w:color w:val="000000" w:themeColor="text1"/>
          <w:szCs w:val="24"/>
        </w:rPr>
      </w:pPr>
      <w:r w:rsidRPr="00FC7A70">
        <w:rPr>
          <w:rFonts w:ascii="Garamond" w:hAnsi="Garamond"/>
          <w:color w:val="000000" w:themeColor="text1"/>
          <w:szCs w:val="24"/>
        </w:rPr>
        <w:t>A receção, transferência e assistência a turistas.</w:t>
      </w:r>
    </w:p>
    <w:p w14:paraId="74A38974" w14:textId="15E7216E" w:rsidR="008A4623" w:rsidRPr="00FC7A70" w:rsidRDefault="008A4623" w:rsidP="00DF7BBF">
      <w:pPr>
        <w:pStyle w:val="PargrafodaLista"/>
        <w:widowControl w:val="0"/>
        <w:numPr>
          <w:ilvl w:val="0"/>
          <w:numId w:val="36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agências de viagens e turismo desenvolvem, a título acessório, as seguintes atividades:</w:t>
      </w:r>
    </w:p>
    <w:p w14:paraId="40DD17FC"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obtenção de certificados coletivos de identidade, vistos ou outros documentos necessários à realização de uma viagem;</w:t>
      </w:r>
    </w:p>
    <w:p w14:paraId="7CEDE74D"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organização de congressos e de eventos semelhantes;</w:t>
      </w:r>
    </w:p>
    <w:p w14:paraId="4DCF5D1F"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reserva e a venda de bilhetes para espetáculos e outras manifestações públicas;</w:t>
      </w:r>
    </w:p>
    <w:p w14:paraId="27345AAF"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realização de operações cambiais para uso exclusivo dos clientes, de acordo com as normas reguladoras da atividade cambial;</w:t>
      </w:r>
    </w:p>
    <w:p w14:paraId="1E87BF0C"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intermediação na celebração de contratos de aluguer de veículos de passageiros sem condutor;</w:t>
      </w:r>
    </w:p>
    <w:p w14:paraId="58B8F02C"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comercialização de seguros de viagem e de bagagem em conjugação e no âmbito de outros serviços por si prestados, sem prejuízo do previsto no diploma que regula as condições de acesso e de exercício da atividade de mediação de seguros ou de resseguros;</w:t>
      </w:r>
    </w:p>
    <w:p w14:paraId="49E2A665"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venda de guias turísticos e de publicações semelhantes;</w:t>
      </w:r>
    </w:p>
    <w:p w14:paraId="17164570" w14:textId="5C7FC6DD"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O transporte turístico efetuado no âmbito de uma viagem turística, nos termos definidos no</w:t>
      </w:r>
      <w:r w:rsidR="00A1445D" w:rsidRPr="00FC7A70">
        <w:rPr>
          <w:rFonts w:ascii="Garamond" w:hAnsi="Garamond"/>
          <w:color w:val="000000" w:themeColor="text1"/>
          <w:szCs w:val="24"/>
        </w:rPr>
        <w:t xml:space="preserve"> </w:t>
      </w:r>
      <w:r w:rsidR="00A1445D" w:rsidRPr="00FC7A70">
        <w:rPr>
          <w:rFonts w:ascii="Garamond" w:hAnsi="Garamond"/>
          <w:color w:val="000000" w:themeColor="text1"/>
          <w:szCs w:val="24"/>
        </w:rPr>
        <w:fldChar w:fldCharType="begin"/>
      </w:r>
      <w:r w:rsidR="00A1445D" w:rsidRPr="00FC7A70">
        <w:rPr>
          <w:rFonts w:ascii="Garamond" w:hAnsi="Garamond"/>
          <w:color w:val="000000" w:themeColor="text1"/>
          <w:szCs w:val="24"/>
        </w:rPr>
        <w:instrText xml:space="preserve"> REF _Ref225517981 \r \h </w:instrText>
      </w:r>
      <w:r w:rsidR="00FC7A70" w:rsidRPr="00FC7A70">
        <w:rPr>
          <w:rFonts w:ascii="Garamond" w:hAnsi="Garamond"/>
          <w:color w:val="000000" w:themeColor="text1"/>
          <w:szCs w:val="24"/>
        </w:rPr>
        <w:instrText xml:space="preserve"> \* MERGEFORMAT </w:instrText>
      </w:r>
      <w:r w:rsidR="00A1445D" w:rsidRPr="00FC7A70">
        <w:rPr>
          <w:rFonts w:ascii="Garamond" w:hAnsi="Garamond"/>
          <w:color w:val="000000" w:themeColor="text1"/>
          <w:szCs w:val="24"/>
        </w:rPr>
      </w:r>
      <w:r w:rsidR="00A1445D" w:rsidRPr="00FC7A70">
        <w:rPr>
          <w:rFonts w:ascii="Garamond" w:hAnsi="Garamond"/>
          <w:color w:val="000000" w:themeColor="text1"/>
          <w:szCs w:val="24"/>
        </w:rPr>
        <w:fldChar w:fldCharType="separate"/>
      </w:r>
      <w:r w:rsidR="009D4F47">
        <w:rPr>
          <w:rFonts w:ascii="Garamond" w:hAnsi="Garamond"/>
          <w:color w:val="000000" w:themeColor="text1"/>
          <w:szCs w:val="24"/>
        </w:rPr>
        <w:t>Artigo 87.º</w:t>
      </w:r>
      <w:r w:rsidR="00A1445D"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4C729DDF" w14:textId="77777777" w:rsidR="008A4623" w:rsidRPr="00FC7A70" w:rsidRDefault="008A4623" w:rsidP="006F0ED3">
      <w:pPr>
        <w:widowControl w:val="0"/>
        <w:numPr>
          <w:ilvl w:val="0"/>
          <w:numId w:val="131"/>
        </w:numPr>
        <w:spacing w:after="120"/>
        <w:ind w:left="851" w:hanging="284"/>
        <w:rPr>
          <w:rFonts w:ascii="Garamond" w:hAnsi="Garamond"/>
          <w:color w:val="000000" w:themeColor="text1"/>
          <w:szCs w:val="24"/>
        </w:rPr>
      </w:pPr>
      <w:r w:rsidRPr="00FC7A70">
        <w:rPr>
          <w:rFonts w:ascii="Garamond" w:hAnsi="Garamond"/>
          <w:color w:val="000000" w:themeColor="text1"/>
          <w:szCs w:val="24"/>
        </w:rPr>
        <w:t>A prestação de serviços ligados ao acolhimento turístico, nomeadamente a organização de visitas a museus, monumentos históricos e outros locais de relevante interesse turístico.</w:t>
      </w:r>
    </w:p>
    <w:p w14:paraId="641F5917" w14:textId="628A597B" w:rsidR="008A4623" w:rsidRPr="00FC7A70" w:rsidRDefault="008A4623" w:rsidP="00DF7BBF">
      <w:pPr>
        <w:pStyle w:val="PargrafodaLista"/>
        <w:widowControl w:val="0"/>
        <w:numPr>
          <w:ilvl w:val="0"/>
          <w:numId w:val="36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agências de viagens e turismo legalmente estabelecidas noutro Estado-Membro da União Europeia ou do espaço económico europeu para a prática da atividade de agência de viagens e turismo podem exercer essa mesma atividade em território nacional, de forma ocasional e esporádica, devendo apresentar previamente ao Turismo de Portugal, I. P., </w:t>
      </w:r>
      <w:r w:rsidR="009B5F80" w:rsidRPr="00FC7A70">
        <w:rPr>
          <w:rFonts w:ascii="Garamond" w:hAnsi="Garamond"/>
          <w:color w:val="000000" w:themeColor="text1"/>
          <w:szCs w:val="24"/>
        </w:rPr>
        <w:t xml:space="preserve">através da “Plataforma dos Licenciamentos”, </w:t>
      </w:r>
      <w:r w:rsidRPr="00FC7A70">
        <w:rPr>
          <w:rFonts w:ascii="Garamond" w:hAnsi="Garamond"/>
          <w:color w:val="000000" w:themeColor="text1"/>
          <w:szCs w:val="24"/>
        </w:rPr>
        <w:t xml:space="preserve">a documentação, em forma simples, comprovativa da contratação de garantias equivalentes às previstas nos </w:t>
      </w:r>
      <w:ins w:id="1437" w:author="G-MECT" w:date="2026-09-11T22:33:00Z" w16du:dateUtc="2026-09-11T21:33:00Z">
        <w:r w:rsidR="00512AE5">
          <w:rPr>
            <w:rFonts w:ascii="Garamond" w:hAnsi="Garamond"/>
            <w:color w:val="000000" w:themeColor="text1"/>
            <w:szCs w:val="24"/>
          </w:rPr>
          <w:fldChar w:fldCharType="begin"/>
        </w:r>
        <w:r w:rsidR="00512AE5">
          <w:rPr>
            <w:rFonts w:ascii="Garamond" w:hAnsi="Garamond"/>
            <w:color w:val="000000" w:themeColor="text1"/>
            <w:szCs w:val="24"/>
          </w:rPr>
          <w:instrText xml:space="preserve"> REF _Ref225518219 \r \h </w:instrText>
        </w:r>
      </w:ins>
      <w:r w:rsidR="00512AE5">
        <w:rPr>
          <w:rFonts w:ascii="Garamond" w:hAnsi="Garamond"/>
          <w:color w:val="000000" w:themeColor="text1"/>
          <w:szCs w:val="24"/>
        </w:rPr>
      </w:r>
      <w:ins w:id="1438" w:author="G-MECT" w:date="2026-09-11T22:33:00Z" w16du:dateUtc="2026-09-11T21:33:00Z">
        <w:r w:rsidR="00512AE5">
          <w:rPr>
            <w:rFonts w:ascii="Garamond" w:hAnsi="Garamond"/>
            <w:color w:val="000000" w:themeColor="text1"/>
            <w:szCs w:val="24"/>
          </w:rPr>
          <w:fldChar w:fldCharType="separate"/>
        </w:r>
        <w:r w:rsidR="00512AE5">
          <w:rPr>
            <w:rFonts w:ascii="Garamond" w:hAnsi="Garamond"/>
            <w:color w:val="000000" w:themeColor="text1"/>
            <w:szCs w:val="24"/>
          </w:rPr>
          <w:t>Artigo 40.º</w:t>
        </w:r>
        <w:r w:rsidR="00512AE5">
          <w:rPr>
            <w:rFonts w:ascii="Garamond" w:hAnsi="Garamond"/>
            <w:color w:val="000000" w:themeColor="text1"/>
            <w:szCs w:val="24"/>
          </w:rPr>
          <w:fldChar w:fldCharType="end"/>
        </w:r>
        <w:r w:rsidR="00512AE5">
          <w:rPr>
            <w:rFonts w:ascii="Garamond" w:hAnsi="Garamond"/>
            <w:color w:val="000000" w:themeColor="text1"/>
            <w:szCs w:val="24"/>
          </w:rPr>
          <w:t xml:space="preserve">, </w:t>
        </w:r>
      </w:ins>
      <w:r w:rsidR="00401575" w:rsidRPr="00FC7A70">
        <w:rPr>
          <w:rFonts w:ascii="Garamond" w:hAnsi="Garamond"/>
          <w:color w:val="000000" w:themeColor="text1"/>
          <w:szCs w:val="24"/>
        </w:rPr>
        <w:fldChar w:fldCharType="begin"/>
      </w:r>
      <w:r w:rsidR="00401575" w:rsidRPr="00FC7A70">
        <w:rPr>
          <w:rFonts w:ascii="Garamond" w:hAnsi="Garamond"/>
          <w:color w:val="000000" w:themeColor="text1"/>
          <w:szCs w:val="24"/>
        </w:rPr>
        <w:instrText xml:space="preserve"> REF _Ref225507301 \r \h </w:instrText>
      </w:r>
      <w:r w:rsidR="00FC7A70" w:rsidRPr="00FC7A70">
        <w:rPr>
          <w:rFonts w:ascii="Garamond" w:hAnsi="Garamond"/>
          <w:color w:val="000000" w:themeColor="text1"/>
          <w:szCs w:val="24"/>
        </w:rPr>
        <w:instrText xml:space="preserve"> \* MERGEFORMAT </w:instrText>
      </w:r>
      <w:r w:rsidR="00401575" w:rsidRPr="00FC7A70">
        <w:rPr>
          <w:rFonts w:ascii="Garamond" w:hAnsi="Garamond"/>
          <w:color w:val="000000" w:themeColor="text1"/>
          <w:szCs w:val="24"/>
        </w:rPr>
      </w:r>
      <w:r w:rsidR="00401575" w:rsidRPr="00FC7A70">
        <w:rPr>
          <w:rFonts w:ascii="Garamond" w:hAnsi="Garamond"/>
          <w:color w:val="000000" w:themeColor="text1"/>
          <w:szCs w:val="24"/>
        </w:rPr>
        <w:fldChar w:fldCharType="separate"/>
      </w:r>
      <w:r w:rsidR="009D4F47">
        <w:rPr>
          <w:rFonts w:ascii="Garamond" w:hAnsi="Garamond"/>
          <w:color w:val="000000" w:themeColor="text1"/>
          <w:szCs w:val="24"/>
        </w:rPr>
        <w:t>Artigo 108.º</w:t>
      </w:r>
      <w:r w:rsidR="00401575" w:rsidRPr="00FC7A70">
        <w:rPr>
          <w:rFonts w:ascii="Garamond" w:hAnsi="Garamond"/>
          <w:color w:val="000000" w:themeColor="text1"/>
          <w:szCs w:val="24"/>
        </w:rPr>
        <w:fldChar w:fldCharType="end"/>
      </w:r>
      <w:ins w:id="1439" w:author="G-MECT" w:date="2026-09-11T22:34:00Z" w16du:dateUtc="2026-09-11T21:34:00Z">
        <w:r w:rsidR="009F6981">
          <w:rPr>
            <w:rFonts w:ascii="Garamond" w:hAnsi="Garamond"/>
            <w:color w:val="000000" w:themeColor="text1"/>
            <w:szCs w:val="24"/>
          </w:rPr>
          <w:t xml:space="preserve">. </w:t>
        </w:r>
        <w:r w:rsidR="007F2292">
          <w:rPr>
            <w:rFonts w:ascii="Garamond" w:hAnsi="Garamond"/>
            <w:color w:val="000000" w:themeColor="text1"/>
            <w:szCs w:val="24"/>
          </w:rPr>
          <w:t xml:space="preserve">e </w:t>
        </w:r>
      </w:ins>
      <w:ins w:id="1440" w:author="G-MECT" w:date="2026-09-11T22:35:00Z" w16du:dateUtc="2026-09-11T21:35:00Z">
        <w:r w:rsidR="007F2292">
          <w:rPr>
            <w:rFonts w:ascii="Garamond" w:hAnsi="Garamond"/>
            <w:color w:val="000000" w:themeColor="text1"/>
            <w:szCs w:val="24"/>
          </w:rPr>
          <w:fldChar w:fldCharType="begin"/>
        </w:r>
        <w:r w:rsidR="007F2292">
          <w:rPr>
            <w:rFonts w:ascii="Garamond" w:hAnsi="Garamond"/>
            <w:color w:val="000000" w:themeColor="text1"/>
            <w:szCs w:val="24"/>
          </w:rPr>
          <w:instrText xml:space="preserve"> REF _Ref225951989 \r \h </w:instrText>
        </w:r>
      </w:ins>
      <w:r w:rsidR="007F2292">
        <w:rPr>
          <w:rFonts w:ascii="Garamond" w:hAnsi="Garamond"/>
          <w:color w:val="000000" w:themeColor="text1"/>
          <w:szCs w:val="24"/>
        </w:rPr>
      </w:r>
      <w:ins w:id="1441" w:author="G-MECT" w:date="2026-09-11T22:35:00Z" w16du:dateUtc="2026-09-11T21:35:00Z">
        <w:r w:rsidR="007F2292">
          <w:rPr>
            <w:rFonts w:ascii="Garamond" w:hAnsi="Garamond"/>
            <w:color w:val="000000" w:themeColor="text1"/>
            <w:szCs w:val="24"/>
          </w:rPr>
          <w:fldChar w:fldCharType="separate"/>
        </w:r>
        <w:r w:rsidR="007F2292">
          <w:rPr>
            <w:rFonts w:ascii="Garamond" w:hAnsi="Garamond"/>
            <w:color w:val="000000" w:themeColor="text1"/>
            <w:szCs w:val="24"/>
          </w:rPr>
          <w:t>Artigo 109.º</w:t>
        </w:r>
        <w:r w:rsidR="007F2292">
          <w:rPr>
            <w:rFonts w:ascii="Garamond" w:hAnsi="Garamond"/>
            <w:color w:val="000000" w:themeColor="text1"/>
            <w:szCs w:val="24"/>
          </w:rPr>
          <w:fldChar w:fldCharType="end"/>
        </w:r>
      </w:ins>
      <w:del w:id="1442" w:author="G-MECT" w:date="2026-09-11T22:34:00Z" w16du:dateUtc="2026-09-11T21:34:00Z">
        <w:r w:rsidRPr="00FC7A70" w:rsidDel="009F6981">
          <w:rPr>
            <w:rFonts w:ascii="Garamond" w:hAnsi="Garamond"/>
            <w:color w:val="000000" w:themeColor="text1"/>
            <w:szCs w:val="24"/>
          </w:rPr>
          <w:delText xml:space="preserve"> </w:delText>
        </w:r>
        <w:r w:rsidRPr="00FC7A70" w:rsidDel="007F2292">
          <w:rPr>
            <w:rFonts w:ascii="Garamond" w:hAnsi="Garamond"/>
            <w:color w:val="000000" w:themeColor="text1"/>
            <w:szCs w:val="24"/>
          </w:rPr>
          <w:delText>a</w:delText>
        </w:r>
        <w:r w:rsidR="0007113F" w:rsidRPr="00FC7A70" w:rsidDel="007F2292">
          <w:rPr>
            <w:rFonts w:ascii="Garamond" w:hAnsi="Garamond"/>
            <w:color w:val="000000" w:themeColor="text1"/>
            <w:szCs w:val="24"/>
          </w:rPr>
          <w:delText xml:space="preserve"> </w:delText>
        </w:r>
        <w:r w:rsidR="0007113F" w:rsidRPr="00A0720E" w:rsidDel="007F2292">
          <w:rPr>
            <w:rFonts w:ascii="Garamond" w:hAnsi="Garamond"/>
            <w:color w:val="000000" w:themeColor="text1"/>
            <w:szCs w:val="24"/>
            <w:highlight w:val="yellow"/>
            <w:rPrChange w:id="1443" w:author="Paulo Meireles de Oliveira" w:date="2026-09-09T18:10:00Z" w16du:dateUtc="2026-09-09T17:10:00Z">
              <w:rPr>
                <w:rFonts w:ascii="Garamond" w:hAnsi="Garamond"/>
                <w:color w:val="000000" w:themeColor="text1"/>
                <w:szCs w:val="24"/>
              </w:rPr>
            </w:rPrChange>
          </w:rPr>
          <w:fldChar w:fldCharType="begin"/>
        </w:r>
        <w:r w:rsidR="0007113F" w:rsidRPr="00A0720E" w:rsidDel="007F2292">
          <w:rPr>
            <w:rFonts w:ascii="Garamond" w:hAnsi="Garamond"/>
            <w:color w:val="000000" w:themeColor="text1"/>
            <w:szCs w:val="24"/>
            <w:highlight w:val="yellow"/>
            <w:rPrChange w:id="1444" w:author="Paulo Meireles de Oliveira" w:date="2026-09-09T18:10:00Z" w16du:dateUtc="2026-09-09T17:10:00Z">
              <w:rPr>
                <w:rFonts w:ascii="Garamond" w:hAnsi="Garamond"/>
                <w:color w:val="000000" w:themeColor="text1"/>
                <w:szCs w:val="24"/>
              </w:rPr>
            </w:rPrChange>
          </w:rPr>
          <w:delInstrText xml:space="preserve"> REF _Ref225508489 \r \h </w:delInstrText>
        </w:r>
        <w:r w:rsidR="00FC7A70" w:rsidRPr="00A0720E" w:rsidDel="007F2292">
          <w:rPr>
            <w:rFonts w:ascii="Garamond" w:hAnsi="Garamond"/>
            <w:color w:val="000000" w:themeColor="text1"/>
            <w:szCs w:val="24"/>
            <w:highlight w:val="yellow"/>
            <w:rPrChange w:id="1445" w:author="Paulo Meireles de Oliveira" w:date="2026-09-09T18:10:00Z" w16du:dateUtc="2026-09-09T17:10:00Z">
              <w:rPr>
                <w:rFonts w:ascii="Garamond" w:hAnsi="Garamond"/>
                <w:color w:val="000000" w:themeColor="text1"/>
                <w:szCs w:val="24"/>
              </w:rPr>
            </w:rPrChange>
          </w:rPr>
          <w:delInstrText xml:space="preserve"> \* MERGEFORMAT </w:delInstrText>
        </w:r>
        <w:r w:rsidR="0007113F" w:rsidRPr="00A0720E" w:rsidDel="007F2292">
          <w:rPr>
            <w:rFonts w:ascii="Garamond" w:hAnsi="Garamond"/>
            <w:color w:val="000000" w:themeColor="text1"/>
            <w:szCs w:val="24"/>
            <w:highlight w:val="yellow"/>
            <w:rPrChange w:id="1446" w:author="Paulo Meireles de Oliveira" w:date="2026-09-09T18:10:00Z" w16du:dateUtc="2026-09-09T17:10:00Z">
              <w:rPr>
                <w:rFonts w:ascii="Garamond" w:hAnsi="Garamond"/>
                <w:color w:val="000000" w:themeColor="text1"/>
                <w:szCs w:val="24"/>
                <w:highlight w:val="yellow"/>
              </w:rPr>
            </w:rPrChange>
          </w:rPr>
        </w:r>
        <w:r w:rsidR="0007113F" w:rsidRPr="00A0720E" w:rsidDel="007F2292">
          <w:rPr>
            <w:rFonts w:ascii="Garamond" w:hAnsi="Garamond"/>
            <w:color w:val="000000" w:themeColor="text1"/>
            <w:szCs w:val="24"/>
            <w:highlight w:val="yellow"/>
            <w:rPrChange w:id="1447" w:author="Paulo Meireles de Oliveira" w:date="2026-09-09T18:10:00Z" w16du:dateUtc="2026-09-09T17:10:00Z">
              <w:rPr>
                <w:rFonts w:ascii="Garamond" w:hAnsi="Garamond"/>
                <w:color w:val="000000" w:themeColor="text1"/>
                <w:szCs w:val="24"/>
              </w:rPr>
            </w:rPrChange>
          </w:rPr>
          <w:fldChar w:fldCharType="separate"/>
        </w:r>
        <w:r w:rsidR="009D4F47" w:rsidRPr="00A0720E" w:rsidDel="007F2292">
          <w:rPr>
            <w:rFonts w:ascii="Garamond" w:hAnsi="Garamond"/>
            <w:b/>
            <w:bCs/>
            <w:color w:val="000000" w:themeColor="text1"/>
            <w:szCs w:val="24"/>
            <w:highlight w:val="yellow"/>
            <w:rPrChange w:id="1448" w:author="Paulo Meireles de Oliveira" w:date="2026-09-09T18:10:00Z" w16du:dateUtc="2026-09-09T17:10:00Z">
              <w:rPr>
                <w:rFonts w:ascii="Garamond" w:hAnsi="Garamond"/>
                <w:b/>
                <w:bCs/>
                <w:color w:val="000000" w:themeColor="text1"/>
                <w:szCs w:val="24"/>
              </w:rPr>
            </w:rPrChange>
          </w:rPr>
          <w:delText>Erro! A origem da referência não foi encontrada.</w:delText>
        </w:r>
        <w:r w:rsidR="0007113F" w:rsidRPr="00A0720E" w:rsidDel="007F2292">
          <w:rPr>
            <w:rFonts w:ascii="Garamond" w:hAnsi="Garamond"/>
            <w:color w:val="000000" w:themeColor="text1"/>
            <w:szCs w:val="24"/>
            <w:highlight w:val="yellow"/>
            <w:rPrChange w:id="1449" w:author="Paulo Meireles de Oliveira" w:date="2026-09-09T18:10:00Z" w16du:dateUtc="2026-09-09T17:10:00Z">
              <w:rPr>
                <w:rFonts w:ascii="Garamond" w:hAnsi="Garamond"/>
                <w:color w:val="000000" w:themeColor="text1"/>
                <w:szCs w:val="24"/>
              </w:rPr>
            </w:rPrChange>
          </w:rPr>
          <w:fldChar w:fldCharType="end"/>
        </w:r>
      </w:del>
      <w:r w:rsidRPr="00A0720E">
        <w:rPr>
          <w:rFonts w:ascii="Garamond" w:hAnsi="Garamond"/>
          <w:color w:val="000000" w:themeColor="text1"/>
          <w:szCs w:val="24"/>
          <w:highlight w:val="yellow"/>
          <w:rPrChange w:id="1450" w:author="Paulo Meireles de Oliveira" w:date="2026-09-09T18:10:00Z" w16du:dateUtc="2026-09-09T17:10:00Z">
            <w:rPr>
              <w:rFonts w:ascii="Garamond" w:hAnsi="Garamond"/>
              <w:color w:val="000000" w:themeColor="text1"/>
              <w:szCs w:val="24"/>
            </w:rPr>
          </w:rPrChange>
        </w:rPr>
        <w:t>.</w:t>
      </w:r>
    </w:p>
    <w:p w14:paraId="21A9A278" w14:textId="018F3A8D" w:rsidR="008A4623" w:rsidRPr="00FC7A70" w:rsidRDefault="008A4623" w:rsidP="00DF7BBF">
      <w:pPr>
        <w:pStyle w:val="PargrafodaLista"/>
        <w:widowControl w:val="0"/>
        <w:numPr>
          <w:ilvl w:val="0"/>
          <w:numId w:val="36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número anterior constitui a prática de contraordenação económica muito grave, punível nos termos do RJCE.</w:t>
      </w:r>
    </w:p>
    <w:p w14:paraId="03CAAAA4" w14:textId="1331407B" w:rsidR="008A4623" w:rsidRPr="00FC7A70" w:rsidRDefault="008A4623" w:rsidP="00DF7BBF">
      <w:pPr>
        <w:pStyle w:val="PargrafodaLista"/>
        <w:widowControl w:val="0"/>
        <w:numPr>
          <w:ilvl w:val="0"/>
          <w:numId w:val="36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oposição à realização de inspeções e vistorias pelas entidades competentes e a recusa de prestação, a estas entidades, dos elementos solicitados constitui a prática de contraordenação económica grave, nos termos do RJCE.</w:t>
      </w:r>
    </w:p>
    <w:p w14:paraId="240835DB" w14:textId="77777777" w:rsidR="00945604" w:rsidRPr="00FC7A70" w:rsidRDefault="00945604" w:rsidP="00DF7BBF">
      <w:pPr>
        <w:widowControl w:val="0"/>
        <w:spacing w:after="120"/>
        <w:rPr>
          <w:rFonts w:ascii="Garamond" w:hAnsi="Garamond"/>
          <w:color w:val="000000" w:themeColor="text1"/>
          <w:szCs w:val="24"/>
        </w:rPr>
      </w:pPr>
    </w:p>
    <w:p w14:paraId="70B3C50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A8D59B4"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Exclusividade</w:t>
      </w:r>
    </w:p>
    <w:p w14:paraId="0BB728C2" w14:textId="0164DEEB" w:rsidR="008A4623" w:rsidRPr="0024472C"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24472C">
        <w:rPr>
          <w:rFonts w:ascii="Garamond" w:hAnsi="Garamond"/>
          <w:color w:val="000000" w:themeColor="text1"/>
          <w:szCs w:val="24"/>
        </w:rPr>
        <w:t xml:space="preserve">Só podem exercer, em território nacional, as atividades de agência de viagem e turismo previstas no n.º 1 do artigo anterior, as agências de viagens </w:t>
      </w:r>
      <w:r w:rsidR="002C4E6A" w:rsidRPr="0024472C">
        <w:rPr>
          <w:rFonts w:ascii="Garamond" w:hAnsi="Garamond"/>
          <w:color w:val="000000" w:themeColor="text1"/>
          <w:szCs w:val="24"/>
        </w:rPr>
        <w:t>titulares de</w:t>
      </w:r>
      <w:r w:rsidR="004E76A4" w:rsidRPr="0024472C">
        <w:rPr>
          <w:rFonts w:ascii="Garamond" w:hAnsi="Garamond"/>
          <w:color w:val="000000" w:themeColor="text1"/>
          <w:szCs w:val="24"/>
        </w:rPr>
        <w:t xml:space="preserve"> </w:t>
      </w:r>
      <w:r w:rsidRPr="0024472C">
        <w:rPr>
          <w:rFonts w:ascii="Garamond" w:hAnsi="Garamond"/>
          <w:color w:val="000000" w:themeColor="text1"/>
          <w:szCs w:val="24"/>
        </w:rPr>
        <w:t>título digital de atividade económica, sem prejuízo do disposto nos números seguintes.</w:t>
      </w:r>
    </w:p>
    <w:p w14:paraId="0CA35034" w14:textId="0254F466" w:rsidR="008A4623" w:rsidRPr="0024472C"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24472C">
        <w:rPr>
          <w:rFonts w:ascii="Garamond" w:hAnsi="Garamond"/>
          <w:color w:val="000000" w:themeColor="text1"/>
          <w:szCs w:val="24"/>
        </w:rPr>
        <w:t>Somente as agências de viagens e turismo que sejam titulares de título digital de atividade económica podem usar a denominação de «agente de viagens» ou «agência de viagens».</w:t>
      </w:r>
    </w:p>
    <w:p w14:paraId="7048976E" w14:textId="681DA852" w:rsidR="008A4623" w:rsidRPr="0024472C"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24472C">
        <w:rPr>
          <w:rFonts w:ascii="Garamond" w:hAnsi="Garamond"/>
          <w:color w:val="000000" w:themeColor="text1"/>
          <w:szCs w:val="24"/>
        </w:rPr>
        <w:t xml:space="preserve">As agências de viagem e turismo devem indicar a sua denominação e, caso exista, o número </w:t>
      </w:r>
      <w:r w:rsidR="002C4E6A" w:rsidRPr="0024472C">
        <w:rPr>
          <w:rFonts w:ascii="Garamond" w:hAnsi="Garamond"/>
          <w:color w:val="000000" w:themeColor="text1"/>
          <w:szCs w:val="24"/>
        </w:rPr>
        <w:t>de título digital de atividade económica</w:t>
      </w:r>
      <w:r w:rsidRPr="0024472C">
        <w:rPr>
          <w:rFonts w:ascii="Garamond" w:hAnsi="Garamond"/>
          <w:color w:val="000000" w:themeColor="text1"/>
          <w:szCs w:val="24"/>
        </w:rPr>
        <w:t>, bem como a localização da sua sede em todos os contratos, correspondência, publicações, publicidade e, de um modo geral, em toda a sua atividade comercial.</w:t>
      </w:r>
    </w:p>
    <w:p w14:paraId="41063004" w14:textId="34238A5F" w:rsidR="00842566" w:rsidRPr="0024472C" w:rsidRDefault="00693298"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24472C">
        <w:rPr>
          <w:rFonts w:ascii="Garamond" w:hAnsi="Garamond"/>
          <w:color w:val="000000" w:themeColor="text1"/>
          <w:szCs w:val="24"/>
        </w:rPr>
        <w:t>A</w:t>
      </w:r>
      <w:r w:rsidR="001F4991" w:rsidRPr="0024472C">
        <w:rPr>
          <w:rFonts w:ascii="Garamond" w:hAnsi="Garamond"/>
          <w:color w:val="000000" w:themeColor="text1"/>
          <w:szCs w:val="24"/>
        </w:rPr>
        <w:t xml:space="preserve">s agências de viagem e turismo devem indicar por escrito, nos </w:t>
      </w:r>
      <w:r w:rsidR="00CE35F2" w:rsidRPr="0024472C">
        <w:rPr>
          <w:rFonts w:ascii="Garamond" w:hAnsi="Garamond"/>
          <w:color w:val="000000" w:themeColor="text1"/>
          <w:szCs w:val="24"/>
        </w:rPr>
        <w:t xml:space="preserve">respetivos </w:t>
      </w:r>
      <w:r w:rsidR="001F4991" w:rsidRPr="0024472C">
        <w:rPr>
          <w:rFonts w:ascii="Garamond" w:hAnsi="Garamond"/>
          <w:color w:val="000000" w:themeColor="text1"/>
          <w:szCs w:val="24"/>
        </w:rPr>
        <w:t>contratos, a</w:t>
      </w:r>
      <w:r w:rsidR="000426CD" w:rsidRPr="0024472C">
        <w:rPr>
          <w:rFonts w:ascii="Garamond" w:hAnsi="Garamond"/>
          <w:color w:val="000000" w:themeColor="text1"/>
          <w:szCs w:val="24"/>
        </w:rPr>
        <w:t xml:space="preserve"> intervenção</w:t>
      </w:r>
      <w:r w:rsidR="00BD659F" w:rsidRPr="0024472C">
        <w:rPr>
          <w:rFonts w:ascii="Garamond" w:hAnsi="Garamond"/>
          <w:color w:val="000000" w:themeColor="text1"/>
          <w:szCs w:val="24"/>
        </w:rPr>
        <w:t xml:space="preserve"> </w:t>
      </w:r>
      <w:r w:rsidR="000426CD" w:rsidRPr="0024472C">
        <w:rPr>
          <w:rFonts w:ascii="Garamond" w:hAnsi="Garamond"/>
          <w:color w:val="000000" w:themeColor="text1"/>
          <w:szCs w:val="24"/>
        </w:rPr>
        <w:t xml:space="preserve">de </w:t>
      </w:r>
      <w:r w:rsidR="00BD659F" w:rsidRPr="0024472C">
        <w:rPr>
          <w:rFonts w:ascii="Garamond" w:hAnsi="Garamond"/>
          <w:color w:val="000000" w:themeColor="text1"/>
          <w:szCs w:val="24"/>
        </w:rPr>
        <w:t>operador</w:t>
      </w:r>
      <w:r w:rsidR="000426CD" w:rsidRPr="0024472C">
        <w:rPr>
          <w:rFonts w:ascii="Garamond" w:hAnsi="Garamond"/>
          <w:color w:val="000000" w:themeColor="text1"/>
          <w:szCs w:val="24"/>
        </w:rPr>
        <w:t xml:space="preserve">es </w:t>
      </w:r>
      <w:r w:rsidR="00BD659F" w:rsidRPr="0024472C">
        <w:rPr>
          <w:rFonts w:ascii="Garamond" w:hAnsi="Garamond"/>
          <w:color w:val="000000" w:themeColor="text1"/>
          <w:szCs w:val="24"/>
        </w:rPr>
        <w:t>que atue</w:t>
      </w:r>
      <w:r w:rsidR="000426CD" w:rsidRPr="0024472C">
        <w:rPr>
          <w:rFonts w:ascii="Garamond" w:hAnsi="Garamond"/>
          <w:color w:val="000000" w:themeColor="text1"/>
          <w:szCs w:val="24"/>
        </w:rPr>
        <w:t>m</w:t>
      </w:r>
      <w:r w:rsidR="00BD659F" w:rsidRPr="0024472C">
        <w:rPr>
          <w:rFonts w:ascii="Garamond" w:hAnsi="Garamond"/>
          <w:color w:val="000000" w:themeColor="text1"/>
          <w:szCs w:val="24"/>
        </w:rPr>
        <w:t xml:space="preserve"> </w:t>
      </w:r>
      <w:r w:rsidR="00BE499E" w:rsidRPr="0024472C">
        <w:rPr>
          <w:rFonts w:ascii="Garamond" w:hAnsi="Garamond"/>
          <w:color w:val="000000" w:themeColor="text1"/>
          <w:szCs w:val="24"/>
        </w:rPr>
        <w:t>em</w:t>
      </w:r>
      <w:r w:rsidR="000426CD" w:rsidRPr="0024472C">
        <w:rPr>
          <w:rFonts w:ascii="Garamond" w:hAnsi="Garamond"/>
          <w:color w:val="000000" w:themeColor="text1"/>
          <w:szCs w:val="24"/>
        </w:rPr>
        <w:t xml:space="preserve"> </w:t>
      </w:r>
      <w:r w:rsidR="001F4991" w:rsidRPr="0024472C">
        <w:rPr>
          <w:rFonts w:ascii="Garamond" w:hAnsi="Garamond"/>
          <w:color w:val="000000" w:themeColor="text1"/>
          <w:szCs w:val="24"/>
        </w:rPr>
        <w:t xml:space="preserve">seu </w:t>
      </w:r>
      <w:r w:rsidR="00BE499E" w:rsidRPr="0024472C">
        <w:rPr>
          <w:rFonts w:ascii="Garamond" w:hAnsi="Garamond"/>
          <w:color w:val="000000" w:themeColor="text1"/>
          <w:szCs w:val="24"/>
        </w:rPr>
        <w:t xml:space="preserve">nome ou por </w:t>
      </w:r>
      <w:r w:rsidR="001F4991" w:rsidRPr="0024472C">
        <w:rPr>
          <w:rFonts w:ascii="Garamond" w:hAnsi="Garamond"/>
          <w:color w:val="000000" w:themeColor="text1"/>
          <w:szCs w:val="24"/>
        </w:rPr>
        <w:t>sua conta</w:t>
      </w:r>
      <w:r w:rsidR="00BE499E" w:rsidRPr="0024472C">
        <w:rPr>
          <w:rFonts w:ascii="Garamond" w:hAnsi="Garamond"/>
          <w:color w:val="000000" w:themeColor="text1"/>
          <w:szCs w:val="24"/>
        </w:rPr>
        <w:t xml:space="preserve"> </w:t>
      </w:r>
      <w:r w:rsidR="0006515D" w:rsidRPr="0024472C">
        <w:rPr>
          <w:rFonts w:ascii="Garamond" w:hAnsi="Garamond"/>
          <w:color w:val="000000" w:themeColor="text1"/>
          <w:szCs w:val="24"/>
        </w:rPr>
        <w:t>n</w:t>
      </w:r>
      <w:r w:rsidR="001F4991" w:rsidRPr="0024472C">
        <w:rPr>
          <w:rFonts w:ascii="Garamond" w:hAnsi="Garamond"/>
          <w:color w:val="000000" w:themeColor="text1"/>
          <w:szCs w:val="24"/>
        </w:rPr>
        <w:t>o âmbito d</w:t>
      </w:r>
      <w:r w:rsidR="0006515D" w:rsidRPr="0024472C">
        <w:rPr>
          <w:rFonts w:ascii="Garamond" w:hAnsi="Garamond"/>
          <w:color w:val="000000" w:themeColor="text1"/>
          <w:szCs w:val="24"/>
        </w:rPr>
        <w:t xml:space="preserve">as </w:t>
      </w:r>
      <w:r w:rsidR="00883BD8" w:rsidRPr="0024472C">
        <w:rPr>
          <w:rFonts w:ascii="Garamond" w:hAnsi="Garamond"/>
          <w:color w:val="000000" w:themeColor="text1"/>
          <w:szCs w:val="24"/>
        </w:rPr>
        <w:t xml:space="preserve">atividades </w:t>
      </w:r>
      <w:r w:rsidR="0006515D" w:rsidRPr="0024472C">
        <w:rPr>
          <w:rFonts w:ascii="Garamond" w:hAnsi="Garamond"/>
          <w:color w:val="000000" w:themeColor="text1"/>
          <w:szCs w:val="24"/>
        </w:rPr>
        <w:t>previstas no n.º 1 do artigo anterio</w:t>
      </w:r>
      <w:r w:rsidR="001F4991" w:rsidRPr="0024472C">
        <w:rPr>
          <w:rFonts w:ascii="Garamond" w:hAnsi="Garamond"/>
          <w:color w:val="000000" w:themeColor="text1"/>
          <w:szCs w:val="24"/>
        </w:rPr>
        <w:t>r.</w:t>
      </w:r>
    </w:p>
    <w:p w14:paraId="2BE64E2C" w14:textId="023468A0" w:rsidR="008A4623" w:rsidRPr="0024472C"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24472C">
        <w:rPr>
          <w:rFonts w:ascii="Garamond" w:hAnsi="Garamond"/>
          <w:color w:val="000000" w:themeColor="text1"/>
          <w:szCs w:val="24"/>
        </w:rPr>
        <w:t>Não estão abrangidos pelo exclusivo reservado às agências de viagens e turismo:</w:t>
      </w:r>
    </w:p>
    <w:p w14:paraId="3D51C786" w14:textId="77777777" w:rsidR="008A4623" w:rsidRDefault="008A4623" w:rsidP="006F0ED3">
      <w:pPr>
        <w:widowControl w:val="0"/>
        <w:numPr>
          <w:ilvl w:val="0"/>
          <w:numId w:val="132"/>
        </w:numPr>
        <w:spacing w:after="120"/>
        <w:ind w:left="851" w:hanging="284"/>
        <w:rPr>
          <w:rFonts w:ascii="Garamond" w:hAnsi="Garamond"/>
          <w:color w:val="000000" w:themeColor="text1"/>
          <w:szCs w:val="24"/>
        </w:rPr>
      </w:pPr>
      <w:r w:rsidRPr="00FC7A70">
        <w:rPr>
          <w:rFonts w:ascii="Garamond" w:hAnsi="Garamond"/>
          <w:color w:val="000000" w:themeColor="text1"/>
          <w:szCs w:val="24"/>
        </w:rPr>
        <w:t>A comercialização direta dos seus serviços pelos empreendimentos turísticos, pelos estabelecimentos de alojamento local, pelos agentes de animação turística, pelas empresas transportadoras e pelas empresas de aluguer de carros ou de outros veículos a motor, bem como por qualquer outro prestador de serviços;</w:t>
      </w:r>
    </w:p>
    <w:p w14:paraId="4BE911FB" w14:textId="77777777" w:rsidR="006F0ED3" w:rsidRPr="00FC7A70" w:rsidRDefault="006F0ED3" w:rsidP="006F0ED3">
      <w:pPr>
        <w:widowControl w:val="0"/>
        <w:spacing w:after="120"/>
        <w:rPr>
          <w:rFonts w:ascii="Garamond" w:hAnsi="Garamond"/>
          <w:color w:val="000000" w:themeColor="text1"/>
          <w:szCs w:val="24"/>
        </w:rPr>
      </w:pPr>
    </w:p>
    <w:p w14:paraId="05603BD8" w14:textId="77777777" w:rsidR="008A4623" w:rsidRPr="00FC7A70" w:rsidRDefault="008A4623" w:rsidP="006F0ED3">
      <w:pPr>
        <w:widowControl w:val="0"/>
        <w:numPr>
          <w:ilvl w:val="0"/>
          <w:numId w:val="132"/>
        </w:numPr>
        <w:spacing w:after="120"/>
        <w:ind w:left="851" w:hanging="284"/>
        <w:rPr>
          <w:rFonts w:ascii="Garamond" w:hAnsi="Garamond"/>
          <w:color w:val="000000" w:themeColor="text1"/>
          <w:szCs w:val="24"/>
        </w:rPr>
      </w:pPr>
      <w:r w:rsidRPr="00FC7A70">
        <w:rPr>
          <w:rFonts w:ascii="Garamond" w:hAnsi="Garamond"/>
          <w:color w:val="000000" w:themeColor="text1"/>
          <w:szCs w:val="24"/>
        </w:rPr>
        <w:t>O transporte de clientes pelos empreendimentos turísticos, pelos estabelecimentos de alojamento local e agentes de animação turística, com meios de transporte próprios;</w:t>
      </w:r>
    </w:p>
    <w:p w14:paraId="57E490FA" w14:textId="77777777" w:rsidR="008A4623" w:rsidRPr="00FC7A70" w:rsidRDefault="008A4623" w:rsidP="006F0ED3">
      <w:pPr>
        <w:widowControl w:val="0"/>
        <w:numPr>
          <w:ilvl w:val="0"/>
          <w:numId w:val="132"/>
        </w:numPr>
        <w:spacing w:after="120"/>
        <w:ind w:left="851" w:hanging="284"/>
        <w:rPr>
          <w:rFonts w:ascii="Garamond" w:hAnsi="Garamond"/>
          <w:color w:val="000000" w:themeColor="text1"/>
          <w:szCs w:val="24"/>
        </w:rPr>
      </w:pPr>
      <w:r w:rsidRPr="00FC7A70">
        <w:rPr>
          <w:rFonts w:ascii="Garamond" w:hAnsi="Garamond"/>
          <w:color w:val="000000" w:themeColor="text1"/>
          <w:szCs w:val="24"/>
        </w:rPr>
        <w:t>A venda de serviços de empresas transportadoras feita pelos seus agentes ou por outras empresas transportadoras com as quais tenham serviços combinados;</w:t>
      </w:r>
    </w:p>
    <w:p w14:paraId="769AB9E8" w14:textId="77777777" w:rsidR="008A4623" w:rsidRPr="00FC7A70" w:rsidRDefault="008A4623" w:rsidP="006F0ED3">
      <w:pPr>
        <w:widowControl w:val="0"/>
        <w:numPr>
          <w:ilvl w:val="0"/>
          <w:numId w:val="132"/>
        </w:numPr>
        <w:spacing w:after="120"/>
        <w:ind w:left="851" w:hanging="284"/>
        <w:rPr>
          <w:rFonts w:ascii="Garamond" w:hAnsi="Garamond"/>
          <w:color w:val="000000" w:themeColor="text1"/>
          <w:szCs w:val="24"/>
        </w:rPr>
      </w:pPr>
      <w:r w:rsidRPr="00FC7A70">
        <w:rPr>
          <w:rFonts w:ascii="Garamond" w:hAnsi="Garamond"/>
          <w:color w:val="000000" w:themeColor="text1"/>
          <w:szCs w:val="24"/>
        </w:rPr>
        <w:t>A facilitação de serviços conexos quando o facilitador não receba pagamentos do viajante, respeitantes a serviços prestados por terceiros;</w:t>
      </w:r>
    </w:p>
    <w:p w14:paraId="28DAF97C" w14:textId="77777777" w:rsidR="008A4623" w:rsidRPr="00FC7A70" w:rsidRDefault="008A4623" w:rsidP="006F0ED3">
      <w:pPr>
        <w:widowControl w:val="0"/>
        <w:numPr>
          <w:ilvl w:val="0"/>
          <w:numId w:val="132"/>
        </w:numPr>
        <w:spacing w:after="120"/>
        <w:ind w:left="851" w:hanging="284"/>
        <w:rPr>
          <w:rFonts w:ascii="Garamond" w:hAnsi="Garamond"/>
          <w:color w:val="000000" w:themeColor="text1"/>
          <w:szCs w:val="24"/>
        </w:rPr>
      </w:pPr>
      <w:r w:rsidRPr="00FC7A70">
        <w:rPr>
          <w:rFonts w:ascii="Garamond" w:hAnsi="Garamond"/>
          <w:color w:val="000000" w:themeColor="text1"/>
          <w:szCs w:val="24"/>
        </w:rPr>
        <w:t>A mera intermediação na venda ou reserva de serviços de viagem avulsos solicitados pelo cliente, sem prejuízo do disposto no número anterior;</w:t>
      </w:r>
    </w:p>
    <w:p w14:paraId="73A1DBCA" w14:textId="77777777" w:rsidR="008A4623" w:rsidRPr="00FC7A70" w:rsidRDefault="008A4623" w:rsidP="006F0ED3">
      <w:pPr>
        <w:widowControl w:val="0"/>
        <w:numPr>
          <w:ilvl w:val="0"/>
          <w:numId w:val="132"/>
        </w:numPr>
        <w:spacing w:after="120"/>
        <w:ind w:left="851" w:hanging="284"/>
        <w:rPr>
          <w:rFonts w:ascii="Garamond" w:hAnsi="Garamond"/>
          <w:color w:val="000000" w:themeColor="text1"/>
          <w:szCs w:val="24"/>
        </w:rPr>
      </w:pPr>
      <w:r w:rsidRPr="00FC7A70">
        <w:rPr>
          <w:rFonts w:ascii="Garamond" w:hAnsi="Garamond"/>
          <w:color w:val="000000" w:themeColor="text1"/>
          <w:szCs w:val="24"/>
        </w:rPr>
        <w:t>A organização de viagens por associações, misericórdias, instituições privadas de solidariedade social, cooperativas e outras entidades sem fins lucrativos, desde que se verifiquem os seguintes requisitos cumulativos:</w:t>
      </w:r>
    </w:p>
    <w:p w14:paraId="2379DB1B" w14:textId="77777777" w:rsidR="008A4623" w:rsidRPr="00FC7A70" w:rsidRDefault="008A4623" w:rsidP="006F0ED3">
      <w:pPr>
        <w:widowControl w:val="0"/>
        <w:numPr>
          <w:ilvl w:val="0"/>
          <w:numId w:val="155"/>
        </w:numPr>
        <w:spacing w:after="120"/>
        <w:ind w:left="1276" w:hanging="283"/>
        <w:rPr>
          <w:rFonts w:ascii="Garamond" w:hAnsi="Garamond"/>
          <w:color w:val="000000" w:themeColor="text1"/>
          <w:szCs w:val="24"/>
        </w:rPr>
      </w:pPr>
      <w:r w:rsidRPr="00FC7A70">
        <w:rPr>
          <w:rFonts w:ascii="Garamond" w:hAnsi="Garamond"/>
          <w:color w:val="000000" w:themeColor="text1"/>
          <w:szCs w:val="24"/>
        </w:rPr>
        <w:t>A organização de viagens que não tenha fim lucrativo;</w:t>
      </w:r>
    </w:p>
    <w:p w14:paraId="14D76511" w14:textId="77777777" w:rsidR="008A4623" w:rsidRPr="00FC7A70" w:rsidRDefault="008A4623" w:rsidP="006F0ED3">
      <w:pPr>
        <w:widowControl w:val="0"/>
        <w:numPr>
          <w:ilvl w:val="0"/>
          <w:numId w:val="155"/>
        </w:numPr>
        <w:spacing w:after="120"/>
        <w:ind w:left="1276" w:hanging="283"/>
        <w:rPr>
          <w:rFonts w:ascii="Garamond" w:hAnsi="Garamond"/>
          <w:color w:val="000000" w:themeColor="text1"/>
          <w:szCs w:val="24"/>
        </w:rPr>
      </w:pPr>
      <w:r w:rsidRPr="00FC7A70">
        <w:rPr>
          <w:rFonts w:ascii="Garamond" w:hAnsi="Garamond"/>
          <w:color w:val="000000" w:themeColor="text1"/>
          <w:szCs w:val="24"/>
        </w:rPr>
        <w:t>As viagens organizadas que sejam vendidas única e exclusivamente aos seus membros ou associados e não ao público em geral;</w:t>
      </w:r>
    </w:p>
    <w:p w14:paraId="264CF0E1" w14:textId="77777777" w:rsidR="008A4623" w:rsidRPr="00FC7A70" w:rsidRDefault="008A4623" w:rsidP="006F0ED3">
      <w:pPr>
        <w:widowControl w:val="0"/>
        <w:numPr>
          <w:ilvl w:val="0"/>
          <w:numId w:val="155"/>
        </w:numPr>
        <w:spacing w:after="120"/>
        <w:ind w:left="1276" w:hanging="283"/>
        <w:rPr>
          <w:rFonts w:ascii="Garamond" w:hAnsi="Garamond"/>
          <w:color w:val="000000" w:themeColor="text1"/>
          <w:szCs w:val="24"/>
        </w:rPr>
      </w:pPr>
      <w:r w:rsidRPr="00FC7A70">
        <w:rPr>
          <w:rFonts w:ascii="Garamond" w:hAnsi="Garamond"/>
          <w:color w:val="000000" w:themeColor="text1"/>
          <w:szCs w:val="24"/>
        </w:rPr>
        <w:t>As viagens que se realizem de forma ocasional ou esporádica, nunca ultrapassando o número de cinco por ano;</w:t>
      </w:r>
    </w:p>
    <w:p w14:paraId="70C1A7F3" w14:textId="77777777" w:rsidR="008A4623" w:rsidRPr="00FC7A70" w:rsidRDefault="008A4623" w:rsidP="006F0ED3">
      <w:pPr>
        <w:widowControl w:val="0"/>
        <w:numPr>
          <w:ilvl w:val="0"/>
          <w:numId w:val="155"/>
        </w:numPr>
        <w:spacing w:after="120"/>
        <w:ind w:left="1276" w:hanging="283"/>
        <w:rPr>
          <w:rFonts w:ascii="Garamond" w:hAnsi="Garamond"/>
          <w:color w:val="000000" w:themeColor="text1"/>
          <w:szCs w:val="24"/>
        </w:rPr>
      </w:pPr>
      <w:r w:rsidRPr="00FC7A70">
        <w:rPr>
          <w:rFonts w:ascii="Garamond" w:hAnsi="Garamond"/>
          <w:color w:val="000000" w:themeColor="text1"/>
          <w:szCs w:val="24"/>
        </w:rPr>
        <w:t>Quando não sejam utilizados meios publicitários para a sua promoção dirigidos ao público em geral.</w:t>
      </w:r>
    </w:p>
    <w:p w14:paraId="505508AB" w14:textId="125F2530" w:rsidR="008A4623" w:rsidRPr="00FC7A70"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Entende-se por meios de transporte próprios aqueles que são propriedade da empresa, bem como aqueles em que a empresa utilizadora seja a locatária.</w:t>
      </w:r>
    </w:p>
    <w:p w14:paraId="693A5778" w14:textId="7DBE74E8" w:rsidR="008A4623" w:rsidRPr="00FC7A70"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facilitação, por qualquer operador, de serviços conexos nos termos d</w:t>
      </w:r>
      <w:r w:rsidR="001F4991" w:rsidRPr="00FC7A70">
        <w:rPr>
          <w:rFonts w:ascii="Garamond" w:hAnsi="Garamond"/>
          <w:color w:val="000000" w:themeColor="text1"/>
          <w:szCs w:val="24"/>
        </w:rPr>
        <w:t>o n.º 4 e d</w:t>
      </w:r>
      <w:r w:rsidRPr="00FC7A70">
        <w:rPr>
          <w:rFonts w:ascii="Garamond" w:hAnsi="Garamond"/>
          <w:color w:val="000000" w:themeColor="text1"/>
          <w:szCs w:val="24"/>
        </w:rPr>
        <w:t xml:space="preserve">a alínea </w:t>
      </w:r>
      <w:r w:rsidRPr="0024472C">
        <w:rPr>
          <w:rFonts w:ascii="Garamond" w:hAnsi="Garamond"/>
          <w:i/>
          <w:iCs/>
          <w:color w:val="000000" w:themeColor="text1"/>
          <w:szCs w:val="24"/>
        </w:rPr>
        <w:t>d)</w:t>
      </w:r>
      <w:r w:rsidRPr="00FC7A70">
        <w:rPr>
          <w:rFonts w:ascii="Garamond" w:hAnsi="Garamond"/>
          <w:color w:val="000000" w:themeColor="text1"/>
          <w:szCs w:val="24"/>
        </w:rPr>
        <w:t xml:space="preserve"> do n.º </w:t>
      </w:r>
      <w:r w:rsidR="001F4991" w:rsidRPr="00FC7A70">
        <w:rPr>
          <w:rFonts w:ascii="Garamond" w:hAnsi="Garamond"/>
          <w:color w:val="000000" w:themeColor="text1"/>
          <w:szCs w:val="24"/>
        </w:rPr>
        <w:t>5</w:t>
      </w:r>
      <w:r w:rsidRPr="00FC7A70">
        <w:rPr>
          <w:rFonts w:ascii="Garamond" w:hAnsi="Garamond"/>
          <w:color w:val="000000" w:themeColor="text1"/>
          <w:szCs w:val="24"/>
        </w:rPr>
        <w:t xml:space="preserve"> está sujeita às normas respeitantes aos requisitos de informação constantes do </w:t>
      </w:r>
      <w:r w:rsidR="00AF5D7E" w:rsidRPr="00FC7A70">
        <w:rPr>
          <w:rFonts w:ascii="Garamond" w:hAnsi="Garamond"/>
          <w:color w:val="000000" w:themeColor="text1"/>
          <w:szCs w:val="24"/>
        </w:rPr>
        <w:fldChar w:fldCharType="begin"/>
      </w:r>
      <w:r w:rsidR="00AF5D7E" w:rsidRPr="00FC7A70">
        <w:rPr>
          <w:rFonts w:ascii="Garamond" w:hAnsi="Garamond"/>
          <w:color w:val="000000" w:themeColor="text1"/>
          <w:szCs w:val="24"/>
        </w:rPr>
        <w:instrText xml:space="preserve"> REF _Ref225508697 \r \h </w:instrText>
      </w:r>
      <w:r w:rsidR="001F4991" w:rsidRPr="00FC7A70">
        <w:rPr>
          <w:rFonts w:ascii="Garamond" w:hAnsi="Garamond"/>
          <w:color w:val="000000" w:themeColor="text1"/>
          <w:szCs w:val="24"/>
        </w:rPr>
        <w:instrText xml:space="preserve"> \* MERGEFORMAT </w:instrText>
      </w:r>
      <w:r w:rsidR="00AF5D7E" w:rsidRPr="00FC7A70">
        <w:rPr>
          <w:rFonts w:ascii="Garamond" w:hAnsi="Garamond"/>
          <w:color w:val="000000" w:themeColor="text1"/>
          <w:szCs w:val="24"/>
        </w:rPr>
      </w:r>
      <w:r w:rsidR="00AF5D7E" w:rsidRPr="00FC7A70">
        <w:rPr>
          <w:rFonts w:ascii="Garamond" w:hAnsi="Garamond"/>
          <w:color w:val="000000" w:themeColor="text1"/>
          <w:szCs w:val="24"/>
        </w:rPr>
        <w:fldChar w:fldCharType="separate"/>
      </w:r>
      <w:r w:rsidR="009D4F47">
        <w:rPr>
          <w:rFonts w:ascii="Garamond" w:hAnsi="Garamond"/>
          <w:color w:val="000000" w:themeColor="text1"/>
          <w:szCs w:val="24"/>
        </w:rPr>
        <w:t>Artigo 105.º</w:t>
      </w:r>
      <w:r w:rsidR="00AF5D7E" w:rsidRPr="00FC7A70">
        <w:rPr>
          <w:rFonts w:ascii="Garamond" w:hAnsi="Garamond"/>
          <w:color w:val="000000" w:themeColor="text1"/>
          <w:szCs w:val="24"/>
        </w:rPr>
        <w:fldChar w:fldCharType="end"/>
      </w:r>
      <w:r w:rsidRPr="00FC7A70">
        <w:rPr>
          <w:rFonts w:ascii="Garamond" w:hAnsi="Garamond"/>
          <w:color w:val="000000" w:themeColor="text1"/>
          <w:szCs w:val="24"/>
        </w:rPr>
        <w:t>, que lhe sejam aplicáveis.</w:t>
      </w:r>
    </w:p>
    <w:p w14:paraId="7E3A7E24" w14:textId="735FFE92" w:rsidR="008A4623" w:rsidRPr="00FC7A70"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organização de viagens por instituições de economia social prevista na alínea </w:t>
      </w:r>
      <w:r w:rsidRPr="0024472C">
        <w:rPr>
          <w:rFonts w:ascii="Garamond" w:hAnsi="Garamond"/>
          <w:i/>
          <w:iCs/>
          <w:color w:val="000000" w:themeColor="text1"/>
          <w:szCs w:val="24"/>
        </w:rPr>
        <w:t>f)</w:t>
      </w:r>
      <w:r w:rsidRPr="00FC7A70">
        <w:rPr>
          <w:rFonts w:ascii="Garamond" w:hAnsi="Garamond"/>
          <w:color w:val="000000" w:themeColor="text1"/>
          <w:szCs w:val="24"/>
        </w:rPr>
        <w:t xml:space="preserve"> do n.º </w:t>
      </w:r>
      <w:r w:rsidR="001F4991" w:rsidRPr="00FC7A70">
        <w:rPr>
          <w:rFonts w:ascii="Garamond" w:hAnsi="Garamond"/>
          <w:color w:val="000000" w:themeColor="text1"/>
          <w:szCs w:val="24"/>
        </w:rPr>
        <w:t>5</w:t>
      </w:r>
      <w:r w:rsidRPr="00FC7A70">
        <w:rPr>
          <w:rFonts w:ascii="Garamond" w:hAnsi="Garamond"/>
          <w:color w:val="000000" w:themeColor="text1"/>
          <w:szCs w:val="24"/>
        </w:rPr>
        <w:t xml:space="preserve"> está isenta de qualquer procedimento previsto n</w:t>
      </w:r>
      <w:r w:rsidR="0002574D" w:rsidRPr="00FC7A70">
        <w:rPr>
          <w:rFonts w:ascii="Garamond" w:hAnsi="Garamond"/>
          <w:color w:val="000000" w:themeColor="text1"/>
          <w:szCs w:val="24"/>
        </w:rPr>
        <w:t xml:space="preserve">o </w:t>
      </w:r>
      <w:r w:rsidR="00C447BC" w:rsidRPr="00FC7A70">
        <w:rPr>
          <w:rFonts w:ascii="Garamond" w:hAnsi="Garamond"/>
          <w:color w:val="000000" w:themeColor="text1"/>
          <w:szCs w:val="24"/>
        </w:rPr>
        <w:t>n</w:t>
      </w:r>
      <w:r w:rsidR="0002574D" w:rsidRPr="00FC7A70">
        <w:rPr>
          <w:rFonts w:ascii="Garamond" w:hAnsi="Garamond"/>
          <w:color w:val="000000" w:themeColor="text1"/>
          <w:szCs w:val="24"/>
        </w:rPr>
        <w:t xml:space="preserve">a alínea </w:t>
      </w:r>
      <w:r w:rsidR="00C447BC" w:rsidRPr="0024472C">
        <w:rPr>
          <w:rFonts w:ascii="Garamond" w:hAnsi="Garamond"/>
          <w:i/>
          <w:iCs/>
          <w:color w:val="000000" w:themeColor="text1"/>
          <w:szCs w:val="24"/>
        </w:rPr>
        <w:t>o)</w:t>
      </w:r>
      <w:r w:rsidR="00C447BC" w:rsidRPr="00FC7A70">
        <w:rPr>
          <w:rFonts w:ascii="Garamond" w:hAnsi="Garamond"/>
          <w:color w:val="000000" w:themeColor="text1"/>
          <w:szCs w:val="24"/>
        </w:rPr>
        <w:t xml:space="preserve"> </w:t>
      </w:r>
      <w:r w:rsidR="0002574D" w:rsidRPr="00FC7A70">
        <w:rPr>
          <w:rFonts w:ascii="Garamond" w:hAnsi="Garamond"/>
          <w:color w:val="000000" w:themeColor="text1"/>
          <w:szCs w:val="24"/>
        </w:rPr>
        <w:t>do</w:t>
      </w:r>
      <w:r w:rsidR="00C447BC" w:rsidRPr="00FC7A70">
        <w:rPr>
          <w:rFonts w:ascii="Garamond" w:hAnsi="Garamond"/>
          <w:color w:val="000000" w:themeColor="text1"/>
          <w:szCs w:val="24"/>
        </w:rPr>
        <w:t xml:space="preserve"> n.º </w:t>
      </w:r>
      <w:r w:rsidR="00705F3C" w:rsidRPr="00FC7A70">
        <w:rPr>
          <w:rFonts w:ascii="Garamond" w:hAnsi="Garamond"/>
          <w:color w:val="000000" w:themeColor="text1"/>
          <w:szCs w:val="24"/>
        </w:rPr>
        <w:t>4</w:t>
      </w:r>
      <w:r w:rsidR="00C447BC" w:rsidRPr="00FC7A70">
        <w:rPr>
          <w:rFonts w:ascii="Garamond" w:hAnsi="Garamond"/>
          <w:color w:val="000000" w:themeColor="text1"/>
          <w:szCs w:val="24"/>
        </w:rPr>
        <w:t xml:space="preserve"> do</w:t>
      </w:r>
      <w:r w:rsidR="0002574D" w:rsidRPr="00FC7A70">
        <w:rPr>
          <w:rFonts w:ascii="Garamond" w:hAnsi="Garamond"/>
          <w:color w:val="000000" w:themeColor="text1"/>
          <w:szCs w:val="24"/>
        </w:rPr>
        <w:t xml:space="preserve"> </w:t>
      </w:r>
      <w:r w:rsidR="005F7EFF" w:rsidRPr="00FC7A70">
        <w:rPr>
          <w:rFonts w:ascii="Garamond" w:hAnsi="Garamond"/>
          <w:color w:val="000000" w:themeColor="text1"/>
          <w:szCs w:val="24"/>
        </w:rPr>
        <w:fldChar w:fldCharType="begin"/>
      </w:r>
      <w:r w:rsidR="005F7EFF"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005F7EFF" w:rsidRPr="00FC7A70">
        <w:rPr>
          <w:rFonts w:ascii="Garamond" w:hAnsi="Garamond"/>
          <w:color w:val="000000" w:themeColor="text1"/>
          <w:szCs w:val="24"/>
        </w:rPr>
      </w:r>
      <w:r w:rsidR="005F7EFF"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005F7EFF" w:rsidRPr="00FC7A70">
        <w:rPr>
          <w:rFonts w:ascii="Garamond" w:hAnsi="Garamond"/>
          <w:color w:val="000000" w:themeColor="text1"/>
          <w:szCs w:val="24"/>
        </w:rPr>
        <w:fldChar w:fldCharType="end"/>
      </w:r>
      <w:r w:rsidRPr="00FC7A70">
        <w:rPr>
          <w:rFonts w:ascii="Garamond" w:hAnsi="Garamond"/>
          <w:color w:val="000000" w:themeColor="text1"/>
          <w:szCs w:val="24"/>
        </w:rPr>
        <w:t>, sem prejuízo do dever de contratar um seguro de responsabilidade civil que cubra os riscos decorrentes das viagens a realizar.</w:t>
      </w:r>
    </w:p>
    <w:p w14:paraId="25062C55" w14:textId="0ACEEF6B" w:rsidR="008A4623" w:rsidRPr="00FC7A70"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no </w:t>
      </w:r>
      <w:r w:rsidR="00527AFE" w:rsidRPr="00FC7A70">
        <w:rPr>
          <w:rFonts w:ascii="Garamond" w:hAnsi="Garamond"/>
          <w:color w:val="000000" w:themeColor="text1"/>
          <w:szCs w:val="24"/>
        </w:rPr>
        <w:t xml:space="preserve">n.º </w:t>
      </w:r>
      <w:r w:rsidRPr="00FC7A70">
        <w:rPr>
          <w:rFonts w:ascii="Garamond" w:hAnsi="Garamond"/>
          <w:color w:val="000000" w:themeColor="text1"/>
          <w:szCs w:val="24"/>
        </w:rPr>
        <w:t>1 do presente artigo constitui contraordenação económica muito grave, nos termos do RJCE.</w:t>
      </w:r>
    </w:p>
    <w:p w14:paraId="78DF7917" w14:textId="2BC9DA56" w:rsidR="008A4623" w:rsidRPr="00FC7A70"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nos </w:t>
      </w:r>
      <w:r w:rsidR="00527AFE" w:rsidRPr="00FC7A70">
        <w:rPr>
          <w:rFonts w:ascii="Garamond" w:hAnsi="Garamond"/>
          <w:color w:val="000000" w:themeColor="text1"/>
          <w:szCs w:val="24"/>
        </w:rPr>
        <w:t>n.</w:t>
      </w:r>
      <w:r w:rsidR="00527AFE" w:rsidRPr="0024472C">
        <w:rPr>
          <w:rFonts w:ascii="Garamond" w:hAnsi="Garamond"/>
          <w:color w:val="000000" w:themeColor="text1"/>
          <w:szCs w:val="24"/>
        </w:rPr>
        <w:t>os</w:t>
      </w:r>
      <w:r w:rsidR="00527AFE" w:rsidRPr="00FC7A70">
        <w:rPr>
          <w:rFonts w:ascii="Garamond" w:hAnsi="Garamond"/>
          <w:color w:val="000000" w:themeColor="text1"/>
          <w:szCs w:val="24"/>
        </w:rPr>
        <w:t xml:space="preserve"> </w:t>
      </w:r>
      <w:r w:rsidRPr="00FC7A70">
        <w:rPr>
          <w:rFonts w:ascii="Garamond" w:hAnsi="Garamond"/>
          <w:color w:val="000000" w:themeColor="text1"/>
          <w:szCs w:val="24"/>
        </w:rPr>
        <w:t>2</w:t>
      </w:r>
      <w:r w:rsidR="00921945" w:rsidRPr="00FC7A70">
        <w:rPr>
          <w:rFonts w:ascii="Garamond" w:hAnsi="Garamond"/>
          <w:color w:val="000000" w:themeColor="text1"/>
          <w:szCs w:val="24"/>
        </w:rPr>
        <w:t>,</w:t>
      </w:r>
      <w:r w:rsidRPr="00FC7A70">
        <w:rPr>
          <w:rFonts w:ascii="Garamond" w:hAnsi="Garamond"/>
          <w:color w:val="000000" w:themeColor="text1"/>
          <w:szCs w:val="24"/>
        </w:rPr>
        <w:t xml:space="preserve"> </w:t>
      </w:r>
      <w:r w:rsidR="00842566" w:rsidRPr="00FC7A70">
        <w:rPr>
          <w:rFonts w:ascii="Garamond" w:hAnsi="Garamond"/>
          <w:color w:val="000000" w:themeColor="text1"/>
          <w:szCs w:val="24"/>
        </w:rPr>
        <w:t>7</w:t>
      </w:r>
      <w:r w:rsidR="00921945" w:rsidRPr="00FC7A70">
        <w:rPr>
          <w:rFonts w:ascii="Garamond" w:hAnsi="Garamond"/>
          <w:color w:val="000000" w:themeColor="text1"/>
          <w:szCs w:val="24"/>
        </w:rPr>
        <w:t xml:space="preserve"> e </w:t>
      </w:r>
      <w:r w:rsidR="00842566" w:rsidRPr="00FC7A70">
        <w:rPr>
          <w:rFonts w:ascii="Garamond" w:hAnsi="Garamond"/>
          <w:color w:val="000000" w:themeColor="text1"/>
          <w:szCs w:val="24"/>
        </w:rPr>
        <w:t>8</w:t>
      </w:r>
      <w:r w:rsidRPr="00FC7A70">
        <w:rPr>
          <w:rFonts w:ascii="Garamond" w:hAnsi="Garamond"/>
          <w:color w:val="000000" w:themeColor="text1"/>
          <w:szCs w:val="24"/>
        </w:rPr>
        <w:t xml:space="preserve"> do presente artigo constitui contraordenação económica grave, nos termos do RJCE.</w:t>
      </w:r>
    </w:p>
    <w:p w14:paraId="30355ABF" w14:textId="7CB5EDF0" w:rsidR="008A4623" w:rsidRPr="00FC7A70" w:rsidRDefault="008A4623" w:rsidP="00DF7BBF">
      <w:pPr>
        <w:pStyle w:val="PargrafodaLista"/>
        <w:widowControl w:val="0"/>
        <w:numPr>
          <w:ilvl w:val="0"/>
          <w:numId w:val="36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w:t>
      </w:r>
      <w:r w:rsidR="00842566" w:rsidRPr="00FC7A70">
        <w:rPr>
          <w:rFonts w:ascii="Garamond" w:hAnsi="Garamond"/>
          <w:color w:val="000000" w:themeColor="text1"/>
          <w:szCs w:val="24"/>
        </w:rPr>
        <w:t>nos n.</w:t>
      </w:r>
      <w:r w:rsidR="00842566" w:rsidRPr="00FC7A70">
        <w:rPr>
          <w:rFonts w:ascii="Garamond" w:hAnsi="Garamond"/>
          <w:color w:val="000000" w:themeColor="text1"/>
          <w:szCs w:val="24"/>
          <w:vertAlign w:val="superscript"/>
        </w:rPr>
        <w:t>os</w:t>
      </w:r>
      <w:r w:rsidR="00842566" w:rsidRPr="00FC7A70">
        <w:rPr>
          <w:rFonts w:ascii="Garamond" w:hAnsi="Garamond"/>
          <w:color w:val="000000" w:themeColor="text1"/>
          <w:szCs w:val="24"/>
        </w:rPr>
        <w:t xml:space="preserve"> </w:t>
      </w:r>
      <w:r w:rsidRPr="00FC7A70">
        <w:rPr>
          <w:rFonts w:ascii="Garamond" w:hAnsi="Garamond"/>
          <w:color w:val="000000" w:themeColor="text1"/>
          <w:szCs w:val="24"/>
        </w:rPr>
        <w:t>3</w:t>
      </w:r>
      <w:r w:rsidR="00842566" w:rsidRPr="00FC7A70">
        <w:rPr>
          <w:rFonts w:ascii="Garamond" w:hAnsi="Garamond"/>
          <w:color w:val="000000" w:themeColor="text1"/>
          <w:szCs w:val="24"/>
        </w:rPr>
        <w:t xml:space="preserve"> e 4</w:t>
      </w:r>
      <w:r w:rsidRPr="00FC7A70">
        <w:rPr>
          <w:rFonts w:ascii="Garamond" w:hAnsi="Garamond"/>
          <w:color w:val="000000" w:themeColor="text1"/>
          <w:szCs w:val="24"/>
        </w:rPr>
        <w:t xml:space="preserve"> do presente artigo constitui contraordenação económica leve, nos termos do RJCE.</w:t>
      </w:r>
    </w:p>
    <w:p w14:paraId="09E720B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51" w:name="_Ref225517981"/>
    </w:p>
    <w:bookmarkEnd w:id="1451"/>
    <w:p w14:paraId="5B0366B8"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Transportador público rodoviário</w:t>
      </w:r>
    </w:p>
    <w:p w14:paraId="2C888759" w14:textId="6D2C4A86" w:rsidR="008A4623" w:rsidRPr="00612BFC" w:rsidRDefault="008A4623" w:rsidP="00DF7BBF">
      <w:pPr>
        <w:pStyle w:val="PargrafodaLista"/>
        <w:widowControl w:val="0"/>
        <w:numPr>
          <w:ilvl w:val="0"/>
          <w:numId w:val="369"/>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 xml:space="preserve">Na realização de viagens turísticas e na receção, transferência e assistência de turistas, as agências de viagens e turismo podem utilizar os meios de transporte que lhes pertençam ou de que sejam locatárias, devendo, quando se tratar de veículos automóveis com lotação superior a nove lugares, </w:t>
      </w:r>
      <w:r w:rsidR="00D92C7E" w:rsidRPr="00612BFC">
        <w:rPr>
          <w:rFonts w:ascii="Garamond" w:hAnsi="Garamond"/>
          <w:color w:val="000000" w:themeColor="text1"/>
          <w:szCs w:val="24"/>
        </w:rPr>
        <w:t>estão sujeitos a prévio licenciamento nos termos do Regulamento (CE) n.º 1073/2009, do Parlamento Europeu e do Conselho, de 21 de outubro, pelo Instituto de Mobilidade e dos Transportes, I. P. (IMT, I. P.), ou por qualquer organismo homólogo do Estado-Membro de estabelecimento</w:t>
      </w:r>
      <w:r w:rsidRPr="00612BFC">
        <w:rPr>
          <w:rFonts w:ascii="Garamond" w:hAnsi="Garamond"/>
          <w:color w:val="000000" w:themeColor="text1"/>
          <w:szCs w:val="24"/>
        </w:rPr>
        <w:t>.</w:t>
      </w:r>
    </w:p>
    <w:p w14:paraId="0CBD3E65" w14:textId="4167C770" w:rsidR="008A4623" w:rsidRPr="00612BFC" w:rsidRDefault="008A4623" w:rsidP="00DF7BBF">
      <w:pPr>
        <w:pStyle w:val="PargrafodaLista"/>
        <w:widowControl w:val="0"/>
        <w:numPr>
          <w:ilvl w:val="0"/>
          <w:numId w:val="369"/>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As agências de viagens e turismo que acedam à profissão de transportador público rodoviário, interno ou internacional de passageiros, podem efetuar todo o tipo de transporte ocasional com veículos automóveis pesados de passageiros.</w:t>
      </w:r>
    </w:p>
    <w:p w14:paraId="530F7318" w14:textId="22081FA5" w:rsidR="008A4623" w:rsidRPr="00612BFC" w:rsidRDefault="008A4623" w:rsidP="00DF7BBF">
      <w:pPr>
        <w:pStyle w:val="PargrafodaLista"/>
        <w:widowControl w:val="0"/>
        <w:numPr>
          <w:ilvl w:val="0"/>
          <w:numId w:val="369"/>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 xml:space="preserve">As agências de viagens e turismo previstas no n.º 1 podem alugar os meios de transporte a outras agências. </w:t>
      </w:r>
    </w:p>
    <w:p w14:paraId="61E35A78" w14:textId="7F8F1CBF" w:rsidR="00BE769F" w:rsidRPr="00FC7A70" w:rsidRDefault="00BE769F" w:rsidP="006F0ED3">
      <w:pPr>
        <w:widowControl w:val="0"/>
        <w:spacing w:after="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II</w:t>
      </w:r>
    </w:p>
    <w:p w14:paraId="6A128CE6" w14:textId="233A98CA" w:rsidR="00BE769F" w:rsidRPr="00FC7A70" w:rsidRDefault="00BE769F" w:rsidP="006F0ED3">
      <w:pPr>
        <w:widowControl w:val="0"/>
        <w:spacing w:after="0"/>
        <w:jc w:val="center"/>
        <w:outlineLvl w:val="0"/>
        <w:rPr>
          <w:rFonts w:ascii="Garamond" w:hAnsi="Garamond"/>
          <w:smallCaps/>
          <w:color w:val="000000" w:themeColor="text1"/>
          <w:szCs w:val="24"/>
        </w:rPr>
      </w:pPr>
      <w:r w:rsidRPr="00FC7A70">
        <w:rPr>
          <w:rFonts w:ascii="Garamond" w:hAnsi="Garamond"/>
          <w:smallCaps/>
          <w:color w:val="000000" w:themeColor="text1"/>
          <w:szCs w:val="24"/>
        </w:rPr>
        <w:t>Viagens</w:t>
      </w:r>
    </w:p>
    <w:p w14:paraId="12BF47B9" w14:textId="77777777" w:rsidR="008A4623" w:rsidRPr="00FC7A70" w:rsidRDefault="008A4623" w:rsidP="006F0ED3">
      <w:pPr>
        <w:pStyle w:val="PargrafodaLista"/>
        <w:widowControl w:val="0"/>
        <w:numPr>
          <w:ilvl w:val="0"/>
          <w:numId w:val="199"/>
        </w:numPr>
        <w:spacing w:after="0"/>
        <w:contextualSpacing w:val="0"/>
        <w:jc w:val="center"/>
        <w:outlineLvl w:val="1"/>
        <w:rPr>
          <w:rFonts w:ascii="Garamond" w:hAnsi="Garamond"/>
          <w:color w:val="000000" w:themeColor="text1"/>
          <w:szCs w:val="24"/>
        </w:rPr>
      </w:pPr>
    </w:p>
    <w:p w14:paraId="62247E7C" w14:textId="77777777" w:rsidR="008A4623" w:rsidRPr="00FC7A70" w:rsidRDefault="008A4623" w:rsidP="006F0ED3">
      <w:pPr>
        <w:widowControl w:val="0"/>
        <w:spacing w:after="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Obrigações de informação no âmbito das viagens</w:t>
      </w:r>
    </w:p>
    <w:p w14:paraId="2D1549B8" w14:textId="65E61A2A" w:rsidR="008A4623" w:rsidRPr="00612BFC" w:rsidRDefault="008A4623" w:rsidP="00DF7BBF">
      <w:pPr>
        <w:pStyle w:val="PargrafodaLista"/>
        <w:widowControl w:val="0"/>
        <w:numPr>
          <w:ilvl w:val="0"/>
          <w:numId w:val="370"/>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Antes da venda de uma viagem, a agência de viagens e turismo deve informar, por escrito ou por qualquer outra forma adequada, os clientes que se desloquem ao estrangeiro sobre a necessidade de:</w:t>
      </w:r>
    </w:p>
    <w:p w14:paraId="24B9D630" w14:textId="77777777" w:rsidR="008A4623" w:rsidRPr="00FC7A70" w:rsidRDefault="008A4623" w:rsidP="006F0ED3">
      <w:pPr>
        <w:widowControl w:val="0"/>
        <w:numPr>
          <w:ilvl w:val="0"/>
          <w:numId w:val="133"/>
        </w:numPr>
        <w:spacing w:after="120"/>
        <w:ind w:left="851" w:hanging="284"/>
        <w:rPr>
          <w:rFonts w:ascii="Garamond" w:hAnsi="Garamond"/>
          <w:color w:val="000000" w:themeColor="text1"/>
          <w:szCs w:val="24"/>
        </w:rPr>
      </w:pPr>
      <w:r w:rsidRPr="00FC7A70">
        <w:rPr>
          <w:rFonts w:ascii="Garamond" w:hAnsi="Garamond"/>
          <w:color w:val="000000" w:themeColor="text1"/>
          <w:szCs w:val="24"/>
        </w:rPr>
        <w:t>Documento de identificação civil;</w:t>
      </w:r>
    </w:p>
    <w:p w14:paraId="085AA7B6" w14:textId="77777777" w:rsidR="008A4623" w:rsidRPr="00FC7A70" w:rsidRDefault="008A4623" w:rsidP="006F0ED3">
      <w:pPr>
        <w:widowControl w:val="0"/>
        <w:numPr>
          <w:ilvl w:val="0"/>
          <w:numId w:val="133"/>
        </w:numPr>
        <w:spacing w:after="120"/>
        <w:ind w:left="851" w:hanging="284"/>
        <w:rPr>
          <w:rFonts w:ascii="Garamond" w:hAnsi="Garamond"/>
          <w:color w:val="000000" w:themeColor="text1"/>
          <w:szCs w:val="24"/>
        </w:rPr>
      </w:pPr>
      <w:r w:rsidRPr="00FC7A70">
        <w:rPr>
          <w:rFonts w:ascii="Garamond" w:hAnsi="Garamond"/>
          <w:color w:val="000000" w:themeColor="text1"/>
          <w:szCs w:val="24"/>
        </w:rPr>
        <w:t>Passaportes;</w:t>
      </w:r>
    </w:p>
    <w:p w14:paraId="18E0B468" w14:textId="77777777" w:rsidR="008A4623" w:rsidRPr="00FC7A70" w:rsidRDefault="008A4623" w:rsidP="006F0ED3">
      <w:pPr>
        <w:widowControl w:val="0"/>
        <w:numPr>
          <w:ilvl w:val="0"/>
          <w:numId w:val="133"/>
        </w:numPr>
        <w:spacing w:after="120"/>
        <w:ind w:left="851" w:hanging="284"/>
        <w:rPr>
          <w:rFonts w:ascii="Garamond" w:hAnsi="Garamond"/>
          <w:color w:val="000000" w:themeColor="text1"/>
          <w:szCs w:val="24"/>
        </w:rPr>
      </w:pPr>
      <w:r w:rsidRPr="00FC7A70">
        <w:rPr>
          <w:rFonts w:ascii="Garamond" w:hAnsi="Garamond"/>
          <w:color w:val="000000" w:themeColor="text1"/>
          <w:szCs w:val="24"/>
        </w:rPr>
        <w:t>Vistos e prazos legais para a respetiva obtenção;</w:t>
      </w:r>
    </w:p>
    <w:p w14:paraId="7F75B199" w14:textId="77777777" w:rsidR="008A4623" w:rsidRPr="00FC7A70" w:rsidRDefault="008A4623" w:rsidP="006F0ED3">
      <w:pPr>
        <w:widowControl w:val="0"/>
        <w:numPr>
          <w:ilvl w:val="0"/>
          <w:numId w:val="133"/>
        </w:numPr>
        <w:spacing w:after="120"/>
        <w:ind w:left="851" w:hanging="284"/>
        <w:rPr>
          <w:rFonts w:ascii="Garamond" w:hAnsi="Garamond"/>
          <w:color w:val="000000" w:themeColor="text1"/>
          <w:szCs w:val="24"/>
        </w:rPr>
      </w:pPr>
      <w:r w:rsidRPr="00FC7A70">
        <w:rPr>
          <w:rFonts w:ascii="Garamond" w:hAnsi="Garamond"/>
          <w:color w:val="000000" w:themeColor="text1"/>
          <w:szCs w:val="24"/>
        </w:rPr>
        <w:t>Formalidades sanitárias;</w:t>
      </w:r>
    </w:p>
    <w:p w14:paraId="612B4725" w14:textId="77777777" w:rsidR="008A4623" w:rsidRPr="00FC7A70" w:rsidRDefault="008A4623" w:rsidP="006F0ED3">
      <w:pPr>
        <w:widowControl w:val="0"/>
        <w:numPr>
          <w:ilvl w:val="0"/>
          <w:numId w:val="133"/>
        </w:numPr>
        <w:spacing w:after="120"/>
        <w:ind w:left="851" w:hanging="284"/>
        <w:rPr>
          <w:rFonts w:ascii="Garamond" w:hAnsi="Garamond"/>
          <w:color w:val="000000" w:themeColor="text1"/>
          <w:szCs w:val="24"/>
        </w:rPr>
      </w:pPr>
      <w:r w:rsidRPr="00FC7A70">
        <w:rPr>
          <w:rFonts w:ascii="Garamond" w:hAnsi="Garamond"/>
          <w:color w:val="000000" w:themeColor="text1"/>
          <w:szCs w:val="24"/>
        </w:rPr>
        <w:t>Caso a viagem se realize no território de Estados-Membros da União Europeia ou do espaço económico europeu, a documentação exigida para a obtenção de assistência médica ou hospitalar em caso de acidente ou doença.</w:t>
      </w:r>
    </w:p>
    <w:p w14:paraId="54554D5A" w14:textId="3FFFA13D" w:rsidR="008A4623" w:rsidRPr="00FC7A70" w:rsidRDefault="008A4623" w:rsidP="00DF7BBF">
      <w:pPr>
        <w:pStyle w:val="PargrafodaLista"/>
        <w:widowControl w:val="0"/>
        <w:numPr>
          <w:ilvl w:val="0"/>
          <w:numId w:val="3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seja obrigatório contrato escrito, a agência deve, ainda, informar o cliente de todas as cláusulas a incluir no mesmo.</w:t>
      </w:r>
    </w:p>
    <w:p w14:paraId="678559A6" w14:textId="752F8A98" w:rsidR="008A4623" w:rsidRPr="00FC7A70" w:rsidRDefault="008A4623" w:rsidP="00DF7BBF">
      <w:pPr>
        <w:pStyle w:val="PargrafodaLista"/>
        <w:widowControl w:val="0"/>
        <w:numPr>
          <w:ilvl w:val="0"/>
          <w:numId w:val="3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descrição de uma viagem, no todo ou em parte, bem como o respetivo preço e as restantes condições do contrato não devem conter elementos enganadores nem induzir o viajante em erro.</w:t>
      </w:r>
    </w:p>
    <w:p w14:paraId="01CD1AFD" w14:textId="2338F7F2" w:rsidR="008A4623" w:rsidRPr="00FC7A70" w:rsidRDefault="008A4623" w:rsidP="00DF7BBF">
      <w:pPr>
        <w:pStyle w:val="PargrafodaLista"/>
        <w:widowControl w:val="0"/>
        <w:numPr>
          <w:ilvl w:val="0"/>
          <w:numId w:val="3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do disposto nos números anteriores, as agências de viagem devem entregar aos clientes todos os documentos necessários para a obtenção do serviço vendido, bem como a documentação que mencione o objeto e caraterísticas do serviço, a data da prestação, o preço e os pagamentos já efetuados, exceto quando tais elementos figurem já em documentos anteriormente entregues e não tenham sofrido alteração.</w:t>
      </w:r>
    </w:p>
    <w:p w14:paraId="3490FBAE" w14:textId="65704E94" w:rsidR="008A4623" w:rsidRPr="00FC7A70" w:rsidRDefault="008A4623" w:rsidP="00DF7BBF">
      <w:pPr>
        <w:pStyle w:val="PargrafodaLista"/>
        <w:widowControl w:val="0"/>
        <w:numPr>
          <w:ilvl w:val="0"/>
          <w:numId w:val="3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6BD14517" w14:textId="77777777" w:rsidR="00BE769F" w:rsidRPr="00FC7A70" w:rsidRDefault="00BE769F" w:rsidP="00DF7BBF">
      <w:pPr>
        <w:widowControl w:val="0"/>
        <w:spacing w:after="120"/>
        <w:rPr>
          <w:rFonts w:ascii="Garamond" w:hAnsi="Garamond"/>
          <w:color w:val="000000" w:themeColor="text1"/>
          <w:szCs w:val="24"/>
        </w:rPr>
      </w:pPr>
    </w:p>
    <w:p w14:paraId="1A043728" w14:textId="5A34B4D1" w:rsidR="00BE769F" w:rsidRPr="00FC7A70" w:rsidRDefault="00BE769F"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III</w:t>
      </w:r>
    </w:p>
    <w:p w14:paraId="2EC4AEBB" w14:textId="11D886EC" w:rsidR="00BE769F" w:rsidRPr="00FC7A70" w:rsidRDefault="00BE769F"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Viagens organizadas</w:t>
      </w:r>
    </w:p>
    <w:p w14:paraId="4F8A95B6" w14:textId="77777777" w:rsidR="00945604" w:rsidRPr="00FC7A70" w:rsidRDefault="00945604" w:rsidP="00DF7BBF">
      <w:pPr>
        <w:widowControl w:val="0"/>
        <w:spacing w:after="120"/>
        <w:rPr>
          <w:rFonts w:ascii="Garamond" w:hAnsi="Garamond"/>
          <w:color w:val="000000" w:themeColor="text1"/>
          <w:szCs w:val="24"/>
        </w:rPr>
      </w:pPr>
    </w:p>
    <w:p w14:paraId="53A0DFBC" w14:textId="77777777" w:rsidR="0056555A" w:rsidRPr="00FC7A70" w:rsidRDefault="0056555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52" w:name="_Ref225507172"/>
    </w:p>
    <w:bookmarkEnd w:id="1452"/>
    <w:p w14:paraId="3D066DE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Informações pré-contratuais a prestar no âmbito das viagens organizadas</w:t>
      </w:r>
    </w:p>
    <w:p w14:paraId="3AB35983" w14:textId="1B07A26A" w:rsidR="008A4623" w:rsidRPr="00612BFC"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 xml:space="preserve">Antes de o viajante ficar vinculado por um contrato de viagem organizada ou uma proposta correspondente, a agência de viagens e turismo é obrigada a fornecer ao viajante a informação normalizada através das fichas informativas constantes de portaria </w:t>
      </w:r>
      <w:ins w:id="1453" w:author="Paulo Meireles de Oliveira" w:date="2026-09-09T18:48:00Z" w16du:dateUtc="2026-09-09T17:48:00Z">
        <w:r w:rsidR="00583850">
          <w:rPr>
            <w:rFonts w:ascii="Garamond" w:hAnsi="Garamond"/>
            <w:color w:val="000000" w:themeColor="text1"/>
            <w:szCs w:val="24"/>
          </w:rPr>
          <w:t xml:space="preserve">a </w:t>
        </w:r>
      </w:ins>
      <w:r w:rsidRPr="00612BFC">
        <w:rPr>
          <w:rFonts w:ascii="Garamond" w:hAnsi="Garamond"/>
          <w:color w:val="000000" w:themeColor="text1"/>
          <w:szCs w:val="24"/>
        </w:rPr>
        <w:t>aprova</w:t>
      </w:r>
      <w:ins w:id="1454" w:author="Paulo Meireles de Oliveira" w:date="2026-09-09T18:48:00Z" w16du:dateUtc="2026-09-09T17:48:00Z">
        <w:r w:rsidR="00583850">
          <w:rPr>
            <w:rFonts w:ascii="Garamond" w:hAnsi="Garamond"/>
            <w:color w:val="000000" w:themeColor="text1"/>
            <w:szCs w:val="24"/>
          </w:rPr>
          <w:t>r</w:t>
        </w:r>
      </w:ins>
      <w:del w:id="1455" w:author="Paulo Meireles de Oliveira" w:date="2026-09-09T18:48:00Z" w16du:dateUtc="2026-09-09T17:48:00Z">
        <w:r w:rsidRPr="00612BFC" w:rsidDel="00583850">
          <w:rPr>
            <w:rFonts w:ascii="Garamond" w:hAnsi="Garamond"/>
            <w:color w:val="000000" w:themeColor="text1"/>
            <w:szCs w:val="24"/>
          </w:rPr>
          <w:delText>da</w:delText>
        </w:r>
      </w:del>
      <w:r w:rsidRPr="00612BFC">
        <w:rPr>
          <w:rFonts w:ascii="Garamond" w:hAnsi="Garamond"/>
          <w:color w:val="000000" w:themeColor="text1"/>
          <w:szCs w:val="24"/>
        </w:rPr>
        <w:t xml:space="preserve"> pelos membros do Governo responsáveis pela área do turismo e da defesa do consumidor, e, quando aplicável, as informações seguintes:</w:t>
      </w:r>
    </w:p>
    <w:p w14:paraId="0D7DD694" w14:textId="77777777"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As principais características da viagem organizada, designadamente:</w:t>
      </w:r>
    </w:p>
    <w:p w14:paraId="2F9D9308"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O destino ou destinos, o itinerário e os períodos de estadia, com as respetivas datas e, caso o alojamento esteja incluído, o número de noites;</w:t>
      </w:r>
    </w:p>
    <w:p w14:paraId="4B1E5446"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Os meios, as características e as categorias de transporte, os locais, as datas e as horas da partida e do regresso, a duração, as escalas e as correspondências;</w:t>
      </w:r>
    </w:p>
    <w:p w14:paraId="6593EE60"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 hora aproximada da partida e do regresso, no caso de não ter ainda sido fixada a hora exata;</w:t>
      </w:r>
    </w:p>
    <w:p w14:paraId="772CB6C2"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 localização, as principais características e a categoria turística do alojamento segundo as regras do país de destino;</w:t>
      </w:r>
    </w:p>
    <w:p w14:paraId="096C212C"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As refeições fornecidas;</w:t>
      </w:r>
    </w:p>
    <w:p w14:paraId="14414FA8"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As visitas, excursões ou outros serviços incluídos no preço total acordado para a viagem organizada;</w:t>
      </w:r>
    </w:p>
    <w:p w14:paraId="28999C20"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 realização de serviços de viagem em grupo, e, sempre que possível, o tamanho aproximado do grupo, caso não se depreenda do contexto;</w:t>
      </w:r>
    </w:p>
    <w:p w14:paraId="28074507"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 língua em que outros serviços turísticos são prestados, caso o benefício da sua prestação dependa de uma comunicação oral eficaz;</w:t>
      </w:r>
    </w:p>
    <w:p w14:paraId="39EFE95F"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Se a viagem organizada é, em geral, adequada para pessoas com mobilidade reduzida;</w:t>
      </w:r>
    </w:p>
    <w:p w14:paraId="43D8B475" w14:textId="77777777" w:rsidR="008A4623" w:rsidRPr="00FC7A70" w:rsidRDefault="008A4623" w:rsidP="006F0ED3">
      <w:pPr>
        <w:widowControl w:val="0"/>
        <w:numPr>
          <w:ilvl w:val="0"/>
          <w:numId w:val="135"/>
        </w:numPr>
        <w:spacing w:after="120"/>
        <w:ind w:left="1276" w:hanging="283"/>
        <w:rPr>
          <w:rFonts w:ascii="Garamond" w:hAnsi="Garamond"/>
          <w:color w:val="000000" w:themeColor="text1"/>
          <w:szCs w:val="24"/>
        </w:rPr>
      </w:pPr>
      <w:r w:rsidRPr="00FC7A70">
        <w:rPr>
          <w:rFonts w:ascii="Garamond" w:hAnsi="Garamond"/>
          <w:color w:val="000000" w:themeColor="text1"/>
          <w:szCs w:val="24"/>
        </w:rPr>
        <w:t>A pedido do viajante, informações exatas sobre a adequação da viagem ou das férias, tendo em conta as suas necessidades.</w:t>
      </w:r>
    </w:p>
    <w:p w14:paraId="6B8FC943" w14:textId="2635DBB4"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denominação comercial e o endereço geográfico da agência de viagens e turismo, bem como o respetivo número </w:t>
      </w:r>
      <w:r w:rsidR="002C4E6A" w:rsidRPr="00FC7A70">
        <w:rPr>
          <w:rFonts w:ascii="Garamond" w:hAnsi="Garamond"/>
          <w:color w:val="000000" w:themeColor="text1"/>
          <w:szCs w:val="24"/>
        </w:rPr>
        <w:t>de título digital de atividade económica</w:t>
      </w:r>
      <w:r w:rsidRPr="00FC7A70">
        <w:rPr>
          <w:rFonts w:ascii="Garamond" w:hAnsi="Garamond"/>
          <w:color w:val="000000" w:themeColor="text1"/>
          <w:szCs w:val="24"/>
        </w:rPr>
        <w:t>, assim como os números de telefone e, quando existam, endereços de correio eletrónico;</w:t>
      </w:r>
    </w:p>
    <w:p w14:paraId="06290A9A" w14:textId="77777777"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O preço total da viagem organizada, incluindo impostos e, se aplicável, todas as taxas, encargos e outros custos adicionais ou, se estes não puderem ser razoavelmente calculados antes da celebração do contrato, a indicação do tipo de custos adicionais que o viajante poderá ainda ter de suportar;</w:t>
      </w:r>
    </w:p>
    <w:p w14:paraId="6F8861C7" w14:textId="77777777"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As modalidades de pagamento, incluindo os eventuais montantes ou percentagens do preço a pagar a título de adiantamento e o calendário de pagamento do remanescente, ou as garantias financeiras a pagar ou a prestar pelo viajante;</w:t>
      </w:r>
    </w:p>
    <w:p w14:paraId="5E1BF319" w14:textId="16E1D72E" w:rsidR="008A4623"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O número mínimo de pessoas exigido para a realização da viagem organizada e o termo do prazo para a eventual rescisão do contrato se aquele número não for atingido, nos termos do n.º 2 do </w:t>
      </w:r>
      <w:r w:rsidR="005C1081" w:rsidRPr="00FC7A70">
        <w:rPr>
          <w:rFonts w:ascii="Garamond" w:hAnsi="Garamond"/>
          <w:color w:val="000000" w:themeColor="text1"/>
          <w:szCs w:val="24"/>
        </w:rPr>
        <w:fldChar w:fldCharType="begin"/>
      </w:r>
      <w:r w:rsidR="005C1081" w:rsidRPr="00FC7A70">
        <w:rPr>
          <w:rFonts w:ascii="Garamond" w:hAnsi="Garamond"/>
          <w:color w:val="000000" w:themeColor="text1"/>
          <w:szCs w:val="24"/>
        </w:rPr>
        <w:instrText xml:space="preserve"> REF _Ref225506964 \r \h </w:instrText>
      </w:r>
      <w:r w:rsidR="00FC7A70" w:rsidRPr="00FC7A70">
        <w:rPr>
          <w:rFonts w:ascii="Garamond" w:hAnsi="Garamond"/>
          <w:color w:val="000000" w:themeColor="text1"/>
          <w:szCs w:val="24"/>
        </w:rPr>
        <w:instrText xml:space="preserve"> \* MERGEFORMAT </w:instrText>
      </w:r>
      <w:r w:rsidR="005C1081" w:rsidRPr="00FC7A70">
        <w:rPr>
          <w:rFonts w:ascii="Garamond" w:hAnsi="Garamond"/>
          <w:color w:val="000000" w:themeColor="text1"/>
          <w:szCs w:val="24"/>
        </w:rPr>
      </w:r>
      <w:r w:rsidR="005C1081" w:rsidRPr="00FC7A70">
        <w:rPr>
          <w:rFonts w:ascii="Garamond" w:hAnsi="Garamond"/>
          <w:color w:val="000000" w:themeColor="text1"/>
          <w:szCs w:val="24"/>
        </w:rPr>
        <w:fldChar w:fldCharType="separate"/>
      </w:r>
      <w:r w:rsidR="009D4F47">
        <w:rPr>
          <w:rFonts w:ascii="Garamond" w:hAnsi="Garamond"/>
          <w:color w:val="000000" w:themeColor="text1"/>
          <w:szCs w:val="24"/>
        </w:rPr>
        <w:t>Artigo 96.º</w:t>
      </w:r>
      <w:r w:rsidR="005C1081"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636278CF" w14:textId="77777777" w:rsidR="006F0ED3" w:rsidRPr="00FC7A70" w:rsidRDefault="006F0ED3" w:rsidP="006F0ED3">
      <w:pPr>
        <w:widowControl w:val="0"/>
        <w:spacing w:after="120"/>
        <w:rPr>
          <w:rFonts w:ascii="Garamond" w:hAnsi="Garamond"/>
          <w:color w:val="000000" w:themeColor="text1"/>
          <w:szCs w:val="24"/>
        </w:rPr>
      </w:pPr>
    </w:p>
    <w:p w14:paraId="7149DDD2" w14:textId="77777777"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Informações gerais sobre documentos de identificação civil, passaportes e vistos necessários para a realização da viagem organizada, incluindo prazos aproximados para a obtenção dos vistos e informações sobre as formalidades sanitárias do país de destino;</w:t>
      </w:r>
    </w:p>
    <w:p w14:paraId="39CFB607" w14:textId="77777777"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de que o viajante pode rescindir o contrato em qualquer momento antes do início da viagem organizada mediante o pagamento de uma taxa de rescisão adequada e justificável ou, se aplicável, das taxas de rescisão normalizadas exigidas pela agência de viagens e turismo que não podem ser superiores ao preço da viagem deduzido das economias de custos e das receitas resultantes da reafectação dos serviços de viagem, valores que são justificados caso tal seja solicitado pelo viajante;</w:t>
      </w:r>
    </w:p>
    <w:p w14:paraId="70870461" w14:textId="77777777" w:rsidR="008A4623" w:rsidRPr="00FC7A70" w:rsidRDefault="008A4623" w:rsidP="006F0ED3">
      <w:pPr>
        <w:widowControl w:val="0"/>
        <w:numPr>
          <w:ilvl w:val="0"/>
          <w:numId w:val="134"/>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sobre a subscrição facultativa ou obrigatória de um seguro que cubra o custo de rescisão do contrato por parte do viajante ou os custos da assistência, incluindo o repatriamento, em caso de acidente, doença ou morte.</w:t>
      </w:r>
    </w:p>
    <w:p w14:paraId="06BFF547" w14:textId="68DD1354" w:rsidR="008A4623" w:rsidRPr="00FC7A70"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contratos celebrados à distância, a agência de viagens e turismo deve prestar ao viajante, em suporte duradouro, as informações previstas no número anterior.</w:t>
      </w:r>
    </w:p>
    <w:p w14:paraId="0D3157F9" w14:textId="6FBB3C5B" w:rsidR="008A4623" w:rsidRPr="00FC7A70"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de viagens organizadas adquiridas a diferentes agências de viagens e turismo mediante processos interligados de reserva em linha, as agências intervenientes devem assegurar que cada uma preste, antes de um viajante ficar vinculado por um contrato ou proposta correspondente, as informações previstas no n.º 1, na medida em que tal seja pertinente para os serviços de viagem que cada um ofereça.</w:t>
      </w:r>
    </w:p>
    <w:p w14:paraId="3908A142" w14:textId="0836ECB0" w:rsidR="008A4623" w:rsidRPr="00FC7A70"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informações a que se referem os números anteriores são prestadas de forma clara, compreensível e bem visível, e, caso sejam prestadas por escrito, devem ser legíveis.</w:t>
      </w:r>
    </w:p>
    <w:p w14:paraId="1B1F247D" w14:textId="55244284" w:rsidR="008A4623" w:rsidRPr="00FC7A70"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informações prestadas aos viajantes a que se referem as alíneas </w:t>
      </w:r>
      <w:r w:rsidRPr="00612BFC">
        <w:rPr>
          <w:rFonts w:ascii="Garamond" w:hAnsi="Garamond"/>
          <w:i/>
          <w:iCs/>
          <w:color w:val="000000" w:themeColor="text1"/>
          <w:szCs w:val="24"/>
        </w:rPr>
        <w:t>a), c), d), e)</w:t>
      </w:r>
      <w:r w:rsidRPr="00FC7A70">
        <w:rPr>
          <w:rFonts w:ascii="Garamond" w:hAnsi="Garamond"/>
          <w:color w:val="000000" w:themeColor="text1"/>
          <w:szCs w:val="24"/>
        </w:rPr>
        <w:t xml:space="preserve"> e </w:t>
      </w:r>
      <w:r w:rsidRPr="00612BFC">
        <w:rPr>
          <w:rFonts w:ascii="Garamond" w:hAnsi="Garamond"/>
          <w:i/>
          <w:iCs/>
          <w:color w:val="000000" w:themeColor="text1"/>
          <w:szCs w:val="24"/>
        </w:rPr>
        <w:t>g)</w:t>
      </w:r>
      <w:r w:rsidRPr="00FC7A70">
        <w:rPr>
          <w:rFonts w:ascii="Garamond" w:hAnsi="Garamond"/>
          <w:color w:val="000000" w:themeColor="text1"/>
          <w:szCs w:val="24"/>
        </w:rPr>
        <w:t xml:space="preserve"> do n.º 1, nomeadamente através do programa de viagem, fazem parte integrante do contrato e não podem ser alteradas, salvo acordo expresso entre as partes.</w:t>
      </w:r>
    </w:p>
    <w:p w14:paraId="14C79C24" w14:textId="1D70DB24" w:rsidR="008A4623" w:rsidRPr="00FC7A70"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agência de viagens e turismo deve comunicar ao viajante todas as alterações às informações pré-contratuais de forma clara, compreensível e bem visível antes da celebração do contrato de viagem organizada.</w:t>
      </w:r>
    </w:p>
    <w:p w14:paraId="48BDC48E" w14:textId="0A8E95A7" w:rsidR="008A4623" w:rsidRPr="00FC7A70"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 a agência de viagens e turismo não cumprir o dever de informação referente a taxas, encargos e outros custos adicionais a que se refere a alínea </w:t>
      </w:r>
      <w:r w:rsidRPr="00612BFC">
        <w:rPr>
          <w:rFonts w:ascii="Garamond" w:hAnsi="Garamond"/>
          <w:i/>
          <w:iCs/>
          <w:color w:val="000000" w:themeColor="text1"/>
          <w:szCs w:val="24"/>
        </w:rPr>
        <w:t>c)</w:t>
      </w:r>
      <w:r w:rsidRPr="00FC7A70">
        <w:rPr>
          <w:rFonts w:ascii="Garamond" w:hAnsi="Garamond"/>
          <w:color w:val="000000" w:themeColor="text1"/>
          <w:szCs w:val="24"/>
        </w:rPr>
        <w:t xml:space="preserve"> do n.º 1, antes da celebração do contrato, o viajante não é obrigado a pagar essas taxas, encargos e outros custos.</w:t>
      </w:r>
    </w:p>
    <w:p w14:paraId="45D71ECA" w14:textId="75CE391F" w:rsidR="0090139B" w:rsidRPr="00606EE9" w:rsidRDefault="008A4623" w:rsidP="00DF7BBF">
      <w:pPr>
        <w:pStyle w:val="PargrafodaLista"/>
        <w:widowControl w:val="0"/>
        <w:numPr>
          <w:ilvl w:val="0"/>
          <w:numId w:val="371"/>
        </w:numPr>
        <w:spacing w:after="120"/>
        <w:ind w:left="426" w:hanging="426"/>
        <w:contextualSpacing w:val="0"/>
        <w:rPr>
          <w:rFonts w:ascii="Garamond" w:hAnsi="Garamond"/>
          <w:color w:val="000000" w:themeColor="text1"/>
          <w:szCs w:val="24"/>
          <w:highlight w:val="yellow"/>
          <w:rPrChange w:id="1456" w:author="Paulo Meireles de Oliveira" w:date="2026-09-09T18:49:00Z" w16du:dateUtc="2026-09-09T17:49:00Z">
            <w:rPr>
              <w:rFonts w:ascii="Garamond" w:hAnsi="Garamond"/>
              <w:color w:val="000000" w:themeColor="text1"/>
              <w:szCs w:val="24"/>
            </w:rPr>
          </w:rPrChange>
        </w:rPr>
      </w:pPr>
      <w:r w:rsidRPr="00606EE9">
        <w:rPr>
          <w:rFonts w:ascii="Garamond" w:hAnsi="Garamond"/>
          <w:color w:val="000000" w:themeColor="text1"/>
          <w:szCs w:val="24"/>
          <w:highlight w:val="yellow"/>
          <w:rPrChange w:id="1457" w:author="Paulo Meireles de Oliveira" w:date="2026-09-09T18:49:00Z" w16du:dateUtc="2026-09-09T17:49:00Z">
            <w:rPr>
              <w:rFonts w:ascii="Garamond" w:hAnsi="Garamond"/>
              <w:color w:val="000000" w:themeColor="text1"/>
              <w:szCs w:val="24"/>
            </w:rPr>
          </w:rPrChange>
        </w:rPr>
        <w:t>A violação do disposto no presente artigo constitui contraordenação económica grave, nos termos do RJCE.</w:t>
      </w:r>
    </w:p>
    <w:p w14:paraId="78E2B65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7E73477" w14:textId="6D2DAA71"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Programas de viagem </w:t>
      </w:r>
      <w:r w:rsidR="003232C6" w:rsidRPr="00FC7A70">
        <w:rPr>
          <w:rFonts w:ascii="Garamond" w:eastAsiaTheme="majorEastAsia" w:hAnsi="Garamond" w:cstheme="majorBidi"/>
          <w:color w:val="000000" w:themeColor="text1"/>
          <w:szCs w:val="24"/>
        </w:rPr>
        <w:t>organizada</w:t>
      </w:r>
    </w:p>
    <w:p w14:paraId="3BD49A1D" w14:textId="675B61F4" w:rsidR="008A4623" w:rsidRPr="00612BFC" w:rsidRDefault="008A4623" w:rsidP="00DF7BBF">
      <w:pPr>
        <w:pStyle w:val="PargrafodaLista"/>
        <w:widowControl w:val="0"/>
        <w:numPr>
          <w:ilvl w:val="0"/>
          <w:numId w:val="372"/>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As agências de viagens e turismo que anunciarem a realização de viagens organizadas podem dispor de programas para entregar a quem os solicite.</w:t>
      </w:r>
    </w:p>
    <w:p w14:paraId="66291F0D" w14:textId="0E1A0CE5" w:rsidR="008A4623" w:rsidRPr="00612BFC" w:rsidRDefault="008A4623" w:rsidP="00DF7BBF">
      <w:pPr>
        <w:pStyle w:val="PargrafodaLista"/>
        <w:widowControl w:val="0"/>
        <w:numPr>
          <w:ilvl w:val="0"/>
          <w:numId w:val="372"/>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Os programas de viagem, caso existam, devem incluir, de forma clara, precisa e com caracteres legíveis, a informação normalizada através das fichas informativas e, quando aplicável, as informações referidas no n.º 1 do artigo anterior.</w:t>
      </w:r>
    </w:p>
    <w:p w14:paraId="49C3AF07" w14:textId="7E806EE2" w:rsidR="00945604" w:rsidRPr="00612BFC" w:rsidRDefault="008A4623" w:rsidP="00DF7BBF">
      <w:pPr>
        <w:pStyle w:val="PargrafodaLista"/>
        <w:widowControl w:val="0"/>
        <w:numPr>
          <w:ilvl w:val="0"/>
          <w:numId w:val="372"/>
        </w:numPr>
        <w:spacing w:after="120"/>
        <w:ind w:left="426" w:hanging="426"/>
        <w:contextualSpacing w:val="0"/>
        <w:rPr>
          <w:rFonts w:ascii="Garamond" w:hAnsi="Garamond"/>
          <w:color w:val="000000" w:themeColor="text1"/>
          <w:szCs w:val="24"/>
        </w:rPr>
      </w:pPr>
      <w:r w:rsidRPr="00612BFC">
        <w:rPr>
          <w:rFonts w:ascii="Garamond" w:hAnsi="Garamond"/>
          <w:color w:val="000000" w:themeColor="text1"/>
          <w:szCs w:val="24"/>
        </w:rPr>
        <w:t xml:space="preserve">A violação do disposto no </w:t>
      </w:r>
      <w:r w:rsidR="004649AE" w:rsidRPr="00612BFC">
        <w:rPr>
          <w:rFonts w:ascii="Garamond" w:hAnsi="Garamond"/>
          <w:color w:val="000000" w:themeColor="text1"/>
          <w:szCs w:val="24"/>
        </w:rPr>
        <w:t xml:space="preserve">n.º 2 </w:t>
      </w:r>
      <w:r w:rsidRPr="00612BFC">
        <w:rPr>
          <w:rFonts w:ascii="Garamond" w:hAnsi="Garamond"/>
          <w:color w:val="000000" w:themeColor="text1"/>
          <w:szCs w:val="24"/>
        </w:rPr>
        <w:t>constitui contraordenação económica grave, nos termos do RJCE.</w:t>
      </w:r>
    </w:p>
    <w:p w14:paraId="5A159E03"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58" w:name="_Ref225507210"/>
    </w:p>
    <w:bookmarkEnd w:id="1458"/>
    <w:p w14:paraId="7AF1E5D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Teor do contrato de viagem organizada e documentos a fornecer</w:t>
      </w:r>
    </w:p>
    <w:p w14:paraId="2D0C9386" w14:textId="23915FF2" w:rsidR="008A4623" w:rsidRPr="007673BA"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contrato deve ser formulado numa linguagem clara e compreensível e caso seja reduzido a escrito deve ser legível.</w:t>
      </w:r>
    </w:p>
    <w:p w14:paraId="56844ABA" w14:textId="51151A51" w:rsidR="008A4623" w:rsidRPr="007673BA"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contrato considera-se celebrado com a entrega ao viajante do documento de reserva, programa, caso exista, e respetivas informações normalizadas, desde que se tenha verificado o pagamento, ainda que parcial, da viagem.</w:t>
      </w:r>
    </w:p>
    <w:p w14:paraId="2C33B39D" w14:textId="28F63D76" w:rsidR="008A4623" w:rsidRPr="007673BA"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contrato ou a sua confirmação estabelece o conteúdo integral do acordo, ficando a agência de viagens e turismo vinculada ao pontual cumprimento do mesmo, o qual deve incluir as informações constantes do n.º 1 do artigo anterior, e ainda os seguintes elementos:</w:t>
      </w:r>
    </w:p>
    <w:p w14:paraId="567E530B" w14:textId="77777777"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Eventuais exigências do viajante que a agência tenha aceitado;</w:t>
      </w:r>
    </w:p>
    <w:p w14:paraId="4744B200" w14:textId="3CC3BB0F"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indicação de que a agência de viagens e turismo é responsável pela correta execução de todos os serviços de viagem incluídos no contrato, nos termos do </w:t>
      </w:r>
      <w:r w:rsidR="00253CD1" w:rsidRPr="00FC7A70">
        <w:rPr>
          <w:rFonts w:ascii="Garamond" w:hAnsi="Garamond"/>
          <w:color w:val="000000" w:themeColor="text1"/>
          <w:szCs w:val="24"/>
        </w:rPr>
        <w:fldChar w:fldCharType="begin"/>
      </w:r>
      <w:r w:rsidR="00253CD1" w:rsidRPr="00FC7A70">
        <w:rPr>
          <w:rFonts w:ascii="Garamond" w:hAnsi="Garamond"/>
          <w:color w:val="000000" w:themeColor="text1"/>
          <w:szCs w:val="24"/>
        </w:rPr>
        <w:instrText xml:space="preserve"> REF _Ref228446071 \r \h </w:instrText>
      </w:r>
      <w:r w:rsidR="00FC7A70" w:rsidRPr="00FC7A70">
        <w:rPr>
          <w:rFonts w:ascii="Garamond" w:hAnsi="Garamond"/>
          <w:color w:val="000000" w:themeColor="text1"/>
          <w:szCs w:val="24"/>
        </w:rPr>
        <w:instrText xml:space="preserve"> \* MERGEFORMAT </w:instrText>
      </w:r>
      <w:r w:rsidR="00253CD1" w:rsidRPr="00FC7A70">
        <w:rPr>
          <w:rFonts w:ascii="Garamond" w:hAnsi="Garamond"/>
          <w:color w:val="000000" w:themeColor="text1"/>
          <w:szCs w:val="24"/>
        </w:rPr>
      </w:r>
      <w:r w:rsidR="00253CD1" w:rsidRPr="00FC7A70">
        <w:rPr>
          <w:rFonts w:ascii="Garamond" w:hAnsi="Garamond"/>
          <w:color w:val="000000" w:themeColor="text1"/>
          <w:szCs w:val="24"/>
        </w:rPr>
        <w:fldChar w:fldCharType="separate"/>
      </w:r>
      <w:r w:rsidR="009D4F47">
        <w:rPr>
          <w:rFonts w:ascii="Garamond" w:hAnsi="Garamond"/>
          <w:color w:val="000000" w:themeColor="text1"/>
          <w:szCs w:val="24"/>
        </w:rPr>
        <w:t>Artigo 106.º</w:t>
      </w:r>
      <w:r w:rsidR="00253CD1" w:rsidRPr="00FC7A70">
        <w:rPr>
          <w:rFonts w:ascii="Garamond" w:hAnsi="Garamond"/>
          <w:color w:val="000000" w:themeColor="text1"/>
          <w:szCs w:val="24"/>
        </w:rPr>
        <w:fldChar w:fldCharType="end"/>
      </w:r>
      <w:r w:rsidR="00253CD1" w:rsidRPr="00FC7A70">
        <w:rPr>
          <w:rFonts w:ascii="Garamond" w:hAnsi="Garamond"/>
          <w:color w:val="000000" w:themeColor="text1"/>
          <w:szCs w:val="24"/>
        </w:rPr>
        <w:t xml:space="preserve"> </w:t>
      </w:r>
      <w:r w:rsidRPr="00FC7A70">
        <w:rPr>
          <w:rFonts w:ascii="Garamond" w:hAnsi="Garamond"/>
          <w:color w:val="000000" w:themeColor="text1"/>
          <w:szCs w:val="24"/>
        </w:rPr>
        <w:t>e, ainda, que se encontra obrigada a prestar assistência, nos termos do</w:t>
      </w:r>
      <w:r w:rsidR="008D0883" w:rsidRPr="00FC7A70">
        <w:rPr>
          <w:rFonts w:ascii="Garamond" w:hAnsi="Garamond"/>
          <w:color w:val="000000" w:themeColor="text1"/>
          <w:szCs w:val="24"/>
        </w:rPr>
        <w:t xml:space="preserve"> </w:t>
      </w:r>
      <w:r w:rsidR="0006594E" w:rsidRPr="00FC7A70">
        <w:rPr>
          <w:rFonts w:ascii="Garamond" w:hAnsi="Garamond"/>
          <w:color w:val="000000" w:themeColor="text1"/>
          <w:szCs w:val="24"/>
        </w:rPr>
        <w:fldChar w:fldCharType="begin"/>
      </w:r>
      <w:r w:rsidR="0006594E" w:rsidRPr="00FC7A70">
        <w:rPr>
          <w:rFonts w:ascii="Garamond" w:hAnsi="Garamond"/>
          <w:color w:val="000000" w:themeColor="text1"/>
          <w:szCs w:val="24"/>
        </w:rPr>
        <w:instrText xml:space="preserve"> REF _Ref225508624 \r \h </w:instrText>
      </w:r>
      <w:r w:rsidR="00FC7A70" w:rsidRPr="00FC7A70">
        <w:rPr>
          <w:rFonts w:ascii="Garamond" w:hAnsi="Garamond"/>
          <w:color w:val="000000" w:themeColor="text1"/>
          <w:szCs w:val="24"/>
        </w:rPr>
        <w:instrText xml:space="preserve"> \* MERGEFORMAT </w:instrText>
      </w:r>
      <w:r w:rsidR="0006594E" w:rsidRPr="00FC7A70">
        <w:rPr>
          <w:rFonts w:ascii="Garamond" w:hAnsi="Garamond"/>
          <w:color w:val="000000" w:themeColor="text1"/>
          <w:szCs w:val="24"/>
        </w:rPr>
      </w:r>
      <w:r w:rsidR="0006594E" w:rsidRPr="00FC7A70">
        <w:rPr>
          <w:rFonts w:ascii="Garamond" w:hAnsi="Garamond"/>
          <w:color w:val="000000" w:themeColor="text1"/>
          <w:szCs w:val="24"/>
        </w:rPr>
        <w:fldChar w:fldCharType="separate"/>
      </w:r>
      <w:r w:rsidR="009D4F47">
        <w:rPr>
          <w:rFonts w:ascii="Garamond" w:hAnsi="Garamond"/>
          <w:color w:val="000000" w:themeColor="text1"/>
          <w:szCs w:val="24"/>
        </w:rPr>
        <w:t>Artigo 101.º</w:t>
      </w:r>
      <w:r w:rsidR="0006594E"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316D7E25" w14:textId="77777777"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O nome da entidade responsável pela proteção em caso de insolvência e os seus contactos, incluindo o seu endereço geográfico e, se aplicável, o nome da autoridade competente para a proteção em caso de insolvência e os seus contactos;</w:t>
      </w:r>
    </w:p>
    <w:p w14:paraId="508D2A9B" w14:textId="77777777"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O nome, endereço, número de telefone, endereço de correio da agência de viagens e turismo ou de um ponto de contacto através do qual o viajante possa contactar rapidamente a agência e comunicar com este de modo eficaz, pedir assistência em caso de dificuldades ou apresentar reclamações por qualquer falta de conformidade constatada durante a execução da viagem organizada;</w:t>
      </w:r>
    </w:p>
    <w:p w14:paraId="52A85BFE" w14:textId="69D8A71D"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obrigação de o viajante comunicar qualquer falta de conformidade que se verifique durante a execução da viagem, nos termos do disposto no n.º 1 do </w:t>
      </w:r>
      <w:r w:rsidR="00C34433" w:rsidRPr="00FC7A70">
        <w:rPr>
          <w:rFonts w:ascii="Garamond" w:hAnsi="Garamond"/>
          <w:color w:val="000000" w:themeColor="text1"/>
          <w:szCs w:val="24"/>
        </w:rPr>
        <w:fldChar w:fldCharType="begin"/>
      </w:r>
      <w:r w:rsidR="00C34433" w:rsidRPr="00FC7A70">
        <w:rPr>
          <w:rFonts w:ascii="Garamond" w:hAnsi="Garamond"/>
          <w:color w:val="000000" w:themeColor="text1"/>
          <w:szCs w:val="24"/>
        </w:rPr>
        <w:instrText xml:space="preserve"> REF _Ref225507021 \r \h </w:instrText>
      </w:r>
      <w:r w:rsidR="00FC7A70" w:rsidRPr="00FC7A70">
        <w:rPr>
          <w:rFonts w:ascii="Garamond" w:hAnsi="Garamond"/>
          <w:color w:val="000000" w:themeColor="text1"/>
          <w:szCs w:val="24"/>
        </w:rPr>
        <w:instrText xml:space="preserve"> \* MERGEFORMAT </w:instrText>
      </w:r>
      <w:r w:rsidR="00C34433" w:rsidRPr="00FC7A70">
        <w:rPr>
          <w:rFonts w:ascii="Garamond" w:hAnsi="Garamond"/>
          <w:color w:val="000000" w:themeColor="text1"/>
          <w:szCs w:val="24"/>
        </w:rPr>
      </w:r>
      <w:r w:rsidR="00C34433" w:rsidRPr="00FC7A70">
        <w:rPr>
          <w:rFonts w:ascii="Garamond" w:hAnsi="Garamond"/>
          <w:color w:val="000000" w:themeColor="text1"/>
          <w:szCs w:val="24"/>
        </w:rPr>
        <w:fldChar w:fldCharType="separate"/>
      </w:r>
      <w:r w:rsidR="009D4F47">
        <w:rPr>
          <w:rFonts w:ascii="Garamond" w:hAnsi="Garamond"/>
          <w:color w:val="000000" w:themeColor="text1"/>
          <w:szCs w:val="24"/>
        </w:rPr>
        <w:t>Artigo 99.º</w:t>
      </w:r>
      <w:r w:rsidR="00C34433"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1FDDF764" w14:textId="77777777" w:rsidR="008A4623"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de viagens organizadas com menores não acompanhados por um dos pais ou outra pessoa autorizada, que inclua alojamento, as informações que permitam o contacto direto com o menor ou com a pessoa responsável pelo mesmo no local de estadia;</w:t>
      </w:r>
    </w:p>
    <w:p w14:paraId="3C2FB6C6" w14:textId="77777777" w:rsidR="006F0ED3" w:rsidRPr="00FC7A70" w:rsidRDefault="006F0ED3" w:rsidP="006F0ED3">
      <w:pPr>
        <w:widowControl w:val="0"/>
        <w:spacing w:after="120"/>
        <w:rPr>
          <w:rFonts w:ascii="Garamond" w:hAnsi="Garamond"/>
          <w:color w:val="000000" w:themeColor="text1"/>
          <w:szCs w:val="24"/>
        </w:rPr>
      </w:pPr>
    </w:p>
    <w:p w14:paraId="2168822F" w14:textId="7A56E1B1"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sobre os procedimentos de tratamento de reclamações, sobre os mecanismos de resolução alternativa de litígios e, se aplicável, sobre a entidade de resolução alternativa de litígios pela qual a agência de viagens e turismo esteja abrangida, nos termos da Lei n.º 144/2015, de 8 de setembro</w:t>
      </w:r>
      <w:del w:id="1459" w:author="Maria João Torres" w:date="2026-09-01T15:50:00Z" w16du:dateUtc="2026-09-01T14:50: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e sobre a plataforma de resolução de litígios em linha, nos termos do Regulamento (UE) n.º 524/2013, do Parlamento Europeu e do Conselho, de 21 de maio de 2013;</w:t>
      </w:r>
    </w:p>
    <w:p w14:paraId="41570A29" w14:textId="77777777" w:rsidR="008A4623" w:rsidRPr="00FC7A70" w:rsidRDefault="008A4623" w:rsidP="006F0ED3">
      <w:pPr>
        <w:widowControl w:val="0"/>
        <w:numPr>
          <w:ilvl w:val="0"/>
          <w:numId w:val="136"/>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sobre o direito de cessão de posição contratual, bem como os respetivos termos e condições.</w:t>
      </w:r>
    </w:p>
    <w:p w14:paraId="432D8C81" w14:textId="64B5F532"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momento da celebração do contrato ou posteriormente, logo que possível, a agência de viagens e turismo deve fornecer ao viajante cópia ou confirmação do contrato num suporte duradouro, podendo este exigir cópia em papel caso o contrato tenha sido celebrado na presença física simultânea das partes.</w:t>
      </w:r>
    </w:p>
    <w:p w14:paraId="457400E3" w14:textId="26078FFA"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Nos contratos celebrados fora do estabelecimento comercial, conforme definidos na alínea </w:t>
      </w:r>
      <w:r w:rsidRPr="007673BA">
        <w:rPr>
          <w:rFonts w:ascii="Garamond" w:hAnsi="Garamond"/>
          <w:i/>
          <w:iCs/>
          <w:color w:val="000000" w:themeColor="text1"/>
          <w:szCs w:val="24"/>
        </w:rPr>
        <w:t>g)</w:t>
      </w:r>
      <w:r w:rsidRPr="00FC7A70">
        <w:rPr>
          <w:rFonts w:ascii="Garamond" w:hAnsi="Garamond"/>
          <w:color w:val="000000" w:themeColor="text1"/>
          <w:szCs w:val="24"/>
        </w:rPr>
        <w:t xml:space="preserve"> do artigo 3.º do Decreto-Lei n.º 24/2014, de 14 de fevereiro</w:t>
      </w:r>
      <w:del w:id="1460" w:author="Maria João Torres" w:date="2026-09-01T15:50:00Z" w16du:dateUtc="2026-09-01T14:50: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deve ser fornecida ao viajante uma cópia do contrato ou a confirmação da viagem organizada em papel ou, se o viajante aceitar, noutro suporte duradouro.</w:t>
      </w:r>
    </w:p>
    <w:p w14:paraId="0E52DE02" w14:textId="3C57D6CD"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de viagens organizadas adquiridas a diferentes agências de viagens e turismo mediante processos interligados de reserva em linha, as agências de viagem e turismo a quem os dados sejam transmitidos devem informar a agência a quem foi solicitado o primeiro serviço de que foi celebrado o contrato que levou à criação da viagem organizada e devem, ainda, prestar as informações necessárias para que este possa cumprir as suas obrigações.</w:t>
      </w:r>
    </w:p>
    <w:p w14:paraId="1C1BA887" w14:textId="3EB95DE8"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casos referidos no número anterior, logo que seja informada de que foi criada uma viagem organizada, a agência de viagens e turismo a quem foi solicitado o primeiro serviço deve prestar ao viajante as informações previstas no n.º 3, num suporte duradouro.</w:t>
      </w:r>
    </w:p>
    <w:p w14:paraId="6C1D068D" w14:textId="0CDC42BE"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informações a que se referem os n.</w:t>
      </w:r>
      <w:r w:rsidRPr="007673BA">
        <w:rPr>
          <w:rFonts w:ascii="Garamond" w:hAnsi="Garamond"/>
          <w:color w:val="000000" w:themeColor="text1"/>
          <w:szCs w:val="24"/>
        </w:rPr>
        <w:t>os</w:t>
      </w:r>
      <w:r w:rsidRPr="00FC7A70">
        <w:rPr>
          <w:rFonts w:ascii="Garamond" w:hAnsi="Garamond"/>
          <w:color w:val="000000" w:themeColor="text1"/>
          <w:szCs w:val="24"/>
        </w:rPr>
        <w:t xml:space="preserve"> 3, 6 e 7 são prestadas de forma clara, compreensível e bem visível.</w:t>
      </w:r>
    </w:p>
    <w:p w14:paraId="30914250" w14:textId="497CAA90"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Antes do início da viagem organizada, com a devida antecedência, a agência de viagens e turismo deve fornecer ao viajante os recibos necessários, cupões ou bilhetes, as informações sobre os horários de partida previstos e, se aplicável, a hora-limite para o registo, bem como os horários previstos das escalas, das correspondências e da chegada.</w:t>
      </w:r>
    </w:p>
    <w:p w14:paraId="4FA9D0E7" w14:textId="6BF1F3B8" w:rsidR="008A4623" w:rsidRPr="00FC7A70" w:rsidRDefault="008A4623" w:rsidP="00DF7BBF">
      <w:pPr>
        <w:pStyle w:val="PargrafodaLista"/>
        <w:widowControl w:val="0"/>
        <w:numPr>
          <w:ilvl w:val="0"/>
          <w:numId w:val="37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17CF5FE2" w14:textId="77777777" w:rsidR="00945604" w:rsidRPr="00FC7A70" w:rsidRDefault="00945604" w:rsidP="00DF7BBF">
      <w:pPr>
        <w:widowControl w:val="0"/>
        <w:spacing w:after="120"/>
        <w:rPr>
          <w:rFonts w:ascii="Garamond" w:hAnsi="Garamond"/>
          <w:color w:val="000000" w:themeColor="text1"/>
          <w:szCs w:val="24"/>
        </w:rPr>
      </w:pPr>
    </w:p>
    <w:p w14:paraId="11AA962C" w14:textId="77777777" w:rsidR="00BC4C3C" w:rsidRPr="00FC7A70" w:rsidRDefault="00BC4C3C"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0BD1D3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Ónus da prova</w:t>
      </w:r>
    </w:p>
    <w:p w14:paraId="1217C81D"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 ónus da prova relativamente ao cumprimento dos requisitos de informação estabelecidos nos artigos anteriores recai sobre as agências de viagens e turismo. </w:t>
      </w:r>
    </w:p>
    <w:p w14:paraId="3564CC4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9271EC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Cessão da posição contratual em viagens organizadas</w:t>
      </w:r>
    </w:p>
    <w:p w14:paraId="3CD5996E" w14:textId="59273BAE" w:rsidR="008A4623" w:rsidRPr="007673BA" w:rsidRDefault="008A4623" w:rsidP="00DF7BBF">
      <w:pPr>
        <w:pStyle w:val="PargrafodaLista"/>
        <w:widowControl w:val="0"/>
        <w:numPr>
          <w:ilvl w:val="0"/>
          <w:numId w:val="374"/>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viajante pode ceder a sua posição, fazendo-se substituir por outra pessoa que preencha todas as condições requeridas para a viagem organizada, desde que informe a agência de viagens e turismo, por escrit</w:t>
      </w:r>
      <w:r w:rsidR="00FB44F0" w:rsidRPr="007673BA">
        <w:rPr>
          <w:rFonts w:ascii="Garamond" w:hAnsi="Garamond"/>
          <w:color w:val="000000" w:themeColor="text1"/>
          <w:szCs w:val="24"/>
        </w:rPr>
        <w:t>o</w:t>
      </w:r>
      <w:r w:rsidRPr="007673BA">
        <w:rPr>
          <w:rFonts w:ascii="Garamond" w:hAnsi="Garamond"/>
          <w:color w:val="000000" w:themeColor="text1"/>
          <w:szCs w:val="24"/>
        </w:rPr>
        <w:t>, até sete dias seguidos antes da data prevista para a partida.</w:t>
      </w:r>
    </w:p>
    <w:p w14:paraId="696BED92" w14:textId="27600EA8" w:rsidR="008A4623" w:rsidRPr="007673BA" w:rsidRDefault="008A4623" w:rsidP="00DF7BBF">
      <w:pPr>
        <w:pStyle w:val="PargrafodaLista"/>
        <w:widowControl w:val="0"/>
        <w:numPr>
          <w:ilvl w:val="0"/>
          <w:numId w:val="374"/>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cedente e o cessionário são solidariamente responsáveis pelo pagamento do saldo em dívida e pelas taxas, os encargos ou custos adicionais originados pela cessão.</w:t>
      </w:r>
    </w:p>
    <w:p w14:paraId="6C85E75B" w14:textId="4C015D10" w:rsidR="008A4623" w:rsidRPr="007673BA" w:rsidRDefault="008A4623" w:rsidP="00DF7BBF">
      <w:pPr>
        <w:pStyle w:val="PargrafodaLista"/>
        <w:widowControl w:val="0"/>
        <w:numPr>
          <w:ilvl w:val="0"/>
          <w:numId w:val="374"/>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deve informar o cedente dos custos reais associados à cedência em causa, os quais não podem ser superiores aos custos por aquele suportados como resultado da cessão e devem ser devidamente comprovados.</w:t>
      </w:r>
    </w:p>
    <w:p w14:paraId="68098EC9" w14:textId="2BD16551" w:rsidR="008A4623" w:rsidRPr="007673BA" w:rsidRDefault="008A4623" w:rsidP="00DF7BBF">
      <w:pPr>
        <w:pStyle w:val="PargrafodaLista"/>
        <w:widowControl w:val="0"/>
        <w:numPr>
          <w:ilvl w:val="0"/>
          <w:numId w:val="374"/>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deve fornecer ao cedente um comprovativo da existência das taxas, dos encargos ou custos adicionais ocasionados pela cessão do contrato de viagem organizada.</w:t>
      </w:r>
    </w:p>
    <w:p w14:paraId="51B79141" w14:textId="2FF14FDF" w:rsidR="008A4623" w:rsidRPr="007673BA" w:rsidRDefault="008A4623" w:rsidP="00DF7BBF">
      <w:pPr>
        <w:pStyle w:val="PargrafodaLista"/>
        <w:widowControl w:val="0"/>
        <w:numPr>
          <w:ilvl w:val="0"/>
          <w:numId w:val="374"/>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 xml:space="preserve">A agência de viagens e turismo deve comunicar a cessão da posição contratual aos prestadores de serviços com vista ao cumprimento do contrato. </w:t>
      </w:r>
    </w:p>
    <w:p w14:paraId="0A4C5B75" w14:textId="7ADFAA15" w:rsidR="008A4623" w:rsidRPr="007673BA" w:rsidRDefault="008A4623" w:rsidP="00DF7BBF">
      <w:pPr>
        <w:pStyle w:val="PargrafodaLista"/>
        <w:widowControl w:val="0"/>
        <w:numPr>
          <w:ilvl w:val="0"/>
          <w:numId w:val="374"/>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violação do disposto nos n.</w:t>
      </w:r>
      <w:r w:rsidRPr="007673BA">
        <w:rPr>
          <w:rFonts w:ascii="Garamond" w:hAnsi="Garamond"/>
          <w:color w:val="000000" w:themeColor="text1"/>
          <w:szCs w:val="24"/>
          <w:vertAlign w:val="superscript"/>
        </w:rPr>
        <w:t>os</w:t>
      </w:r>
      <w:r w:rsidRPr="007673BA">
        <w:rPr>
          <w:rFonts w:ascii="Garamond" w:hAnsi="Garamond"/>
          <w:color w:val="000000" w:themeColor="text1"/>
          <w:szCs w:val="24"/>
        </w:rPr>
        <w:t xml:space="preserve"> 3 e 4 do presente artigo constitui contraordenação económica leve, nos termos do RJCE.</w:t>
      </w:r>
    </w:p>
    <w:p w14:paraId="2924CDF5" w14:textId="77777777" w:rsidR="00945604" w:rsidRPr="00FC7A70" w:rsidRDefault="00945604" w:rsidP="00DF7BBF">
      <w:pPr>
        <w:widowControl w:val="0"/>
        <w:spacing w:after="120"/>
        <w:rPr>
          <w:rFonts w:ascii="Garamond" w:hAnsi="Garamond"/>
          <w:color w:val="000000" w:themeColor="text1"/>
          <w:szCs w:val="24"/>
        </w:rPr>
      </w:pPr>
    </w:p>
    <w:p w14:paraId="005B28DF" w14:textId="77777777" w:rsidR="000C5FBA" w:rsidRPr="00FC7A70" w:rsidRDefault="000C5FB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F3CEC6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Alteração do preço da viagem organizada</w:t>
      </w:r>
    </w:p>
    <w:p w14:paraId="6F45601D" w14:textId="2EC3FE90" w:rsidR="008A4623" w:rsidRPr="007673BA" w:rsidRDefault="008A4623" w:rsidP="00DF7BBF">
      <w:pPr>
        <w:pStyle w:val="PargrafodaLista"/>
        <w:widowControl w:val="0"/>
        <w:numPr>
          <w:ilvl w:val="0"/>
          <w:numId w:val="375"/>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Nas viagens organizadas o preço não é suscetível de aumento após a celebração do contrato, exceto nas situações previstas nos números seguintes.</w:t>
      </w:r>
    </w:p>
    <w:p w14:paraId="538523AF" w14:textId="6835BD3A" w:rsidR="008A4623" w:rsidRPr="007673BA" w:rsidRDefault="008A4623" w:rsidP="00DF7BBF">
      <w:pPr>
        <w:pStyle w:val="PargrafodaLista"/>
        <w:widowControl w:val="0"/>
        <w:numPr>
          <w:ilvl w:val="0"/>
          <w:numId w:val="375"/>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só pode aumentar o preço até 20 dias seguidos antes da data prevista para a partida se, cumulativamente:</w:t>
      </w:r>
    </w:p>
    <w:p w14:paraId="35B6C0D3" w14:textId="77777777" w:rsidR="008A4623" w:rsidRPr="00FC7A70" w:rsidRDefault="008A4623" w:rsidP="006F0ED3">
      <w:pPr>
        <w:widowControl w:val="0"/>
        <w:numPr>
          <w:ilvl w:val="0"/>
          <w:numId w:val="137"/>
        </w:numPr>
        <w:spacing w:after="120"/>
        <w:ind w:left="851" w:hanging="284"/>
        <w:rPr>
          <w:rFonts w:ascii="Garamond" w:hAnsi="Garamond"/>
          <w:color w:val="000000" w:themeColor="text1"/>
          <w:szCs w:val="24"/>
        </w:rPr>
      </w:pPr>
      <w:r w:rsidRPr="00FC7A70">
        <w:rPr>
          <w:rFonts w:ascii="Garamond" w:hAnsi="Garamond"/>
          <w:color w:val="000000" w:themeColor="text1"/>
          <w:szCs w:val="24"/>
        </w:rPr>
        <w:t>O contrato o previr expressamente e indicar que o viajante tem direito à redução do preço nos termos do n.º 5, devendo, neste caso, determinar as regras precisas de cálculo da alteração;</w:t>
      </w:r>
    </w:p>
    <w:p w14:paraId="3F1026BC" w14:textId="77777777" w:rsidR="008A4623" w:rsidRPr="00FC7A70" w:rsidRDefault="008A4623" w:rsidP="006F0ED3">
      <w:pPr>
        <w:widowControl w:val="0"/>
        <w:numPr>
          <w:ilvl w:val="0"/>
          <w:numId w:val="137"/>
        </w:numPr>
        <w:spacing w:after="120"/>
        <w:ind w:left="851" w:hanging="284"/>
        <w:rPr>
          <w:rFonts w:ascii="Garamond" w:hAnsi="Garamond"/>
          <w:color w:val="000000" w:themeColor="text1"/>
          <w:szCs w:val="24"/>
        </w:rPr>
      </w:pPr>
      <w:r w:rsidRPr="00FC7A70">
        <w:rPr>
          <w:rFonts w:ascii="Garamond" w:hAnsi="Garamond"/>
          <w:color w:val="000000" w:themeColor="text1"/>
          <w:szCs w:val="24"/>
        </w:rPr>
        <w:t>A alteração resultar diretamente de variações:</w:t>
      </w:r>
    </w:p>
    <w:p w14:paraId="69AACA18" w14:textId="77777777" w:rsidR="008A4623" w:rsidRPr="00FC7A70" w:rsidRDefault="008A4623" w:rsidP="006F0ED3">
      <w:pPr>
        <w:widowControl w:val="0"/>
        <w:numPr>
          <w:ilvl w:val="0"/>
          <w:numId w:val="138"/>
        </w:numPr>
        <w:spacing w:after="120"/>
        <w:ind w:left="1276" w:hanging="283"/>
        <w:rPr>
          <w:rFonts w:ascii="Garamond" w:hAnsi="Garamond"/>
          <w:color w:val="000000" w:themeColor="text1"/>
          <w:szCs w:val="24"/>
        </w:rPr>
      </w:pPr>
      <w:r w:rsidRPr="00FC7A70">
        <w:rPr>
          <w:rFonts w:ascii="Garamond" w:hAnsi="Garamond"/>
          <w:color w:val="000000" w:themeColor="text1"/>
          <w:szCs w:val="24"/>
        </w:rPr>
        <w:t>No custo do transporte de passageiros resultante do preço do combustível ou de outras fontes de energia;</w:t>
      </w:r>
    </w:p>
    <w:p w14:paraId="5817E5B7" w14:textId="77777777" w:rsidR="008A4623" w:rsidRPr="00FC7A70" w:rsidRDefault="008A4623" w:rsidP="006F0ED3">
      <w:pPr>
        <w:widowControl w:val="0"/>
        <w:numPr>
          <w:ilvl w:val="0"/>
          <w:numId w:val="138"/>
        </w:numPr>
        <w:spacing w:after="120"/>
        <w:ind w:left="1276" w:hanging="283"/>
        <w:rPr>
          <w:rFonts w:ascii="Garamond" w:hAnsi="Garamond"/>
          <w:color w:val="000000" w:themeColor="text1"/>
          <w:szCs w:val="24"/>
        </w:rPr>
      </w:pPr>
      <w:r w:rsidRPr="00FC7A70">
        <w:rPr>
          <w:rFonts w:ascii="Garamond" w:hAnsi="Garamond"/>
          <w:color w:val="000000" w:themeColor="text1"/>
          <w:szCs w:val="24"/>
        </w:rPr>
        <w:t>Dos impostos ou das taxas que incidem sobre os serviços de viagem incluídos, aplicados por terceiros não diretamente envolvidos na execução da viagem organizada, incluindo as taxas de estadia, de aterragem, de embarque ou de desembarque nos portos e aeroportos;</w:t>
      </w:r>
    </w:p>
    <w:p w14:paraId="27D48602" w14:textId="77777777" w:rsidR="008A4623" w:rsidRPr="00FC7A70" w:rsidRDefault="008A4623" w:rsidP="006F0ED3">
      <w:pPr>
        <w:widowControl w:val="0"/>
        <w:numPr>
          <w:ilvl w:val="0"/>
          <w:numId w:val="138"/>
        </w:numPr>
        <w:spacing w:after="120"/>
        <w:ind w:left="1276" w:hanging="283"/>
        <w:rPr>
          <w:rFonts w:ascii="Garamond" w:hAnsi="Garamond"/>
          <w:color w:val="000000" w:themeColor="text1"/>
          <w:szCs w:val="24"/>
        </w:rPr>
      </w:pPr>
      <w:r w:rsidRPr="00FC7A70">
        <w:rPr>
          <w:rFonts w:ascii="Garamond" w:hAnsi="Garamond"/>
          <w:color w:val="000000" w:themeColor="text1"/>
          <w:szCs w:val="24"/>
        </w:rPr>
        <w:t>Nas taxas de câmbio aplicáveis à viagem organizada.</w:t>
      </w:r>
    </w:p>
    <w:p w14:paraId="1F25BD1E" w14:textId="4928E0F6" w:rsidR="008A4623" w:rsidRPr="00FC7A70" w:rsidRDefault="008A4623" w:rsidP="00DF7BBF">
      <w:pPr>
        <w:pStyle w:val="PargrafodaLista"/>
        <w:widowControl w:val="0"/>
        <w:numPr>
          <w:ilvl w:val="0"/>
          <w:numId w:val="37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aumento do preço referido no número anterior só é possível se for notificado pela agência de viagens e turismo ao viajante de forma clara e compreensível, juntamente com uma justificação do mesmo e os respetivos cálculos, num suporte duradouro.</w:t>
      </w:r>
    </w:p>
    <w:p w14:paraId="05D4D8D5" w14:textId="74323FBB" w:rsidR="008A4623" w:rsidRPr="00FC7A70" w:rsidRDefault="008A4623" w:rsidP="00DF7BBF">
      <w:pPr>
        <w:pStyle w:val="PargrafodaLista"/>
        <w:widowControl w:val="0"/>
        <w:numPr>
          <w:ilvl w:val="0"/>
          <w:numId w:val="37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de o aumento do preço referido no n.º 2 exceder 8 % do preço total da viagem organizada, são aplicáveis os n.</w:t>
      </w:r>
      <w:r w:rsidRPr="007673BA">
        <w:rPr>
          <w:rFonts w:ascii="Garamond" w:hAnsi="Garamond"/>
          <w:color w:val="000000" w:themeColor="text1"/>
          <w:szCs w:val="24"/>
        </w:rPr>
        <w:t>os</w:t>
      </w:r>
      <w:r w:rsidRPr="00FC7A70">
        <w:rPr>
          <w:rFonts w:ascii="Garamond" w:hAnsi="Garamond"/>
          <w:color w:val="000000" w:themeColor="text1"/>
          <w:szCs w:val="24"/>
        </w:rPr>
        <w:t xml:space="preserve"> 2 a 6 do artigo seguinte.</w:t>
      </w:r>
    </w:p>
    <w:p w14:paraId="518F07F1" w14:textId="539AC20F" w:rsidR="008A4623" w:rsidRPr="00FC7A70" w:rsidRDefault="008A4623" w:rsidP="00DF7BBF">
      <w:pPr>
        <w:pStyle w:val="PargrafodaLista"/>
        <w:widowControl w:val="0"/>
        <w:numPr>
          <w:ilvl w:val="0"/>
          <w:numId w:val="37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 o contrato de viagem organizada estipular a possibilidade de aumento de preço, deve também prever que o viajante tem direito à redução do preço, correspondente à diminuição dos custos a que se refere a alínea </w:t>
      </w:r>
      <w:r w:rsidRPr="007673BA">
        <w:rPr>
          <w:rFonts w:ascii="Garamond" w:hAnsi="Garamond"/>
          <w:i/>
          <w:iCs/>
          <w:color w:val="000000" w:themeColor="text1"/>
          <w:szCs w:val="24"/>
        </w:rPr>
        <w:t>b)</w:t>
      </w:r>
      <w:r w:rsidRPr="00FC7A70">
        <w:rPr>
          <w:rFonts w:ascii="Garamond" w:hAnsi="Garamond"/>
          <w:color w:val="000000" w:themeColor="text1"/>
          <w:szCs w:val="24"/>
        </w:rPr>
        <w:t xml:space="preserve"> do n.º 2, que venham a ocorrer posteriormente à celebração do contrato e previamente ao início da viagem organizada, tendo a agência de viagens e turismo direito a deduzir as despesas administrativas efetivas do reembolso devido ao viajante, devendo justificar tal valor caso seja solicitado pelo viajante. </w:t>
      </w:r>
    </w:p>
    <w:p w14:paraId="77309AF7" w14:textId="50277CE7" w:rsidR="008A4623" w:rsidRPr="00FC7A70" w:rsidRDefault="008A4623" w:rsidP="00DF7BBF">
      <w:pPr>
        <w:pStyle w:val="PargrafodaLista"/>
        <w:widowControl w:val="0"/>
        <w:numPr>
          <w:ilvl w:val="0"/>
          <w:numId w:val="37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leve, nos termos do RJCE.</w:t>
      </w:r>
    </w:p>
    <w:p w14:paraId="1EB5DD9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61" w:name="_Ref225508553"/>
    </w:p>
    <w:bookmarkEnd w:id="1461"/>
    <w:p w14:paraId="723669C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Alteração de outros termos do contrato de viagem organizada</w:t>
      </w:r>
    </w:p>
    <w:p w14:paraId="2C85C327" w14:textId="60DB03F3" w:rsidR="008A4623" w:rsidRPr="007673BA"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está vinculada aos termos do contrato de viagem organizada, não os podendo alterar, sem prejuízo do disposto no artigo anterior, salvo se cumulativamente se verificar o seguinte:</w:t>
      </w:r>
    </w:p>
    <w:p w14:paraId="229C7561" w14:textId="77777777" w:rsidR="008A4623" w:rsidRPr="00FC7A70" w:rsidRDefault="008A4623" w:rsidP="006F0ED3">
      <w:pPr>
        <w:widowControl w:val="0"/>
        <w:numPr>
          <w:ilvl w:val="0"/>
          <w:numId w:val="139"/>
        </w:numPr>
        <w:spacing w:after="120"/>
        <w:ind w:left="851" w:hanging="284"/>
        <w:rPr>
          <w:rFonts w:ascii="Garamond" w:hAnsi="Garamond"/>
          <w:color w:val="000000" w:themeColor="text1"/>
          <w:szCs w:val="24"/>
        </w:rPr>
      </w:pPr>
      <w:r w:rsidRPr="00FC7A70">
        <w:rPr>
          <w:rFonts w:ascii="Garamond" w:hAnsi="Garamond"/>
          <w:color w:val="000000" w:themeColor="text1"/>
          <w:szCs w:val="24"/>
        </w:rPr>
        <w:t>O contrato de viagem organizada prever expressamente essa possibilidade;</w:t>
      </w:r>
    </w:p>
    <w:p w14:paraId="674FC548" w14:textId="77777777" w:rsidR="008A4623" w:rsidRPr="00FC7A70" w:rsidRDefault="008A4623" w:rsidP="006F0ED3">
      <w:pPr>
        <w:widowControl w:val="0"/>
        <w:numPr>
          <w:ilvl w:val="0"/>
          <w:numId w:val="139"/>
        </w:numPr>
        <w:spacing w:after="120"/>
        <w:ind w:left="851" w:hanging="284"/>
        <w:rPr>
          <w:rFonts w:ascii="Garamond" w:hAnsi="Garamond"/>
          <w:color w:val="000000" w:themeColor="text1"/>
          <w:szCs w:val="24"/>
        </w:rPr>
      </w:pPr>
      <w:r w:rsidRPr="00FC7A70">
        <w:rPr>
          <w:rFonts w:ascii="Garamond" w:hAnsi="Garamond"/>
          <w:color w:val="000000" w:themeColor="text1"/>
          <w:szCs w:val="24"/>
        </w:rPr>
        <w:t>A alteração for insignificante; e</w:t>
      </w:r>
    </w:p>
    <w:p w14:paraId="7A503A16" w14:textId="77777777" w:rsidR="008A4623" w:rsidRPr="00FC7A70" w:rsidRDefault="008A4623" w:rsidP="006F0ED3">
      <w:pPr>
        <w:widowControl w:val="0"/>
        <w:numPr>
          <w:ilvl w:val="0"/>
          <w:numId w:val="139"/>
        </w:numPr>
        <w:spacing w:after="120"/>
        <w:ind w:left="851" w:hanging="284"/>
        <w:rPr>
          <w:rFonts w:ascii="Garamond" w:hAnsi="Garamond"/>
          <w:color w:val="000000" w:themeColor="text1"/>
          <w:szCs w:val="24"/>
        </w:rPr>
      </w:pPr>
      <w:r w:rsidRPr="00FC7A70">
        <w:rPr>
          <w:rFonts w:ascii="Garamond" w:hAnsi="Garamond"/>
          <w:color w:val="000000" w:themeColor="text1"/>
          <w:szCs w:val="24"/>
        </w:rPr>
        <w:t>A agência de viagens e turismo informar o viajante dessa alteração, de forma clara, compreensível e bem visível num suporte duradouro.</w:t>
      </w:r>
    </w:p>
    <w:p w14:paraId="72D16383" w14:textId="3E6B0DAF" w:rsidR="008A4623" w:rsidRPr="00FC7A70"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 antes do início da viagem organizada, a agência de viagens e turismo se vir obrigada a alterar significativamente alguma das características principais dos serviços de viagem referidas na alínea </w:t>
      </w:r>
      <w:r w:rsidRPr="007673BA">
        <w:rPr>
          <w:rFonts w:ascii="Garamond" w:hAnsi="Garamond"/>
          <w:i/>
          <w:iCs/>
          <w:color w:val="000000" w:themeColor="text1"/>
          <w:szCs w:val="24"/>
        </w:rPr>
        <w:t>a)</w:t>
      </w:r>
      <w:r w:rsidRPr="00FC7A70">
        <w:rPr>
          <w:rFonts w:ascii="Garamond" w:hAnsi="Garamond"/>
          <w:color w:val="000000" w:themeColor="text1"/>
          <w:szCs w:val="24"/>
        </w:rPr>
        <w:t xml:space="preserve"> do n.º 1 do </w:t>
      </w:r>
      <w:r w:rsidR="00B14F26" w:rsidRPr="00FC7A70">
        <w:rPr>
          <w:rFonts w:ascii="Garamond" w:hAnsi="Garamond"/>
          <w:color w:val="000000" w:themeColor="text1"/>
          <w:szCs w:val="24"/>
        </w:rPr>
        <w:fldChar w:fldCharType="begin"/>
      </w:r>
      <w:r w:rsidR="00B14F26" w:rsidRPr="00FC7A70">
        <w:rPr>
          <w:rFonts w:ascii="Garamond" w:hAnsi="Garamond"/>
          <w:color w:val="000000" w:themeColor="text1"/>
          <w:szCs w:val="24"/>
        </w:rPr>
        <w:instrText xml:space="preserve"> REF _Ref225507172 \r \h </w:instrText>
      </w:r>
      <w:r w:rsidR="00FC7A70" w:rsidRPr="00FC7A70">
        <w:rPr>
          <w:rFonts w:ascii="Garamond" w:hAnsi="Garamond"/>
          <w:color w:val="000000" w:themeColor="text1"/>
          <w:szCs w:val="24"/>
        </w:rPr>
        <w:instrText xml:space="preserve"> \* MERGEFORMAT </w:instrText>
      </w:r>
      <w:r w:rsidR="00B14F26" w:rsidRPr="00FC7A70">
        <w:rPr>
          <w:rFonts w:ascii="Garamond" w:hAnsi="Garamond"/>
          <w:color w:val="000000" w:themeColor="text1"/>
          <w:szCs w:val="24"/>
        </w:rPr>
      </w:r>
      <w:r w:rsidR="00B14F26" w:rsidRPr="00FC7A70">
        <w:rPr>
          <w:rFonts w:ascii="Garamond" w:hAnsi="Garamond"/>
          <w:color w:val="000000" w:themeColor="text1"/>
          <w:szCs w:val="24"/>
        </w:rPr>
        <w:fldChar w:fldCharType="separate"/>
      </w:r>
      <w:r w:rsidR="009D4F47">
        <w:rPr>
          <w:rFonts w:ascii="Garamond" w:hAnsi="Garamond"/>
          <w:color w:val="000000" w:themeColor="text1"/>
          <w:szCs w:val="24"/>
        </w:rPr>
        <w:t>Artigo 89.º</w:t>
      </w:r>
      <w:r w:rsidR="00B14F26" w:rsidRPr="00FC7A70">
        <w:rPr>
          <w:rFonts w:ascii="Garamond" w:hAnsi="Garamond"/>
          <w:color w:val="000000" w:themeColor="text1"/>
          <w:szCs w:val="24"/>
        </w:rPr>
        <w:fldChar w:fldCharType="end"/>
      </w:r>
      <w:r w:rsidRPr="00FC7A70">
        <w:rPr>
          <w:rFonts w:ascii="Garamond" w:hAnsi="Garamond"/>
          <w:color w:val="000000" w:themeColor="text1"/>
          <w:szCs w:val="24"/>
        </w:rPr>
        <w:t xml:space="preserve">, ou não conseguir preencher os requisitos especiais a que se refere a alínea </w:t>
      </w:r>
      <w:r w:rsidRPr="007673BA">
        <w:rPr>
          <w:rFonts w:ascii="Garamond" w:hAnsi="Garamond"/>
          <w:i/>
          <w:iCs/>
          <w:color w:val="000000" w:themeColor="text1"/>
          <w:szCs w:val="24"/>
        </w:rPr>
        <w:t>a)</w:t>
      </w:r>
      <w:r w:rsidRPr="00FC7A70">
        <w:rPr>
          <w:rFonts w:ascii="Garamond" w:hAnsi="Garamond"/>
          <w:color w:val="000000" w:themeColor="text1"/>
          <w:szCs w:val="24"/>
        </w:rPr>
        <w:t xml:space="preserve"> do n.º 3 do </w:t>
      </w:r>
      <w:r w:rsidR="005E1C99" w:rsidRPr="00FC7A70">
        <w:rPr>
          <w:rFonts w:ascii="Garamond" w:hAnsi="Garamond"/>
          <w:color w:val="000000" w:themeColor="text1"/>
          <w:szCs w:val="24"/>
        </w:rPr>
        <w:fldChar w:fldCharType="begin"/>
      </w:r>
      <w:r w:rsidR="005E1C99" w:rsidRPr="00FC7A70">
        <w:rPr>
          <w:rFonts w:ascii="Garamond" w:hAnsi="Garamond"/>
          <w:color w:val="000000" w:themeColor="text1"/>
          <w:szCs w:val="24"/>
        </w:rPr>
        <w:instrText xml:space="preserve"> REF _Ref225507210 \r \h </w:instrText>
      </w:r>
      <w:r w:rsidR="00FC7A70" w:rsidRPr="00FC7A70">
        <w:rPr>
          <w:rFonts w:ascii="Garamond" w:hAnsi="Garamond"/>
          <w:color w:val="000000" w:themeColor="text1"/>
          <w:szCs w:val="24"/>
        </w:rPr>
        <w:instrText xml:space="preserve"> \* MERGEFORMAT </w:instrText>
      </w:r>
      <w:r w:rsidR="005E1C99" w:rsidRPr="00FC7A70">
        <w:rPr>
          <w:rFonts w:ascii="Garamond" w:hAnsi="Garamond"/>
          <w:color w:val="000000" w:themeColor="text1"/>
          <w:szCs w:val="24"/>
        </w:rPr>
      </w:r>
      <w:r w:rsidR="005E1C99" w:rsidRPr="00FC7A70">
        <w:rPr>
          <w:rFonts w:ascii="Garamond" w:hAnsi="Garamond"/>
          <w:color w:val="000000" w:themeColor="text1"/>
          <w:szCs w:val="24"/>
        </w:rPr>
        <w:fldChar w:fldCharType="separate"/>
      </w:r>
      <w:r w:rsidR="009D4F47">
        <w:rPr>
          <w:rFonts w:ascii="Garamond" w:hAnsi="Garamond"/>
          <w:color w:val="000000" w:themeColor="text1"/>
          <w:szCs w:val="24"/>
        </w:rPr>
        <w:t>Artigo 91.º</w:t>
      </w:r>
      <w:r w:rsidR="005E1C99" w:rsidRPr="00FC7A70">
        <w:rPr>
          <w:rFonts w:ascii="Garamond" w:hAnsi="Garamond"/>
          <w:color w:val="000000" w:themeColor="text1"/>
          <w:szCs w:val="24"/>
        </w:rPr>
        <w:fldChar w:fldCharType="end"/>
      </w:r>
      <w:r w:rsidRPr="00FC7A70">
        <w:rPr>
          <w:rFonts w:ascii="Garamond" w:hAnsi="Garamond"/>
          <w:color w:val="000000" w:themeColor="text1"/>
          <w:szCs w:val="24"/>
        </w:rPr>
        <w:t>, ou propuser o aumento do preço da viagem organizada em mais de 8 %, nos termos referidos no n.º 4 do artigo anterior, o viajante pode, num prazo razoável fixado pela agência de viagens e turismo:</w:t>
      </w:r>
    </w:p>
    <w:p w14:paraId="65E38CCD" w14:textId="77777777" w:rsidR="008A4623" w:rsidRPr="00FC7A70" w:rsidRDefault="008A4623" w:rsidP="006F0ED3">
      <w:pPr>
        <w:widowControl w:val="0"/>
        <w:numPr>
          <w:ilvl w:val="0"/>
          <w:numId w:val="140"/>
        </w:numPr>
        <w:spacing w:after="120"/>
        <w:ind w:left="851" w:hanging="284"/>
        <w:rPr>
          <w:rFonts w:ascii="Garamond" w:hAnsi="Garamond"/>
          <w:color w:val="000000" w:themeColor="text1"/>
          <w:szCs w:val="24"/>
        </w:rPr>
      </w:pPr>
      <w:r w:rsidRPr="00FC7A70">
        <w:rPr>
          <w:rFonts w:ascii="Garamond" w:hAnsi="Garamond"/>
          <w:color w:val="000000" w:themeColor="text1"/>
          <w:szCs w:val="24"/>
        </w:rPr>
        <w:t>Aceitar a alteração proposta;</w:t>
      </w:r>
    </w:p>
    <w:p w14:paraId="659D8A2F" w14:textId="77777777" w:rsidR="008A4623" w:rsidRPr="00FC7A70" w:rsidRDefault="008A4623" w:rsidP="006F0ED3">
      <w:pPr>
        <w:widowControl w:val="0"/>
        <w:numPr>
          <w:ilvl w:val="0"/>
          <w:numId w:val="140"/>
        </w:numPr>
        <w:spacing w:after="120"/>
        <w:ind w:left="851" w:hanging="284"/>
        <w:rPr>
          <w:rFonts w:ascii="Garamond" w:hAnsi="Garamond"/>
          <w:color w:val="000000" w:themeColor="text1"/>
          <w:szCs w:val="24"/>
        </w:rPr>
      </w:pPr>
      <w:r w:rsidRPr="00FC7A70">
        <w:rPr>
          <w:rFonts w:ascii="Garamond" w:hAnsi="Garamond"/>
          <w:color w:val="000000" w:themeColor="text1"/>
          <w:szCs w:val="24"/>
        </w:rPr>
        <w:t>Rescindir o contrato, sem qualquer penalização, sendo reembolsado das quantias pagas nos termos do n.º 6.</w:t>
      </w:r>
    </w:p>
    <w:p w14:paraId="67CB149F" w14:textId="2A43097E" w:rsidR="008A4623" w:rsidRPr="00FC7A70"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previsto na alínea </w:t>
      </w:r>
      <w:r w:rsidRPr="007673BA">
        <w:rPr>
          <w:rFonts w:ascii="Garamond" w:hAnsi="Garamond"/>
          <w:i/>
          <w:iCs/>
          <w:color w:val="000000" w:themeColor="text1"/>
          <w:szCs w:val="24"/>
        </w:rPr>
        <w:t>b)</w:t>
      </w:r>
      <w:r w:rsidRPr="00FC7A70">
        <w:rPr>
          <w:rFonts w:ascii="Garamond" w:hAnsi="Garamond"/>
          <w:color w:val="000000" w:themeColor="text1"/>
          <w:szCs w:val="24"/>
        </w:rPr>
        <w:t xml:space="preserve"> do número anterior, o viajante pode aceitar uma viagem organizada de substituição, se possível de qualidade equivalente ou superior.</w:t>
      </w:r>
    </w:p>
    <w:p w14:paraId="74E31903" w14:textId="65EC4B2D" w:rsidR="008A4623" w:rsidRPr="00FC7A70"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casos previstos no n.º 2, a agência deve comunicar ao viajante, sem demora injustificada e de forma clara, compreensível e bem visível, num suporte duradouro:</w:t>
      </w:r>
    </w:p>
    <w:p w14:paraId="47436E97" w14:textId="77777777" w:rsidR="008A4623" w:rsidRPr="00FC7A70" w:rsidRDefault="008A4623" w:rsidP="006F0ED3">
      <w:pPr>
        <w:widowControl w:val="0"/>
        <w:numPr>
          <w:ilvl w:val="0"/>
          <w:numId w:val="141"/>
        </w:numPr>
        <w:spacing w:after="120"/>
        <w:ind w:left="851" w:hanging="284"/>
        <w:rPr>
          <w:rFonts w:ascii="Garamond" w:hAnsi="Garamond"/>
          <w:color w:val="000000" w:themeColor="text1"/>
          <w:szCs w:val="24"/>
        </w:rPr>
      </w:pPr>
      <w:r w:rsidRPr="00FC7A70">
        <w:rPr>
          <w:rFonts w:ascii="Garamond" w:hAnsi="Garamond"/>
          <w:color w:val="000000" w:themeColor="text1"/>
          <w:szCs w:val="24"/>
        </w:rPr>
        <w:t>As alterações propostas e o seu impacto no preço da viagem, nos termos do n.º 5;</w:t>
      </w:r>
    </w:p>
    <w:p w14:paraId="00F68348" w14:textId="77777777" w:rsidR="008A4623" w:rsidRPr="00FC7A70" w:rsidRDefault="008A4623" w:rsidP="006F0ED3">
      <w:pPr>
        <w:widowControl w:val="0"/>
        <w:numPr>
          <w:ilvl w:val="0"/>
          <w:numId w:val="141"/>
        </w:numPr>
        <w:spacing w:after="120"/>
        <w:ind w:left="851" w:hanging="284"/>
        <w:rPr>
          <w:rFonts w:ascii="Garamond" w:hAnsi="Garamond"/>
          <w:color w:val="000000" w:themeColor="text1"/>
          <w:szCs w:val="24"/>
        </w:rPr>
      </w:pPr>
      <w:r w:rsidRPr="00FC7A70">
        <w:rPr>
          <w:rFonts w:ascii="Garamond" w:hAnsi="Garamond"/>
          <w:color w:val="000000" w:themeColor="text1"/>
          <w:szCs w:val="24"/>
        </w:rPr>
        <w:t>Um prazo razoável para que o viajante comunique a sua decisão;</w:t>
      </w:r>
    </w:p>
    <w:p w14:paraId="0C170E44" w14:textId="77777777" w:rsidR="008A4623" w:rsidRPr="00FC7A70" w:rsidRDefault="008A4623" w:rsidP="006F0ED3">
      <w:pPr>
        <w:widowControl w:val="0"/>
        <w:numPr>
          <w:ilvl w:val="0"/>
          <w:numId w:val="141"/>
        </w:numPr>
        <w:spacing w:after="120"/>
        <w:ind w:left="851" w:hanging="284"/>
        <w:rPr>
          <w:rFonts w:ascii="Garamond" w:hAnsi="Garamond"/>
          <w:color w:val="000000" w:themeColor="text1"/>
          <w:szCs w:val="24"/>
        </w:rPr>
      </w:pPr>
      <w:r w:rsidRPr="00FC7A70">
        <w:rPr>
          <w:rFonts w:ascii="Garamond" w:hAnsi="Garamond"/>
          <w:color w:val="000000" w:themeColor="text1"/>
          <w:szCs w:val="24"/>
        </w:rPr>
        <w:t>As consequências da falta de resposta do viajante dentro do prazo a que se refere a alínea anterior; e</w:t>
      </w:r>
    </w:p>
    <w:p w14:paraId="6B8B0784" w14:textId="77777777" w:rsidR="008A4623" w:rsidRPr="00FC7A70" w:rsidRDefault="008A4623" w:rsidP="006F0ED3">
      <w:pPr>
        <w:widowControl w:val="0"/>
        <w:numPr>
          <w:ilvl w:val="0"/>
          <w:numId w:val="141"/>
        </w:numPr>
        <w:spacing w:after="120"/>
        <w:ind w:left="851" w:hanging="284"/>
        <w:rPr>
          <w:rFonts w:ascii="Garamond" w:hAnsi="Garamond"/>
          <w:color w:val="000000" w:themeColor="text1"/>
          <w:szCs w:val="24"/>
        </w:rPr>
      </w:pPr>
      <w:r w:rsidRPr="00FC7A70">
        <w:rPr>
          <w:rFonts w:ascii="Garamond" w:hAnsi="Garamond"/>
          <w:color w:val="000000" w:themeColor="text1"/>
          <w:szCs w:val="24"/>
        </w:rPr>
        <w:t>Se for caso disso, a viagem organizada de substituição proposta e o seu preço.</w:t>
      </w:r>
    </w:p>
    <w:p w14:paraId="4FAC3CDD" w14:textId="2BED34D4" w:rsidR="008A4623" w:rsidRPr="00FC7A70"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 as alterações ao contrato a que se refere o n.º 2 ou a viagem organizada de substituição a que se refere o n.º 3, resultarem numa viagem organizada de qualidade ou custo inferiores, o viajante tem direito a uma redução do preço.</w:t>
      </w:r>
    </w:p>
    <w:p w14:paraId="1DA7CDB8" w14:textId="737F2BD9" w:rsidR="008A4623" w:rsidRPr="00FC7A70"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Em caso de rescisão do contrato, a que se refere a alínea </w:t>
      </w:r>
      <w:r w:rsidRPr="007673BA">
        <w:rPr>
          <w:rFonts w:ascii="Garamond" w:hAnsi="Garamond"/>
          <w:i/>
          <w:iCs/>
          <w:color w:val="000000" w:themeColor="text1"/>
          <w:szCs w:val="24"/>
        </w:rPr>
        <w:t>b)</w:t>
      </w:r>
      <w:r w:rsidRPr="00FC7A70">
        <w:rPr>
          <w:rFonts w:ascii="Garamond" w:hAnsi="Garamond"/>
          <w:color w:val="000000" w:themeColor="text1"/>
          <w:szCs w:val="24"/>
        </w:rPr>
        <w:t xml:space="preserve"> do n.º 2, se o viajante não aceitar uma viagem organizada de substituição, a agência de viagens e turismo deve reembolsar todos os pagamentos efetuados, no prazo máximo de 14 dias após a rescisão. </w:t>
      </w:r>
    </w:p>
    <w:p w14:paraId="498BC0BE" w14:textId="2F214A1C" w:rsidR="008A4623" w:rsidRPr="00FC7A70" w:rsidRDefault="008A4623" w:rsidP="00DF7BBF">
      <w:pPr>
        <w:pStyle w:val="PargrafodaLista"/>
        <w:widowControl w:val="0"/>
        <w:numPr>
          <w:ilvl w:val="0"/>
          <w:numId w:val="37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leve, nos termos do RJCE.</w:t>
      </w:r>
    </w:p>
    <w:p w14:paraId="2E2D378E" w14:textId="77777777" w:rsidR="00945604" w:rsidRPr="00FC7A70" w:rsidRDefault="00945604" w:rsidP="00DF7BBF">
      <w:pPr>
        <w:widowControl w:val="0"/>
        <w:spacing w:after="120"/>
        <w:rPr>
          <w:rFonts w:ascii="Garamond" w:hAnsi="Garamond"/>
          <w:color w:val="000000" w:themeColor="text1"/>
          <w:szCs w:val="24"/>
        </w:rPr>
      </w:pPr>
    </w:p>
    <w:p w14:paraId="22F4D6B1" w14:textId="77777777" w:rsidR="008F7941" w:rsidRPr="00FC7A70" w:rsidRDefault="008F7941"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62" w:name="_Ref225506964"/>
    </w:p>
    <w:bookmarkEnd w:id="1462"/>
    <w:p w14:paraId="48352A2E"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Rescisão do contrato de viagem organizada pelo viajante</w:t>
      </w:r>
    </w:p>
    <w:p w14:paraId="3A9FFC0E" w14:textId="6B5B4948"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viajante pode rescindir o contrato de viagem organizada a todo o tempo, antes do início da viagem.</w:t>
      </w:r>
    </w:p>
    <w:p w14:paraId="26957AA8" w14:textId="20CA8A5F"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No caso de rescisão do contrato nos termos do número anterior, o viajante pode ser obrigado a pagar à agência de viagens e turismo uma taxa de rescisão adequada e justificável, estabelecida no contrato, calculada com base na antecedência da rescisão do contrato relativamente ao início da viagem organizada e nas economias de custos e nas receitas esperadas em resultado da reafectação dos serviços de viagem.</w:t>
      </w:r>
    </w:p>
    <w:p w14:paraId="4F8F4324" w14:textId="3070BE69"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Nos casos em que o contrato não estabeleça taxa de rescisão, o montante da mesma deve corresponder ao preço da viagem organizada deduzido das economias de custos e das receitas resultantes da reafectação dos serviços de viagem, devendo a agência de viagens e turismo, a pedido do viajante, justificar o montante da taxa de rescisão.</w:t>
      </w:r>
    </w:p>
    <w:p w14:paraId="460F9A30" w14:textId="1193D4D5"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viajante tem direito a rescindir o contrato de viagem antes do início da mesma sem pagar qualquer taxa de rescisão, caso se verifiquem circunstâncias inevitáveis e excecionais no local de destino ou na sua proximidade imediata que afetem consideravelmente a realização da mesma ou o transporte dos passageiros para o destino.</w:t>
      </w:r>
    </w:p>
    <w:p w14:paraId="5F9B02AB" w14:textId="1E183E73"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rescisão do contrato de viagem nos termos do número anterior confere ao viajante o direito ao reembolso integral dos pagamentos efetuados, sem direito a indemnização adicional, sendo a agência de viagens e turismo organizadora responsável por esse reembolso.</w:t>
      </w:r>
    </w:p>
    <w:p w14:paraId="58C25527" w14:textId="5E22491D"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retalhista é solidariamente responsável pela obrigação estabelecida no número anterior, sem prejuízo do direito de regresso, nos termos gerais aplicáveis.</w:t>
      </w:r>
    </w:p>
    <w:p w14:paraId="32499CC0" w14:textId="416F728A"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deve reembolsar, nos casos referidos nos n.</w:t>
      </w:r>
      <w:r w:rsidRPr="007673BA">
        <w:rPr>
          <w:rFonts w:ascii="Garamond" w:hAnsi="Garamond"/>
          <w:color w:val="000000" w:themeColor="text1"/>
          <w:szCs w:val="24"/>
          <w:vertAlign w:val="superscript"/>
        </w:rPr>
        <w:t>os</w:t>
      </w:r>
      <w:r w:rsidRPr="007673BA">
        <w:rPr>
          <w:rFonts w:ascii="Garamond" w:hAnsi="Garamond"/>
          <w:color w:val="000000" w:themeColor="text1"/>
          <w:szCs w:val="24"/>
        </w:rPr>
        <w:t xml:space="preserve"> 1 a 3, todos os pagamentos efetuados, deduzidos da taxa de rescisão, no prazo máximo de 14 dias após a rescisão do contrato de viagem.</w:t>
      </w:r>
    </w:p>
    <w:p w14:paraId="4D0F3496" w14:textId="355C131B" w:rsidR="008A4623" w:rsidRPr="007673BA" w:rsidRDefault="008A4623" w:rsidP="00DF7BBF">
      <w:pPr>
        <w:pStyle w:val="PargrafodaLista"/>
        <w:widowControl w:val="0"/>
        <w:numPr>
          <w:ilvl w:val="0"/>
          <w:numId w:val="377"/>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violação do disposto no n.º 6 do presente artigo constitui contraordenação económica leve, nos termos do RJCE.</w:t>
      </w:r>
    </w:p>
    <w:p w14:paraId="7ADF7025" w14:textId="77777777" w:rsidR="00945604" w:rsidRPr="00FC7A70" w:rsidRDefault="00945604" w:rsidP="00DF7BBF">
      <w:pPr>
        <w:widowControl w:val="0"/>
        <w:spacing w:after="120"/>
        <w:rPr>
          <w:rFonts w:ascii="Garamond" w:hAnsi="Garamond"/>
          <w:color w:val="000000" w:themeColor="text1"/>
          <w:szCs w:val="24"/>
        </w:rPr>
      </w:pPr>
    </w:p>
    <w:p w14:paraId="5B61393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7787F4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Direito de retratação do contrato de viagem organizada</w:t>
      </w:r>
    </w:p>
    <w:p w14:paraId="24B87FB2" w14:textId="2AB5DFAC" w:rsidR="008A4623" w:rsidRPr="007673BA" w:rsidRDefault="008A4623" w:rsidP="00DF7BBF">
      <w:pPr>
        <w:pStyle w:val="PargrafodaLista"/>
        <w:widowControl w:val="0"/>
        <w:numPr>
          <w:ilvl w:val="0"/>
          <w:numId w:val="378"/>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No caso dos contratos celebrados fora do estabelecimento comercial, o viajante goza do direito de retratação do contrato de viagem organizada durante o prazo de 14 dias sem ter de invocar qualquer fundamento.</w:t>
      </w:r>
    </w:p>
    <w:p w14:paraId="55079785" w14:textId="2C258484" w:rsidR="008A4623" w:rsidRPr="007673BA" w:rsidRDefault="008A4623" w:rsidP="00DF7BBF">
      <w:pPr>
        <w:pStyle w:val="PargrafodaLista"/>
        <w:widowControl w:val="0"/>
        <w:numPr>
          <w:ilvl w:val="0"/>
          <w:numId w:val="378"/>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São considerados contratos celebrados fora do estabelecimento comercial os que são celebrados na presença física simultânea do fornecedor de bens ou do prestador de serviços e do viajante em local que não seja o estabelecimento comercial daquele, nos termos definidos no Decreto-Lei n.º 24/2014, de 14 de fevereiro</w:t>
      </w:r>
      <w:del w:id="1463" w:author="Maria João Torres" w:date="2026-09-01T15:50:00Z" w16du:dateUtc="2026-09-01T14:50:00Z">
        <w:r w:rsidRPr="007673BA" w:rsidDel="00F25669">
          <w:rPr>
            <w:rFonts w:ascii="Garamond" w:hAnsi="Garamond"/>
            <w:color w:val="000000" w:themeColor="text1"/>
            <w:szCs w:val="24"/>
          </w:rPr>
          <w:delText>, na sua redação atual</w:delText>
        </w:r>
      </w:del>
      <w:r w:rsidRPr="007673BA">
        <w:rPr>
          <w:rFonts w:ascii="Garamond" w:hAnsi="Garamond"/>
          <w:color w:val="000000" w:themeColor="text1"/>
          <w:szCs w:val="24"/>
        </w:rPr>
        <w:t>.</w:t>
      </w:r>
    </w:p>
    <w:p w14:paraId="1F4CAA93" w14:textId="1E36393B" w:rsidR="008A4623" w:rsidRPr="007673BA" w:rsidRDefault="008A4623" w:rsidP="00DF7BBF">
      <w:pPr>
        <w:pStyle w:val="PargrafodaLista"/>
        <w:widowControl w:val="0"/>
        <w:numPr>
          <w:ilvl w:val="0"/>
          <w:numId w:val="378"/>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direito previsto no n.º 1 não é aplicável ao contrato de viagem organizada que seja celebrado em stands de agências de viagens, devidamente identificadas como tal, em feiras de turismo.</w:t>
      </w:r>
    </w:p>
    <w:p w14:paraId="2BC04F83" w14:textId="77777777" w:rsidR="00945604" w:rsidRPr="00FC7A70" w:rsidRDefault="00945604" w:rsidP="00DF7BBF">
      <w:pPr>
        <w:widowControl w:val="0"/>
        <w:spacing w:after="120"/>
        <w:rPr>
          <w:rFonts w:ascii="Garamond" w:hAnsi="Garamond"/>
          <w:color w:val="000000" w:themeColor="text1"/>
          <w:szCs w:val="24"/>
        </w:rPr>
      </w:pPr>
    </w:p>
    <w:p w14:paraId="5B389A66"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64" w:name="_Ref225508595"/>
    </w:p>
    <w:bookmarkEnd w:id="1464"/>
    <w:p w14:paraId="729EAF74"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Rescisão do contrato de viagem organizada pela agência</w:t>
      </w:r>
    </w:p>
    <w:p w14:paraId="4CBDE3E2" w14:textId="4563CB5C" w:rsidR="008A4623" w:rsidRPr="007673BA"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pode rescindir o contrato nos casos seguintes:</w:t>
      </w:r>
    </w:p>
    <w:p w14:paraId="2BDC40ED" w14:textId="77777777" w:rsidR="008A4623" w:rsidRPr="00FC7A70" w:rsidRDefault="008A4623" w:rsidP="006F0ED3">
      <w:pPr>
        <w:widowControl w:val="0"/>
        <w:numPr>
          <w:ilvl w:val="0"/>
          <w:numId w:val="142"/>
        </w:numPr>
        <w:spacing w:after="120"/>
        <w:ind w:left="851" w:hanging="284"/>
        <w:rPr>
          <w:rFonts w:ascii="Garamond" w:hAnsi="Garamond"/>
          <w:color w:val="000000" w:themeColor="text1"/>
          <w:szCs w:val="24"/>
        </w:rPr>
      </w:pPr>
      <w:r w:rsidRPr="00FC7A70">
        <w:rPr>
          <w:rFonts w:ascii="Garamond" w:hAnsi="Garamond"/>
          <w:color w:val="000000" w:themeColor="text1"/>
          <w:szCs w:val="24"/>
        </w:rPr>
        <w:t>O número de pessoas inscritas na viagem for inferior ao número mínimo indicado no contrato; ou</w:t>
      </w:r>
    </w:p>
    <w:p w14:paraId="3BB3862F" w14:textId="77777777" w:rsidR="008A4623" w:rsidRPr="00FC7A70" w:rsidRDefault="008A4623" w:rsidP="006F0ED3">
      <w:pPr>
        <w:widowControl w:val="0"/>
        <w:numPr>
          <w:ilvl w:val="0"/>
          <w:numId w:val="142"/>
        </w:numPr>
        <w:spacing w:after="120"/>
        <w:ind w:left="851" w:hanging="284"/>
        <w:rPr>
          <w:rFonts w:ascii="Garamond" w:hAnsi="Garamond"/>
          <w:color w:val="000000" w:themeColor="text1"/>
          <w:szCs w:val="24"/>
        </w:rPr>
      </w:pPr>
      <w:r w:rsidRPr="00FC7A70">
        <w:rPr>
          <w:rFonts w:ascii="Garamond" w:hAnsi="Garamond"/>
          <w:color w:val="000000" w:themeColor="text1"/>
          <w:szCs w:val="24"/>
        </w:rPr>
        <w:t>A agência de viagens e turismo for impedida de executar o contrato devido a circunstâncias inevitáveis e excecionais.</w:t>
      </w:r>
    </w:p>
    <w:p w14:paraId="712F9ADA" w14:textId="63514CAA"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previsto na alínea </w:t>
      </w:r>
      <w:r w:rsidRPr="007673BA">
        <w:rPr>
          <w:rFonts w:ascii="Garamond" w:hAnsi="Garamond"/>
          <w:i/>
          <w:iCs/>
          <w:color w:val="000000" w:themeColor="text1"/>
          <w:szCs w:val="24"/>
        </w:rPr>
        <w:t>a)</w:t>
      </w:r>
      <w:r w:rsidRPr="00FC7A70">
        <w:rPr>
          <w:rFonts w:ascii="Garamond" w:hAnsi="Garamond"/>
          <w:color w:val="000000" w:themeColor="text1"/>
          <w:szCs w:val="24"/>
        </w:rPr>
        <w:t xml:space="preserve"> do número anterior, a agência de viagens e turismo deve notificar o viajante da rescisão do contrato dentro do prazo fixado no mesmo e o mais tardar:</w:t>
      </w:r>
    </w:p>
    <w:p w14:paraId="4A549EF9" w14:textId="77777777" w:rsidR="008A4623" w:rsidRPr="00FC7A70" w:rsidRDefault="008A4623" w:rsidP="006F0ED3">
      <w:pPr>
        <w:widowControl w:val="0"/>
        <w:numPr>
          <w:ilvl w:val="0"/>
          <w:numId w:val="143"/>
        </w:numPr>
        <w:spacing w:after="120"/>
        <w:ind w:left="851" w:hanging="284"/>
        <w:rPr>
          <w:rFonts w:ascii="Garamond" w:hAnsi="Garamond"/>
          <w:color w:val="000000" w:themeColor="text1"/>
          <w:szCs w:val="24"/>
        </w:rPr>
      </w:pPr>
      <w:r w:rsidRPr="00FC7A70">
        <w:rPr>
          <w:rFonts w:ascii="Garamond" w:hAnsi="Garamond"/>
          <w:color w:val="000000" w:themeColor="text1"/>
          <w:szCs w:val="24"/>
        </w:rPr>
        <w:t>20 dias antes do início da viagem organizada, no caso de viagens com duração superior a seis dias;</w:t>
      </w:r>
    </w:p>
    <w:p w14:paraId="2B638103" w14:textId="77777777" w:rsidR="008A4623" w:rsidRPr="00FC7A70" w:rsidRDefault="008A4623" w:rsidP="006F0ED3">
      <w:pPr>
        <w:widowControl w:val="0"/>
        <w:numPr>
          <w:ilvl w:val="0"/>
          <w:numId w:val="143"/>
        </w:numPr>
        <w:spacing w:after="120"/>
        <w:ind w:left="851" w:hanging="284"/>
        <w:rPr>
          <w:rFonts w:ascii="Garamond" w:hAnsi="Garamond"/>
          <w:color w:val="000000" w:themeColor="text1"/>
          <w:szCs w:val="24"/>
        </w:rPr>
      </w:pPr>
      <w:r w:rsidRPr="00FC7A70">
        <w:rPr>
          <w:rFonts w:ascii="Garamond" w:hAnsi="Garamond"/>
          <w:color w:val="000000" w:themeColor="text1"/>
          <w:szCs w:val="24"/>
        </w:rPr>
        <w:t>7 dias antes do início da viagem organizada, no caso de viagens com duração de dois a seis dias;</w:t>
      </w:r>
    </w:p>
    <w:p w14:paraId="23591FAA" w14:textId="77777777" w:rsidR="008A4623" w:rsidRPr="00FC7A70" w:rsidRDefault="008A4623" w:rsidP="006F0ED3">
      <w:pPr>
        <w:widowControl w:val="0"/>
        <w:numPr>
          <w:ilvl w:val="0"/>
          <w:numId w:val="143"/>
        </w:numPr>
        <w:spacing w:after="120"/>
        <w:ind w:left="851" w:hanging="284"/>
        <w:rPr>
          <w:rFonts w:ascii="Garamond" w:hAnsi="Garamond"/>
          <w:color w:val="000000" w:themeColor="text1"/>
          <w:szCs w:val="24"/>
        </w:rPr>
      </w:pPr>
      <w:r w:rsidRPr="00FC7A70">
        <w:rPr>
          <w:rFonts w:ascii="Garamond" w:hAnsi="Garamond"/>
          <w:color w:val="000000" w:themeColor="text1"/>
          <w:szCs w:val="24"/>
        </w:rPr>
        <w:t>48 horas antes do início da viagem organizada, no caso de viagens com duração inferior a dois dias.</w:t>
      </w:r>
    </w:p>
    <w:p w14:paraId="2D2092DA" w14:textId="195E928B"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previsto da alínea </w:t>
      </w:r>
      <w:r w:rsidRPr="007673BA">
        <w:rPr>
          <w:rFonts w:ascii="Garamond" w:hAnsi="Garamond"/>
          <w:i/>
          <w:iCs/>
          <w:color w:val="000000" w:themeColor="text1"/>
          <w:szCs w:val="24"/>
        </w:rPr>
        <w:t>b)</w:t>
      </w:r>
      <w:r w:rsidRPr="00FC7A70">
        <w:rPr>
          <w:rFonts w:ascii="Garamond" w:hAnsi="Garamond"/>
          <w:color w:val="000000" w:themeColor="text1"/>
          <w:szCs w:val="24"/>
        </w:rPr>
        <w:t xml:space="preserve"> do n.º 1, a agência de viagens e turismo deve notificar o viajante da rescisão do contrato, sem demora injustificada, antes do início da viagem organizada.</w:t>
      </w:r>
    </w:p>
    <w:p w14:paraId="55AE83B8" w14:textId="473DF89F"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rescisão do contrato de viagem nos termos do n.º 1, e cumpridas as obrigações previstas nos n.</w:t>
      </w:r>
      <w:r w:rsidRPr="007673BA">
        <w:rPr>
          <w:rFonts w:ascii="Garamond" w:hAnsi="Garamond"/>
          <w:color w:val="000000" w:themeColor="text1"/>
          <w:szCs w:val="24"/>
        </w:rPr>
        <w:t>os</w:t>
      </w:r>
      <w:r w:rsidRPr="00FC7A70">
        <w:rPr>
          <w:rFonts w:ascii="Garamond" w:hAnsi="Garamond"/>
          <w:color w:val="000000" w:themeColor="text1"/>
          <w:szCs w:val="24"/>
        </w:rPr>
        <w:t xml:space="preserve"> 2 e 3, confere ao viajante o direito ao reembolso integral dos pagamentos efetuados, mas não o direito a uma indemnização adicional.</w:t>
      </w:r>
    </w:p>
    <w:p w14:paraId="23001179" w14:textId="78684A9B"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agência de viagens e turismo deve efetuar os reembolsos exigidos nos termos do número anterior no prazo máximo de 14 dias após a rescisão do contrato de viagem.</w:t>
      </w:r>
    </w:p>
    <w:p w14:paraId="54AB0A73" w14:textId="7FB28BDE"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agência de viagens e turismo organizadora é responsável pelo reembolso previsto no número anterior na situação prevista na alínea </w:t>
      </w:r>
      <w:r w:rsidRPr="007673BA">
        <w:rPr>
          <w:rFonts w:ascii="Garamond" w:hAnsi="Garamond"/>
          <w:i/>
          <w:iCs/>
          <w:color w:val="000000" w:themeColor="text1"/>
          <w:szCs w:val="24"/>
        </w:rPr>
        <w:t>b)</w:t>
      </w:r>
      <w:r w:rsidRPr="00FC7A70">
        <w:rPr>
          <w:rFonts w:ascii="Garamond" w:hAnsi="Garamond"/>
          <w:color w:val="000000" w:themeColor="text1"/>
          <w:szCs w:val="24"/>
        </w:rPr>
        <w:t xml:space="preserve"> do n.º 1.</w:t>
      </w:r>
    </w:p>
    <w:p w14:paraId="40BCC029" w14:textId="37FADD21"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agência de viagens e turismo retalhista é solidariamente responsável pela obrigação estabelecida no número anterior, sem prejuízo do direito de regresso, nos termos gerais aplicáveis. </w:t>
      </w:r>
    </w:p>
    <w:p w14:paraId="2424AB54" w14:textId="2BD60943" w:rsidR="008A4623" w:rsidRPr="00FC7A70" w:rsidRDefault="008A4623" w:rsidP="00DF7BBF">
      <w:pPr>
        <w:pStyle w:val="PargrafodaLista"/>
        <w:widowControl w:val="0"/>
        <w:numPr>
          <w:ilvl w:val="0"/>
          <w:numId w:val="37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5 do presente artigo constitui contraordenação económica leve, nos termos do RJCE.</w:t>
      </w:r>
    </w:p>
    <w:p w14:paraId="2DCD8577"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65" w:name="_Ref225507021"/>
    </w:p>
    <w:bookmarkEnd w:id="1465"/>
    <w:p w14:paraId="6EA6B0C1"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Incumprimento</w:t>
      </w:r>
    </w:p>
    <w:p w14:paraId="0BD7C59E" w14:textId="51E6A08E"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Qualquer falta de conformidade na execução de serviço de viagem incluído no contrato de viagem organizada deve ser comunicada à agência de viagens e turismo por escrito ou de outra forma adequada, sem demora injustificada.</w:t>
      </w:r>
    </w:p>
    <w:p w14:paraId="6FC4E848" w14:textId="6826CB3F"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A agência de viagens e turismo deve assegurar o suprimento da falta de conformidade, salvo quando tal seja impossível ou implique custos desproporcionados, tendo em conta o valor dos serviços afetados e a relevância da falta de conformidade em causa.</w:t>
      </w:r>
    </w:p>
    <w:p w14:paraId="70100099" w14:textId="7451699D"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Nas situações previstas no número anterior, o cliente tem direito à restituição da diferença entre o preço das prestações previstas e o das efetivamente fornecidas, bem como a ser indemnizado nos termos do artigo seguinte.</w:t>
      </w:r>
    </w:p>
    <w:p w14:paraId="30F3E3E5" w14:textId="31D53E5A"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Caso uma parte significativa dos serviços de viagem não possa ser prestada como acordado no contrato de viagem organizada, a agência de viagens e turismo deve propor alternativas adequadas, sem custos suplementares para o viajante, sempre que possível de qualidade equivalente ou superior à especificada no contrato, a fim de dar continuidade à viagem organizada, inclusive se o regresso do viajante ao local de partida não for assegurado como acordado.</w:t>
      </w:r>
    </w:p>
    <w:p w14:paraId="177A9AD7" w14:textId="6E17E33B"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Se os serviços de viagem propostos pela agência de viagens e turismo forem de qualidade inferior aos previstos no contrato, a mesma deve conceder ao viajante uma redução adequada do preço.</w:t>
      </w:r>
    </w:p>
    <w:p w14:paraId="5592EAFE" w14:textId="22CB3F60"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viajante só pode recusar os serviços de viagem propostos se estes não forem comparáveis ao que tinha sido acordado no contrato de viagem organizada ou se a redução do preço referida no número anterior for inadequada.</w:t>
      </w:r>
    </w:p>
    <w:p w14:paraId="004DF7A8" w14:textId="79345CB2"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Se for impossível encontrar alternativas ou o viajante recusar as alternativas propostas nos termos do número anterior, o viajante tem direito, se adequado, a uma redução do preço e/ou a uma indemnização por danos, nos termos do artigo seguinte, sem rescindir o contrato de viagem organizada.</w:t>
      </w:r>
    </w:p>
    <w:p w14:paraId="4A22924A" w14:textId="00BC037F"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Quando a agência de viagens e turismo não assegure em tempo útil, a prestação de serviços equivalentes aos contratados ou o suprimento de qualquer outra falta de conformidade, desde que notificada nos termos do n.º 1, o viajante pode suprir esta falta e solicitar o reembolso das despesas incorridas à agência de viagens e turismo.</w:t>
      </w:r>
    </w:p>
    <w:p w14:paraId="2B530BCF" w14:textId="6B4D0672"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O reembolso por despesas incorridas pelo viajante, nos termos do número anterior, inclui as despesas com a contratação com terceiros de serviços de alojamento e transporte não incluídos no contrato.</w:t>
      </w:r>
    </w:p>
    <w:p w14:paraId="2BF8CDC8" w14:textId="738DDD8D"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Se a falta de conformidade afetar consideravelmente a execução da viagem organizada e a agência de viagens e turismo não a suprir dentro de um prazo razoável fixado pelo viajante, este pode rescindir o contrato de viagem organizada sem pagar uma taxa de rescisão e pode solicitar uma redução do preço e/ou uma indemnização por danos, nos termos do artigo seguinte.</w:t>
      </w:r>
    </w:p>
    <w:p w14:paraId="02FB335F" w14:textId="5AD95FA5"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 xml:space="preserve">Se a viagem organizada incluir o transporte de passageiros e a falta de conformidade afetar consideravelmente a execução da viagem, quando se mostre impossível a continuação da viagem ou o viajante recusar as alternativas propostas nos termos do n.º 6, a agência de viagens e turismo deve fornecer, sem aumento de preço, um meio de transporte equivalente que possibilite o regresso, sem demora injustificada, ao local de partida ou a outro local acordado. </w:t>
      </w:r>
    </w:p>
    <w:p w14:paraId="79EE8273" w14:textId="0D9F22EA" w:rsidR="008A4623" w:rsidRPr="007673BA" w:rsidRDefault="008A4623" w:rsidP="00DF7BBF">
      <w:pPr>
        <w:pStyle w:val="PargrafodaLista"/>
        <w:widowControl w:val="0"/>
        <w:numPr>
          <w:ilvl w:val="0"/>
          <w:numId w:val="380"/>
        </w:numPr>
        <w:spacing w:after="120"/>
        <w:ind w:left="426" w:hanging="426"/>
        <w:contextualSpacing w:val="0"/>
        <w:rPr>
          <w:rFonts w:ascii="Garamond" w:hAnsi="Garamond"/>
          <w:color w:val="000000" w:themeColor="text1"/>
          <w:szCs w:val="24"/>
        </w:rPr>
      </w:pPr>
      <w:r w:rsidRPr="007673BA">
        <w:rPr>
          <w:rFonts w:ascii="Garamond" w:hAnsi="Garamond"/>
          <w:color w:val="000000" w:themeColor="text1"/>
          <w:szCs w:val="24"/>
        </w:rPr>
        <w:t xml:space="preserve">A violação do disposto nos </w:t>
      </w:r>
      <w:r w:rsidR="004924E0" w:rsidRPr="007673BA">
        <w:rPr>
          <w:rFonts w:ascii="Garamond" w:hAnsi="Garamond"/>
          <w:color w:val="000000" w:themeColor="text1"/>
          <w:szCs w:val="24"/>
        </w:rPr>
        <w:t>n.</w:t>
      </w:r>
      <w:r w:rsidR="004924E0" w:rsidRPr="007673BA">
        <w:rPr>
          <w:rFonts w:ascii="Garamond" w:hAnsi="Garamond"/>
          <w:color w:val="000000" w:themeColor="text1"/>
          <w:szCs w:val="24"/>
          <w:vertAlign w:val="superscript"/>
        </w:rPr>
        <w:t>os</w:t>
      </w:r>
      <w:r w:rsidR="004924E0" w:rsidRPr="007673BA">
        <w:rPr>
          <w:rFonts w:ascii="Garamond" w:hAnsi="Garamond"/>
          <w:color w:val="000000" w:themeColor="text1"/>
          <w:szCs w:val="24"/>
        </w:rPr>
        <w:t xml:space="preserve"> </w:t>
      </w:r>
      <w:r w:rsidRPr="007673BA">
        <w:rPr>
          <w:rFonts w:ascii="Garamond" w:hAnsi="Garamond"/>
          <w:color w:val="000000" w:themeColor="text1"/>
          <w:szCs w:val="24"/>
        </w:rPr>
        <w:t>2 a 5 do presente artigo constitui contraordenação económica grave, nos termos do RJCE.</w:t>
      </w:r>
    </w:p>
    <w:p w14:paraId="59978DF7" w14:textId="77777777" w:rsidR="000E272E" w:rsidRPr="00FC7A70" w:rsidRDefault="000E272E" w:rsidP="00DF7BBF">
      <w:pPr>
        <w:widowControl w:val="0"/>
        <w:spacing w:after="120"/>
        <w:rPr>
          <w:rFonts w:ascii="Garamond" w:hAnsi="Garamond"/>
          <w:color w:val="000000" w:themeColor="text1"/>
          <w:szCs w:val="24"/>
        </w:rPr>
      </w:pPr>
    </w:p>
    <w:p w14:paraId="4E0F65C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F609DD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Redução do preço e indemnização por danos</w:t>
      </w:r>
    </w:p>
    <w:p w14:paraId="6894F223" w14:textId="1B38650A" w:rsidR="008A4623" w:rsidRPr="007B52A7" w:rsidRDefault="008A4623" w:rsidP="00DF7BBF">
      <w:pPr>
        <w:pStyle w:val="PargrafodaLista"/>
        <w:widowControl w:val="0"/>
        <w:numPr>
          <w:ilvl w:val="0"/>
          <w:numId w:val="381"/>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O viajante tem direito à redução do preço durante todo o período em que se verifique a falta de conformidade, salvo se a agência de viagens e turismo provar que a mesma é imputável ao viajante.</w:t>
      </w:r>
    </w:p>
    <w:p w14:paraId="351A143D" w14:textId="2C61DB86" w:rsidR="008A4623" w:rsidRPr="007B52A7" w:rsidRDefault="008A4623" w:rsidP="00DF7BBF">
      <w:pPr>
        <w:pStyle w:val="PargrafodaLista"/>
        <w:widowControl w:val="0"/>
        <w:numPr>
          <w:ilvl w:val="0"/>
          <w:numId w:val="381"/>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O viajante tem direito a receber, sem demora injustificada, uma indemnização por quaisquer danos sofridos em resultado de uma eventual falta de conformidade, salvo se a agência de viagens e turismo provar que a falta de conformidade é:</w:t>
      </w:r>
    </w:p>
    <w:p w14:paraId="448734BD" w14:textId="77777777" w:rsidR="008A4623" w:rsidRPr="00FC7A70" w:rsidRDefault="008A4623" w:rsidP="006F0ED3">
      <w:pPr>
        <w:widowControl w:val="0"/>
        <w:numPr>
          <w:ilvl w:val="0"/>
          <w:numId w:val="144"/>
        </w:numPr>
        <w:spacing w:after="120"/>
        <w:ind w:left="851" w:hanging="284"/>
        <w:rPr>
          <w:rFonts w:ascii="Garamond" w:hAnsi="Garamond"/>
          <w:color w:val="000000" w:themeColor="text1"/>
          <w:szCs w:val="24"/>
        </w:rPr>
      </w:pPr>
      <w:r w:rsidRPr="00FC7A70">
        <w:rPr>
          <w:rFonts w:ascii="Garamond" w:hAnsi="Garamond"/>
          <w:color w:val="000000" w:themeColor="text1"/>
          <w:szCs w:val="24"/>
        </w:rPr>
        <w:t>Imputável ao viajante;</w:t>
      </w:r>
    </w:p>
    <w:p w14:paraId="11FF0291" w14:textId="77777777" w:rsidR="008A4623" w:rsidRPr="00FC7A70" w:rsidRDefault="008A4623" w:rsidP="006F0ED3">
      <w:pPr>
        <w:widowControl w:val="0"/>
        <w:numPr>
          <w:ilvl w:val="0"/>
          <w:numId w:val="144"/>
        </w:numPr>
        <w:spacing w:after="120"/>
        <w:ind w:left="851" w:hanging="284"/>
        <w:rPr>
          <w:rFonts w:ascii="Garamond" w:hAnsi="Garamond"/>
          <w:color w:val="000000" w:themeColor="text1"/>
          <w:szCs w:val="24"/>
        </w:rPr>
      </w:pPr>
      <w:r w:rsidRPr="00FC7A70">
        <w:rPr>
          <w:rFonts w:ascii="Garamond" w:hAnsi="Garamond"/>
          <w:color w:val="000000" w:themeColor="text1"/>
          <w:szCs w:val="24"/>
        </w:rPr>
        <w:t>Imputável a um terceiro alheio à prestação dos serviços de viagem incluídos no contrato de viagem organizada e é imprevisível ou inevitável; ou</w:t>
      </w:r>
    </w:p>
    <w:p w14:paraId="7F122839" w14:textId="77777777" w:rsidR="008A4623" w:rsidRPr="00FC7A70" w:rsidRDefault="008A4623" w:rsidP="006F0ED3">
      <w:pPr>
        <w:widowControl w:val="0"/>
        <w:numPr>
          <w:ilvl w:val="0"/>
          <w:numId w:val="144"/>
        </w:numPr>
        <w:spacing w:after="120"/>
        <w:ind w:left="851" w:hanging="284"/>
        <w:rPr>
          <w:rFonts w:ascii="Garamond" w:hAnsi="Garamond"/>
          <w:color w:val="000000" w:themeColor="text1"/>
          <w:szCs w:val="24"/>
        </w:rPr>
      </w:pPr>
      <w:r w:rsidRPr="00FC7A70">
        <w:rPr>
          <w:rFonts w:ascii="Garamond" w:hAnsi="Garamond"/>
          <w:color w:val="000000" w:themeColor="text1"/>
          <w:szCs w:val="24"/>
        </w:rPr>
        <w:t>Devida a circunstâncias inevitáveis e excecionais.</w:t>
      </w:r>
    </w:p>
    <w:p w14:paraId="769E11B5" w14:textId="788D9C23" w:rsidR="008A4623" w:rsidRPr="00FC7A70" w:rsidRDefault="008A4623" w:rsidP="00DF7BBF">
      <w:pPr>
        <w:pStyle w:val="PargrafodaLista"/>
        <w:widowControl w:val="0"/>
        <w:numPr>
          <w:ilvl w:val="0"/>
          <w:numId w:val="38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Os direitos à indemnização ou à redução de preço nos termos do </w:t>
      </w:r>
      <w:del w:id="1466" w:author="Maria João Torres" w:date="2026-09-11T14:01:00Z" w16du:dateUtc="2026-09-11T13:01:00Z">
        <w:r w:rsidR="00777D50" w:rsidRPr="00FC7A70">
          <w:rPr>
            <w:rFonts w:ascii="Garamond" w:hAnsi="Garamond"/>
            <w:color w:val="000000" w:themeColor="text1"/>
            <w:szCs w:val="24"/>
          </w:rPr>
          <w:delText>presente diploma</w:delText>
        </w:r>
      </w:del>
      <w:ins w:id="1467"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 xml:space="preserve">não podem afetar os direitos dos viajantes nos termos </w:t>
      </w:r>
      <w:r w:rsidR="00E614E1" w:rsidRPr="00FC7A70">
        <w:rPr>
          <w:rFonts w:ascii="Garamond" w:hAnsi="Garamond"/>
          <w:color w:val="000000" w:themeColor="text1"/>
          <w:szCs w:val="24"/>
        </w:rPr>
        <w:t>da legislação da União Europeia</w:t>
      </w:r>
      <w:r w:rsidRPr="00FC7A70">
        <w:rPr>
          <w:rFonts w:ascii="Garamond" w:hAnsi="Garamond"/>
          <w:color w:val="000000" w:themeColor="text1"/>
          <w:szCs w:val="24"/>
        </w:rPr>
        <w:t xml:space="preserve"> e nos termos das convenções internacionais, tendo os viajantes direito de apresentar reclamações nos termos do </w:t>
      </w:r>
      <w:del w:id="1468" w:author="Maria João Torres" w:date="2026-09-11T14:01:00Z" w16du:dateUtc="2026-09-11T13:01:00Z">
        <w:r w:rsidR="00777D50" w:rsidRPr="00FC7A70">
          <w:rPr>
            <w:rFonts w:ascii="Garamond" w:hAnsi="Garamond"/>
            <w:color w:val="000000" w:themeColor="text1"/>
            <w:szCs w:val="24"/>
          </w:rPr>
          <w:delText>presente diploma</w:delText>
        </w:r>
      </w:del>
      <w:ins w:id="1469"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e dos regulamentos e convenções internacionais</w:t>
      </w:r>
      <w:r w:rsidR="00E614E1" w:rsidRPr="00FC7A70">
        <w:rPr>
          <w:rFonts w:ascii="Garamond" w:hAnsi="Garamond"/>
          <w:color w:val="000000" w:themeColor="text1"/>
          <w:szCs w:val="24"/>
        </w:rPr>
        <w:t xml:space="preserve"> aplicáveis</w:t>
      </w:r>
      <w:r w:rsidRPr="00FC7A70">
        <w:rPr>
          <w:rFonts w:ascii="Garamond" w:hAnsi="Garamond"/>
          <w:color w:val="000000" w:themeColor="text1"/>
          <w:szCs w:val="24"/>
        </w:rPr>
        <w:t>.</w:t>
      </w:r>
    </w:p>
    <w:p w14:paraId="291A4876" w14:textId="6BABD423" w:rsidR="008A4623" w:rsidRPr="00FC7A70" w:rsidRDefault="008A4623" w:rsidP="00DF7BBF">
      <w:pPr>
        <w:pStyle w:val="PargrafodaLista"/>
        <w:widowControl w:val="0"/>
        <w:numPr>
          <w:ilvl w:val="0"/>
          <w:numId w:val="38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indemnização ou a redução de preço concedida nos termos do </w:t>
      </w:r>
      <w:del w:id="1470" w:author="Maria João Torres" w:date="2026-09-11T14:01:00Z" w16du:dateUtc="2026-09-11T13:01:00Z">
        <w:r w:rsidR="00777D50" w:rsidRPr="00FC7A70">
          <w:rPr>
            <w:rFonts w:ascii="Garamond" w:hAnsi="Garamond"/>
            <w:color w:val="000000" w:themeColor="text1"/>
            <w:szCs w:val="24"/>
          </w:rPr>
          <w:delText>presente diploma</w:delText>
        </w:r>
      </w:del>
      <w:ins w:id="1471"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e a indemnização ou a redução de preço concedida nos termos dos regulamentos e convenções internacionais referidos no número anterior devem ser deduzidas uma da outra a fim de evitar a sobrecompensação.</w:t>
      </w:r>
    </w:p>
    <w:p w14:paraId="705AAC82" w14:textId="7C45AD07" w:rsidR="008A4623" w:rsidRPr="00FC7A70" w:rsidRDefault="008A4623" w:rsidP="00DF7BBF">
      <w:pPr>
        <w:pStyle w:val="PargrafodaLista"/>
        <w:widowControl w:val="0"/>
        <w:numPr>
          <w:ilvl w:val="0"/>
          <w:numId w:val="38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direito a apresentar reclamações nos termos do presente artigo prescreve no prazo de dois anos.</w:t>
      </w:r>
    </w:p>
    <w:p w14:paraId="6198E8A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72" w:name="_Ref225508624"/>
    </w:p>
    <w:bookmarkEnd w:id="1472"/>
    <w:p w14:paraId="4A834B8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Assistência aos viajantes em viagens organizadas</w:t>
      </w:r>
    </w:p>
    <w:p w14:paraId="29F51C96" w14:textId="42E1D563" w:rsidR="008A4623" w:rsidRPr="007B52A7"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Em caso de dificuldades do viajante, ou quando por razões que não lhe forem imputáveis, este não possa terminar a viagem organizada, a agência de viagens e turismo é obrigada a dar-lhe assistência, nomeadamente:</w:t>
      </w:r>
    </w:p>
    <w:p w14:paraId="3B567637" w14:textId="77777777" w:rsidR="008A4623" w:rsidRPr="00FC7A70" w:rsidRDefault="008A4623" w:rsidP="006F0ED3">
      <w:pPr>
        <w:widowControl w:val="0"/>
        <w:numPr>
          <w:ilvl w:val="0"/>
          <w:numId w:val="145"/>
        </w:numPr>
        <w:spacing w:after="120"/>
        <w:ind w:left="851" w:hanging="284"/>
        <w:rPr>
          <w:rFonts w:ascii="Garamond" w:hAnsi="Garamond"/>
          <w:color w:val="000000" w:themeColor="text1"/>
          <w:szCs w:val="24"/>
        </w:rPr>
      </w:pPr>
      <w:r w:rsidRPr="00FC7A70">
        <w:rPr>
          <w:rFonts w:ascii="Garamond" w:hAnsi="Garamond"/>
          <w:color w:val="000000" w:themeColor="text1"/>
          <w:szCs w:val="24"/>
        </w:rPr>
        <w:t>Fornecendo informações adequadas sobre os serviços de saúde, as autoridades locais e a assistência consular; e</w:t>
      </w:r>
    </w:p>
    <w:p w14:paraId="7F020002" w14:textId="77777777" w:rsidR="008A4623" w:rsidRPr="00FC7A70" w:rsidRDefault="008A4623" w:rsidP="006F0ED3">
      <w:pPr>
        <w:widowControl w:val="0"/>
        <w:numPr>
          <w:ilvl w:val="0"/>
          <w:numId w:val="145"/>
        </w:numPr>
        <w:spacing w:after="120"/>
        <w:ind w:left="851" w:hanging="284"/>
        <w:rPr>
          <w:rFonts w:ascii="Garamond" w:hAnsi="Garamond"/>
          <w:color w:val="000000" w:themeColor="text1"/>
          <w:szCs w:val="24"/>
        </w:rPr>
      </w:pPr>
      <w:r w:rsidRPr="00FC7A70">
        <w:rPr>
          <w:rFonts w:ascii="Garamond" w:hAnsi="Garamond"/>
          <w:color w:val="000000" w:themeColor="text1"/>
          <w:szCs w:val="24"/>
        </w:rPr>
        <w:t>Ajudando o viajante a efetuar comunicações à distância e a encontrar soluções alternativas de viagem.</w:t>
      </w:r>
    </w:p>
    <w:p w14:paraId="0AC73960" w14:textId="31FF67C6" w:rsidR="008A4623" w:rsidRPr="00FC7A70"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agência de viagens e turismo pode cobrar uma taxa razoável por essa assistência se a dificuldade tiver sido causada pelo viajante de forma deliberada ou por negligência deste último, que não pode, em caso algum, exceder os custos efetivamente incorridos pela agência.</w:t>
      </w:r>
    </w:p>
    <w:p w14:paraId="17F0DA0A" w14:textId="6F4685A9" w:rsidR="008A4623" w:rsidRPr="00FC7A70"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 devido a circunstâncias inevitáveis e excecionais, o viajante não puder regressar, a agência de viagens e turismo organizadora é responsável por assegurar os custos de alojamento necessários, se possível de categoria equivalente, por um período não superior a três noites por viajante.</w:t>
      </w:r>
    </w:p>
    <w:p w14:paraId="0DE97406" w14:textId="322D0C2F" w:rsidR="008A4623"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agência de viagens e turismo retalhista é solidariamente responsável pela obrigação estabelecida no número anterior, sem prejuízo do direito de regresso, nos termos gerais aplicáveis.</w:t>
      </w:r>
    </w:p>
    <w:p w14:paraId="7FFD063B" w14:textId="77777777" w:rsidR="006F0ED3" w:rsidRDefault="006F0ED3" w:rsidP="006F0ED3">
      <w:pPr>
        <w:widowControl w:val="0"/>
        <w:spacing w:after="120"/>
        <w:rPr>
          <w:rFonts w:ascii="Garamond" w:hAnsi="Garamond"/>
          <w:color w:val="000000" w:themeColor="text1"/>
          <w:szCs w:val="24"/>
        </w:rPr>
      </w:pPr>
    </w:p>
    <w:p w14:paraId="64B8FF24" w14:textId="77777777" w:rsidR="006F0ED3" w:rsidRPr="006F0ED3" w:rsidRDefault="006F0ED3" w:rsidP="006F0ED3">
      <w:pPr>
        <w:widowControl w:val="0"/>
        <w:spacing w:after="120"/>
        <w:rPr>
          <w:rFonts w:ascii="Garamond" w:hAnsi="Garamond"/>
          <w:color w:val="000000" w:themeColor="text1"/>
          <w:szCs w:val="24"/>
        </w:rPr>
      </w:pPr>
    </w:p>
    <w:p w14:paraId="5014BB1B" w14:textId="6990BC58" w:rsidR="008A4623" w:rsidRPr="00FC7A70"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 nos termos da legislação da União Europeia em matéria de direitos dos passageiros, forem previstos períodos de alojamento mais longos para os meios de transporte relevantes para o regresso do viajante, o período previsto no n.º 3 deve ser aumentado em consonância com tal legislação.</w:t>
      </w:r>
    </w:p>
    <w:p w14:paraId="465AEC1A" w14:textId="067C4AAD" w:rsidR="008A4623" w:rsidRPr="00FC7A70"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limitação dos custos prevista no n.º 3, não se aplica às pessoas com mobilidade reduzida, nem aos respetivos acompanhantes, às grávidas e às crianças não acompanhadas, nem às pessoas que necessitem de cuidados médicos específicos, desde que a agência de viagens e turismo tenha sido notificada dessas necessidades específicas, pelo menos 48 horas, antes do início da viagem organizada.</w:t>
      </w:r>
    </w:p>
    <w:p w14:paraId="29206D80" w14:textId="23D29939" w:rsidR="008A4623" w:rsidRPr="00FC7A70"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agência de viagens e turismo não pode invocar circunstâncias inevitáveis e excecionais para limitar a responsabilidade nos termos do n.º 3 se o prestador de serviços de transporte em causa não puder invocar tais circunstâncias nos termos da legislação aplicável da União.</w:t>
      </w:r>
    </w:p>
    <w:p w14:paraId="5C1588FC" w14:textId="7B295007" w:rsidR="008A4623" w:rsidRPr="00FC7A70" w:rsidRDefault="008A4623" w:rsidP="00DF7BBF">
      <w:pPr>
        <w:pStyle w:val="PargrafodaLista"/>
        <w:widowControl w:val="0"/>
        <w:numPr>
          <w:ilvl w:val="0"/>
          <w:numId w:val="38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4135224F"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73" w:name="_Ref225507504"/>
    </w:p>
    <w:bookmarkEnd w:id="1473"/>
    <w:p w14:paraId="67788866"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Proteção em casos de insolvência</w:t>
      </w:r>
    </w:p>
    <w:p w14:paraId="16159CCE" w14:textId="23EF923F" w:rsidR="008A4623" w:rsidRPr="007B52A7" w:rsidRDefault="008A4623" w:rsidP="00DF7BBF">
      <w:pPr>
        <w:pStyle w:val="PargrafodaLista"/>
        <w:widowControl w:val="0"/>
        <w:numPr>
          <w:ilvl w:val="0"/>
          <w:numId w:val="383"/>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Nos casos em que os serviços contratados não sejam executados em consequência da insolvência da agência de viagens e turismo, esta deve reembolsar todos os pagamentos efetuados pelos viajantes ou por conta destes.</w:t>
      </w:r>
    </w:p>
    <w:p w14:paraId="562D45F4" w14:textId="671691EC" w:rsidR="008A4623" w:rsidRPr="007B52A7" w:rsidRDefault="008A4623" w:rsidP="00DF7BBF">
      <w:pPr>
        <w:pStyle w:val="PargrafodaLista"/>
        <w:widowControl w:val="0"/>
        <w:numPr>
          <w:ilvl w:val="0"/>
          <w:numId w:val="383"/>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Se no contrato de viagem organizada estiver incluído o transporte de passageiros, a agência de viagens e turismo deve igualmente garantir o repatriamento dos viajantes.</w:t>
      </w:r>
    </w:p>
    <w:p w14:paraId="21E1878C" w14:textId="0620A881" w:rsidR="008A4623" w:rsidRPr="007B52A7" w:rsidRDefault="008A4623" w:rsidP="00DF7BBF">
      <w:pPr>
        <w:pStyle w:val="PargrafodaLista"/>
        <w:widowControl w:val="0"/>
        <w:numPr>
          <w:ilvl w:val="0"/>
          <w:numId w:val="383"/>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Sem prejuízo do número anterior, a agência de viagens e turismo pode propor ao viajante a continuação da viagem.</w:t>
      </w:r>
    </w:p>
    <w:p w14:paraId="6419BA88" w14:textId="1B4DD38C" w:rsidR="008A4623" w:rsidRPr="007B52A7" w:rsidRDefault="008A4623" w:rsidP="00DF7BBF">
      <w:pPr>
        <w:pStyle w:val="PargrafodaLista"/>
        <w:widowControl w:val="0"/>
        <w:numPr>
          <w:ilvl w:val="0"/>
          <w:numId w:val="383"/>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Relativamente aos serviços de viagem que não tenham sido prestados</w:t>
      </w:r>
      <w:r w:rsidRPr="007B52A7">
        <w:rPr>
          <w:rFonts w:ascii="Garamond" w:hAnsi="Garamond" w:cs="Segoe UI"/>
          <w:color w:val="000000" w:themeColor="text1"/>
          <w:szCs w:val="24"/>
        </w:rPr>
        <w:t xml:space="preserve"> </w:t>
      </w:r>
      <w:r w:rsidRPr="007B52A7">
        <w:rPr>
          <w:rFonts w:ascii="Garamond" w:hAnsi="Garamond"/>
          <w:color w:val="000000" w:themeColor="text1"/>
          <w:szCs w:val="24"/>
        </w:rPr>
        <w:t>os reembolsos são efetuados no prazo máximo de 120 dias após o pedido do viajante, desde que instruído com todos os elementos necessários para o efeito.</w:t>
      </w:r>
    </w:p>
    <w:p w14:paraId="456C2DA6"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74" w:name="_Ref225507369"/>
    </w:p>
    <w:bookmarkEnd w:id="1474"/>
    <w:p w14:paraId="02B3ADD1"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Outras obrigações</w:t>
      </w:r>
    </w:p>
    <w:p w14:paraId="421FE020" w14:textId="290C9052" w:rsidR="008A4623" w:rsidRPr="007B52A7" w:rsidRDefault="008A4623" w:rsidP="00DF7BBF">
      <w:pPr>
        <w:pStyle w:val="PargrafodaLista"/>
        <w:widowControl w:val="0"/>
        <w:numPr>
          <w:ilvl w:val="0"/>
          <w:numId w:val="384"/>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 xml:space="preserve">Sem prejuízo da responsabilidade solidária, prevista no n.º 3 do </w:t>
      </w:r>
      <w:r w:rsidR="00A61B9C" w:rsidRPr="007B52A7">
        <w:rPr>
          <w:rFonts w:ascii="Garamond" w:hAnsi="Garamond"/>
          <w:color w:val="000000" w:themeColor="text1"/>
          <w:szCs w:val="24"/>
        </w:rPr>
        <w:fldChar w:fldCharType="begin"/>
      </w:r>
      <w:r w:rsidR="00A61B9C" w:rsidRPr="007B52A7">
        <w:rPr>
          <w:rFonts w:ascii="Garamond" w:hAnsi="Garamond"/>
          <w:color w:val="000000" w:themeColor="text1"/>
          <w:szCs w:val="24"/>
        </w:rPr>
        <w:instrText xml:space="preserve"> REF _Ref225507301 \r \h </w:instrText>
      </w:r>
      <w:r w:rsidR="00FC7A70" w:rsidRPr="007B52A7">
        <w:rPr>
          <w:rFonts w:ascii="Garamond" w:hAnsi="Garamond"/>
          <w:color w:val="000000" w:themeColor="text1"/>
          <w:szCs w:val="24"/>
        </w:rPr>
        <w:instrText xml:space="preserve"> \* MERGEFORMAT </w:instrText>
      </w:r>
      <w:r w:rsidR="00A61B9C" w:rsidRPr="007B52A7">
        <w:rPr>
          <w:rFonts w:ascii="Garamond" w:hAnsi="Garamond"/>
          <w:color w:val="000000" w:themeColor="text1"/>
          <w:szCs w:val="24"/>
        </w:rPr>
      </w:r>
      <w:r w:rsidR="00A61B9C" w:rsidRPr="007B52A7">
        <w:rPr>
          <w:rFonts w:ascii="Garamond" w:hAnsi="Garamond"/>
          <w:color w:val="000000" w:themeColor="text1"/>
          <w:szCs w:val="24"/>
        </w:rPr>
        <w:fldChar w:fldCharType="separate"/>
      </w:r>
      <w:r w:rsidR="009D4F47">
        <w:rPr>
          <w:rFonts w:ascii="Garamond" w:hAnsi="Garamond"/>
          <w:color w:val="000000" w:themeColor="text1"/>
          <w:szCs w:val="24"/>
        </w:rPr>
        <w:t>Artigo 108.º</w:t>
      </w:r>
      <w:r w:rsidR="00A61B9C" w:rsidRPr="007B52A7">
        <w:rPr>
          <w:rFonts w:ascii="Garamond" w:hAnsi="Garamond"/>
          <w:color w:val="000000" w:themeColor="text1"/>
          <w:szCs w:val="24"/>
        </w:rPr>
        <w:fldChar w:fldCharType="end"/>
      </w:r>
      <w:r w:rsidRPr="007B52A7">
        <w:rPr>
          <w:rFonts w:ascii="Garamond" w:hAnsi="Garamond"/>
          <w:color w:val="000000" w:themeColor="text1"/>
          <w:szCs w:val="24"/>
        </w:rPr>
        <w:t xml:space="preserve">º, caso a agência de viagens e turismo organizadora esteja estabelecida fora do Espaço Económico Europeu, a agência de viagens e turismo retalhista estabelecida em território nacional fica sujeita às obrigações aplicáveis às agências de viagens e turismo organizadoras previstas nos </w:t>
      </w:r>
      <w:r w:rsidR="00364F2D" w:rsidRPr="007B52A7">
        <w:rPr>
          <w:rFonts w:ascii="Garamond" w:hAnsi="Garamond"/>
          <w:color w:val="000000" w:themeColor="text1"/>
          <w:szCs w:val="24"/>
        </w:rPr>
        <w:fldChar w:fldCharType="begin"/>
      </w:r>
      <w:r w:rsidR="00364F2D" w:rsidRPr="007B52A7">
        <w:rPr>
          <w:rFonts w:ascii="Garamond" w:hAnsi="Garamond"/>
          <w:color w:val="000000" w:themeColor="text1"/>
          <w:szCs w:val="24"/>
        </w:rPr>
        <w:instrText xml:space="preserve"> REF _Ref225507021 \r \h </w:instrText>
      </w:r>
      <w:r w:rsidR="00FC7A70" w:rsidRPr="007B52A7">
        <w:rPr>
          <w:rFonts w:ascii="Garamond" w:hAnsi="Garamond"/>
          <w:color w:val="000000" w:themeColor="text1"/>
          <w:szCs w:val="24"/>
        </w:rPr>
        <w:instrText xml:space="preserve"> \* MERGEFORMAT </w:instrText>
      </w:r>
      <w:r w:rsidR="00364F2D" w:rsidRPr="007B52A7">
        <w:rPr>
          <w:rFonts w:ascii="Garamond" w:hAnsi="Garamond"/>
          <w:color w:val="000000" w:themeColor="text1"/>
          <w:szCs w:val="24"/>
        </w:rPr>
      </w:r>
      <w:r w:rsidR="00364F2D" w:rsidRPr="007B52A7">
        <w:rPr>
          <w:rFonts w:ascii="Garamond" w:hAnsi="Garamond"/>
          <w:color w:val="000000" w:themeColor="text1"/>
          <w:szCs w:val="24"/>
        </w:rPr>
        <w:fldChar w:fldCharType="separate"/>
      </w:r>
      <w:r w:rsidR="009D4F47">
        <w:rPr>
          <w:rFonts w:ascii="Garamond" w:hAnsi="Garamond"/>
          <w:color w:val="000000" w:themeColor="text1"/>
          <w:szCs w:val="24"/>
        </w:rPr>
        <w:t>Artigo 99.º</w:t>
      </w:r>
      <w:r w:rsidR="00364F2D" w:rsidRPr="007B52A7">
        <w:rPr>
          <w:rFonts w:ascii="Garamond" w:hAnsi="Garamond"/>
          <w:color w:val="000000" w:themeColor="text1"/>
          <w:szCs w:val="24"/>
        </w:rPr>
        <w:fldChar w:fldCharType="end"/>
      </w:r>
      <w:r w:rsidRPr="007B52A7">
        <w:rPr>
          <w:rFonts w:ascii="Garamond" w:hAnsi="Garamond"/>
          <w:color w:val="000000" w:themeColor="text1"/>
          <w:szCs w:val="24"/>
        </w:rPr>
        <w:t xml:space="preserve"> a</w:t>
      </w:r>
      <w:r w:rsidR="00364F2D" w:rsidRPr="007B52A7">
        <w:rPr>
          <w:rFonts w:ascii="Garamond" w:hAnsi="Garamond"/>
          <w:color w:val="000000" w:themeColor="text1"/>
          <w:szCs w:val="24"/>
        </w:rPr>
        <w:t xml:space="preserve"> </w:t>
      </w:r>
      <w:r w:rsidR="00364F2D" w:rsidRPr="007B52A7">
        <w:rPr>
          <w:rFonts w:ascii="Garamond" w:hAnsi="Garamond"/>
          <w:color w:val="000000" w:themeColor="text1"/>
          <w:szCs w:val="24"/>
        </w:rPr>
        <w:fldChar w:fldCharType="begin"/>
      </w:r>
      <w:r w:rsidR="00364F2D" w:rsidRPr="007B52A7">
        <w:rPr>
          <w:rFonts w:ascii="Garamond" w:hAnsi="Garamond"/>
          <w:color w:val="000000" w:themeColor="text1"/>
          <w:szCs w:val="24"/>
        </w:rPr>
        <w:instrText xml:space="preserve"> REF _Ref225507369 \r \h </w:instrText>
      </w:r>
      <w:r w:rsidR="00FC7A70" w:rsidRPr="007B52A7">
        <w:rPr>
          <w:rFonts w:ascii="Garamond" w:hAnsi="Garamond"/>
          <w:color w:val="000000" w:themeColor="text1"/>
          <w:szCs w:val="24"/>
        </w:rPr>
        <w:instrText xml:space="preserve"> \* MERGEFORMAT </w:instrText>
      </w:r>
      <w:r w:rsidR="00364F2D" w:rsidRPr="007B52A7">
        <w:rPr>
          <w:rFonts w:ascii="Garamond" w:hAnsi="Garamond"/>
          <w:color w:val="000000" w:themeColor="text1"/>
          <w:szCs w:val="24"/>
        </w:rPr>
      </w:r>
      <w:r w:rsidR="00364F2D" w:rsidRPr="007B52A7">
        <w:rPr>
          <w:rFonts w:ascii="Garamond" w:hAnsi="Garamond"/>
          <w:color w:val="000000" w:themeColor="text1"/>
          <w:szCs w:val="24"/>
        </w:rPr>
        <w:fldChar w:fldCharType="separate"/>
      </w:r>
      <w:r w:rsidR="009D4F47">
        <w:rPr>
          <w:rFonts w:ascii="Garamond" w:hAnsi="Garamond"/>
          <w:color w:val="000000" w:themeColor="text1"/>
          <w:szCs w:val="24"/>
        </w:rPr>
        <w:t>Artigo 103.º</w:t>
      </w:r>
      <w:r w:rsidR="00364F2D" w:rsidRPr="007B52A7">
        <w:rPr>
          <w:rFonts w:ascii="Garamond" w:hAnsi="Garamond"/>
          <w:color w:val="000000" w:themeColor="text1"/>
          <w:szCs w:val="24"/>
        </w:rPr>
        <w:fldChar w:fldCharType="end"/>
      </w:r>
      <w:r w:rsidRPr="007B52A7">
        <w:rPr>
          <w:rFonts w:ascii="Garamond" w:hAnsi="Garamond"/>
          <w:color w:val="000000" w:themeColor="text1"/>
          <w:szCs w:val="24"/>
        </w:rPr>
        <w:t>, salvo se puder provar que a agência de viagens e turismo organizadora preenche as condições previstas nestes artigos.</w:t>
      </w:r>
    </w:p>
    <w:p w14:paraId="5BE6041E" w14:textId="7170E90B" w:rsidR="008A4623" w:rsidRPr="007B52A7" w:rsidRDefault="008A4623" w:rsidP="00DF7BBF">
      <w:pPr>
        <w:pStyle w:val="PargrafodaLista"/>
        <w:widowControl w:val="0"/>
        <w:numPr>
          <w:ilvl w:val="0"/>
          <w:numId w:val="384"/>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A violação do disposto no n.º 1 constitui contraordenação económica muito grave, punível nos termos do RJCE.</w:t>
      </w:r>
    </w:p>
    <w:p w14:paraId="2238D13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75" w:name="_Ref225508663"/>
    </w:p>
    <w:bookmarkEnd w:id="1475"/>
    <w:p w14:paraId="6E18A7B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Contacto com a agência organizadora através da agência retalhista</w:t>
      </w:r>
    </w:p>
    <w:p w14:paraId="42E6AF88" w14:textId="1CCEF10E" w:rsidR="008A4623" w:rsidRPr="007B52A7" w:rsidRDefault="008A4623" w:rsidP="00DF7BBF">
      <w:pPr>
        <w:pStyle w:val="PargrafodaLista"/>
        <w:widowControl w:val="0"/>
        <w:numPr>
          <w:ilvl w:val="0"/>
          <w:numId w:val="385"/>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O viajante pode enviar mensagens, pedidos ou apresentar reclamações relacionadas com a execução da viagem organizada diretamente à agência de viagens e turismo retalhista por intermédio da qual a viagem foi adquirida, caso em que, esta transmite à agência de viagens e turismo organizadora essas mensagens, pedidos ou reclamações, sem demora injustificada.</w:t>
      </w:r>
    </w:p>
    <w:p w14:paraId="26E8DA16" w14:textId="73E39FDA" w:rsidR="008A4623" w:rsidRPr="007B52A7" w:rsidRDefault="008A4623" w:rsidP="00DF7BBF">
      <w:pPr>
        <w:pStyle w:val="PargrafodaLista"/>
        <w:widowControl w:val="0"/>
        <w:numPr>
          <w:ilvl w:val="0"/>
          <w:numId w:val="385"/>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Para efeitos do cumprimento de prazos e de prazos de prescrição, a receção de mensagens, de pedidos ou de reclamações a que se refere o número anterior pela agência de viagens e turismo retalhista é equiparada à receção pela agência de viagens e turismo organizadora.</w:t>
      </w:r>
    </w:p>
    <w:p w14:paraId="111893A4" w14:textId="55831168" w:rsidR="003232C6" w:rsidRPr="00FC7A70" w:rsidRDefault="003232C6"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IV</w:t>
      </w:r>
    </w:p>
    <w:p w14:paraId="76E4ABA7" w14:textId="0927F487" w:rsidR="003232C6" w:rsidRPr="00FC7A70" w:rsidRDefault="003232C6"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Serviços de viagem conexos</w:t>
      </w:r>
    </w:p>
    <w:p w14:paraId="4E034420"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76" w:name="_Ref225508697"/>
    </w:p>
    <w:bookmarkEnd w:id="1476"/>
    <w:p w14:paraId="74E0FAD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Requisitos de informação e proteção em caso de insolvência no âmbito de serviços de viagens conexos</w:t>
      </w:r>
    </w:p>
    <w:p w14:paraId="7604F594" w14:textId="2E8C8CB7" w:rsidR="008A4623" w:rsidRPr="007B52A7"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7B52A7">
        <w:rPr>
          <w:rFonts w:ascii="Garamond" w:hAnsi="Garamond"/>
          <w:color w:val="000000" w:themeColor="text1"/>
          <w:szCs w:val="24"/>
        </w:rPr>
        <w:t>Antes de um viajante ficar vinculado por um contrato ou proposta para a criação de um serviço de viagem conexo, o operador que facilite os serviços de viagem conexos, mesmo que não esteja estabelecido num Estado-Membro, mas que, por qualquer meio, dirija tais atividades para o território nacional, deve indicar de forma clara, compreensível e bem visível que o viajante:</w:t>
      </w:r>
    </w:p>
    <w:p w14:paraId="374E345D" w14:textId="39F6326F" w:rsidR="008A4623" w:rsidRPr="00FC7A70" w:rsidRDefault="008A4623" w:rsidP="006F0ED3">
      <w:pPr>
        <w:widowControl w:val="0"/>
        <w:numPr>
          <w:ilvl w:val="0"/>
          <w:numId w:val="14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Não beneficia dos direitos que se aplicam exclusivamente a viagens organizadas ao abrigo do </w:t>
      </w:r>
      <w:del w:id="1477" w:author="Maria João Torres" w:date="2026-09-11T14:01:00Z" w16du:dateUtc="2026-09-11T13:01:00Z">
        <w:r w:rsidR="00777D50" w:rsidRPr="00FC7A70">
          <w:rPr>
            <w:rFonts w:ascii="Garamond" w:hAnsi="Garamond"/>
            <w:color w:val="000000" w:themeColor="text1"/>
            <w:szCs w:val="24"/>
          </w:rPr>
          <w:delText>presente diploma</w:delText>
        </w:r>
      </w:del>
      <w:ins w:id="1478"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e que cada prestador de serviços será o único responsável pela correta execução contratual do seu serviço; e</w:t>
      </w:r>
    </w:p>
    <w:p w14:paraId="4E3BA887" w14:textId="77777777" w:rsidR="008A4623" w:rsidRPr="00FC7A70" w:rsidRDefault="008A4623" w:rsidP="006F0ED3">
      <w:pPr>
        <w:widowControl w:val="0"/>
        <w:numPr>
          <w:ilvl w:val="0"/>
          <w:numId w:val="146"/>
        </w:numPr>
        <w:spacing w:after="120"/>
        <w:ind w:left="851" w:hanging="284"/>
        <w:rPr>
          <w:rFonts w:ascii="Garamond" w:hAnsi="Garamond"/>
          <w:color w:val="000000" w:themeColor="text1"/>
          <w:szCs w:val="24"/>
        </w:rPr>
      </w:pPr>
      <w:r w:rsidRPr="00FC7A70">
        <w:rPr>
          <w:rFonts w:ascii="Garamond" w:hAnsi="Garamond"/>
          <w:color w:val="000000" w:themeColor="text1"/>
          <w:szCs w:val="24"/>
        </w:rPr>
        <w:t>Beneficia da proteção em caso de insolvência, nos termos do n.º 3.</w:t>
      </w:r>
    </w:p>
    <w:p w14:paraId="61BD2D97" w14:textId="1BA66734" w:rsidR="008A4623" w:rsidRPr="00FC7A70"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fim de dar cumprimento ao número anterior, o operador que facilite serviços de viagem conexos deve fornecer ao viajante as informações através da ficha informativa normalizada relevante constante da portaria referida no n.º 1 do </w:t>
      </w:r>
      <w:r w:rsidR="00CB505C" w:rsidRPr="00FC7A70">
        <w:rPr>
          <w:rFonts w:ascii="Garamond" w:hAnsi="Garamond"/>
          <w:color w:val="000000" w:themeColor="text1"/>
          <w:szCs w:val="24"/>
        </w:rPr>
        <w:fldChar w:fldCharType="begin"/>
      </w:r>
      <w:r w:rsidR="00CB505C" w:rsidRPr="00FC7A70">
        <w:rPr>
          <w:rFonts w:ascii="Garamond" w:hAnsi="Garamond"/>
          <w:color w:val="000000" w:themeColor="text1"/>
          <w:szCs w:val="24"/>
        </w:rPr>
        <w:instrText xml:space="preserve"> REF _Ref225507172 \r \h </w:instrText>
      </w:r>
      <w:r w:rsidR="00FC7A70" w:rsidRPr="00FC7A70">
        <w:rPr>
          <w:rFonts w:ascii="Garamond" w:hAnsi="Garamond"/>
          <w:color w:val="000000" w:themeColor="text1"/>
          <w:szCs w:val="24"/>
        </w:rPr>
        <w:instrText xml:space="preserve"> \* MERGEFORMAT </w:instrText>
      </w:r>
      <w:r w:rsidR="00CB505C" w:rsidRPr="00FC7A70">
        <w:rPr>
          <w:rFonts w:ascii="Garamond" w:hAnsi="Garamond"/>
          <w:color w:val="000000" w:themeColor="text1"/>
          <w:szCs w:val="24"/>
        </w:rPr>
      </w:r>
      <w:r w:rsidR="00CB505C" w:rsidRPr="00FC7A70">
        <w:rPr>
          <w:rFonts w:ascii="Garamond" w:hAnsi="Garamond"/>
          <w:color w:val="000000" w:themeColor="text1"/>
          <w:szCs w:val="24"/>
        </w:rPr>
        <w:fldChar w:fldCharType="separate"/>
      </w:r>
      <w:r w:rsidR="009D4F47">
        <w:rPr>
          <w:rFonts w:ascii="Garamond" w:hAnsi="Garamond"/>
          <w:color w:val="000000" w:themeColor="text1"/>
          <w:szCs w:val="24"/>
        </w:rPr>
        <w:t>Artigo 89.º</w:t>
      </w:r>
      <w:r w:rsidR="00CB505C" w:rsidRPr="00FC7A70">
        <w:rPr>
          <w:rFonts w:ascii="Garamond" w:hAnsi="Garamond"/>
          <w:color w:val="000000" w:themeColor="text1"/>
          <w:szCs w:val="24"/>
        </w:rPr>
        <w:fldChar w:fldCharType="end"/>
      </w:r>
      <w:r w:rsidRPr="00FC7A70">
        <w:rPr>
          <w:rFonts w:ascii="Garamond" w:hAnsi="Garamond"/>
          <w:color w:val="000000" w:themeColor="text1"/>
          <w:szCs w:val="24"/>
        </w:rPr>
        <w:t>, ou, caso o tipo especial de serviços de viagem conexos não seja abrangido por uma das fichas informativas constantes dessa portaria, fornece as informações aí indicadas.</w:t>
      </w:r>
    </w:p>
    <w:p w14:paraId="318ADEEF" w14:textId="6645BD8F" w:rsidR="008A4623" w:rsidRPr="00FC7A70"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agências de viagens e turismo que facilitam serviços de viagem conexos nos termos do disposto na alínea </w:t>
      </w:r>
      <w:r w:rsidRPr="007B52A7">
        <w:rPr>
          <w:rFonts w:ascii="Garamond" w:hAnsi="Garamond"/>
          <w:i/>
          <w:iCs/>
          <w:color w:val="000000" w:themeColor="text1"/>
          <w:szCs w:val="24"/>
        </w:rPr>
        <w:t>a)</w:t>
      </w:r>
      <w:r w:rsidRPr="00FC7A70">
        <w:rPr>
          <w:rFonts w:ascii="Garamond" w:hAnsi="Garamond"/>
          <w:color w:val="000000" w:themeColor="text1"/>
          <w:szCs w:val="24"/>
        </w:rPr>
        <w:t xml:space="preserve"> do n.º 1 do </w:t>
      </w:r>
      <w:r w:rsidR="001A5E46" w:rsidRPr="00FC7A70">
        <w:rPr>
          <w:rFonts w:ascii="Garamond" w:hAnsi="Garamond"/>
          <w:color w:val="000000" w:themeColor="text1"/>
          <w:szCs w:val="24"/>
        </w:rPr>
        <w:fldChar w:fldCharType="begin"/>
      </w:r>
      <w:r w:rsidR="001A5E46" w:rsidRPr="00FC7A70">
        <w:rPr>
          <w:rFonts w:ascii="Garamond" w:hAnsi="Garamond"/>
          <w:color w:val="000000" w:themeColor="text1"/>
          <w:szCs w:val="24"/>
        </w:rPr>
        <w:instrText xml:space="preserve"> REF _Ref225507260 \r \h </w:instrText>
      </w:r>
      <w:r w:rsidR="00FC7A70" w:rsidRPr="00FC7A70">
        <w:rPr>
          <w:rFonts w:ascii="Garamond" w:hAnsi="Garamond"/>
          <w:color w:val="000000" w:themeColor="text1"/>
          <w:szCs w:val="24"/>
        </w:rPr>
        <w:instrText xml:space="preserve"> \* MERGEFORMAT </w:instrText>
      </w:r>
      <w:r w:rsidR="001A5E46" w:rsidRPr="00FC7A70">
        <w:rPr>
          <w:rFonts w:ascii="Garamond" w:hAnsi="Garamond"/>
          <w:color w:val="000000" w:themeColor="text1"/>
          <w:szCs w:val="24"/>
        </w:rPr>
      </w:r>
      <w:r w:rsidR="001A5E46" w:rsidRPr="00FC7A70">
        <w:rPr>
          <w:rFonts w:ascii="Garamond" w:hAnsi="Garamond"/>
          <w:color w:val="000000" w:themeColor="text1"/>
          <w:szCs w:val="24"/>
        </w:rPr>
        <w:fldChar w:fldCharType="separate"/>
      </w:r>
      <w:r w:rsidR="009D4F47">
        <w:rPr>
          <w:rFonts w:ascii="Garamond" w:hAnsi="Garamond"/>
          <w:color w:val="000000" w:themeColor="text1"/>
          <w:szCs w:val="24"/>
        </w:rPr>
        <w:t>Artigo 85.º</w:t>
      </w:r>
      <w:r w:rsidR="001A5E46" w:rsidRPr="00FC7A70">
        <w:rPr>
          <w:rFonts w:ascii="Garamond" w:hAnsi="Garamond"/>
          <w:color w:val="000000" w:themeColor="text1"/>
          <w:szCs w:val="24"/>
        </w:rPr>
        <w:fldChar w:fldCharType="end"/>
      </w:r>
      <w:r w:rsidR="001A5E46" w:rsidRPr="00FC7A70">
        <w:rPr>
          <w:rFonts w:ascii="Garamond" w:hAnsi="Garamond"/>
          <w:color w:val="000000" w:themeColor="text1"/>
          <w:szCs w:val="24"/>
        </w:rPr>
        <w:t xml:space="preserve"> </w:t>
      </w:r>
      <w:r w:rsidRPr="00FC7A70">
        <w:rPr>
          <w:rFonts w:ascii="Garamond" w:hAnsi="Garamond"/>
          <w:color w:val="000000" w:themeColor="text1"/>
          <w:szCs w:val="24"/>
        </w:rPr>
        <w:t>devem garantir o reembolso de todos os pagamentos recebidos dos viajantes, na medida em que o serviço de viagem que faz parte de um serviço de viagem conexo não seja executado em consequência da sua insolvência.</w:t>
      </w:r>
    </w:p>
    <w:p w14:paraId="379751F0" w14:textId="3A4909B3" w:rsidR="008A4623" w:rsidRPr="00FC7A70"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 as agências de viagens e turismo referidas no número anterior forem a parte responsável pelo transporte dos passageiros, a garantia abrange também o repatriamento do viajante.</w:t>
      </w:r>
    </w:p>
    <w:p w14:paraId="432F393B" w14:textId="5B3F325C" w:rsidR="008A4623" w:rsidRPr="00FC7A70"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n.</w:t>
      </w:r>
      <w:r w:rsidRPr="007B52A7">
        <w:rPr>
          <w:rFonts w:ascii="Garamond" w:hAnsi="Garamond"/>
          <w:color w:val="000000" w:themeColor="text1"/>
          <w:szCs w:val="24"/>
        </w:rPr>
        <w:t>os</w:t>
      </w:r>
      <w:r w:rsidRPr="00FC7A70">
        <w:rPr>
          <w:rFonts w:ascii="Garamond" w:hAnsi="Garamond"/>
          <w:color w:val="000000" w:themeColor="text1"/>
          <w:szCs w:val="24"/>
        </w:rPr>
        <w:t xml:space="preserve"> 2 a 4 do </w:t>
      </w:r>
      <w:r w:rsidR="004976B7" w:rsidRPr="00FC7A70">
        <w:rPr>
          <w:rFonts w:ascii="Garamond" w:hAnsi="Garamond"/>
          <w:color w:val="000000" w:themeColor="text1"/>
          <w:szCs w:val="24"/>
        </w:rPr>
        <w:fldChar w:fldCharType="begin"/>
      </w:r>
      <w:r w:rsidR="004976B7" w:rsidRPr="00FC7A70">
        <w:rPr>
          <w:rFonts w:ascii="Garamond" w:hAnsi="Garamond"/>
          <w:color w:val="000000" w:themeColor="text1"/>
          <w:szCs w:val="24"/>
        </w:rPr>
        <w:instrText xml:space="preserve"> REF _Ref225507504 \r \h </w:instrText>
      </w:r>
      <w:r w:rsidR="00FC7A70" w:rsidRPr="00FC7A70">
        <w:rPr>
          <w:rFonts w:ascii="Garamond" w:hAnsi="Garamond"/>
          <w:color w:val="000000" w:themeColor="text1"/>
          <w:szCs w:val="24"/>
        </w:rPr>
        <w:instrText xml:space="preserve"> \* MERGEFORMAT </w:instrText>
      </w:r>
      <w:r w:rsidR="004976B7" w:rsidRPr="00FC7A70">
        <w:rPr>
          <w:rFonts w:ascii="Garamond" w:hAnsi="Garamond"/>
          <w:color w:val="000000" w:themeColor="text1"/>
          <w:szCs w:val="24"/>
        </w:rPr>
      </w:r>
      <w:r w:rsidR="004976B7" w:rsidRPr="00FC7A70">
        <w:rPr>
          <w:rFonts w:ascii="Garamond" w:hAnsi="Garamond"/>
          <w:color w:val="000000" w:themeColor="text1"/>
          <w:szCs w:val="24"/>
        </w:rPr>
        <w:fldChar w:fldCharType="separate"/>
      </w:r>
      <w:r w:rsidR="009D4F47">
        <w:rPr>
          <w:rFonts w:ascii="Garamond" w:hAnsi="Garamond"/>
          <w:color w:val="000000" w:themeColor="text1"/>
          <w:szCs w:val="24"/>
        </w:rPr>
        <w:t>Artigo 102.º</w:t>
      </w:r>
      <w:r w:rsidR="004976B7" w:rsidRPr="00FC7A70">
        <w:rPr>
          <w:rFonts w:ascii="Garamond" w:hAnsi="Garamond"/>
          <w:color w:val="000000" w:themeColor="text1"/>
          <w:szCs w:val="24"/>
        </w:rPr>
        <w:fldChar w:fldCharType="end"/>
      </w:r>
      <w:r w:rsidRPr="00FC7A70">
        <w:rPr>
          <w:rFonts w:ascii="Garamond" w:hAnsi="Garamond"/>
          <w:color w:val="000000" w:themeColor="text1"/>
          <w:szCs w:val="24"/>
        </w:rPr>
        <w:t xml:space="preserve"> são aplicáveis com as devidas adaptações.</w:t>
      </w:r>
    </w:p>
    <w:p w14:paraId="05B36C7F" w14:textId="760AA35F" w:rsidR="008A4623" w:rsidRPr="00FC7A70"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 o operador que facilitar os serviços de viagem conexos não cumprir os requisitos constantes dos números anteriores, são aplicáveis os direitos e obrigações previstos nos </w:t>
      </w:r>
      <w:r w:rsidR="009E694F" w:rsidRPr="00FC7A70">
        <w:rPr>
          <w:rFonts w:ascii="Garamond" w:hAnsi="Garamond"/>
          <w:color w:val="000000" w:themeColor="text1"/>
          <w:szCs w:val="24"/>
        </w:rPr>
        <w:fldChar w:fldCharType="begin"/>
      </w:r>
      <w:r w:rsidR="009E694F" w:rsidRPr="00FC7A70">
        <w:rPr>
          <w:rFonts w:ascii="Garamond" w:hAnsi="Garamond"/>
          <w:color w:val="000000" w:themeColor="text1"/>
          <w:szCs w:val="24"/>
        </w:rPr>
        <w:instrText xml:space="preserve"> REF _Ref225508553 \r \h </w:instrText>
      </w:r>
      <w:r w:rsidR="00FC7A70" w:rsidRPr="00FC7A70">
        <w:rPr>
          <w:rFonts w:ascii="Garamond" w:hAnsi="Garamond"/>
          <w:color w:val="000000" w:themeColor="text1"/>
          <w:szCs w:val="24"/>
        </w:rPr>
        <w:instrText xml:space="preserve"> \* MERGEFORMAT </w:instrText>
      </w:r>
      <w:r w:rsidR="009E694F" w:rsidRPr="00FC7A70">
        <w:rPr>
          <w:rFonts w:ascii="Garamond" w:hAnsi="Garamond"/>
          <w:color w:val="000000" w:themeColor="text1"/>
          <w:szCs w:val="24"/>
        </w:rPr>
      </w:r>
      <w:r w:rsidR="009E694F" w:rsidRPr="00FC7A70">
        <w:rPr>
          <w:rFonts w:ascii="Garamond" w:hAnsi="Garamond"/>
          <w:color w:val="000000" w:themeColor="text1"/>
          <w:szCs w:val="24"/>
        </w:rPr>
        <w:fldChar w:fldCharType="separate"/>
      </w:r>
      <w:r w:rsidR="009D4F47">
        <w:rPr>
          <w:rFonts w:ascii="Garamond" w:hAnsi="Garamond"/>
          <w:color w:val="000000" w:themeColor="text1"/>
          <w:szCs w:val="24"/>
        </w:rPr>
        <w:t>Artigo 95.º</w:t>
      </w:r>
      <w:r w:rsidR="009E694F" w:rsidRPr="00FC7A70">
        <w:rPr>
          <w:rFonts w:ascii="Garamond" w:hAnsi="Garamond"/>
          <w:color w:val="000000" w:themeColor="text1"/>
          <w:szCs w:val="24"/>
        </w:rPr>
        <w:fldChar w:fldCharType="end"/>
      </w:r>
      <w:r w:rsidR="009E694F" w:rsidRPr="00FC7A70">
        <w:rPr>
          <w:rFonts w:ascii="Garamond" w:hAnsi="Garamond"/>
          <w:color w:val="000000" w:themeColor="text1"/>
          <w:szCs w:val="24"/>
        </w:rPr>
        <w:t>,</w:t>
      </w:r>
      <w:r w:rsidR="00E5242F" w:rsidRPr="00FC7A70">
        <w:rPr>
          <w:rFonts w:ascii="Garamond" w:hAnsi="Garamond"/>
          <w:color w:val="000000" w:themeColor="text1"/>
          <w:szCs w:val="24"/>
        </w:rPr>
        <w:t xml:space="preserve"> </w:t>
      </w:r>
      <w:r w:rsidR="00E5242F" w:rsidRPr="00FC7A70">
        <w:rPr>
          <w:rFonts w:ascii="Garamond" w:hAnsi="Garamond"/>
          <w:color w:val="000000" w:themeColor="text1"/>
          <w:szCs w:val="24"/>
        </w:rPr>
        <w:fldChar w:fldCharType="begin"/>
      </w:r>
      <w:r w:rsidR="00E5242F" w:rsidRPr="00FC7A70">
        <w:rPr>
          <w:rFonts w:ascii="Garamond" w:hAnsi="Garamond"/>
          <w:color w:val="000000" w:themeColor="text1"/>
          <w:szCs w:val="24"/>
        </w:rPr>
        <w:instrText xml:space="preserve"> REF _Ref225508595 \r \h </w:instrText>
      </w:r>
      <w:r w:rsidR="00FC7A70" w:rsidRPr="00FC7A70">
        <w:rPr>
          <w:rFonts w:ascii="Garamond" w:hAnsi="Garamond"/>
          <w:color w:val="000000" w:themeColor="text1"/>
          <w:szCs w:val="24"/>
        </w:rPr>
        <w:instrText xml:space="preserve"> \* MERGEFORMAT </w:instrText>
      </w:r>
      <w:r w:rsidR="00E5242F" w:rsidRPr="00FC7A70">
        <w:rPr>
          <w:rFonts w:ascii="Garamond" w:hAnsi="Garamond"/>
          <w:color w:val="000000" w:themeColor="text1"/>
          <w:szCs w:val="24"/>
        </w:rPr>
      </w:r>
      <w:r w:rsidR="00E5242F" w:rsidRPr="00FC7A70">
        <w:rPr>
          <w:rFonts w:ascii="Garamond" w:hAnsi="Garamond"/>
          <w:color w:val="000000" w:themeColor="text1"/>
          <w:szCs w:val="24"/>
        </w:rPr>
        <w:fldChar w:fldCharType="separate"/>
      </w:r>
      <w:r w:rsidR="009D4F47">
        <w:rPr>
          <w:rFonts w:ascii="Garamond" w:hAnsi="Garamond"/>
          <w:color w:val="000000" w:themeColor="text1"/>
          <w:szCs w:val="24"/>
        </w:rPr>
        <w:t>Artigo 98.º</w:t>
      </w:r>
      <w:r w:rsidR="00E5242F" w:rsidRPr="00FC7A70">
        <w:rPr>
          <w:rFonts w:ascii="Garamond" w:hAnsi="Garamond"/>
          <w:color w:val="000000" w:themeColor="text1"/>
          <w:szCs w:val="24"/>
        </w:rPr>
        <w:fldChar w:fldCharType="end"/>
      </w:r>
      <w:r w:rsidRPr="00FC7A70">
        <w:rPr>
          <w:rFonts w:ascii="Garamond" w:hAnsi="Garamond"/>
          <w:color w:val="000000" w:themeColor="text1"/>
          <w:szCs w:val="24"/>
        </w:rPr>
        <w:t xml:space="preserve"> a</w:t>
      </w:r>
      <w:r w:rsidR="00E5242F" w:rsidRPr="00FC7A70">
        <w:rPr>
          <w:rFonts w:ascii="Garamond" w:hAnsi="Garamond"/>
          <w:color w:val="000000" w:themeColor="text1"/>
          <w:szCs w:val="24"/>
        </w:rPr>
        <w:t xml:space="preserve"> </w:t>
      </w:r>
      <w:r w:rsidR="00E5242F" w:rsidRPr="00FC7A70">
        <w:rPr>
          <w:rFonts w:ascii="Garamond" w:hAnsi="Garamond"/>
          <w:color w:val="000000" w:themeColor="text1"/>
          <w:szCs w:val="24"/>
        </w:rPr>
        <w:fldChar w:fldCharType="begin"/>
      </w:r>
      <w:r w:rsidR="00E5242F" w:rsidRPr="00FC7A70">
        <w:rPr>
          <w:rFonts w:ascii="Garamond" w:hAnsi="Garamond"/>
          <w:color w:val="000000" w:themeColor="text1"/>
          <w:szCs w:val="24"/>
        </w:rPr>
        <w:instrText xml:space="preserve"> REF _Ref225508624 \r \h </w:instrText>
      </w:r>
      <w:r w:rsidR="00FC7A70" w:rsidRPr="00FC7A70">
        <w:rPr>
          <w:rFonts w:ascii="Garamond" w:hAnsi="Garamond"/>
          <w:color w:val="000000" w:themeColor="text1"/>
          <w:szCs w:val="24"/>
        </w:rPr>
        <w:instrText xml:space="preserve"> \* MERGEFORMAT </w:instrText>
      </w:r>
      <w:r w:rsidR="00E5242F" w:rsidRPr="00FC7A70">
        <w:rPr>
          <w:rFonts w:ascii="Garamond" w:hAnsi="Garamond"/>
          <w:color w:val="000000" w:themeColor="text1"/>
          <w:szCs w:val="24"/>
        </w:rPr>
      </w:r>
      <w:r w:rsidR="00E5242F" w:rsidRPr="00FC7A70">
        <w:rPr>
          <w:rFonts w:ascii="Garamond" w:hAnsi="Garamond"/>
          <w:color w:val="000000" w:themeColor="text1"/>
          <w:szCs w:val="24"/>
        </w:rPr>
        <w:fldChar w:fldCharType="separate"/>
      </w:r>
      <w:r w:rsidR="009D4F47">
        <w:rPr>
          <w:rFonts w:ascii="Garamond" w:hAnsi="Garamond"/>
          <w:color w:val="000000" w:themeColor="text1"/>
          <w:szCs w:val="24"/>
        </w:rPr>
        <w:t>Artigo 101.º</w:t>
      </w:r>
      <w:r w:rsidR="00E5242F" w:rsidRPr="00FC7A70">
        <w:rPr>
          <w:rFonts w:ascii="Garamond" w:hAnsi="Garamond"/>
          <w:color w:val="000000" w:themeColor="text1"/>
          <w:szCs w:val="24"/>
        </w:rPr>
        <w:fldChar w:fldCharType="end"/>
      </w:r>
      <w:r w:rsidRPr="00FC7A70">
        <w:rPr>
          <w:rFonts w:ascii="Garamond" w:hAnsi="Garamond"/>
          <w:color w:val="000000" w:themeColor="text1"/>
          <w:szCs w:val="24"/>
        </w:rPr>
        <w:t xml:space="preserve"> e </w:t>
      </w:r>
      <w:r w:rsidR="00012085" w:rsidRPr="00FC7A70">
        <w:rPr>
          <w:rFonts w:ascii="Garamond" w:hAnsi="Garamond"/>
          <w:color w:val="000000" w:themeColor="text1"/>
          <w:szCs w:val="24"/>
        </w:rPr>
        <w:fldChar w:fldCharType="begin"/>
      </w:r>
      <w:r w:rsidR="00012085" w:rsidRPr="00FC7A70">
        <w:rPr>
          <w:rFonts w:ascii="Garamond" w:hAnsi="Garamond"/>
          <w:color w:val="000000" w:themeColor="text1"/>
          <w:szCs w:val="24"/>
        </w:rPr>
        <w:instrText xml:space="preserve"> REF _Ref225508697 \r \h </w:instrText>
      </w:r>
      <w:r w:rsidR="00FC7A70" w:rsidRPr="00FC7A70">
        <w:rPr>
          <w:rFonts w:ascii="Garamond" w:hAnsi="Garamond"/>
          <w:color w:val="000000" w:themeColor="text1"/>
          <w:szCs w:val="24"/>
        </w:rPr>
        <w:instrText xml:space="preserve"> \* MERGEFORMAT </w:instrText>
      </w:r>
      <w:r w:rsidR="00012085" w:rsidRPr="00FC7A70">
        <w:rPr>
          <w:rFonts w:ascii="Garamond" w:hAnsi="Garamond"/>
          <w:color w:val="000000" w:themeColor="text1"/>
          <w:szCs w:val="24"/>
        </w:rPr>
      </w:r>
      <w:r w:rsidR="00012085" w:rsidRPr="00FC7A70">
        <w:rPr>
          <w:rFonts w:ascii="Garamond" w:hAnsi="Garamond"/>
          <w:color w:val="000000" w:themeColor="text1"/>
          <w:szCs w:val="24"/>
        </w:rPr>
        <w:fldChar w:fldCharType="separate"/>
      </w:r>
      <w:r w:rsidR="009D4F47">
        <w:rPr>
          <w:rFonts w:ascii="Garamond" w:hAnsi="Garamond"/>
          <w:color w:val="000000" w:themeColor="text1"/>
          <w:szCs w:val="24"/>
        </w:rPr>
        <w:t>Artigo 105.º</w:t>
      </w:r>
      <w:r w:rsidR="00012085" w:rsidRPr="00FC7A70">
        <w:rPr>
          <w:rFonts w:ascii="Garamond" w:hAnsi="Garamond"/>
          <w:color w:val="000000" w:themeColor="text1"/>
          <w:szCs w:val="24"/>
        </w:rPr>
        <w:fldChar w:fldCharType="end"/>
      </w:r>
      <w:r w:rsidR="00BF618D" w:rsidRPr="00FC7A70">
        <w:rPr>
          <w:rFonts w:ascii="Garamond" w:hAnsi="Garamond"/>
          <w:color w:val="000000" w:themeColor="text1"/>
          <w:szCs w:val="24"/>
        </w:rPr>
        <w:t xml:space="preserve"> </w:t>
      </w:r>
      <w:r w:rsidRPr="00FC7A70">
        <w:rPr>
          <w:rFonts w:ascii="Garamond" w:hAnsi="Garamond"/>
          <w:color w:val="000000" w:themeColor="text1"/>
          <w:szCs w:val="24"/>
        </w:rPr>
        <w:t>relativamente aos serviços de viagem incluídos no serviço de viagem conexo.</w:t>
      </w:r>
    </w:p>
    <w:p w14:paraId="4F55F25E" w14:textId="7BCCB19E" w:rsidR="008A4623" w:rsidRPr="00FC7A70" w:rsidRDefault="008A4623"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Quando um serviço de viagem conexo resultar da celebração de um contrato entre um viajante e uma agência de viagens e turismo que não facilite o serviço de viagem conexo, essa agência deve informar a agência de viagens e turismo que facilita o serviço de viagem conexo da celebração do contrato correspondente. </w:t>
      </w:r>
    </w:p>
    <w:p w14:paraId="11E7B76C" w14:textId="2397D163" w:rsidR="00540CC2" w:rsidRPr="00FC7A70" w:rsidRDefault="00540CC2" w:rsidP="00DF7BBF">
      <w:pPr>
        <w:pStyle w:val="PargrafodaLista"/>
        <w:widowControl w:val="0"/>
        <w:numPr>
          <w:ilvl w:val="0"/>
          <w:numId w:val="38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no presente artigo constitui contraordenação económica grave, nos termos do RJCE, quando esteja em causa a situação prevista na alínea </w:t>
      </w:r>
      <w:r w:rsidRPr="007B52A7">
        <w:rPr>
          <w:rFonts w:ascii="Garamond" w:hAnsi="Garamond"/>
          <w:i/>
          <w:iCs/>
          <w:color w:val="000000" w:themeColor="text1"/>
          <w:szCs w:val="24"/>
        </w:rPr>
        <w:t>a)</w:t>
      </w:r>
      <w:r w:rsidRPr="00FC7A70">
        <w:rPr>
          <w:rFonts w:ascii="Garamond" w:hAnsi="Garamond"/>
          <w:color w:val="000000" w:themeColor="text1"/>
          <w:szCs w:val="24"/>
        </w:rPr>
        <w:t xml:space="preserve"> do n.º 1 do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_Ref225507260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85.º</w:t>
      </w:r>
      <w:r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288BC061" w14:textId="77777777" w:rsidR="00945604" w:rsidRPr="00FC7A70" w:rsidRDefault="00945604" w:rsidP="00DF7BBF">
      <w:pPr>
        <w:widowControl w:val="0"/>
        <w:spacing w:after="120"/>
        <w:rPr>
          <w:rFonts w:ascii="Garamond" w:hAnsi="Garamond"/>
          <w:color w:val="000000" w:themeColor="text1"/>
          <w:szCs w:val="24"/>
        </w:rPr>
      </w:pPr>
    </w:p>
    <w:p w14:paraId="6D3D4E25" w14:textId="70C530B0" w:rsidR="00007A53" w:rsidRPr="00FC7A70" w:rsidRDefault="00007A5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V</w:t>
      </w:r>
    </w:p>
    <w:p w14:paraId="63EBC11F" w14:textId="38C35DC5" w:rsidR="00007A53" w:rsidRPr="00FC7A70" w:rsidRDefault="00007A5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Responsabilidade das agências de viagens</w:t>
      </w:r>
    </w:p>
    <w:p w14:paraId="2EF7A337" w14:textId="77777777" w:rsidR="00007A53" w:rsidRPr="00FC7A70" w:rsidRDefault="00007A53" w:rsidP="00DF7BBF">
      <w:pPr>
        <w:widowControl w:val="0"/>
        <w:spacing w:after="120"/>
        <w:rPr>
          <w:rFonts w:ascii="Garamond" w:hAnsi="Garamond"/>
          <w:color w:val="000000" w:themeColor="text1"/>
          <w:szCs w:val="24"/>
        </w:rPr>
      </w:pPr>
    </w:p>
    <w:p w14:paraId="2F3FDCC3"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79" w:name="_Ref228446071"/>
    </w:p>
    <w:bookmarkEnd w:id="1479"/>
    <w:p w14:paraId="17D6CB7A"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Responsabilidade das agências de viagens</w:t>
      </w:r>
    </w:p>
    <w:p w14:paraId="2648BD0C" w14:textId="03E8828B"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As agências de viagens e turismo são responsáveis perante os seus clientes pela execução dos serviços de viagem incluídos no contrato de viagem, sem prejuízo do disposto nos números seguintes.</w:t>
      </w:r>
    </w:p>
    <w:p w14:paraId="4F8931E7" w14:textId="12229568"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Quando se tratar de viagens organizadas, as agências de viagens e turismo são responsáveis perante os seus clientes, ainda que os serviços devam ser executados por terceiros e sem prejuízo do direito de regresso, nos termos gerais aplicáveis.</w:t>
      </w:r>
    </w:p>
    <w:p w14:paraId="5D4C3BC4" w14:textId="1EDD4D25"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No caso de viagens organizadas, as agências de viagens e turismo organizadoras respondem solidariamente com as agências retalhistas.</w:t>
      </w:r>
    </w:p>
    <w:p w14:paraId="509DA7AB" w14:textId="6D40F90A"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Nos restantes serviços de viagens, as agências de viagens e turismo respondem pela correta emissão dos títulos de alojamento e de transporte e ainda pela escolha culposa dos prestadores de serviços, caso estes não tenham sido sugeridos pelo cliente.</w:t>
      </w:r>
    </w:p>
    <w:p w14:paraId="4B362050" w14:textId="390E3F3B"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As agências de viagens e turismo que intervenham como intermediárias em vendas ou reservas de serviços de viagem avulsos são responsáveis pelos erros de emissão dos respetivos títulos, mesmo nos casos decorrentes de deficiências técnicas nos sistemas de reservas que lhes sejam imputáveis.</w:t>
      </w:r>
    </w:p>
    <w:p w14:paraId="76828B0E" w14:textId="42E40A3D"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A agência de viagens e turismo é responsável por quaisquer erros devido a deficiências técnicas no sistema de reservas que lhe sejam imputáveis e, se tiver aceitado proceder à reserva de uma viagem organizada ou de serviços de viagem que façam parte de serviços de viagem conexos, pelos erros cometidos durante o processo de reserva.</w:t>
      </w:r>
    </w:p>
    <w:p w14:paraId="091D8ACE" w14:textId="62B65D13" w:rsidR="008A4623" w:rsidRPr="00115157" w:rsidRDefault="008A4623" w:rsidP="00DF7BBF">
      <w:pPr>
        <w:pStyle w:val="PargrafodaLista"/>
        <w:widowControl w:val="0"/>
        <w:numPr>
          <w:ilvl w:val="0"/>
          <w:numId w:val="387"/>
        </w:numPr>
        <w:spacing w:after="120"/>
        <w:ind w:left="426" w:hanging="426"/>
        <w:contextualSpacing w:val="0"/>
        <w:rPr>
          <w:rFonts w:ascii="Garamond" w:hAnsi="Garamond"/>
          <w:color w:val="000000" w:themeColor="text1"/>
          <w:szCs w:val="24"/>
        </w:rPr>
      </w:pPr>
      <w:r w:rsidRPr="00115157">
        <w:rPr>
          <w:rFonts w:ascii="Garamond" w:hAnsi="Garamond"/>
          <w:color w:val="000000" w:themeColor="text1"/>
          <w:szCs w:val="24"/>
        </w:rPr>
        <w:t>As agências de viagens e turismo não são responsáveis por erros na reserva que sejam imputáveis ao viajante ou que sejam causados por circunstâncias inevitáveis e excecionais.</w:t>
      </w:r>
    </w:p>
    <w:p w14:paraId="4D62B7E8"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C570A70"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Limites da responsabilidade das agências de viagens</w:t>
      </w:r>
    </w:p>
    <w:p w14:paraId="72384AE5" w14:textId="005A85C6" w:rsidR="008A4623" w:rsidRPr="007846D1" w:rsidRDefault="008A4623" w:rsidP="00DF7BBF">
      <w:pPr>
        <w:pStyle w:val="PargrafodaLista"/>
        <w:widowControl w:val="0"/>
        <w:numPr>
          <w:ilvl w:val="0"/>
          <w:numId w:val="388"/>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 responsabilidade da agência de viagens e turismo tem como limite o montante máximo exigível às entidades prestadoras dos serviços, nos termos da Convenção de Montreal, de 28 de maio de 1999, sobre transporte aéreo internacional, e da Convenção de Berna, de 1961, sobre transporte ferroviário.</w:t>
      </w:r>
    </w:p>
    <w:p w14:paraId="749E15B8" w14:textId="2A9FDA76" w:rsidR="008A4623" w:rsidRPr="007846D1" w:rsidRDefault="008A4623" w:rsidP="00DF7BBF">
      <w:pPr>
        <w:pStyle w:val="PargrafodaLista"/>
        <w:widowControl w:val="0"/>
        <w:numPr>
          <w:ilvl w:val="0"/>
          <w:numId w:val="388"/>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No que concerne aos transportes marítimos, a responsabilidade das agências de viagens e turismo, relativamente aos seus clientes, pela prestação de serviços de transporte, ou alojamento, quando for caso disso, por empresas de transportes marítimos, no caso de danos resultantes de dolo ou negligência destas, tem como limites os seguintes montantes:</w:t>
      </w:r>
    </w:p>
    <w:p w14:paraId="6FB42EA6" w14:textId="77777777" w:rsidR="008A4623" w:rsidRPr="00FC7A70" w:rsidRDefault="008A4623" w:rsidP="006F0ED3">
      <w:pPr>
        <w:widowControl w:val="0"/>
        <w:numPr>
          <w:ilvl w:val="0"/>
          <w:numId w:val="147"/>
        </w:numPr>
        <w:spacing w:after="120"/>
        <w:ind w:left="851" w:hanging="284"/>
        <w:rPr>
          <w:rFonts w:ascii="Garamond" w:hAnsi="Garamond"/>
          <w:color w:val="000000" w:themeColor="text1"/>
          <w:szCs w:val="24"/>
        </w:rPr>
      </w:pPr>
      <w:r w:rsidRPr="00FC7A70">
        <w:rPr>
          <w:rFonts w:ascii="Garamond" w:hAnsi="Garamond"/>
          <w:color w:val="000000" w:themeColor="text1"/>
          <w:szCs w:val="24"/>
        </w:rPr>
        <w:t>€ 441 436,00, em caso de morte ou danos corporais;</w:t>
      </w:r>
    </w:p>
    <w:p w14:paraId="6E6E8B6A" w14:textId="454C349A" w:rsidR="008A4623" w:rsidRPr="00FC7A70" w:rsidRDefault="008A4623" w:rsidP="006F0ED3">
      <w:pPr>
        <w:widowControl w:val="0"/>
        <w:numPr>
          <w:ilvl w:val="0"/>
          <w:numId w:val="147"/>
        </w:numPr>
        <w:spacing w:after="120"/>
        <w:ind w:left="851" w:hanging="284"/>
        <w:rPr>
          <w:rFonts w:ascii="Garamond" w:hAnsi="Garamond"/>
          <w:color w:val="000000" w:themeColor="text1"/>
          <w:szCs w:val="24"/>
        </w:rPr>
      </w:pPr>
      <w:r w:rsidRPr="00FC7A70">
        <w:rPr>
          <w:rFonts w:ascii="Garamond" w:hAnsi="Garamond"/>
          <w:color w:val="000000" w:themeColor="text1"/>
          <w:szCs w:val="24"/>
        </w:rPr>
        <w:t>€ 7</w:t>
      </w:r>
      <w:r w:rsidR="002D5431" w:rsidRPr="00FC7A70">
        <w:rPr>
          <w:rFonts w:ascii="Garamond" w:hAnsi="Garamond"/>
          <w:color w:val="000000" w:themeColor="text1"/>
          <w:szCs w:val="24"/>
        </w:rPr>
        <w:t xml:space="preserve"> </w:t>
      </w:r>
      <w:r w:rsidRPr="00FC7A70">
        <w:rPr>
          <w:rFonts w:ascii="Garamond" w:hAnsi="Garamond"/>
          <w:color w:val="000000" w:themeColor="text1"/>
          <w:szCs w:val="24"/>
        </w:rPr>
        <w:t>881,00, em caso de perda total ou parcial de bagagem ou da sua danificação;</w:t>
      </w:r>
    </w:p>
    <w:p w14:paraId="21E75E1E" w14:textId="77777777" w:rsidR="008A4623" w:rsidRPr="00FC7A70" w:rsidRDefault="008A4623" w:rsidP="006F0ED3">
      <w:pPr>
        <w:widowControl w:val="0"/>
        <w:numPr>
          <w:ilvl w:val="0"/>
          <w:numId w:val="147"/>
        </w:numPr>
        <w:spacing w:after="120"/>
        <w:ind w:left="851" w:hanging="284"/>
        <w:rPr>
          <w:rFonts w:ascii="Garamond" w:hAnsi="Garamond"/>
          <w:color w:val="000000" w:themeColor="text1"/>
          <w:szCs w:val="24"/>
        </w:rPr>
      </w:pPr>
      <w:r w:rsidRPr="00FC7A70">
        <w:rPr>
          <w:rFonts w:ascii="Garamond" w:hAnsi="Garamond"/>
          <w:color w:val="000000" w:themeColor="text1"/>
          <w:szCs w:val="24"/>
        </w:rPr>
        <w:t>€ 31 424,00, em caso de perda de veículo automóvel, incluindo a bagagem nele contida;</w:t>
      </w:r>
    </w:p>
    <w:p w14:paraId="44125B12" w14:textId="77777777" w:rsidR="008A4623" w:rsidRPr="00FC7A70" w:rsidRDefault="008A4623" w:rsidP="006F0ED3">
      <w:pPr>
        <w:widowControl w:val="0"/>
        <w:numPr>
          <w:ilvl w:val="0"/>
          <w:numId w:val="147"/>
        </w:numPr>
        <w:spacing w:after="120"/>
        <w:ind w:left="851" w:hanging="284"/>
        <w:rPr>
          <w:rFonts w:ascii="Garamond" w:hAnsi="Garamond"/>
          <w:color w:val="000000" w:themeColor="text1"/>
          <w:szCs w:val="24"/>
        </w:rPr>
      </w:pPr>
      <w:r w:rsidRPr="00FC7A70">
        <w:rPr>
          <w:rFonts w:ascii="Garamond" w:hAnsi="Garamond"/>
          <w:color w:val="000000" w:themeColor="text1"/>
          <w:szCs w:val="24"/>
        </w:rPr>
        <w:t>€ 10 375,00, em caso de perda de bagagem, acompanhada ou não, contida em veículo automóvel;</w:t>
      </w:r>
    </w:p>
    <w:p w14:paraId="0F3CA7E5" w14:textId="77777777" w:rsidR="008A4623" w:rsidRPr="00FC7A70" w:rsidRDefault="008A4623" w:rsidP="006F0ED3">
      <w:pPr>
        <w:widowControl w:val="0"/>
        <w:numPr>
          <w:ilvl w:val="0"/>
          <w:numId w:val="147"/>
        </w:numPr>
        <w:spacing w:after="120"/>
        <w:ind w:left="851" w:hanging="284"/>
        <w:rPr>
          <w:rFonts w:ascii="Garamond" w:hAnsi="Garamond"/>
          <w:color w:val="000000" w:themeColor="text1"/>
          <w:szCs w:val="24"/>
        </w:rPr>
      </w:pPr>
      <w:r w:rsidRPr="00FC7A70">
        <w:rPr>
          <w:rFonts w:ascii="Garamond" w:hAnsi="Garamond"/>
          <w:color w:val="000000" w:themeColor="text1"/>
          <w:szCs w:val="24"/>
        </w:rPr>
        <w:t>€ 1097,00, por danos na bagagem, em resultado da danificação do veículo automóvel.</w:t>
      </w:r>
    </w:p>
    <w:p w14:paraId="2501B451" w14:textId="33F2A2C0" w:rsidR="008A4623" w:rsidRPr="00FC7A70" w:rsidRDefault="008A4623" w:rsidP="00DF7BBF">
      <w:pPr>
        <w:pStyle w:val="PargrafodaLista"/>
        <w:widowControl w:val="0"/>
        <w:numPr>
          <w:ilvl w:val="0"/>
          <w:numId w:val="38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exista, a responsabilidade das agências de viagens e turismo pela deterioração, destruição e subtração de bagagens ou outros artigos, em estabelecimentos de alojamento turístico, enquanto o cliente aí se encontrar alojado, tem como limites:</w:t>
      </w:r>
    </w:p>
    <w:p w14:paraId="4D6F3CC6" w14:textId="01ACAAB9" w:rsidR="008A4623" w:rsidRPr="00FC7A70" w:rsidRDefault="008A4623" w:rsidP="006F0ED3">
      <w:pPr>
        <w:widowControl w:val="0"/>
        <w:numPr>
          <w:ilvl w:val="0"/>
          <w:numId w:val="148"/>
        </w:numPr>
        <w:spacing w:after="120"/>
        <w:ind w:left="851" w:hanging="284"/>
        <w:rPr>
          <w:rFonts w:ascii="Garamond" w:hAnsi="Garamond"/>
          <w:color w:val="000000" w:themeColor="text1"/>
          <w:szCs w:val="24"/>
        </w:rPr>
      </w:pPr>
      <w:r w:rsidRPr="00FC7A70">
        <w:rPr>
          <w:rFonts w:ascii="Garamond" w:hAnsi="Garamond"/>
          <w:color w:val="000000" w:themeColor="text1"/>
          <w:szCs w:val="24"/>
        </w:rPr>
        <w:t>€ 1</w:t>
      </w:r>
      <w:r w:rsidR="002D5431" w:rsidRPr="00FC7A70">
        <w:rPr>
          <w:rFonts w:ascii="Garamond" w:hAnsi="Garamond"/>
          <w:color w:val="000000" w:themeColor="text1"/>
          <w:szCs w:val="24"/>
        </w:rPr>
        <w:t xml:space="preserve"> </w:t>
      </w:r>
      <w:r w:rsidRPr="00FC7A70">
        <w:rPr>
          <w:rFonts w:ascii="Garamond" w:hAnsi="Garamond"/>
          <w:color w:val="000000" w:themeColor="text1"/>
          <w:szCs w:val="24"/>
        </w:rPr>
        <w:t>397,00, globalmente;</w:t>
      </w:r>
    </w:p>
    <w:p w14:paraId="3F7B5E5B" w14:textId="77777777" w:rsidR="008A4623" w:rsidRPr="00FC7A70" w:rsidRDefault="008A4623" w:rsidP="006F0ED3">
      <w:pPr>
        <w:widowControl w:val="0"/>
        <w:numPr>
          <w:ilvl w:val="0"/>
          <w:numId w:val="148"/>
        </w:numPr>
        <w:spacing w:after="120"/>
        <w:ind w:left="851" w:hanging="284"/>
        <w:rPr>
          <w:rFonts w:ascii="Garamond" w:hAnsi="Garamond"/>
          <w:color w:val="000000" w:themeColor="text1"/>
          <w:szCs w:val="24"/>
        </w:rPr>
      </w:pPr>
      <w:r w:rsidRPr="00FC7A70">
        <w:rPr>
          <w:rFonts w:ascii="Garamond" w:hAnsi="Garamond"/>
          <w:color w:val="000000" w:themeColor="text1"/>
          <w:szCs w:val="24"/>
        </w:rPr>
        <w:t>€ 449,00 por artigo;</w:t>
      </w:r>
    </w:p>
    <w:p w14:paraId="7ADFAE82" w14:textId="77777777" w:rsidR="008A4623" w:rsidRPr="00FC7A70" w:rsidRDefault="008A4623" w:rsidP="006F0ED3">
      <w:pPr>
        <w:widowControl w:val="0"/>
        <w:numPr>
          <w:ilvl w:val="0"/>
          <w:numId w:val="148"/>
        </w:numPr>
        <w:spacing w:after="120"/>
        <w:ind w:left="851" w:hanging="284"/>
        <w:rPr>
          <w:rFonts w:ascii="Garamond" w:hAnsi="Garamond"/>
          <w:color w:val="000000" w:themeColor="text1"/>
          <w:szCs w:val="24"/>
        </w:rPr>
      </w:pPr>
      <w:r w:rsidRPr="00FC7A70">
        <w:rPr>
          <w:rFonts w:ascii="Garamond" w:hAnsi="Garamond"/>
          <w:color w:val="000000" w:themeColor="text1"/>
          <w:szCs w:val="24"/>
        </w:rPr>
        <w:t>O valor declarado pelo cliente, quanto aos artigos depositados à guarda do estabelecimento de alojamento turístico.</w:t>
      </w:r>
    </w:p>
    <w:p w14:paraId="7236AF2E" w14:textId="3E94CC5E" w:rsidR="008A4623" w:rsidRDefault="008A4623" w:rsidP="00DF7BBF">
      <w:pPr>
        <w:pStyle w:val="PargrafodaLista"/>
        <w:widowControl w:val="0"/>
        <w:numPr>
          <w:ilvl w:val="0"/>
          <w:numId w:val="38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agências de viagens e turismo têm direito de regresso sobre os fornecedores de bens e serviços relativamente às quantias pagas no cumprimento da obrigação de indemnizar prevista nos números anteriores, nos termos gerais aplicáveis.</w:t>
      </w:r>
    </w:p>
    <w:p w14:paraId="1CF27524" w14:textId="77777777" w:rsidR="006F0ED3" w:rsidRPr="006F0ED3" w:rsidRDefault="006F0ED3" w:rsidP="006F0ED3">
      <w:pPr>
        <w:widowControl w:val="0"/>
        <w:spacing w:after="120"/>
        <w:rPr>
          <w:rFonts w:ascii="Garamond" w:hAnsi="Garamond"/>
          <w:color w:val="000000" w:themeColor="text1"/>
          <w:szCs w:val="24"/>
        </w:rPr>
      </w:pPr>
    </w:p>
    <w:p w14:paraId="36EB5E97" w14:textId="5EEAD520" w:rsidR="008A4623" w:rsidRPr="00FC7A70" w:rsidRDefault="008A4623" w:rsidP="00DF7BBF">
      <w:pPr>
        <w:pStyle w:val="PargrafodaLista"/>
        <w:widowControl w:val="0"/>
        <w:numPr>
          <w:ilvl w:val="0"/>
          <w:numId w:val="38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contrato de viagem pode limitar a indemnização a pagar, desde que esse limite não seja aplicável às lesões corporais, nem aos danos causados de forma deliberada ou por negligência e não represente menos do que o triplo do preço total da viagem organizada. </w:t>
      </w:r>
    </w:p>
    <w:p w14:paraId="4EFFEDC6" w14:textId="7AF6DD54" w:rsidR="00007A53" w:rsidRPr="00FC7A70" w:rsidRDefault="00007A5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V</w:t>
      </w:r>
    </w:p>
    <w:p w14:paraId="4B519255" w14:textId="0AF4AB5F" w:rsidR="00007A53" w:rsidRPr="00FC7A70" w:rsidRDefault="00007A5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Garantias dos viajantes</w:t>
      </w:r>
    </w:p>
    <w:p w14:paraId="7E988977"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80" w:name="_Ref225507301"/>
    </w:p>
    <w:bookmarkEnd w:id="1480"/>
    <w:p w14:paraId="3FD7E88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Fundo de garantia de viagens e turismo</w:t>
      </w:r>
    </w:p>
    <w:p w14:paraId="59005038" w14:textId="0148FFB4" w:rsidR="008A4623" w:rsidRPr="007846D1"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 xml:space="preserve">O </w:t>
      </w:r>
      <w:r w:rsidR="00BF1CEB" w:rsidRPr="007846D1">
        <w:rPr>
          <w:rFonts w:ascii="Garamond" w:hAnsi="Garamond"/>
          <w:color w:val="000000" w:themeColor="text1"/>
          <w:szCs w:val="24"/>
        </w:rPr>
        <w:t>F</w:t>
      </w:r>
      <w:r w:rsidRPr="007846D1">
        <w:rPr>
          <w:rFonts w:ascii="Garamond" w:hAnsi="Garamond"/>
          <w:color w:val="000000" w:themeColor="text1"/>
          <w:szCs w:val="24"/>
        </w:rPr>
        <w:t xml:space="preserve">undo de </w:t>
      </w:r>
      <w:r w:rsidR="00BF1CEB" w:rsidRPr="007846D1">
        <w:rPr>
          <w:rFonts w:ascii="Garamond" w:hAnsi="Garamond"/>
          <w:color w:val="000000" w:themeColor="text1"/>
          <w:szCs w:val="24"/>
        </w:rPr>
        <w:t>G</w:t>
      </w:r>
      <w:r w:rsidRPr="007846D1">
        <w:rPr>
          <w:rFonts w:ascii="Garamond" w:hAnsi="Garamond"/>
          <w:color w:val="000000" w:themeColor="text1"/>
          <w:szCs w:val="24"/>
        </w:rPr>
        <w:t xml:space="preserve">arantia de </w:t>
      </w:r>
      <w:r w:rsidR="00BF1CEB" w:rsidRPr="007846D1">
        <w:rPr>
          <w:rFonts w:ascii="Garamond" w:hAnsi="Garamond"/>
          <w:color w:val="000000" w:themeColor="text1"/>
          <w:szCs w:val="24"/>
        </w:rPr>
        <w:t>V</w:t>
      </w:r>
      <w:r w:rsidRPr="007846D1">
        <w:rPr>
          <w:rFonts w:ascii="Garamond" w:hAnsi="Garamond"/>
          <w:color w:val="000000" w:themeColor="text1"/>
          <w:szCs w:val="24"/>
        </w:rPr>
        <w:t xml:space="preserve">iagens e </w:t>
      </w:r>
      <w:r w:rsidR="00BF1CEB" w:rsidRPr="007846D1">
        <w:rPr>
          <w:rFonts w:ascii="Garamond" w:hAnsi="Garamond"/>
          <w:color w:val="000000" w:themeColor="text1"/>
          <w:szCs w:val="24"/>
        </w:rPr>
        <w:t>T</w:t>
      </w:r>
      <w:r w:rsidRPr="007846D1">
        <w:rPr>
          <w:rFonts w:ascii="Garamond" w:hAnsi="Garamond"/>
          <w:color w:val="000000" w:themeColor="text1"/>
          <w:szCs w:val="24"/>
        </w:rPr>
        <w:t>urismo (FGVT), criado ao abrigo do Decreto-Lei n.º 61/2011, de 6 de maio</w:t>
      </w:r>
      <w:del w:id="1481" w:author="Maria João Torres" w:date="2026-09-01T15:50:00Z" w16du:dateUtc="2026-09-01T14:50:00Z">
        <w:r w:rsidRPr="007846D1" w:rsidDel="00F25669">
          <w:rPr>
            <w:rFonts w:ascii="Garamond" w:hAnsi="Garamond"/>
            <w:color w:val="000000" w:themeColor="text1"/>
            <w:szCs w:val="24"/>
          </w:rPr>
          <w:delText>, na sua redação atual</w:delText>
        </w:r>
      </w:del>
      <w:r w:rsidRPr="007846D1">
        <w:rPr>
          <w:rFonts w:ascii="Garamond" w:hAnsi="Garamond"/>
          <w:color w:val="000000" w:themeColor="text1"/>
          <w:szCs w:val="24"/>
        </w:rPr>
        <w:t>, mantém-se em vigor, sendo regulado nos termos do presente artigo.</w:t>
      </w:r>
    </w:p>
    <w:p w14:paraId="7C1251A0" w14:textId="1D84526D" w:rsidR="008A4623" w:rsidRPr="007846D1"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O FGVT é dotado de personalidade jurídica e de autonomia administrativa, patrimonial e financeira.</w:t>
      </w:r>
    </w:p>
    <w:p w14:paraId="65D26CCC" w14:textId="571DDF52" w:rsidR="008A4623" w:rsidRPr="007846D1"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O FGVT tem o montante mínimo de € 4 000 000,00 e responde solidariamente pelos créditos dos viajantes relativamente ao incumprimento de serviços contratados a agências de viagens e turismo, e satisfazem:</w:t>
      </w:r>
    </w:p>
    <w:p w14:paraId="54A4A9BF" w14:textId="77777777" w:rsidR="008A4623" w:rsidRPr="00FC7A70" w:rsidRDefault="008A4623" w:rsidP="006F0ED3">
      <w:pPr>
        <w:widowControl w:val="0"/>
        <w:numPr>
          <w:ilvl w:val="0"/>
          <w:numId w:val="149"/>
        </w:numPr>
        <w:spacing w:after="120"/>
        <w:ind w:left="851" w:hanging="284"/>
        <w:rPr>
          <w:rFonts w:ascii="Garamond" w:hAnsi="Garamond"/>
          <w:color w:val="000000" w:themeColor="text1"/>
          <w:szCs w:val="24"/>
        </w:rPr>
      </w:pPr>
      <w:r w:rsidRPr="00FC7A70">
        <w:rPr>
          <w:rFonts w:ascii="Garamond" w:hAnsi="Garamond"/>
          <w:color w:val="000000" w:themeColor="text1"/>
          <w:szCs w:val="24"/>
        </w:rPr>
        <w:t>O reembolso dos pagamentos efetuados pelos viajantes ou por conta destes na medida em que os serviços contratados não sejam prestados por força da insolvência da agência de viagens e turismo;</w:t>
      </w:r>
    </w:p>
    <w:p w14:paraId="4C10E3D8" w14:textId="77777777" w:rsidR="008A4623" w:rsidRPr="00FC7A70" w:rsidRDefault="008A4623" w:rsidP="006F0ED3">
      <w:pPr>
        <w:widowControl w:val="0"/>
        <w:numPr>
          <w:ilvl w:val="0"/>
          <w:numId w:val="149"/>
        </w:numPr>
        <w:spacing w:after="120"/>
        <w:ind w:left="851" w:hanging="284"/>
        <w:rPr>
          <w:rFonts w:ascii="Garamond" w:hAnsi="Garamond"/>
          <w:color w:val="000000" w:themeColor="text1"/>
          <w:szCs w:val="24"/>
        </w:rPr>
      </w:pPr>
      <w:r w:rsidRPr="00FC7A70">
        <w:rPr>
          <w:rFonts w:ascii="Garamond" w:hAnsi="Garamond"/>
          <w:color w:val="000000" w:themeColor="text1"/>
          <w:szCs w:val="24"/>
        </w:rPr>
        <w:t>O reembolso dos montantes entregues pelos viajantes referentes ao incumprimento ou cumprimento defeituoso de contratos celebrados com agências de viagens e turismo;</w:t>
      </w:r>
    </w:p>
    <w:p w14:paraId="3F01BF0B" w14:textId="77777777" w:rsidR="008A4623" w:rsidRDefault="008A4623" w:rsidP="006F0ED3">
      <w:pPr>
        <w:widowControl w:val="0"/>
        <w:numPr>
          <w:ilvl w:val="0"/>
          <w:numId w:val="149"/>
        </w:numPr>
        <w:spacing w:after="120"/>
        <w:ind w:left="851" w:hanging="284"/>
        <w:rPr>
          <w:rFonts w:ascii="Garamond" w:hAnsi="Garamond"/>
          <w:color w:val="000000" w:themeColor="text1"/>
          <w:szCs w:val="24"/>
        </w:rPr>
      </w:pPr>
      <w:r w:rsidRPr="00FC7A70">
        <w:rPr>
          <w:rFonts w:ascii="Garamond" w:hAnsi="Garamond"/>
          <w:color w:val="000000" w:themeColor="text1"/>
          <w:szCs w:val="24"/>
        </w:rPr>
        <w:t>O reembolso das despesas suplementares suportadas pelos clientes em consequência da não prestação dos serviços ou da sua prestação defeituosa.</w:t>
      </w:r>
    </w:p>
    <w:p w14:paraId="0BD2CC61" w14:textId="77777777" w:rsidR="006F0ED3" w:rsidRPr="00FC7A70" w:rsidRDefault="006F0ED3" w:rsidP="006F0ED3">
      <w:pPr>
        <w:widowControl w:val="0"/>
        <w:spacing w:after="120"/>
        <w:rPr>
          <w:rFonts w:ascii="Garamond" w:hAnsi="Garamond"/>
          <w:color w:val="000000" w:themeColor="text1"/>
          <w:szCs w:val="24"/>
        </w:rPr>
      </w:pPr>
    </w:p>
    <w:p w14:paraId="410AE036" w14:textId="7CAAA47E" w:rsidR="008A4623" w:rsidRPr="00FC7A70"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Podem acionar o FGVT os viajantes que não estejam abrangidos por um acordo geral para a organização de viagens de negócios.</w:t>
      </w:r>
    </w:p>
    <w:p w14:paraId="594861F0" w14:textId="4464EB11" w:rsidR="008A4623" w:rsidRPr="00FC7A70"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Ficam excluídos do âmbito do FGVT o pagamento dos créditos dos viajantes:</w:t>
      </w:r>
    </w:p>
    <w:p w14:paraId="48E22AB9" w14:textId="77777777" w:rsidR="008A4623" w:rsidRPr="00FC7A70" w:rsidRDefault="008A4623" w:rsidP="006F0ED3">
      <w:pPr>
        <w:widowControl w:val="0"/>
        <w:numPr>
          <w:ilvl w:val="0"/>
          <w:numId w:val="150"/>
        </w:numPr>
        <w:spacing w:after="120"/>
        <w:ind w:left="851" w:hanging="284"/>
        <w:rPr>
          <w:rFonts w:ascii="Garamond" w:hAnsi="Garamond"/>
          <w:color w:val="000000" w:themeColor="text1"/>
          <w:szCs w:val="24"/>
        </w:rPr>
      </w:pPr>
      <w:r w:rsidRPr="00FC7A70">
        <w:rPr>
          <w:rFonts w:ascii="Garamond" w:hAnsi="Garamond"/>
          <w:color w:val="000000" w:themeColor="text1"/>
          <w:szCs w:val="24"/>
        </w:rPr>
        <w:t>Relativos à compra isolada de bilhetes de avião;</w:t>
      </w:r>
    </w:p>
    <w:p w14:paraId="278DE2AF" w14:textId="77777777" w:rsidR="008A4623" w:rsidRPr="00FC7A70" w:rsidRDefault="008A4623" w:rsidP="006F0ED3">
      <w:pPr>
        <w:widowControl w:val="0"/>
        <w:numPr>
          <w:ilvl w:val="0"/>
          <w:numId w:val="150"/>
        </w:numPr>
        <w:spacing w:after="120"/>
        <w:ind w:left="851" w:hanging="284"/>
        <w:rPr>
          <w:rFonts w:ascii="Garamond" w:hAnsi="Garamond"/>
          <w:color w:val="000000" w:themeColor="text1"/>
          <w:szCs w:val="24"/>
        </w:rPr>
      </w:pPr>
      <w:r w:rsidRPr="00FC7A70">
        <w:rPr>
          <w:rFonts w:ascii="Garamond" w:hAnsi="Garamond"/>
          <w:color w:val="000000" w:themeColor="text1"/>
          <w:szCs w:val="24"/>
        </w:rPr>
        <w:t>Que tenham viajado com base num acordo geral para a organização de viagens de negócios.</w:t>
      </w:r>
    </w:p>
    <w:p w14:paraId="093E277F" w14:textId="750F70DE" w:rsidR="008A4623" w:rsidRPr="00FC7A70"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gestão do FGVT cabe ao Estado, representado pelo Turismo de Portugal, I. P., com o apoio, não remunerado, de um conselho geral que integra representantes das agências de viagens e turismo e dos viajantes, em termos a regulamentar por portaria do membro do Governo responsável pela área do turismo.</w:t>
      </w:r>
    </w:p>
    <w:p w14:paraId="307DF766" w14:textId="7C9A470A" w:rsidR="008A4623" w:rsidRPr="00FC7A70"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gestão do FGVT pode ser atribuída pelo Turismo de Portugal, I. P., ouvido o conselho geral do FGVT, a uma sociedade financeira, com respeito pelas normas aplicáveis à contratação pública.</w:t>
      </w:r>
    </w:p>
    <w:p w14:paraId="6B88C9BC" w14:textId="6E29D310" w:rsidR="008A4623" w:rsidRPr="00FC7A70" w:rsidRDefault="008A4623" w:rsidP="00DF7BBF">
      <w:pPr>
        <w:pStyle w:val="PargrafodaLista"/>
        <w:widowControl w:val="0"/>
        <w:numPr>
          <w:ilvl w:val="0"/>
          <w:numId w:val="38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receitas decorrentes da gestão do FGVT revertem para o mesmo.</w:t>
      </w:r>
    </w:p>
    <w:p w14:paraId="79B02EA6"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82" w:name="_Ref225951989"/>
    </w:p>
    <w:bookmarkEnd w:id="1482"/>
    <w:p w14:paraId="05C6127A"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Financiamento do fundo de garantia de viagens e turismo</w:t>
      </w:r>
    </w:p>
    <w:p w14:paraId="1ABF953C" w14:textId="3A90FAEB" w:rsidR="008A4623" w:rsidRPr="007846D1" w:rsidRDefault="008A4623" w:rsidP="00DF7BBF">
      <w:pPr>
        <w:pStyle w:val="PargrafodaLista"/>
        <w:widowControl w:val="0"/>
        <w:numPr>
          <w:ilvl w:val="0"/>
          <w:numId w:val="390"/>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 xml:space="preserve">O financiamento do FGVT é assegurado pelas agências de viagens e turismo, mediante uma contribuição única de € </w:t>
      </w:r>
      <w:r w:rsidR="00E80CFC" w:rsidRPr="007846D1">
        <w:rPr>
          <w:rFonts w:ascii="Garamond" w:hAnsi="Garamond"/>
          <w:color w:val="000000" w:themeColor="text1"/>
          <w:szCs w:val="24"/>
        </w:rPr>
        <w:t>2</w:t>
      </w:r>
      <w:r w:rsidRPr="007846D1">
        <w:rPr>
          <w:rFonts w:ascii="Garamond" w:hAnsi="Garamond"/>
          <w:color w:val="000000" w:themeColor="text1"/>
          <w:szCs w:val="24"/>
        </w:rPr>
        <w:t xml:space="preserve"> </w:t>
      </w:r>
      <w:r w:rsidR="00E80CFC" w:rsidRPr="007846D1">
        <w:rPr>
          <w:rFonts w:ascii="Garamond" w:hAnsi="Garamond"/>
          <w:color w:val="000000" w:themeColor="text1"/>
          <w:szCs w:val="24"/>
        </w:rPr>
        <w:t>5</w:t>
      </w:r>
      <w:r w:rsidRPr="007846D1">
        <w:rPr>
          <w:rFonts w:ascii="Garamond" w:hAnsi="Garamond"/>
          <w:color w:val="000000" w:themeColor="text1"/>
          <w:szCs w:val="24"/>
        </w:rPr>
        <w:t>00,00, a prestar no momento da apresentação da comunicação prévia.</w:t>
      </w:r>
    </w:p>
    <w:p w14:paraId="42CCDA24" w14:textId="41D7F461" w:rsidR="008A4623" w:rsidRPr="007846D1" w:rsidRDefault="008A4623" w:rsidP="00DF7BBF">
      <w:pPr>
        <w:pStyle w:val="PargrafodaLista"/>
        <w:widowControl w:val="0"/>
        <w:numPr>
          <w:ilvl w:val="0"/>
          <w:numId w:val="390"/>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Sempre que o FGVT atinja um valor inferior a € 3 000 000,00, as agências de viagens e turismo são notificadas pelo Turismo de Portugal, I. P., para prestarem contribuição adicional, nos termos do quadro único aprovado por despacho pelo presidente do Turismo de Portugal, I.P, e na proporção estabelecida, até que o FGVT atinja o seu valor mínimo de € 4 000 000,00.</w:t>
      </w:r>
    </w:p>
    <w:p w14:paraId="47D96B86" w14:textId="23D452F2" w:rsidR="008A4623" w:rsidRPr="007846D1" w:rsidRDefault="008A4623" w:rsidP="00DF7BBF">
      <w:pPr>
        <w:pStyle w:val="PargrafodaLista"/>
        <w:widowControl w:val="0"/>
        <w:numPr>
          <w:ilvl w:val="0"/>
          <w:numId w:val="390"/>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 contribuição referida no número anterior é efetuada no prazo de 30 dias a contar da data da notificação do Turismo de Portugal, I. P., devendo em simultâneo a agência de viagens e turismo facultar o acesso à informação empresarial simplificada que tenha apresentado para efeitos fiscais, para comprovação do respetivo volume de negócios e apuramento do escalão aplicável e respetivo montante a contribuir, nos termos do número anterior.</w:t>
      </w:r>
    </w:p>
    <w:p w14:paraId="7AFEC25A" w14:textId="1AA30149" w:rsidR="008A4623" w:rsidRPr="007846D1" w:rsidRDefault="008A4623" w:rsidP="00DF7BBF">
      <w:pPr>
        <w:pStyle w:val="PargrafodaLista"/>
        <w:widowControl w:val="0"/>
        <w:numPr>
          <w:ilvl w:val="0"/>
          <w:numId w:val="390"/>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As agências de viagens e turismo que não prestem a contribuição adicional no prazo referido no número anterior, ficam impedidas de exercer a sua atividade até que a mesma seja prestada.</w:t>
      </w:r>
    </w:p>
    <w:p w14:paraId="1A72EC43" w14:textId="758BA548" w:rsidR="008A4623" w:rsidRPr="007846D1" w:rsidRDefault="008A4623" w:rsidP="00DF7BBF">
      <w:pPr>
        <w:pStyle w:val="PargrafodaLista"/>
        <w:widowControl w:val="0"/>
        <w:numPr>
          <w:ilvl w:val="0"/>
          <w:numId w:val="390"/>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 atividade das agências de viagens e turismo sem a prestação da contribuição única referida nos números anteriores, constitui contraordenação económica muito grave, punível nos termos do RJCE.</w:t>
      </w:r>
    </w:p>
    <w:p w14:paraId="247AC4EF" w14:textId="77777777" w:rsidR="00945604" w:rsidRPr="00FC7A70" w:rsidRDefault="00945604" w:rsidP="00DF7BBF">
      <w:pPr>
        <w:widowControl w:val="0"/>
        <w:spacing w:after="120"/>
        <w:rPr>
          <w:rFonts w:ascii="Garamond" w:hAnsi="Garamond"/>
          <w:color w:val="000000" w:themeColor="text1"/>
          <w:szCs w:val="24"/>
        </w:rPr>
      </w:pPr>
    </w:p>
    <w:p w14:paraId="45DE79A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commentRangeStart w:id="1483"/>
      <w:commentRangeStart w:id="1484"/>
    </w:p>
    <w:p w14:paraId="0CD3AB3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Acionamento do fundo de garantias de viagens e turismo</w:t>
      </w:r>
    </w:p>
    <w:p w14:paraId="2F5B4448" w14:textId="3E50CCAA" w:rsidR="008A4623" w:rsidRPr="007846D1" w:rsidRDefault="008A4623" w:rsidP="00DF7BBF">
      <w:pPr>
        <w:pStyle w:val="PargrafodaLista"/>
        <w:widowControl w:val="0"/>
        <w:numPr>
          <w:ilvl w:val="0"/>
          <w:numId w:val="391"/>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Os viajantes interessados em obter a satisfação de créditos resultantes do incumprimento de contratos celebrados com agências de viagens e turismo podem acionar o FGVT por requerimento escrito dirigido ao Turismo de Portugal, I. P., devendo apresentar, em alternativa:</w:t>
      </w:r>
    </w:p>
    <w:p w14:paraId="5B574195" w14:textId="77777777" w:rsidR="008A4623" w:rsidRPr="00FC7A70" w:rsidRDefault="008A4623" w:rsidP="006F0ED3">
      <w:pPr>
        <w:widowControl w:val="0"/>
        <w:numPr>
          <w:ilvl w:val="0"/>
          <w:numId w:val="151"/>
        </w:numPr>
        <w:spacing w:after="120"/>
        <w:ind w:left="851" w:hanging="284"/>
        <w:rPr>
          <w:rFonts w:ascii="Garamond" w:hAnsi="Garamond"/>
          <w:color w:val="000000" w:themeColor="text1"/>
          <w:szCs w:val="24"/>
        </w:rPr>
      </w:pPr>
      <w:r w:rsidRPr="00FC7A70">
        <w:rPr>
          <w:rFonts w:ascii="Garamond" w:hAnsi="Garamond"/>
          <w:color w:val="000000" w:themeColor="text1"/>
          <w:szCs w:val="24"/>
        </w:rPr>
        <w:t>Sentença judicial ou decisão arbitral transitada em julgado, da qual conste o montante da dívida exigível, certa e líquida;</w:t>
      </w:r>
    </w:p>
    <w:p w14:paraId="3D7BCE01" w14:textId="465DADDB" w:rsidR="008A4623" w:rsidRPr="00FC7A70" w:rsidRDefault="008A4623" w:rsidP="006F0ED3">
      <w:pPr>
        <w:widowControl w:val="0"/>
        <w:numPr>
          <w:ilvl w:val="0"/>
          <w:numId w:val="151"/>
        </w:numPr>
        <w:spacing w:after="120"/>
        <w:ind w:left="851" w:hanging="284"/>
        <w:rPr>
          <w:rFonts w:ascii="Garamond" w:hAnsi="Garamond"/>
          <w:color w:val="000000" w:themeColor="text1"/>
          <w:szCs w:val="24"/>
        </w:rPr>
      </w:pPr>
      <w:r w:rsidRPr="00FC7A70">
        <w:rPr>
          <w:rFonts w:ascii="Garamond" w:hAnsi="Garamond"/>
          <w:color w:val="000000" w:themeColor="text1"/>
          <w:szCs w:val="24"/>
        </w:rPr>
        <w:t>Decisão de uma Entidade de Resolução Alternativa de Litígios (RAL) que se encontre inscrita na lista respetiva, nos termos da Lei n.º 144/2015, de 8 de setembro</w:t>
      </w:r>
      <w:del w:id="1485" w:author="Maria João Torres" w:date="2026-09-01T15:50:00Z" w16du:dateUtc="2026-09-01T14:50: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da qual conste o montante da dívida exigível, certa e líquida.</w:t>
      </w:r>
    </w:p>
    <w:p w14:paraId="519AC87D" w14:textId="307E49AD" w:rsidR="008A4623" w:rsidRPr="00FC7A70" w:rsidRDefault="008A4623" w:rsidP="00DF7BBF">
      <w:pPr>
        <w:pStyle w:val="PargrafodaLista"/>
        <w:widowControl w:val="0"/>
        <w:numPr>
          <w:ilvl w:val="0"/>
          <w:numId w:val="3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Turismo de Portugal, I. P., notifica as agências de viagens e turismo organizadora e retalhista responsáveis para proceder ao pagamento da quantia devida no prazo de 10 dias.</w:t>
      </w:r>
    </w:p>
    <w:p w14:paraId="3A0A523B" w14:textId="32D37A63" w:rsidR="008A4623" w:rsidRPr="00FC7A70" w:rsidRDefault="008A4623" w:rsidP="00DF7BBF">
      <w:pPr>
        <w:pStyle w:val="PargrafodaLista"/>
        <w:widowControl w:val="0"/>
        <w:numPr>
          <w:ilvl w:val="0"/>
          <w:numId w:val="3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Na ausência de pagamento nos termos previstos no número anterior, o Turismo de Portugal, I. P. aciona o FGVT procedendo ao pagamento da quantia devida, devendo a agência ou agências de viagens e turismo responsáveis repor o montante utilizado, no prazo máximo de 15 dias, a contar da data do pagamento pelo FGVT.</w:t>
      </w:r>
    </w:p>
    <w:p w14:paraId="39016DB6" w14:textId="6798D87F" w:rsidR="008A4623" w:rsidRPr="00FC7A70" w:rsidRDefault="008A4623" w:rsidP="00DF7BBF">
      <w:pPr>
        <w:pStyle w:val="PargrafodaLista"/>
        <w:widowControl w:val="0"/>
        <w:numPr>
          <w:ilvl w:val="0"/>
          <w:numId w:val="39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número anterior constitui contraordenação económica grave, punível nos termos do RJCE.</w:t>
      </w:r>
      <w:commentRangeEnd w:id="1483"/>
      <w:r w:rsidR="006002E3" w:rsidRPr="00FC7A70">
        <w:rPr>
          <w:rStyle w:val="Refdecomentrio"/>
          <w:rFonts w:ascii="Garamond" w:hAnsi="Garamond"/>
          <w:color w:val="000000" w:themeColor="text1"/>
          <w:sz w:val="24"/>
          <w:szCs w:val="24"/>
        </w:rPr>
        <w:commentReference w:id="1483"/>
      </w:r>
      <w:commentRangeEnd w:id="1484"/>
      <w:r w:rsidRPr="00FC7A70">
        <w:rPr>
          <w:rStyle w:val="Refdecomentrio"/>
          <w:rFonts w:ascii="Garamond" w:hAnsi="Garamond"/>
          <w:color w:val="000000" w:themeColor="text1"/>
          <w:sz w:val="24"/>
          <w:szCs w:val="24"/>
        </w:rPr>
        <w:commentReference w:id="1484"/>
      </w:r>
    </w:p>
    <w:p w14:paraId="4B5B4DCE" w14:textId="77777777" w:rsidR="008A4623" w:rsidRPr="00FC7A70" w:rsidRDefault="008A4623" w:rsidP="00DF7BBF">
      <w:pPr>
        <w:widowControl w:val="0"/>
        <w:spacing w:after="120"/>
        <w:rPr>
          <w:rFonts w:ascii="Garamond" w:eastAsiaTheme="majorEastAsia" w:hAnsi="Garamond" w:cstheme="majorBidi"/>
          <w:color w:val="000000" w:themeColor="text1"/>
          <w:szCs w:val="24"/>
        </w:rPr>
      </w:pPr>
    </w:p>
    <w:p w14:paraId="08C4AE02" w14:textId="3459050C" w:rsidR="008A4623"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VI</w:t>
      </w:r>
      <w:r w:rsidR="0048570B" w:rsidRPr="00FC7A70">
        <w:rPr>
          <w:rFonts w:ascii="Garamond" w:hAnsi="Garamond"/>
          <w:smallCaps/>
          <w:color w:val="000000" w:themeColor="text1"/>
          <w:szCs w:val="24"/>
        </w:rPr>
        <w:t>I</w:t>
      </w:r>
    </w:p>
    <w:p w14:paraId="79458729" w14:textId="77777777" w:rsidR="00D42425" w:rsidRPr="00FC7A70" w:rsidRDefault="00D42425" w:rsidP="00DF7BBF">
      <w:pPr>
        <w:widowControl w:val="0"/>
        <w:spacing w:after="120"/>
        <w:jc w:val="center"/>
        <w:outlineLvl w:val="0"/>
        <w:rPr>
          <w:rFonts w:ascii="Garamond" w:hAnsi="Garamond"/>
          <w:smallCaps/>
          <w:color w:val="000000" w:themeColor="text1"/>
          <w:szCs w:val="24"/>
        </w:rPr>
      </w:pPr>
    </w:p>
    <w:p w14:paraId="7C5431DA"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Animação turística</w:t>
      </w:r>
    </w:p>
    <w:p w14:paraId="69B7E0E6" w14:textId="77777777" w:rsidR="00191A8D" w:rsidRPr="00FC7A70" w:rsidRDefault="00191A8D" w:rsidP="00DF7BBF">
      <w:pPr>
        <w:widowControl w:val="0"/>
        <w:spacing w:after="120"/>
        <w:rPr>
          <w:rFonts w:ascii="Garamond" w:hAnsi="Garamond"/>
          <w:szCs w:val="24"/>
        </w:rPr>
      </w:pPr>
    </w:p>
    <w:p w14:paraId="45098210"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486" w:name="_Ref229995830"/>
    </w:p>
    <w:bookmarkEnd w:id="1486"/>
    <w:p w14:paraId="44F59284" w14:textId="1A249D2D" w:rsidR="00A775A3" w:rsidRPr="00FC7A70" w:rsidRDefault="00E909EE" w:rsidP="00DF7BBF">
      <w:pPr>
        <w:widowControl w:val="0"/>
        <w:spacing w:after="120"/>
        <w:jc w:val="center"/>
        <w:outlineLvl w:val="0"/>
        <w:rPr>
          <w:rFonts w:ascii="Garamond" w:hAnsi="Garamond"/>
          <w:color w:val="000000" w:themeColor="text1"/>
          <w:szCs w:val="24"/>
        </w:rPr>
      </w:pPr>
      <w:r w:rsidRPr="00FC7A70">
        <w:rPr>
          <w:rFonts w:ascii="Garamond" w:hAnsi="Garamond"/>
          <w:color w:val="000000" w:themeColor="text1"/>
          <w:szCs w:val="24"/>
        </w:rPr>
        <w:t>Âmbito e m</w:t>
      </w:r>
      <w:r w:rsidR="006907F2" w:rsidRPr="00FC7A70">
        <w:rPr>
          <w:rFonts w:ascii="Garamond" w:hAnsi="Garamond"/>
          <w:color w:val="000000" w:themeColor="text1"/>
          <w:szCs w:val="24"/>
        </w:rPr>
        <w:t>odalidades de animação turística</w:t>
      </w:r>
    </w:p>
    <w:p w14:paraId="0A720A53" w14:textId="23E62ECE" w:rsidR="007931FA" w:rsidRPr="007846D1" w:rsidRDefault="0092341F" w:rsidP="00DF7BBF">
      <w:pPr>
        <w:pStyle w:val="PargrafodaLista"/>
        <w:widowControl w:val="0"/>
        <w:numPr>
          <w:ilvl w:val="0"/>
          <w:numId w:val="392"/>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 atividade de animação turística corresponde à organização ou venda, com fins lucrativos, por pessoa singular ou coletiva de atividades de entretenimento, essencialmente dirigidas a turistas e visitantes e destinadas a assegurar o enriquecimento da experiência de visita ao território, a fruição responsável dos seus recursos e a interação com as comunidades.</w:t>
      </w:r>
    </w:p>
    <w:p w14:paraId="5D5B2295" w14:textId="4EEE51D4" w:rsidR="0092341F" w:rsidRDefault="00E63E5D" w:rsidP="00DF7BBF">
      <w:pPr>
        <w:pStyle w:val="PargrafodaLista"/>
        <w:widowControl w:val="0"/>
        <w:numPr>
          <w:ilvl w:val="0"/>
          <w:numId w:val="392"/>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Correspondem a modalidades de animação turística:</w:t>
      </w:r>
    </w:p>
    <w:p w14:paraId="0F5D2E78" w14:textId="5D1A4540" w:rsidR="00D42425" w:rsidRPr="00D42425" w:rsidDel="00B235CD" w:rsidRDefault="00D42425" w:rsidP="00D42425">
      <w:pPr>
        <w:widowControl w:val="0"/>
        <w:spacing w:after="120"/>
        <w:rPr>
          <w:del w:id="1487" w:author="Paulo Meireles de Oliveira" w:date="2026-09-10T18:39:00Z" w16du:dateUtc="2026-09-10T17:39:00Z"/>
          <w:rFonts w:ascii="Garamond" w:hAnsi="Garamond"/>
          <w:color w:val="000000" w:themeColor="text1"/>
          <w:szCs w:val="24"/>
        </w:rPr>
      </w:pPr>
    </w:p>
    <w:p w14:paraId="50D1EBE9" w14:textId="0D151117" w:rsidR="00625926" w:rsidRPr="00FC7A70" w:rsidRDefault="00625926" w:rsidP="00D42425">
      <w:pPr>
        <w:pStyle w:val="PargrafodaLista"/>
        <w:widowControl w:val="0"/>
        <w:numPr>
          <w:ilvl w:val="0"/>
          <w:numId w:val="222"/>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Atividades de interpretação do património, </w:t>
      </w:r>
      <w:r w:rsidR="007931FA" w:rsidRPr="00FC7A70">
        <w:rPr>
          <w:rFonts w:ascii="Garamond" w:hAnsi="Garamond"/>
          <w:color w:val="000000" w:themeColor="text1"/>
          <w:szCs w:val="24"/>
        </w:rPr>
        <w:t>que são</w:t>
      </w:r>
      <w:r w:rsidRPr="00FC7A70">
        <w:rPr>
          <w:rFonts w:ascii="Garamond" w:hAnsi="Garamond"/>
          <w:color w:val="000000" w:themeColor="text1"/>
          <w:szCs w:val="24"/>
        </w:rPr>
        <w:t xml:space="preserve"> atividades pedestres ou transportadas, que promovam o contacto com o património cultural e ou natural, material ou imaterial, através de uma mediação entre o destinatário do serviço e o bem cultural e</w:t>
      </w:r>
      <w:r w:rsidR="00934C70" w:rsidRPr="00FC7A70">
        <w:rPr>
          <w:rFonts w:ascii="Garamond" w:hAnsi="Garamond"/>
          <w:color w:val="000000" w:themeColor="text1"/>
          <w:szCs w:val="24"/>
        </w:rPr>
        <w:t xml:space="preserve"> </w:t>
      </w:r>
      <w:r w:rsidRPr="00FC7A70">
        <w:rPr>
          <w:rFonts w:ascii="Garamond" w:hAnsi="Garamond"/>
          <w:color w:val="000000" w:themeColor="text1"/>
          <w:szCs w:val="24"/>
        </w:rPr>
        <w:t xml:space="preserve">ou natural usufruído, nomeadamente, mediante a organização de visitas, circuitos, rotas ou passeios guiados, designadamente, em embarcações, motociclos, triciclos ou quadriciclos motorizados, </w:t>
      </w:r>
      <w:commentRangeStart w:id="1488"/>
      <w:commentRangeStart w:id="1489"/>
      <w:r w:rsidRPr="00FC7A70">
        <w:rPr>
          <w:rFonts w:ascii="Garamond" w:hAnsi="Garamond"/>
          <w:i/>
          <w:iCs/>
          <w:color w:val="000000" w:themeColor="text1"/>
          <w:szCs w:val="24"/>
        </w:rPr>
        <w:t>tuk-tuk</w:t>
      </w:r>
      <w:r w:rsidRPr="00FC7A70">
        <w:rPr>
          <w:rFonts w:ascii="Garamond" w:hAnsi="Garamond"/>
          <w:color w:val="000000" w:themeColor="text1"/>
          <w:szCs w:val="24"/>
        </w:rPr>
        <w:t xml:space="preserve">, </w:t>
      </w:r>
      <w:commentRangeEnd w:id="1488"/>
      <w:r w:rsidR="006D6DE8" w:rsidRPr="00FC7A70">
        <w:rPr>
          <w:rStyle w:val="Refdecomentrio"/>
          <w:rFonts w:ascii="Garamond" w:hAnsi="Garamond"/>
          <w:color w:val="000000" w:themeColor="text1"/>
          <w:sz w:val="24"/>
          <w:szCs w:val="24"/>
        </w:rPr>
        <w:commentReference w:id="1488"/>
      </w:r>
      <w:commentRangeEnd w:id="1489"/>
      <w:r w:rsidRPr="00FC7A70">
        <w:rPr>
          <w:rStyle w:val="Refdecomentrio"/>
          <w:rFonts w:ascii="Garamond" w:hAnsi="Garamond"/>
          <w:color w:val="000000" w:themeColor="text1"/>
          <w:sz w:val="24"/>
          <w:szCs w:val="24"/>
        </w:rPr>
        <w:commentReference w:id="1489"/>
      </w:r>
      <w:r w:rsidRPr="00FC7A70">
        <w:rPr>
          <w:rFonts w:ascii="Garamond" w:hAnsi="Garamond"/>
          <w:color w:val="000000" w:themeColor="text1"/>
          <w:szCs w:val="24"/>
        </w:rPr>
        <w:t>veículos automóveis de passageiros de utilização turística, ou outros meios de transporte de índole e fruição turística, ou a realização de experiências que promovam a partilha de informação e conhecimento sobre o referido património;</w:t>
      </w:r>
    </w:p>
    <w:p w14:paraId="4AB8BB77" w14:textId="0F892151" w:rsidR="00625926" w:rsidRPr="00FC7A70" w:rsidRDefault="00625926" w:rsidP="00D42425">
      <w:pPr>
        <w:pStyle w:val="PargrafodaLista"/>
        <w:widowControl w:val="0"/>
        <w:numPr>
          <w:ilvl w:val="0"/>
          <w:numId w:val="222"/>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Atividades de turismo ativo e aventura,</w:t>
      </w:r>
      <w:r w:rsidR="007931FA" w:rsidRPr="00FC7A70">
        <w:rPr>
          <w:rFonts w:ascii="Garamond" w:hAnsi="Garamond"/>
          <w:color w:val="000000" w:themeColor="text1"/>
          <w:szCs w:val="24"/>
        </w:rPr>
        <w:t xml:space="preserve"> que são</w:t>
      </w:r>
      <w:r w:rsidRPr="00FC7A70">
        <w:rPr>
          <w:rFonts w:ascii="Garamond" w:hAnsi="Garamond"/>
          <w:color w:val="000000" w:themeColor="text1"/>
          <w:szCs w:val="24"/>
        </w:rPr>
        <w:t xml:space="preserve"> atividades que envolvam esforço, aptidão ou habilidade física e interação com o meio envolvente, podendo realizar-se em instalações físicas equipadas para o efeito ou traduzir-se em experiências diversificadas de descoberta da paisagem natural ou cultural e de fruição responsável dos recursos naturais do território, e que exijam organização logística, enquadramento técnico, orientação e supervisão pelo prestador do serviço;  </w:t>
      </w:r>
    </w:p>
    <w:p w14:paraId="04DE46F1" w14:textId="31A2E1B5" w:rsidR="00625926" w:rsidRPr="00FC7A70" w:rsidRDefault="00625926" w:rsidP="00D42425">
      <w:pPr>
        <w:pStyle w:val="PargrafodaLista"/>
        <w:widowControl w:val="0"/>
        <w:numPr>
          <w:ilvl w:val="0"/>
          <w:numId w:val="222"/>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Atividades marítimo-turísticas, </w:t>
      </w:r>
      <w:r w:rsidR="007931FA" w:rsidRPr="00FC7A70">
        <w:rPr>
          <w:rFonts w:ascii="Garamond" w:hAnsi="Garamond"/>
          <w:color w:val="000000" w:themeColor="text1"/>
          <w:szCs w:val="24"/>
        </w:rPr>
        <w:t xml:space="preserve">que são </w:t>
      </w:r>
      <w:r w:rsidRPr="00FC7A70">
        <w:rPr>
          <w:rFonts w:ascii="Garamond" w:hAnsi="Garamond"/>
          <w:color w:val="000000" w:themeColor="text1"/>
          <w:szCs w:val="24"/>
        </w:rPr>
        <w:t>atividades desenvolvidas mediante utilização de embarcações, incluindo serviços acessórios de aluguer, nas seguintes modalidades</w:t>
      </w:r>
      <w:r w:rsidR="00AC7ED6" w:rsidRPr="00FC7A70">
        <w:rPr>
          <w:rFonts w:ascii="Garamond" w:hAnsi="Garamond"/>
          <w:color w:val="000000" w:themeColor="text1"/>
          <w:szCs w:val="24"/>
        </w:rPr>
        <w:t xml:space="preserve"> específicas</w:t>
      </w:r>
      <w:r w:rsidRPr="00FC7A70">
        <w:rPr>
          <w:rFonts w:ascii="Garamond" w:hAnsi="Garamond"/>
          <w:color w:val="000000" w:themeColor="text1"/>
          <w:szCs w:val="24"/>
        </w:rPr>
        <w:t xml:space="preserve">: </w:t>
      </w:r>
    </w:p>
    <w:p w14:paraId="5E543E93" w14:textId="77777777" w:rsidR="00625926" w:rsidRPr="00FC7A70" w:rsidRDefault="00625926" w:rsidP="00D42425">
      <w:pPr>
        <w:widowControl w:val="0"/>
        <w:numPr>
          <w:ilvl w:val="0"/>
          <w:numId w:val="126"/>
        </w:numPr>
        <w:spacing w:after="120"/>
        <w:ind w:left="1276" w:hanging="283"/>
        <w:rPr>
          <w:rFonts w:ascii="Garamond" w:hAnsi="Garamond"/>
          <w:color w:val="000000" w:themeColor="text1"/>
          <w:szCs w:val="24"/>
        </w:rPr>
      </w:pPr>
      <w:r w:rsidRPr="00FC7A70">
        <w:rPr>
          <w:rFonts w:ascii="Garamond" w:hAnsi="Garamond"/>
          <w:color w:val="000000" w:themeColor="text1"/>
          <w:szCs w:val="24"/>
        </w:rPr>
        <w:t>Passeios marítimo-turísticos, utilizando embarcações com ou sem tripulação;</w:t>
      </w:r>
    </w:p>
    <w:p w14:paraId="60F181FD" w14:textId="77777777" w:rsidR="00625926" w:rsidRPr="00FC7A70" w:rsidRDefault="00625926" w:rsidP="00D42425">
      <w:pPr>
        <w:widowControl w:val="0"/>
        <w:numPr>
          <w:ilvl w:val="0"/>
          <w:numId w:val="126"/>
        </w:numPr>
        <w:spacing w:after="120"/>
        <w:ind w:left="1276" w:hanging="283"/>
        <w:rPr>
          <w:rFonts w:ascii="Garamond" w:hAnsi="Garamond"/>
          <w:color w:val="000000" w:themeColor="text1"/>
          <w:szCs w:val="24"/>
        </w:rPr>
      </w:pPr>
      <w:r w:rsidRPr="00FC7A70">
        <w:rPr>
          <w:rFonts w:ascii="Garamond" w:hAnsi="Garamond"/>
          <w:color w:val="000000" w:themeColor="text1"/>
          <w:szCs w:val="24"/>
        </w:rPr>
        <w:t>Pesca turística;</w:t>
      </w:r>
    </w:p>
    <w:p w14:paraId="2C14B907" w14:textId="77777777" w:rsidR="00625926" w:rsidRPr="00FC7A70" w:rsidRDefault="00625926" w:rsidP="00D42425">
      <w:pPr>
        <w:widowControl w:val="0"/>
        <w:numPr>
          <w:ilvl w:val="0"/>
          <w:numId w:val="126"/>
        </w:numPr>
        <w:spacing w:after="120"/>
        <w:ind w:left="1276" w:hanging="283"/>
        <w:rPr>
          <w:rFonts w:ascii="Garamond" w:hAnsi="Garamond"/>
          <w:color w:val="000000" w:themeColor="text1"/>
          <w:szCs w:val="24"/>
        </w:rPr>
      </w:pPr>
      <w:r w:rsidRPr="00FC7A70">
        <w:rPr>
          <w:rFonts w:ascii="Garamond" w:hAnsi="Garamond"/>
          <w:color w:val="000000" w:themeColor="text1"/>
          <w:szCs w:val="24"/>
        </w:rPr>
        <w:t>Atividades desenvolvidas mediante a utilização de embarcações atracadas ou fundeadas e sem meios de propulsão próprios ou selados;</w:t>
      </w:r>
    </w:p>
    <w:p w14:paraId="320B0D85" w14:textId="77777777" w:rsidR="00625926" w:rsidRDefault="00625926" w:rsidP="00D42425">
      <w:pPr>
        <w:widowControl w:val="0"/>
        <w:numPr>
          <w:ilvl w:val="0"/>
          <w:numId w:val="126"/>
        </w:numPr>
        <w:spacing w:after="120"/>
        <w:ind w:left="1276" w:hanging="283"/>
        <w:rPr>
          <w:rFonts w:ascii="Garamond" w:hAnsi="Garamond"/>
          <w:color w:val="000000" w:themeColor="text1"/>
          <w:szCs w:val="24"/>
        </w:rPr>
      </w:pPr>
      <w:r w:rsidRPr="00FC7A70">
        <w:rPr>
          <w:rFonts w:ascii="Garamond" w:hAnsi="Garamond"/>
          <w:color w:val="000000" w:themeColor="text1"/>
          <w:szCs w:val="24"/>
        </w:rPr>
        <w:t xml:space="preserve"> Atividades com utilização de motas de água ou outras pequenas embarcações dispensadas de registo;</w:t>
      </w:r>
    </w:p>
    <w:p w14:paraId="23334FB2" w14:textId="1889FBD8" w:rsidR="00D42425" w:rsidRPr="00FC7A70" w:rsidDel="00C96ED2" w:rsidRDefault="00D42425" w:rsidP="00D42425">
      <w:pPr>
        <w:widowControl w:val="0"/>
        <w:spacing w:after="120"/>
        <w:rPr>
          <w:del w:id="1490" w:author="Paulo Meireles de Oliveira" w:date="2026-09-10T18:42:00Z" w16du:dateUtc="2026-09-10T17:42:00Z"/>
          <w:rFonts w:ascii="Garamond" w:hAnsi="Garamond"/>
          <w:color w:val="000000" w:themeColor="text1"/>
          <w:szCs w:val="24"/>
        </w:rPr>
      </w:pPr>
    </w:p>
    <w:p w14:paraId="6D128832" w14:textId="77777777" w:rsidR="00625926" w:rsidRPr="00FC7A70" w:rsidRDefault="00625926" w:rsidP="00D42425">
      <w:pPr>
        <w:widowControl w:val="0"/>
        <w:numPr>
          <w:ilvl w:val="0"/>
          <w:numId w:val="126"/>
        </w:numPr>
        <w:spacing w:after="120"/>
        <w:ind w:left="1276" w:hanging="283"/>
        <w:rPr>
          <w:rFonts w:ascii="Garamond" w:hAnsi="Garamond"/>
          <w:color w:val="000000" w:themeColor="text1"/>
          <w:szCs w:val="24"/>
        </w:rPr>
      </w:pPr>
      <w:r w:rsidRPr="00FC7A70">
        <w:rPr>
          <w:rFonts w:ascii="Garamond" w:hAnsi="Garamond"/>
          <w:color w:val="000000" w:themeColor="text1"/>
          <w:szCs w:val="24"/>
        </w:rPr>
        <w:t>Atividades de carácter recreativo desenvolvidas com recurso a embarcação de reboque de equipamentos de deslize, flutuantes ou de voo de tração, tais como pranchas, bananas, para-quedas, esqui aquático ou parapentes.</w:t>
      </w:r>
    </w:p>
    <w:p w14:paraId="7EEB481E" w14:textId="34F99F92" w:rsidR="00025A40" w:rsidRPr="00FC7A70" w:rsidRDefault="00025A40" w:rsidP="00DF7BBF">
      <w:pPr>
        <w:pStyle w:val="PargrafodaLista"/>
        <w:widowControl w:val="0"/>
        <w:numPr>
          <w:ilvl w:val="0"/>
          <w:numId w:val="39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Só podem utilizar as denominações de «empresa de animação turística» e de «operador marítimo-turístico» as empresas que exerçam e comercializem legalmente em território nacional, nos termos do </w:t>
      </w:r>
      <w:del w:id="1491" w:author="Maria João Torres" w:date="2026-09-11T14:01:00Z" w16du:dateUtc="2026-09-11T13:01:00Z">
        <w:r w:rsidRPr="00FC7A70">
          <w:rPr>
            <w:rFonts w:ascii="Garamond" w:hAnsi="Garamond"/>
            <w:color w:val="000000" w:themeColor="text1"/>
            <w:szCs w:val="24"/>
          </w:rPr>
          <w:delText>presente diploma</w:delText>
        </w:r>
      </w:del>
      <w:ins w:id="1492" w:author="Maria João Torres" w:date="2026-09-11T14:01:00Z" w16du:dateUtc="2026-09-11T13:01:00Z">
        <w:r w:rsidR="00AA1A5A">
          <w:rPr>
            <w:rFonts w:ascii="Garamond" w:hAnsi="Garamond"/>
            <w:color w:val="000000" w:themeColor="text1"/>
            <w:szCs w:val="24"/>
          </w:rPr>
          <w:t>presente decreto-lei</w:t>
        </w:r>
      </w:ins>
      <w:r w:rsidR="00784749" w:rsidRPr="00FC7A70">
        <w:rPr>
          <w:rFonts w:ascii="Garamond" w:hAnsi="Garamond"/>
          <w:color w:val="000000" w:themeColor="text1"/>
          <w:szCs w:val="24"/>
        </w:rPr>
        <w:t>, as atividades definidas nos números anteriores, conforme aplicável.</w:t>
      </w:r>
    </w:p>
    <w:p w14:paraId="0CE0DC1A" w14:textId="68081218" w:rsidR="00025A40" w:rsidRPr="00FC7A70" w:rsidRDefault="00025A40" w:rsidP="00DF7BBF">
      <w:pPr>
        <w:pStyle w:val="PargrafodaLista"/>
        <w:widowControl w:val="0"/>
        <w:numPr>
          <w:ilvl w:val="0"/>
          <w:numId w:val="39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Não correspondem a atividades de animação turística:</w:t>
      </w:r>
    </w:p>
    <w:p w14:paraId="29688F56" w14:textId="77777777" w:rsidR="00025A40" w:rsidRPr="00FC7A70" w:rsidRDefault="00025A40" w:rsidP="00D42425">
      <w:pPr>
        <w:widowControl w:val="0"/>
        <w:numPr>
          <w:ilvl w:val="0"/>
          <w:numId w:val="127"/>
        </w:numPr>
        <w:spacing w:after="120"/>
        <w:ind w:left="851" w:hanging="284"/>
        <w:rPr>
          <w:rFonts w:ascii="Garamond" w:hAnsi="Garamond"/>
          <w:color w:val="000000" w:themeColor="text1"/>
          <w:szCs w:val="24"/>
        </w:rPr>
      </w:pPr>
      <w:r w:rsidRPr="00FC7A70">
        <w:rPr>
          <w:rFonts w:ascii="Garamond" w:hAnsi="Garamond"/>
          <w:color w:val="000000" w:themeColor="text1"/>
          <w:szCs w:val="24"/>
        </w:rPr>
        <w:t>A organização de campos de férias e similares;</w:t>
      </w:r>
    </w:p>
    <w:p w14:paraId="2B4FB16E" w14:textId="77777777" w:rsidR="00025A40" w:rsidRPr="00FC7A70" w:rsidRDefault="00025A40" w:rsidP="00D42425">
      <w:pPr>
        <w:widowControl w:val="0"/>
        <w:numPr>
          <w:ilvl w:val="0"/>
          <w:numId w:val="127"/>
        </w:numPr>
        <w:spacing w:after="120"/>
        <w:ind w:left="851" w:hanging="284"/>
        <w:rPr>
          <w:rFonts w:ascii="Garamond" w:hAnsi="Garamond"/>
          <w:color w:val="000000" w:themeColor="text1"/>
          <w:szCs w:val="24"/>
        </w:rPr>
      </w:pPr>
      <w:r w:rsidRPr="00FC7A70">
        <w:rPr>
          <w:rFonts w:ascii="Garamond" w:hAnsi="Garamond"/>
          <w:color w:val="000000" w:themeColor="text1"/>
          <w:szCs w:val="24"/>
        </w:rPr>
        <w:t>A organização de espetáculos, feiras, congressos, eventos de qualquer tipo e similares;</w:t>
      </w:r>
    </w:p>
    <w:p w14:paraId="2B56A4F9" w14:textId="400E9A5A" w:rsidR="00025A40" w:rsidRPr="00FC7A70" w:rsidRDefault="00025A40" w:rsidP="00D42425">
      <w:pPr>
        <w:widowControl w:val="0"/>
        <w:numPr>
          <w:ilvl w:val="0"/>
          <w:numId w:val="127"/>
        </w:numPr>
        <w:spacing w:after="120"/>
        <w:ind w:left="851" w:hanging="284"/>
        <w:rPr>
          <w:rFonts w:ascii="Garamond" w:hAnsi="Garamond"/>
          <w:color w:val="000000" w:themeColor="text1"/>
          <w:szCs w:val="24"/>
        </w:rPr>
      </w:pPr>
      <w:r w:rsidRPr="00FC7A70">
        <w:rPr>
          <w:rFonts w:ascii="Garamond" w:hAnsi="Garamond"/>
          <w:color w:val="000000" w:themeColor="text1"/>
          <w:szCs w:val="24"/>
        </w:rPr>
        <w:t>O mero aluguer de equipamentos de animação</w:t>
      </w:r>
      <w:r w:rsidR="00282F54" w:rsidRPr="00FC7A70">
        <w:rPr>
          <w:rFonts w:ascii="Garamond" w:hAnsi="Garamond"/>
          <w:color w:val="000000" w:themeColor="text1"/>
          <w:szCs w:val="24"/>
        </w:rPr>
        <w:t xml:space="preserve"> turística</w:t>
      </w:r>
      <w:r w:rsidRPr="00FC7A70">
        <w:rPr>
          <w:rFonts w:ascii="Garamond" w:hAnsi="Garamond"/>
          <w:color w:val="000000" w:themeColor="text1"/>
          <w:szCs w:val="24"/>
        </w:rPr>
        <w:t>, com exceção dos previstos n</w:t>
      </w:r>
      <w:r w:rsidR="00282F54" w:rsidRPr="00FC7A70">
        <w:rPr>
          <w:rFonts w:ascii="Garamond" w:hAnsi="Garamond"/>
          <w:color w:val="000000" w:themeColor="text1"/>
          <w:szCs w:val="24"/>
        </w:rPr>
        <w:t>o âmbito d</w:t>
      </w:r>
      <w:r w:rsidR="0016448F" w:rsidRPr="00FC7A70">
        <w:rPr>
          <w:rFonts w:ascii="Garamond" w:hAnsi="Garamond"/>
          <w:color w:val="000000" w:themeColor="text1"/>
          <w:szCs w:val="24"/>
        </w:rPr>
        <w:t xml:space="preserve">a alínea </w:t>
      </w:r>
      <w:r w:rsidR="0016448F" w:rsidRPr="007846D1">
        <w:rPr>
          <w:rFonts w:ascii="Garamond" w:hAnsi="Garamond"/>
          <w:i/>
          <w:iCs/>
          <w:color w:val="000000" w:themeColor="text1"/>
          <w:szCs w:val="24"/>
        </w:rPr>
        <w:t>c)</w:t>
      </w:r>
      <w:r w:rsidR="0016448F" w:rsidRPr="00FC7A70">
        <w:rPr>
          <w:rFonts w:ascii="Garamond" w:hAnsi="Garamond"/>
          <w:color w:val="000000" w:themeColor="text1"/>
          <w:szCs w:val="24"/>
        </w:rPr>
        <w:t xml:space="preserve"> do n.º 2</w:t>
      </w:r>
      <w:r w:rsidR="00ED43D9" w:rsidRPr="00FC7A70">
        <w:rPr>
          <w:rFonts w:ascii="Garamond" w:hAnsi="Garamond"/>
          <w:color w:val="000000" w:themeColor="text1"/>
          <w:szCs w:val="24"/>
        </w:rPr>
        <w:t>.</w:t>
      </w:r>
    </w:p>
    <w:p w14:paraId="19D236E1" w14:textId="3B29D1EB" w:rsidR="00025A40" w:rsidRPr="00FC7A70" w:rsidRDefault="00025A40" w:rsidP="00D42425">
      <w:pPr>
        <w:widowControl w:val="0"/>
        <w:numPr>
          <w:ilvl w:val="0"/>
          <w:numId w:val="12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As atividades de informação, visitação, educação e sensibilização das populações, dos agentes e das organizações na área da conservação da natureza e da biodiversidade, que tenham em vista criar uma consciência coletiva da importância dos valores naturais, quando organizadas pelo ICNF, I.P. ou pelos respetivos serviços dependentes. </w:t>
      </w:r>
    </w:p>
    <w:p w14:paraId="06059658" w14:textId="027E6D02" w:rsidR="008C150B" w:rsidRPr="00FC7A70" w:rsidRDefault="008C150B" w:rsidP="00DF7BBF">
      <w:pPr>
        <w:pStyle w:val="PargrafodaLista"/>
        <w:widowControl w:val="0"/>
        <w:numPr>
          <w:ilvl w:val="0"/>
          <w:numId w:val="39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pessoas singulares ou coletivas estabelecidas noutro Estado-Membro da União Europeia ou do espaço económico europeu e que aí exerçam legalmente atividades de animação turística podem exercê-las livremente em território nacional, de forma ocasional e esporádica, em regime de livre prestação de serviços, devendo apresentar previamente ao Turismo de Portugal, I. P., </w:t>
      </w:r>
      <w:r w:rsidR="00F36F34" w:rsidRPr="00FC7A70">
        <w:rPr>
          <w:rFonts w:ascii="Garamond" w:hAnsi="Garamond"/>
          <w:color w:val="000000" w:themeColor="text1"/>
          <w:szCs w:val="24"/>
        </w:rPr>
        <w:t xml:space="preserve">através da “Plataforma dos Licenciamentos”, </w:t>
      </w:r>
      <w:r w:rsidRPr="00FC7A70">
        <w:rPr>
          <w:rFonts w:ascii="Garamond" w:hAnsi="Garamond"/>
          <w:color w:val="000000" w:themeColor="text1"/>
          <w:szCs w:val="24"/>
        </w:rPr>
        <w:t xml:space="preserve">a documentação, em forma simples, comprovativa da contratação de </w:t>
      </w:r>
      <w:r w:rsidR="00163AF8" w:rsidRPr="00FC7A70">
        <w:rPr>
          <w:rFonts w:ascii="Garamond" w:hAnsi="Garamond"/>
          <w:color w:val="000000" w:themeColor="text1"/>
          <w:szCs w:val="24"/>
        </w:rPr>
        <w:t xml:space="preserve">seguro, </w:t>
      </w:r>
      <w:r w:rsidRPr="00FC7A70">
        <w:rPr>
          <w:rFonts w:ascii="Garamond" w:hAnsi="Garamond"/>
          <w:color w:val="000000" w:themeColor="text1"/>
          <w:szCs w:val="24"/>
        </w:rPr>
        <w:t>garantia</w:t>
      </w:r>
      <w:r w:rsidR="00163AF8" w:rsidRPr="00FC7A70">
        <w:rPr>
          <w:rFonts w:ascii="Garamond" w:hAnsi="Garamond"/>
          <w:color w:val="000000" w:themeColor="text1"/>
          <w:szCs w:val="24"/>
        </w:rPr>
        <w:t xml:space="preserve"> ou instrumento</w:t>
      </w:r>
      <w:r w:rsidRPr="00FC7A70">
        <w:rPr>
          <w:rFonts w:ascii="Garamond" w:hAnsi="Garamond"/>
          <w:color w:val="000000" w:themeColor="text1"/>
          <w:szCs w:val="24"/>
        </w:rPr>
        <w:t xml:space="preserve"> equivalente nos termos do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_Ref225518219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40.º</w:t>
      </w:r>
      <w:r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1B0F51C6" w14:textId="0EC45D2A" w:rsidR="00E63E5D" w:rsidRPr="00FC7A70" w:rsidRDefault="007931FA" w:rsidP="00DF7BBF">
      <w:pPr>
        <w:pStyle w:val="PargrafodaLista"/>
        <w:widowControl w:val="0"/>
        <w:numPr>
          <w:ilvl w:val="0"/>
          <w:numId w:val="392"/>
        </w:numPr>
        <w:spacing w:after="120"/>
        <w:ind w:left="426" w:hanging="426"/>
        <w:contextualSpacing w:val="0"/>
        <w:rPr>
          <w:rFonts w:ascii="Garamond" w:hAnsi="Garamond"/>
          <w:color w:val="000000" w:themeColor="text1"/>
          <w:szCs w:val="24"/>
        </w:rPr>
      </w:pPr>
      <w:commentRangeStart w:id="1493"/>
      <w:commentRangeStart w:id="1494"/>
      <w:r w:rsidRPr="00FC7A70">
        <w:rPr>
          <w:rFonts w:ascii="Garamond" w:hAnsi="Garamond"/>
          <w:color w:val="000000" w:themeColor="text1"/>
          <w:szCs w:val="24"/>
        </w:rPr>
        <w:t xml:space="preserve">O membro do Governo responsável pelo turismo pode aprovar uma lista exemplificativa de atividades de animação turística, tornada pública </w:t>
      </w:r>
      <w:r w:rsidR="00784749" w:rsidRPr="00FC7A70">
        <w:rPr>
          <w:rFonts w:ascii="Garamond" w:hAnsi="Garamond"/>
          <w:color w:val="000000" w:themeColor="text1"/>
          <w:szCs w:val="24"/>
        </w:rPr>
        <w:t>pelo</w:t>
      </w:r>
      <w:r w:rsidRPr="00FC7A70">
        <w:rPr>
          <w:rFonts w:ascii="Garamond" w:hAnsi="Garamond"/>
          <w:color w:val="000000" w:themeColor="text1"/>
          <w:szCs w:val="24"/>
        </w:rPr>
        <w:t xml:space="preserve"> Turismo de Portugal, I.P.</w:t>
      </w:r>
      <w:commentRangeEnd w:id="1493"/>
      <w:r w:rsidR="00286210" w:rsidRPr="00FC7A70">
        <w:rPr>
          <w:rStyle w:val="Refdecomentrio"/>
          <w:rFonts w:ascii="Garamond" w:hAnsi="Garamond"/>
          <w:color w:val="000000" w:themeColor="text1"/>
          <w:sz w:val="24"/>
          <w:szCs w:val="24"/>
        </w:rPr>
        <w:commentReference w:id="1493"/>
      </w:r>
      <w:commentRangeEnd w:id="1494"/>
      <w:r w:rsidRPr="00FC7A70">
        <w:rPr>
          <w:rStyle w:val="Refdecomentrio"/>
          <w:rFonts w:ascii="Garamond" w:hAnsi="Garamond"/>
          <w:color w:val="000000" w:themeColor="text1"/>
          <w:sz w:val="24"/>
          <w:szCs w:val="24"/>
        </w:rPr>
        <w:commentReference w:id="1494"/>
      </w:r>
    </w:p>
    <w:p w14:paraId="18CF820C" w14:textId="5399C294" w:rsidR="008A4623" w:rsidRPr="00FC7A70" w:rsidRDefault="008A4623"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p>
    <w:p w14:paraId="6BBCBEDA" w14:textId="4CCA7B3C" w:rsidR="008A4623" w:rsidRPr="00FC7A70" w:rsidRDefault="008C150B"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Instituições de economia social</w:t>
      </w:r>
    </w:p>
    <w:p w14:paraId="597F0FBB" w14:textId="3DF47D2E" w:rsidR="008A4623" w:rsidRPr="007846D1" w:rsidRDefault="008A4623" w:rsidP="00DF7BBF">
      <w:pPr>
        <w:pStyle w:val="PargrafodaLista"/>
        <w:widowControl w:val="0"/>
        <w:numPr>
          <w:ilvl w:val="0"/>
          <w:numId w:val="393"/>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As associações, clubes desportivos, misericórdias, mutualidades, instituições privadas de solidariedade social e entidades análogas podem exercer atividades próprias de animação turística estando isentas d</w:t>
      </w:r>
      <w:r w:rsidR="00145071" w:rsidRPr="007846D1">
        <w:rPr>
          <w:rFonts w:ascii="Garamond" w:hAnsi="Garamond"/>
          <w:color w:val="000000" w:themeColor="text1"/>
          <w:szCs w:val="24"/>
        </w:rPr>
        <w:t>a necessidade de obter</w:t>
      </w:r>
      <w:r w:rsidRPr="007846D1">
        <w:rPr>
          <w:rFonts w:ascii="Garamond" w:hAnsi="Garamond"/>
          <w:color w:val="000000" w:themeColor="text1"/>
          <w:szCs w:val="24"/>
        </w:rPr>
        <w:t xml:space="preserve"> </w:t>
      </w:r>
      <w:r w:rsidR="00145071" w:rsidRPr="007846D1">
        <w:rPr>
          <w:rFonts w:ascii="Garamond" w:hAnsi="Garamond"/>
          <w:color w:val="000000" w:themeColor="text1"/>
          <w:szCs w:val="24"/>
        </w:rPr>
        <w:t>título digital de atividade económica</w:t>
      </w:r>
      <w:r w:rsidRPr="007846D1">
        <w:rPr>
          <w:rFonts w:ascii="Garamond" w:hAnsi="Garamond"/>
          <w:color w:val="000000" w:themeColor="text1"/>
          <w:szCs w:val="24"/>
        </w:rPr>
        <w:t>, desde que cumpram cumulativamente os seguintes requisitos:</w:t>
      </w:r>
    </w:p>
    <w:p w14:paraId="7A8B649A" w14:textId="77777777" w:rsidR="008A4623" w:rsidRPr="00FC7A70" w:rsidRDefault="008A4623" w:rsidP="00D42425">
      <w:pPr>
        <w:widowControl w:val="0"/>
        <w:numPr>
          <w:ilvl w:val="0"/>
          <w:numId w:val="156"/>
        </w:numPr>
        <w:spacing w:after="120"/>
        <w:ind w:left="851" w:hanging="284"/>
        <w:rPr>
          <w:rFonts w:ascii="Garamond" w:hAnsi="Garamond"/>
          <w:color w:val="000000" w:themeColor="text1"/>
          <w:szCs w:val="24"/>
        </w:rPr>
      </w:pPr>
      <w:r w:rsidRPr="00FC7A70">
        <w:rPr>
          <w:rFonts w:ascii="Garamond" w:hAnsi="Garamond"/>
          <w:color w:val="000000" w:themeColor="text1"/>
          <w:szCs w:val="24"/>
        </w:rPr>
        <w:t>A organização e venda das atividades não tenham fim lucrativo;</w:t>
      </w:r>
    </w:p>
    <w:p w14:paraId="509F68D2" w14:textId="77777777" w:rsidR="008A4623" w:rsidRPr="00FC7A70" w:rsidRDefault="008A4623" w:rsidP="00D42425">
      <w:pPr>
        <w:widowControl w:val="0"/>
        <w:numPr>
          <w:ilvl w:val="0"/>
          <w:numId w:val="156"/>
        </w:numPr>
        <w:spacing w:after="120"/>
        <w:ind w:left="851" w:hanging="284"/>
        <w:rPr>
          <w:rFonts w:ascii="Garamond" w:hAnsi="Garamond"/>
          <w:color w:val="000000" w:themeColor="text1"/>
          <w:szCs w:val="24"/>
        </w:rPr>
      </w:pPr>
      <w:r w:rsidRPr="00FC7A70">
        <w:rPr>
          <w:rFonts w:ascii="Garamond" w:hAnsi="Garamond"/>
          <w:color w:val="000000" w:themeColor="text1"/>
          <w:szCs w:val="24"/>
        </w:rPr>
        <w:t>As atividades se realizem de forma ocasional ou esporádica, nunca superiores a sete por ano;</w:t>
      </w:r>
    </w:p>
    <w:p w14:paraId="0E852A51" w14:textId="7D19BF96" w:rsidR="008A4623" w:rsidRPr="00FC7A70" w:rsidRDefault="008A4623" w:rsidP="00D42425">
      <w:pPr>
        <w:widowControl w:val="0"/>
        <w:numPr>
          <w:ilvl w:val="0"/>
          <w:numId w:val="156"/>
        </w:numPr>
        <w:spacing w:after="120"/>
        <w:ind w:left="851" w:hanging="284"/>
        <w:rPr>
          <w:rFonts w:ascii="Garamond" w:hAnsi="Garamond"/>
          <w:color w:val="000000" w:themeColor="text1"/>
          <w:szCs w:val="24"/>
        </w:rPr>
      </w:pPr>
      <w:r w:rsidRPr="00FC7A70">
        <w:rPr>
          <w:rFonts w:ascii="Garamond" w:hAnsi="Garamond"/>
          <w:color w:val="000000" w:themeColor="text1"/>
          <w:szCs w:val="24"/>
        </w:rPr>
        <w:t>Obedeçam, na realização de transportes, ao disposto no</w:t>
      </w:r>
      <w:r w:rsidR="00776935" w:rsidRPr="00FC7A70">
        <w:rPr>
          <w:rFonts w:ascii="Garamond" w:hAnsi="Garamond"/>
          <w:color w:val="000000" w:themeColor="text1"/>
          <w:szCs w:val="24"/>
        </w:rPr>
        <w:t xml:space="preserve"> </w:t>
      </w:r>
      <w:r w:rsidR="00776935" w:rsidRPr="00FC7A70">
        <w:rPr>
          <w:rFonts w:ascii="Garamond" w:hAnsi="Garamond"/>
          <w:color w:val="000000" w:themeColor="text1"/>
          <w:szCs w:val="24"/>
        </w:rPr>
        <w:fldChar w:fldCharType="begin"/>
      </w:r>
      <w:r w:rsidR="00776935" w:rsidRPr="00FC7A70">
        <w:rPr>
          <w:rFonts w:ascii="Garamond" w:hAnsi="Garamond"/>
          <w:color w:val="000000" w:themeColor="text1"/>
          <w:szCs w:val="24"/>
        </w:rPr>
        <w:instrText xml:space="preserve"> REF _Ref225507603 \r \h </w:instrText>
      </w:r>
      <w:r w:rsidR="00FC7A70" w:rsidRPr="00FC7A70">
        <w:rPr>
          <w:rFonts w:ascii="Garamond" w:hAnsi="Garamond"/>
          <w:color w:val="000000" w:themeColor="text1"/>
          <w:szCs w:val="24"/>
        </w:rPr>
        <w:instrText xml:space="preserve"> \* MERGEFORMAT </w:instrText>
      </w:r>
      <w:r w:rsidR="00776935" w:rsidRPr="00FC7A70">
        <w:rPr>
          <w:rFonts w:ascii="Garamond" w:hAnsi="Garamond"/>
          <w:color w:val="000000" w:themeColor="text1"/>
          <w:szCs w:val="24"/>
        </w:rPr>
      </w:r>
      <w:r w:rsidR="00776935" w:rsidRPr="00FC7A70">
        <w:rPr>
          <w:rFonts w:ascii="Garamond" w:hAnsi="Garamond"/>
          <w:color w:val="000000" w:themeColor="text1"/>
          <w:szCs w:val="24"/>
        </w:rPr>
        <w:fldChar w:fldCharType="separate"/>
      </w:r>
      <w:r w:rsidR="009D4F47">
        <w:rPr>
          <w:rFonts w:ascii="Garamond" w:hAnsi="Garamond"/>
          <w:color w:val="000000" w:themeColor="text1"/>
          <w:szCs w:val="24"/>
        </w:rPr>
        <w:t>Artigo 115.º</w:t>
      </w:r>
      <w:r w:rsidR="00776935" w:rsidRPr="00FC7A70">
        <w:rPr>
          <w:rFonts w:ascii="Garamond" w:hAnsi="Garamond"/>
          <w:color w:val="000000" w:themeColor="text1"/>
          <w:szCs w:val="24"/>
        </w:rPr>
        <w:fldChar w:fldCharType="end"/>
      </w:r>
      <w:r w:rsidRPr="00FC7A70">
        <w:rPr>
          <w:rFonts w:ascii="Garamond" w:hAnsi="Garamond"/>
          <w:color w:val="000000" w:themeColor="text1"/>
          <w:szCs w:val="24"/>
        </w:rPr>
        <w:t>, com as devidas adaptações;</w:t>
      </w:r>
    </w:p>
    <w:p w14:paraId="25B519BA" w14:textId="77777777" w:rsidR="008A4623" w:rsidRPr="00FC7A70" w:rsidRDefault="008A4623" w:rsidP="00D42425">
      <w:pPr>
        <w:widowControl w:val="0"/>
        <w:numPr>
          <w:ilvl w:val="0"/>
          <w:numId w:val="156"/>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de serem utilizadas embarcações e demais meios náuticos, estes cumpram os requisitos e procedimentos técnicos, designadamente em termos de segurança, regulados por diploma próprio;</w:t>
      </w:r>
    </w:p>
    <w:p w14:paraId="2FA8C62B" w14:textId="7566DE2B" w:rsidR="008A4623" w:rsidRPr="00FC7A70" w:rsidRDefault="008A4623" w:rsidP="00D42425">
      <w:pPr>
        <w:widowControl w:val="0"/>
        <w:numPr>
          <w:ilvl w:val="0"/>
          <w:numId w:val="156"/>
        </w:numPr>
        <w:spacing w:after="120"/>
        <w:ind w:left="851" w:hanging="284"/>
        <w:rPr>
          <w:rFonts w:ascii="Garamond" w:hAnsi="Garamond"/>
          <w:color w:val="000000" w:themeColor="text1"/>
          <w:szCs w:val="24"/>
        </w:rPr>
      </w:pPr>
      <w:r w:rsidRPr="00FC7A70">
        <w:rPr>
          <w:rFonts w:ascii="Garamond" w:hAnsi="Garamond"/>
          <w:color w:val="000000" w:themeColor="text1"/>
          <w:szCs w:val="24"/>
        </w:rPr>
        <w:t>Celebrem um seguro de responsabilidade civil e de acidentes pessoais que cubra os riscos decorrentes das atividades a realizar e, quando se justifique, um seguro de assistência válido no estrangeiro, nos termos previstos no</w:t>
      </w:r>
      <w:r w:rsidR="00776935" w:rsidRPr="00FC7A70">
        <w:rPr>
          <w:rFonts w:ascii="Garamond" w:hAnsi="Garamond"/>
          <w:color w:val="000000" w:themeColor="text1"/>
          <w:szCs w:val="24"/>
        </w:rPr>
        <w:t xml:space="preserve"> </w:t>
      </w:r>
      <w:r w:rsidR="00776935" w:rsidRPr="00FC7A70">
        <w:rPr>
          <w:rFonts w:ascii="Garamond" w:hAnsi="Garamond"/>
          <w:color w:val="000000" w:themeColor="text1"/>
          <w:szCs w:val="24"/>
        </w:rPr>
        <w:fldChar w:fldCharType="begin"/>
      </w:r>
      <w:r w:rsidR="00776935" w:rsidRPr="00FC7A70">
        <w:rPr>
          <w:rFonts w:ascii="Garamond" w:hAnsi="Garamond"/>
          <w:color w:val="000000" w:themeColor="text1"/>
          <w:szCs w:val="24"/>
        </w:rPr>
        <w:instrText xml:space="preserve"> REF _Ref225518219 \r \h </w:instrText>
      </w:r>
      <w:r w:rsidR="00FC7A70" w:rsidRPr="00FC7A70">
        <w:rPr>
          <w:rFonts w:ascii="Garamond" w:hAnsi="Garamond"/>
          <w:color w:val="000000" w:themeColor="text1"/>
          <w:szCs w:val="24"/>
        </w:rPr>
        <w:instrText xml:space="preserve"> \* MERGEFORMAT </w:instrText>
      </w:r>
      <w:r w:rsidR="00776935" w:rsidRPr="00FC7A70">
        <w:rPr>
          <w:rFonts w:ascii="Garamond" w:hAnsi="Garamond"/>
          <w:color w:val="000000" w:themeColor="text1"/>
          <w:szCs w:val="24"/>
        </w:rPr>
      </w:r>
      <w:r w:rsidR="00776935" w:rsidRPr="00FC7A70">
        <w:rPr>
          <w:rFonts w:ascii="Garamond" w:hAnsi="Garamond"/>
          <w:color w:val="000000" w:themeColor="text1"/>
          <w:szCs w:val="24"/>
        </w:rPr>
        <w:fldChar w:fldCharType="separate"/>
      </w:r>
      <w:r w:rsidR="009D4F47">
        <w:rPr>
          <w:rFonts w:ascii="Garamond" w:hAnsi="Garamond"/>
          <w:color w:val="000000" w:themeColor="text1"/>
          <w:szCs w:val="24"/>
        </w:rPr>
        <w:t>Artigo 40.º</w:t>
      </w:r>
      <w:r w:rsidR="00776935"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2E8E8921" w14:textId="0D0F9630" w:rsidR="008B2FE0" w:rsidRPr="00FC7A70" w:rsidRDefault="008C150B" w:rsidP="00DF7BBF">
      <w:pPr>
        <w:pStyle w:val="PargrafodaLista"/>
        <w:widowControl w:val="0"/>
        <w:numPr>
          <w:ilvl w:val="0"/>
          <w:numId w:val="39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w:t>
      </w:r>
      <w:r w:rsidR="008B2FE0" w:rsidRPr="00FC7A70">
        <w:rPr>
          <w:rFonts w:ascii="Garamond" w:hAnsi="Garamond"/>
          <w:color w:val="000000" w:themeColor="text1"/>
          <w:szCs w:val="24"/>
        </w:rPr>
        <w:t xml:space="preserve"> isenç</w:t>
      </w:r>
      <w:r w:rsidR="00784749" w:rsidRPr="00FC7A70">
        <w:rPr>
          <w:rFonts w:ascii="Garamond" w:hAnsi="Garamond"/>
          <w:color w:val="000000" w:themeColor="text1"/>
          <w:szCs w:val="24"/>
        </w:rPr>
        <w:t>ão</w:t>
      </w:r>
      <w:r w:rsidR="008B2FE0" w:rsidRPr="00FC7A70">
        <w:rPr>
          <w:rFonts w:ascii="Garamond" w:hAnsi="Garamond"/>
          <w:color w:val="000000" w:themeColor="text1"/>
          <w:szCs w:val="24"/>
        </w:rPr>
        <w:t xml:space="preserve"> prevista no </w:t>
      </w:r>
      <w:r w:rsidR="00784749" w:rsidRPr="00FC7A70">
        <w:rPr>
          <w:rFonts w:ascii="Garamond" w:hAnsi="Garamond"/>
          <w:color w:val="000000" w:themeColor="text1"/>
          <w:szCs w:val="24"/>
        </w:rPr>
        <w:t>número anterior</w:t>
      </w:r>
      <w:r w:rsidR="008B2FE0" w:rsidRPr="00FC7A70">
        <w:rPr>
          <w:rFonts w:ascii="Garamond" w:hAnsi="Garamond"/>
          <w:color w:val="000000" w:themeColor="text1"/>
          <w:szCs w:val="24"/>
        </w:rPr>
        <w:t>, não prejudica a necessidade de cumprimento das normas de conservação da natureza e da biodiversidade, bem como a obrigatoriedade de obtenção de atos autorizativos prévios junto do ICNF, I. P., para atividades a realizar em áreas classificadas.</w:t>
      </w:r>
    </w:p>
    <w:p w14:paraId="477BD56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AEBD26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Isenções de permissões administrativas e taxas e direito de livre entrada</w:t>
      </w:r>
    </w:p>
    <w:p w14:paraId="03F33FCA" w14:textId="7B4B0575" w:rsidR="008A4623" w:rsidRPr="007846D1" w:rsidRDefault="008A4623" w:rsidP="00DF7BBF">
      <w:pPr>
        <w:pStyle w:val="PargrafodaLista"/>
        <w:widowControl w:val="0"/>
        <w:numPr>
          <w:ilvl w:val="0"/>
          <w:numId w:val="394"/>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 xml:space="preserve">Os profissionais das empresas de animação turística, que no âmbito das suas atividades desenvolvam percursos pedestres urbanos ou visitas guiadas a museus, palácios, monumentos e sítios históricos, incluindo arqueológicos, têm direito </w:t>
      </w:r>
      <w:r w:rsidR="00817496" w:rsidRPr="007846D1">
        <w:rPr>
          <w:rFonts w:ascii="Garamond" w:hAnsi="Garamond"/>
          <w:color w:val="000000" w:themeColor="text1"/>
          <w:szCs w:val="24"/>
        </w:rPr>
        <w:t>de</w:t>
      </w:r>
      <w:r w:rsidRPr="007846D1">
        <w:rPr>
          <w:rFonts w:ascii="Garamond" w:hAnsi="Garamond"/>
          <w:color w:val="000000" w:themeColor="text1"/>
          <w:szCs w:val="24"/>
        </w:rPr>
        <w:t xml:space="preserve"> entrada livre nos recintos, palácios, museus, monumentos, sítios históricos e arqueológicos, do Estado e das autarquias locais, quando em exercício de funções e durante as horas de abertura ao público.</w:t>
      </w:r>
    </w:p>
    <w:p w14:paraId="25E2ECB8" w14:textId="06ED9FE6" w:rsidR="008A4623" w:rsidRPr="007846D1" w:rsidRDefault="008A4623" w:rsidP="00DF7BBF">
      <w:pPr>
        <w:pStyle w:val="PargrafodaLista"/>
        <w:widowControl w:val="0"/>
        <w:numPr>
          <w:ilvl w:val="0"/>
          <w:numId w:val="394"/>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 xml:space="preserve">A gratuitidade de entrada nos locais referidos no número anterior apenas é garantida mediante exibição de documento comprovativo </w:t>
      </w:r>
      <w:r w:rsidR="00784749" w:rsidRPr="007846D1">
        <w:rPr>
          <w:rFonts w:ascii="Garamond" w:hAnsi="Garamond"/>
          <w:color w:val="000000" w:themeColor="text1"/>
          <w:szCs w:val="24"/>
        </w:rPr>
        <w:t>do título digital de atividade económica</w:t>
      </w:r>
      <w:r w:rsidRPr="007846D1">
        <w:rPr>
          <w:rFonts w:ascii="Garamond" w:hAnsi="Garamond"/>
          <w:color w:val="000000" w:themeColor="text1"/>
          <w:szCs w:val="24"/>
        </w:rPr>
        <w:t xml:space="preserve"> e, tratando-se de pessoa diversa da constante </w:t>
      </w:r>
      <w:r w:rsidR="00784749" w:rsidRPr="007846D1">
        <w:rPr>
          <w:rFonts w:ascii="Garamond" w:hAnsi="Garamond"/>
          <w:color w:val="000000" w:themeColor="text1"/>
          <w:szCs w:val="24"/>
        </w:rPr>
        <w:t>naquele título</w:t>
      </w:r>
      <w:r w:rsidRPr="007846D1">
        <w:rPr>
          <w:rFonts w:ascii="Garamond" w:hAnsi="Garamond"/>
          <w:color w:val="000000" w:themeColor="text1"/>
          <w:szCs w:val="24"/>
        </w:rPr>
        <w:t>, declaração da empresa contendo a identificação do profissional em exercício de funções de visita guiada complementada com documento de identificação civil.</w:t>
      </w:r>
    </w:p>
    <w:p w14:paraId="0DA01B80" w14:textId="487E3658" w:rsidR="008A4623" w:rsidRPr="007846D1" w:rsidRDefault="008A4623" w:rsidP="00DF7BBF">
      <w:pPr>
        <w:pStyle w:val="PargrafodaLista"/>
        <w:widowControl w:val="0"/>
        <w:numPr>
          <w:ilvl w:val="0"/>
          <w:numId w:val="394"/>
        </w:numPr>
        <w:spacing w:after="120"/>
        <w:ind w:left="426" w:hanging="426"/>
        <w:contextualSpacing w:val="0"/>
        <w:rPr>
          <w:rFonts w:ascii="Garamond" w:hAnsi="Garamond"/>
          <w:color w:val="000000" w:themeColor="text1"/>
          <w:szCs w:val="24"/>
        </w:rPr>
      </w:pPr>
      <w:commentRangeStart w:id="1495"/>
      <w:commentRangeStart w:id="1496"/>
      <w:r w:rsidRPr="007846D1">
        <w:rPr>
          <w:rFonts w:ascii="Garamond" w:hAnsi="Garamond"/>
          <w:color w:val="000000" w:themeColor="text1"/>
          <w:szCs w:val="24"/>
        </w:rPr>
        <w:t>As empresas de animação turística e os operadores marítimo-turísticos ficam isentos da obrigação de obtenção de permissões administrativas e do pagamento de quaisquer outras taxas exigidas para o exercício das atividades abrangidas pel</w:t>
      </w:r>
      <w:r w:rsidR="003D32C0" w:rsidRPr="007846D1">
        <w:rPr>
          <w:rFonts w:ascii="Garamond" w:hAnsi="Garamond"/>
          <w:color w:val="000000" w:themeColor="text1"/>
          <w:szCs w:val="24"/>
        </w:rPr>
        <w:t>a</w:t>
      </w:r>
      <w:r w:rsidRPr="007846D1">
        <w:rPr>
          <w:rFonts w:ascii="Garamond" w:hAnsi="Garamond"/>
          <w:color w:val="000000" w:themeColor="text1"/>
          <w:szCs w:val="24"/>
        </w:rPr>
        <w:t xml:space="preserve"> </w:t>
      </w:r>
      <w:r w:rsidR="00777D50" w:rsidRPr="007846D1">
        <w:rPr>
          <w:rFonts w:ascii="Garamond" w:hAnsi="Garamond"/>
          <w:color w:val="000000" w:themeColor="text1"/>
          <w:szCs w:val="24"/>
        </w:rPr>
        <w:t xml:space="preserve">presente </w:t>
      </w:r>
      <w:r w:rsidR="003D32C0" w:rsidRPr="007846D1">
        <w:rPr>
          <w:rFonts w:ascii="Garamond" w:hAnsi="Garamond"/>
          <w:color w:val="000000" w:themeColor="text1"/>
          <w:szCs w:val="24"/>
        </w:rPr>
        <w:t>secção</w:t>
      </w:r>
      <w:r w:rsidRPr="007846D1">
        <w:rPr>
          <w:rFonts w:ascii="Garamond" w:hAnsi="Garamond"/>
          <w:color w:val="000000" w:themeColor="text1"/>
          <w:szCs w:val="24"/>
        </w:rPr>
        <w:t xml:space="preserve">, </w:t>
      </w:r>
      <w:commentRangeEnd w:id="1495"/>
      <w:r w:rsidR="004B5E9F" w:rsidRPr="007846D1">
        <w:rPr>
          <w:rStyle w:val="Refdecomentrio"/>
          <w:rFonts w:ascii="Garamond" w:hAnsi="Garamond"/>
          <w:color w:val="000000" w:themeColor="text1"/>
          <w:sz w:val="24"/>
          <w:szCs w:val="24"/>
        </w:rPr>
        <w:commentReference w:id="1495"/>
      </w:r>
      <w:commentRangeEnd w:id="1496"/>
      <w:r w:rsidRPr="007846D1">
        <w:rPr>
          <w:rStyle w:val="Refdecomentrio"/>
          <w:rFonts w:ascii="Garamond" w:hAnsi="Garamond"/>
          <w:color w:val="000000" w:themeColor="text1"/>
          <w:sz w:val="24"/>
          <w:szCs w:val="24"/>
        </w:rPr>
        <w:commentReference w:id="1496"/>
      </w:r>
      <w:r w:rsidRPr="007846D1">
        <w:rPr>
          <w:rFonts w:ascii="Garamond" w:hAnsi="Garamond"/>
          <w:color w:val="000000" w:themeColor="text1"/>
          <w:szCs w:val="24"/>
        </w:rPr>
        <w:t>sendo, contudo, devido o pagamento das:</w:t>
      </w:r>
    </w:p>
    <w:p w14:paraId="524BAA02" w14:textId="77777777" w:rsidR="008A4623" w:rsidRPr="00FC7A70" w:rsidRDefault="008A4623" w:rsidP="00D42425">
      <w:pPr>
        <w:widowControl w:val="0"/>
        <w:numPr>
          <w:ilvl w:val="0"/>
          <w:numId w:val="157"/>
        </w:numPr>
        <w:spacing w:after="0"/>
        <w:ind w:left="851" w:hanging="284"/>
        <w:rPr>
          <w:rFonts w:ascii="Garamond" w:hAnsi="Garamond"/>
          <w:color w:val="000000" w:themeColor="text1"/>
          <w:szCs w:val="24"/>
        </w:rPr>
      </w:pPr>
      <w:r w:rsidRPr="00FC7A70">
        <w:rPr>
          <w:rFonts w:ascii="Garamond" w:hAnsi="Garamond"/>
          <w:color w:val="000000" w:themeColor="text1"/>
          <w:szCs w:val="24"/>
        </w:rPr>
        <w:t>Taxas relativas a licenças individuais de pesca turística quando seja exercida esta modalidade da atividade marítimo-turística;</w:t>
      </w:r>
    </w:p>
    <w:p w14:paraId="3BC5E485" w14:textId="06D3A804" w:rsidR="008A4623" w:rsidRPr="00FC7A70" w:rsidRDefault="008A4623" w:rsidP="00D42425">
      <w:pPr>
        <w:widowControl w:val="0"/>
        <w:numPr>
          <w:ilvl w:val="0"/>
          <w:numId w:val="157"/>
        </w:numPr>
        <w:spacing w:after="0"/>
        <w:ind w:left="851" w:hanging="284"/>
        <w:rPr>
          <w:rFonts w:ascii="Garamond" w:hAnsi="Garamond"/>
          <w:color w:val="000000" w:themeColor="text1"/>
          <w:szCs w:val="24"/>
        </w:rPr>
      </w:pPr>
      <w:r w:rsidRPr="00FC7A70">
        <w:rPr>
          <w:rFonts w:ascii="Garamond" w:hAnsi="Garamond"/>
          <w:color w:val="000000" w:themeColor="text1"/>
          <w:szCs w:val="24"/>
        </w:rPr>
        <w:t xml:space="preserve">Taxas e cauções, devidas pela emissão de títulos de utilização privativa de recursos hídricos nos termos do disposto no artigo 59.º na Lei da Água, aprovada pela Lei n.º 58/2005, de 29 de dezembro, </w:t>
      </w:r>
      <w:r w:rsidR="0053111F" w:rsidRPr="00FC7A70">
        <w:rPr>
          <w:rFonts w:ascii="Garamond" w:hAnsi="Garamond"/>
          <w:color w:val="000000" w:themeColor="text1"/>
          <w:szCs w:val="24"/>
        </w:rPr>
        <w:t xml:space="preserve">e no artigo 17.º da Lei n.º 17/2014, 10 de abril, nas suas redações atuais, </w:t>
      </w:r>
      <w:r w:rsidRPr="00FC7A70">
        <w:rPr>
          <w:rFonts w:ascii="Garamond" w:hAnsi="Garamond"/>
          <w:color w:val="000000" w:themeColor="text1"/>
          <w:szCs w:val="24"/>
        </w:rPr>
        <w:t>e respetiva legislação complementar e regulamentar, quando esteja em causa a reserva de áreas do domínio público hídrico para o exercício da atividade ou instalação de estruturas de apoio ou quando tal utilização implicar alteração no estado</w:t>
      </w:r>
      <w:r w:rsidR="00145071" w:rsidRPr="00FC7A70">
        <w:rPr>
          <w:rFonts w:ascii="Garamond" w:hAnsi="Garamond"/>
          <w:color w:val="000000" w:themeColor="text1"/>
          <w:szCs w:val="24"/>
        </w:rPr>
        <w:t xml:space="preserve"> </w:t>
      </w:r>
      <w:r w:rsidRPr="00FC7A70">
        <w:rPr>
          <w:rFonts w:ascii="Garamond" w:hAnsi="Garamond"/>
          <w:color w:val="000000" w:themeColor="text1"/>
          <w:szCs w:val="24"/>
        </w:rPr>
        <w:t>dos recursos ou colocar esse estado em perigo;</w:t>
      </w:r>
    </w:p>
    <w:p w14:paraId="31DC9B55" w14:textId="77777777" w:rsidR="008A4623" w:rsidRPr="00FC7A70" w:rsidRDefault="008A4623" w:rsidP="00D42425">
      <w:pPr>
        <w:widowControl w:val="0"/>
        <w:numPr>
          <w:ilvl w:val="0"/>
          <w:numId w:val="157"/>
        </w:numPr>
        <w:spacing w:after="120"/>
        <w:ind w:left="851" w:hanging="284"/>
        <w:rPr>
          <w:rFonts w:ascii="Garamond" w:hAnsi="Garamond"/>
          <w:color w:val="000000" w:themeColor="text1"/>
          <w:szCs w:val="24"/>
        </w:rPr>
      </w:pPr>
      <w:r w:rsidRPr="00FC7A70">
        <w:rPr>
          <w:rFonts w:ascii="Garamond" w:hAnsi="Garamond"/>
          <w:color w:val="000000" w:themeColor="text1"/>
          <w:szCs w:val="24"/>
        </w:rPr>
        <w:t>Taxas previstas em regulamento municipal relativas a autorizações administrativas destinadas a disciplinar, quando se justifique, a circulação, paragem e estacionamento de veículos utilizados para a realização de percursos ou circuitos turísticos no espaço público do município.</w:t>
      </w:r>
    </w:p>
    <w:p w14:paraId="773FDD9F" w14:textId="77777777" w:rsidR="008A4623" w:rsidRPr="00FC7A70" w:rsidRDefault="008A4623" w:rsidP="00D42425">
      <w:pPr>
        <w:pStyle w:val="PargrafodaLista"/>
        <w:widowControl w:val="0"/>
        <w:numPr>
          <w:ilvl w:val="0"/>
          <w:numId w:val="199"/>
        </w:numPr>
        <w:spacing w:after="0"/>
        <w:contextualSpacing w:val="0"/>
        <w:jc w:val="center"/>
        <w:outlineLvl w:val="1"/>
        <w:rPr>
          <w:rFonts w:ascii="Garamond" w:hAnsi="Garamond"/>
          <w:color w:val="000000" w:themeColor="text1"/>
          <w:szCs w:val="24"/>
        </w:rPr>
      </w:pPr>
      <w:bookmarkStart w:id="1497" w:name="_Ref230359660"/>
    </w:p>
    <w:bookmarkEnd w:id="1497"/>
    <w:p w14:paraId="1A2C164E" w14:textId="77777777" w:rsidR="008A4623" w:rsidRPr="00FC7A70" w:rsidRDefault="008A4623" w:rsidP="00D42425">
      <w:pPr>
        <w:widowControl w:val="0"/>
        <w:spacing w:after="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Obrigações relativas à prestação de serviços</w:t>
      </w:r>
    </w:p>
    <w:p w14:paraId="2860620A" w14:textId="3BE5BD7C" w:rsidR="008A4623" w:rsidRPr="007846D1" w:rsidRDefault="008A4623" w:rsidP="00DF7BBF">
      <w:pPr>
        <w:pStyle w:val="PargrafodaLista"/>
        <w:widowControl w:val="0"/>
        <w:numPr>
          <w:ilvl w:val="0"/>
          <w:numId w:val="395"/>
        </w:numPr>
        <w:spacing w:after="120"/>
        <w:ind w:left="426" w:hanging="426"/>
        <w:contextualSpacing w:val="0"/>
        <w:rPr>
          <w:rFonts w:ascii="Garamond" w:hAnsi="Garamond"/>
          <w:color w:val="000000" w:themeColor="text1"/>
          <w:szCs w:val="24"/>
        </w:rPr>
      </w:pPr>
      <w:r w:rsidRPr="007846D1">
        <w:rPr>
          <w:rFonts w:ascii="Garamond" w:hAnsi="Garamond"/>
          <w:color w:val="000000" w:themeColor="text1"/>
          <w:szCs w:val="24"/>
        </w:rPr>
        <w:t>As empresas de animação turística e os operadores marítimo-turísticos devem:</w:t>
      </w:r>
    </w:p>
    <w:p w14:paraId="149DD9D9" w14:textId="64D41284" w:rsidR="008A4623" w:rsidRPr="00FC7A70" w:rsidRDefault="008A4623" w:rsidP="00D42425">
      <w:pPr>
        <w:widowControl w:val="0"/>
        <w:numPr>
          <w:ilvl w:val="0"/>
          <w:numId w:val="128"/>
        </w:numPr>
        <w:spacing w:after="120"/>
        <w:ind w:left="851" w:hanging="284"/>
        <w:rPr>
          <w:rFonts w:ascii="Garamond" w:hAnsi="Garamond"/>
          <w:color w:val="000000" w:themeColor="text1"/>
          <w:szCs w:val="24"/>
        </w:rPr>
      </w:pPr>
      <w:r w:rsidRPr="00FC7A70">
        <w:rPr>
          <w:rFonts w:ascii="Garamond" w:hAnsi="Garamond"/>
          <w:color w:val="000000" w:themeColor="text1"/>
          <w:szCs w:val="24"/>
        </w:rPr>
        <w:t>Antes da contratualização da prestação dos seus serviços, prestar informação clara e atualizada aos clientes sobre as características específicas das atividades a desenvolver, dificuldades e eventuais riscos inerentes, material necessário quando não seja</w:t>
      </w:r>
      <w:r w:rsidR="00163AF8" w:rsidRPr="00FC7A70">
        <w:rPr>
          <w:rFonts w:ascii="Garamond" w:hAnsi="Garamond"/>
          <w:color w:val="000000" w:themeColor="text1"/>
          <w:szCs w:val="24"/>
        </w:rPr>
        <w:t>m</w:t>
      </w:r>
      <w:r w:rsidRPr="00FC7A70">
        <w:rPr>
          <w:rFonts w:ascii="Garamond" w:hAnsi="Garamond"/>
          <w:color w:val="000000" w:themeColor="text1"/>
          <w:szCs w:val="24"/>
        </w:rPr>
        <w:t xml:space="preserve"> disponibilizado</w:t>
      </w:r>
      <w:r w:rsidR="00163AF8" w:rsidRPr="00FC7A70">
        <w:rPr>
          <w:rFonts w:ascii="Garamond" w:hAnsi="Garamond"/>
          <w:color w:val="000000" w:themeColor="text1"/>
          <w:szCs w:val="24"/>
        </w:rPr>
        <w:t>s</w:t>
      </w:r>
      <w:r w:rsidRPr="00FC7A70">
        <w:rPr>
          <w:rFonts w:ascii="Garamond" w:hAnsi="Garamond"/>
          <w:color w:val="000000" w:themeColor="text1"/>
          <w:szCs w:val="24"/>
        </w:rPr>
        <w:t xml:space="preserve"> pel</w:t>
      </w:r>
      <w:r w:rsidR="00FD18D8" w:rsidRPr="00FC7A70">
        <w:rPr>
          <w:rFonts w:ascii="Garamond" w:hAnsi="Garamond"/>
          <w:color w:val="000000" w:themeColor="text1"/>
          <w:szCs w:val="24"/>
        </w:rPr>
        <w:t>o operador económico</w:t>
      </w:r>
      <w:r w:rsidRPr="00FC7A70">
        <w:rPr>
          <w:rFonts w:ascii="Garamond" w:hAnsi="Garamond"/>
          <w:color w:val="000000" w:themeColor="text1"/>
          <w:szCs w:val="24"/>
        </w:rPr>
        <w:t>, aptidões físicas e técnicas exigidas aos participantes, idade mínima e máxima admitida, condições de acessibilidade para pessoas com necessidades especificas, serviços disponibilizados e respetivos preços, e quaisquer outros elementos indispensáveis à realização das atividades em causa;</w:t>
      </w:r>
    </w:p>
    <w:p w14:paraId="06BB26DD" w14:textId="3524B5AA" w:rsidR="008A4623" w:rsidRPr="00FC7A70" w:rsidRDefault="008A4623" w:rsidP="00D42425">
      <w:pPr>
        <w:widowControl w:val="0"/>
        <w:numPr>
          <w:ilvl w:val="0"/>
          <w:numId w:val="128"/>
        </w:numPr>
        <w:spacing w:after="120"/>
        <w:ind w:left="851" w:hanging="284"/>
        <w:rPr>
          <w:rFonts w:ascii="Garamond" w:hAnsi="Garamond"/>
          <w:color w:val="000000" w:themeColor="text1"/>
          <w:szCs w:val="24"/>
        </w:rPr>
      </w:pPr>
      <w:r w:rsidRPr="00FC7A70">
        <w:rPr>
          <w:rFonts w:ascii="Garamond" w:hAnsi="Garamond"/>
          <w:color w:val="000000" w:themeColor="text1"/>
          <w:szCs w:val="24"/>
        </w:rPr>
        <w:t>Disponibilizar a informação referida na alínea anterior em português, inglês e, quando se justifique, noutro</w:t>
      </w:r>
      <w:r w:rsidR="00145071" w:rsidRPr="00FC7A70">
        <w:rPr>
          <w:rFonts w:ascii="Garamond" w:hAnsi="Garamond"/>
          <w:color w:val="000000" w:themeColor="text1"/>
          <w:szCs w:val="24"/>
        </w:rPr>
        <w:t>s</w:t>
      </w:r>
      <w:r w:rsidRPr="00FC7A70">
        <w:rPr>
          <w:rFonts w:ascii="Garamond" w:hAnsi="Garamond"/>
          <w:color w:val="000000" w:themeColor="text1"/>
          <w:szCs w:val="24"/>
        </w:rPr>
        <w:t xml:space="preserve"> idioma</w:t>
      </w:r>
      <w:r w:rsidR="00145071" w:rsidRPr="00FC7A70">
        <w:rPr>
          <w:rFonts w:ascii="Garamond" w:hAnsi="Garamond"/>
          <w:color w:val="000000" w:themeColor="text1"/>
          <w:szCs w:val="24"/>
        </w:rPr>
        <w:t>s</w:t>
      </w:r>
      <w:r w:rsidRPr="00FC7A70">
        <w:rPr>
          <w:rFonts w:ascii="Garamond" w:hAnsi="Garamond"/>
          <w:color w:val="000000" w:themeColor="text1"/>
          <w:szCs w:val="24"/>
        </w:rPr>
        <w:t xml:space="preserve"> tendo em conta mercados visados e potenciais clientes da empresa, e através de, pelo menos, um dos canais digitais de divulgação da empresa; </w:t>
      </w:r>
    </w:p>
    <w:p w14:paraId="54CE9545" w14:textId="4F37F2E3" w:rsidR="008A4623" w:rsidRPr="00FC7A70" w:rsidRDefault="008A4623" w:rsidP="00D42425">
      <w:pPr>
        <w:widowControl w:val="0"/>
        <w:numPr>
          <w:ilvl w:val="0"/>
          <w:numId w:val="128"/>
        </w:numPr>
        <w:spacing w:after="120"/>
        <w:ind w:left="851" w:hanging="284"/>
        <w:rPr>
          <w:rFonts w:ascii="Garamond" w:hAnsi="Garamond"/>
          <w:color w:val="000000" w:themeColor="text1"/>
          <w:szCs w:val="24"/>
        </w:rPr>
      </w:pPr>
      <w:r w:rsidRPr="00FC7A70">
        <w:rPr>
          <w:rFonts w:ascii="Garamond" w:hAnsi="Garamond"/>
          <w:color w:val="000000" w:themeColor="text1"/>
          <w:szCs w:val="24"/>
        </w:rPr>
        <w:t>Sem prejuízo do disposto no artigo 20.º do Decreto-Lei n.º 92/2010, de 26 de julho</w:t>
      </w:r>
      <w:del w:id="1498" w:author="Maria João Torres" w:date="2026-09-01T15:51:00Z" w16du:dateUtc="2026-09-01T14:51:00Z">
        <w:r w:rsidRPr="00FC7A70" w:rsidDel="00F25669">
          <w:rPr>
            <w:rFonts w:ascii="Garamond" w:hAnsi="Garamond"/>
            <w:color w:val="000000" w:themeColor="text1"/>
            <w:szCs w:val="24"/>
          </w:rPr>
          <w:delText xml:space="preserve">, </w:delText>
        </w:r>
        <w:r w:rsidR="00145071" w:rsidRPr="00FC7A70" w:rsidDel="00F25669">
          <w:rPr>
            <w:rFonts w:ascii="Garamond" w:hAnsi="Garamond"/>
            <w:color w:val="000000" w:themeColor="text1"/>
            <w:szCs w:val="24"/>
          </w:rPr>
          <w:delText>na sua redação atual</w:delText>
        </w:r>
      </w:del>
      <w:r w:rsidR="00145071" w:rsidRPr="00FC7A70">
        <w:rPr>
          <w:rFonts w:ascii="Garamond" w:hAnsi="Garamond"/>
          <w:color w:val="000000" w:themeColor="text1"/>
          <w:szCs w:val="24"/>
        </w:rPr>
        <w:t xml:space="preserve">, </w:t>
      </w:r>
      <w:r w:rsidRPr="00FC7A70">
        <w:rPr>
          <w:rFonts w:ascii="Garamond" w:hAnsi="Garamond"/>
          <w:color w:val="000000" w:themeColor="text1"/>
          <w:szCs w:val="24"/>
        </w:rPr>
        <w:t>prestar aos clientes informação completa, clara e atualizada sobre as regras de utilização de equipamentos, legislação ambiental relevante e procedimentos a cumprir nas diferentes situações de perigo ou emergência previsíveis, bem como informação relativa à formação e experiência profissional dos seus colaboradores e certificações ou selos de sustentabilidade ambiental ou social detidos;</w:t>
      </w:r>
    </w:p>
    <w:p w14:paraId="14415F9F" w14:textId="77777777" w:rsidR="008A4623" w:rsidRPr="00FC7A70" w:rsidRDefault="008A4623" w:rsidP="00D42425">
      <w:pPr>
        <w:widowControl w:val="0"/>
        <w:numPr>
          <w:ilvl w:val="0"/>
          <w:numId w:val="128"/>
        </w:numPr>
        <w:spacing w:after="120"/>
        <w:ind w:left="851" w:hanging="284"/>
        <w:rPr>
          <w:rFonts w:ascii="Garamond" w:hAnsi="Garamond"/>
          <w:color w:val="000000" w:themeColor="text1"/>
          <w:szCs w:val="24"/>
        </w:rPr>
      </w:pPr>
      <w:r w:rsidRPr="00FC7A70">
        <w:rPr>
          <w:rFonts w:ascii="Garamond" w:hAnsi="Garamond"/>
          <w:color w:val="000000" w:themeColor="text1"/>
          <w:szCs w:val="24"/>
        </w:rPr>
        <w:t>Indicar em contratos, correspondência, publicações, anúncios e em toda a atividade externa o número de registo, nacional ou do Estado-Membro da União Europeia ou do espaço económico europeu, quando aplicável, e a localização da sua sede;</w:t>
      </w:r>
    </w:p>
    <w:p w14:paraId="2AFE0B4A" w14:textId="0A40439F" w:rsidR="008A4623" w:rsidRPr="00FC7A70" w:rsidRDefault="008A4623" w:rsidP="00D42425">
      <w:pPr>
        <w:widowControl w:val="0"/>
        <w:numPr>
          <w:ilvl w:val="0"/>
          <w:numId w:val="128"/>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que as instalações e equipamentos utilizados</w:t>
      </w:r>
      <w:r w:rsidR="00473200" w:rsidRPr="00FC7A70">
        <w:rPr>
          <w:rFonts w:ascii="Garamond" w:hAnsi="Garamond"/>
          <w:color w:val="000000" w:themeColor="text1"/>
          <w:szCs w:val="24"/>
        </w:rPr>
        <w:t xml:space="preserve"> se</w:t>
      </w:r>
      <w:r w:rsidRPr="00FC7A70">
        <w:rPr>
          <w:rFonts w:ascii="Garamond" w:hAnsi="Garamond"/>
          <w:color w:val="000000" w:themeColor="text1"/>
          <w:szCs w:val="24"/>
        </w:rPr>
        <w:t xml:space="preserve"> encontram licenciados ou autorizados, pelas entidades competentes, nos termos da legislação aplicável</w:t>
      </w:r>
      <w:r w:rsidR="009A022A" w:rsidRPr="00FC7A70">
        <w:rPr>
          <w:rFonts w:ascii="Garamond" w:hAnsi="Garamond"/>
          <w:color w:val="000000" w:themeColor="text1"/>
          <w:szCs w:val="24"/>
        </w:rPr>
        <w:t>.</w:t>
      </w:r>
    </w:p>
    <w:p w14:paraId="6F03D605" w14:textId="45FC9D1F" w:rsidR="008A4623" w:rsidRPr="00FC7A70" w:rsidRDefault="008A4623" w:rsidP="00DF7BBF">
      <w:pPr>
        <w:pStyle w:val="PargrafodaLista"/>
        <w:widowControl w:val="0"/>
        <w:numPr>
          <w:ilvl w:val="0"/>
          <w:numId w:val="39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atividades de animação turística devem:</w:t>
      </w:r>
    </w:p>
    <w:p w14:paraId="01366A3E" w14:textId="77777777" w:rsidR="008A4623" w:rsidRPr="00FC7A70" w:rsidRDefault="008A4623" w:rsidP="00D42425">
      <w:pPr>
        <w:widowControl w:val="0"/>
        <w:numPr>
          <w:ilvl w:val="0"/>
          <w:numId w:val="129"/>
        </w:numPr>
        <w:spacing w:after="120"/>
        <w:ind w:left="851" w:hanging="284"/>
        <w:rPr>
          <w:rFonts w:ascii="Garamond" w:hAnsi="Garamond"/>
          <w:color w:val="000000" w:themeColor="text1"/>
          <w:szCs w:val="24"/>
        </w:rPr>
      </w:pPr>
      <w:r w:rsidRPr="00FC7A70">
        <w:rPr>
          <w:rFonts w:ascii="Garamond" w:hAnsi="Garamond"/>
          <w:color w:val="000000" w:themeColor="text1"/>
          <w:szCs w:val="24"/>
        </w:rPr>
        <w:t>Realizar-se de acordo com as disposições legais e regulamentares em matéria de ambiente;</w:t>
      </w:r>
    </w:p>
    <w:p w14:paraId="1F9679B5" w14:textId="546F9268" w:rsidR="008A4623" w:rsidRPr="00FC7A70" w:rsidRDefault="008A4623" w:rsidP="00D42425">
      <w:pPr>
        <w:widowControl w:val="0"/>
        <w:numPr>
          <w:ilvl w:val="0"/>
          <w:numId w:val="129"/>
        </w:numPr>
        <w:spacing w:after="120"/>
        <w:ind w:left="851" w:hanging="284"/>
        <w:rPr>
          <w:rFonts w:ascii="Garamond" w:hAnsi="Garamond"/>
          <w:color w:val="000000" w:themeColor="text1"/>
          <w:szCs w:val="24"/>
        </w:rPr>
      </w:pPr>
      <w:r w:rsidRPr="00FC7A70">
        <w:rPr>
          <w:rFonts w:ascii="Garamond" w:hAnsi="Garamond"/>
          <w:color w:val="000000" w:themeColor="text1"/>
          <w:szCs w:val="24"/>
        </w:rPr>
        <w:t>Contribuir para a preservação e fruição responsável do meio envolvente, nomeadamente maximizando a eficiência na utilização dos recursos e minimizando a produção de resíduos, ruído, emissões para a água e para a atmosfera e os impactes no património natural</w:t>
      </w:r>
      <w:r w:rsidR="009A022A" w:rsidRPr="00FC7A70">
        <w:rPr>
          <w:rFonts w:ascii="Garamond" w:hAnsi="Garamond"/>
          <w:color w:val="000000" w:themeColor="text1"/>
          <w:szCs w:val="24"/>
        </w:rPr>
        <w:t>;</w:t>
      </w:r>
    </w:p>
    <w:p w14:paraId="6AC7DC89" w14:textId="42288520" w:rsidR="008A4623" w:rsidRPr="00FC7A70" w:rsidRDefault="008A4623" w:rsidP="00D42425">
      <w:pPr>
        <w:widowControl w:val="0"/>
        <w:numPr>
          <w:ilvl w:val="0"/>
          <w:numId w:val="129"/>
        </w:numPr>
        <w:spacing w:after="120"/>
        <w:ind w:left="851" w:hanging="284"/>
        <w:rPr>
          <w:rFonts w:ascii="Garamond" w:hAnsi="Garamond"/>
          <w:color w:val="000000" w:themeColor="text1"/>
          <w:szCs w:val="24"/>
        </w:rPr>
      </w:pPr>
      <w:r w:rsidRPr="00FC7A70">
        <w:rPr>
          <w:rFonts w:ascii="Garamond" w:hAnsi="Garamond"/>
          <w:color w:val="000000" w:themeColor="text1"/>
          <w:szCs w:val="24"/>
        </w:rPr>
        <w:t>Obedecer às normas a que as empresas se encontrem vinculadas ao abrigo do disposto nos regimes jurídicos da conservação da natureza e da biodiversidade e dos instrumentos de gestão territorial</w:t>
      </w:r>
      <w:r w:rsidR="00AC0061" w:rsidRPr="00FC7A70">
        <w:rPr>
          <w:rFonts w:ascii="Garamond" w:hAnsi="Garamond"/>
          <w:color w:val="000000" w:themeColor="text1"/>
          <w:szCs w:val="24"/>
        </w:rPr>
        <w:t>;</w:t>
      </w:r>
    </w:p>
    <w:p w14:paraId="2596E9F3" w14:textId="106651B2" w:rsidR="00AC0061" w:rsidRPr="00FC7A70" w:rsidRDefault="00FD18D8" w:rsidP="00D42425">
      <w:pPr>
        <w:pStyle w:val="PargrafodaLista"/>
        <w:widowControl w:val="0"/>
        <w:numPr>
          <w:ilvl w:val="0"/>
          <w:numId w:val="129"/>
        </w:numPr>
        <w:spacing w:after="120"/>
        <w:ind w:left="851" w:hanging="284"/>
        <w:contextualSpacing w:val="0"/>
        <w:rPr>
          <w:rFonts w:ascii="Garamond" w:hAnsi="Garamond"/>
          <w:color w:val="000000" w:themeColor="text1"/>
          <w:szCs w:val="24"/>
        </w:rPr>
      </w:pPr>
      <w:commentRangeStart w:id="1499"/>
      <w:commentRangeStart w:id="1500"/>
      <w:r w:rsidRPr="00FC7A70">
        <w:rPr>
          <w:rFonts w:ascii="Garamond" w:hAnsi="Garamond"/>
          <w:color w:val="000000" w:themeColor="text1"/>
          <w:szCs w:val="24"/>
        </w:rPr>
        <w:t>No caso das atividades de interpretação do património, r</w:t>
      </w:r>
      <w:r w:rsidR="00AC0061" w:rsidRPr="00FC7A70">
        <w:rPr>
          <w:rFonts w:ascii="Garamond" w:hAnsi="Garamond"/>
          <w:color w:val="000000" w:themeColor="text1"/>
          <w:szCs w:val="24"/>
        </w:rPr>
        <w:t>espeitar o Código de Conduta</w:t>
      </w:r>
      <w:r w:rsidR="00FB0BD1" w:rsidRPr="00FC7A70">
        <w:rPr>
          <w:rFonts w:ascii="Garamond" w:hAnsi="Garamond"/>
          <w:color w:val="000000" w:themeColor="text1"/>
          <w:szCs w:val="24"/>
        </w:rPr>
        <w:t xml:space="preserve">, </w:t>
      </w:r>
      <w:r w:rsidR="00AC0061" w:rsidRPr="00FC7A70">
        <w:rPr>
          <w:rFonts w:ascii="Garamond" w:hAnsi="Garamond"/>
          <w:color w:val="000000" w:themeColor="text1"/>
          <w:szCs w:val="24"/>
        </w:rPr>
        <w:t>a aprovar por deliberação do conselho diretivo do Turismo de Portugal, I. P.</w:t>
      </w:r>
      <w:commentRangeEnd w:id="1499"/>
      <w:r w:rsidR="005F16F3" w:rsidRPr="00FC7A70">
        <w:rPr>
          <w:rStyle w:val="Refdecomentrio"/>
          <w:rFonts w:ascii="Garamond" w:hAnsi="Garamond"/>
          <w:color w:val="000000" w:themeColor="text1"/>
          <w:sz w:val="24"/>
          <w:szCs w:val="24"/>
        </w:rPr>
        <w:commentReference w:id="1499"/>
      </w:r>
      <w:commentRangeEnd w:id="1500"/>
      <w:r w:rsidRPr="00FC7A70">
        <w:rPr>
          <w:rStyle w:val="Refdecomentrio"/>
          <w:rFonts w:ascii="Garamond" w:hAnsi="Garamond"/>
          <w:color w:val="000000" w:themeColor="text1"/>
          <w:sz w:val="24"/>
          <w:szCs w:val="24"/>
        </w:rPr>
        <w:commentReference w:id="1500"/>
      </w:r>
    </w:p>
    <w:p w14:paraId="074C0C30" w14:textId="2987F5B4" w:rsidR="0051254C" w:rsidRPr="00FC7A70" w:rsidRDefault="00972BF0" w:rsidP="00DF7BBF">
      <w:pPr>
        <w:pStyle w:val="PargrafodaLista"/>
        <w:widowControl w:val="0"/>
        <w:numPr>
          <w:ilvl w:val="0"/>
          <w:numId w:val="39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Para efeitos do disposto na alínea </w:t>
      </w:r>
      <w:r w:rsidRPr="007846D1">
        <w:rPr>
          <w:rFonts w:ascii="Garamond" w:hAnsi="Garamond"/>
          <w:i/>
          <w:iCs/>
          <w:color w:val="000000" w:themeColor="text1"/>
          <w:szCs w:val="24"/>
        </w:rPr>
        <w:t>c)</w:t>
      </w:r>
      <w:r w:rsidRPr="00FC7A70">
        <w:rPr>
          <w:rFonts w:ascii="Garamond" w:hAnsi="Garamond"/>
          <w:color w:val="000000" w:themeColor="text1"/>
          <w:szCs w:val="24"/>
        </w:rPr>
        <w:t xml:space="preserve"> do n.º 1, sempre que as atividades ocorram em áreas classificadas, a informação a prestar aos clientes deve incluir obrigatoriamente as interdições e condicionantes específicas previstas nos respetivos instrumentos de gestão territorial ou regulamentos de gestão das Áreas Protegidas, bem como o Código de Conduta do Turismo de Natureza.</w:t>
      </w:r>
    </w:p>
    <w:p w14:paraId="10645990" w14:textId="625E1060" w:rsidR="008A4623" w:rsidRPr="00FC7A70" w:rsidRDefault="008A4623" w:rsidP="00DF7BBF">
      <w:pPr>
        <w:pStyle w:val="PargrafodaLista"/>
        <w:widowControl w:val="0"/>
        <w:numPr>
          <w:ilvl w:val="0"/>
          <w:numId w:val="395"/>
        </w:numPr>
        <w:spacing w:after="120"/>
        <w:ind w:left="426" w:hanging="426"/>
        <w:contextualSpacing w:val="0"/>
        <w:rPr>
          <w:rFonts w:ascii="Garamond" w:hAnsi="Garamond"/>
          <w:color w:val="000000" w:themeColor="text1"/>
          <w:szCs w:val="24"/>
        </w:rPr>
      </w:pPr>
      <w:commentRangeStart w:id="1501"/>
      <w:commentRangeStart w:id="1502"/>
      <w:r w:rsidRPr="00FC7A70">
        <w:rPr>
          <w:rFonts w:ascii="Garamond" w:hAnsi="Garamond"/>
          <w:color w:val="000000" w:themeColor="text1"/>
          <w:szCs w:val="24"/>
        </w:rPr>
        <w:t>A violação do disposto no presente artigo constitui contraordenação económica grave, nos termos do RJCE</w:t>
      </w:r>
      <w:commentRangeEnd w:id="1501"/>
      <w:r w:rsidR="006D7D58" w:rsidRPr="00FC7A70">
        <w:rPr>
          <w:rStyle w:val="Refdecomentrio"/>
          <w:rFonts w:ascii="Garamond" w:hAnsi="Garamond"/>
          <w:color w:val="000000" w:themeColor="text1"/>
          <w:sz w:val="24"/>
          <w:szCs w:val="24"/>
        </w:rPr>
        <w:commentReference w:id="1501"/>
      </w:r>
      <w:commentRangeEnd w:id="1502"/>
      <w:r w:rsidRPr="00FC7A70">
        <w:rPr>
          <w:rStyle w:val="Refdecomentrio"/>
          <w:rFonts w:ascii="Garamond" w:hAnsi="Garamond"/>
          <w:color w:val="000000" w:themeColor="text1"/>
          <w:sz w:val="24"/>
          <w:szCs w:val="24"/>
        </w:rPr>
        <w:commentReference w:id="1502"/>
      </w:r>
      <w:r w:rsidRPr="00FC7A70">
        <w:rPr>
          <w:rFonts w:ascii="Garamond" w:hAnsi="Garamond"/>
          <w:color w:val="000000" w:themeColor="text1"/>
          <w:szCs w:val="24"/>
        </w:rPr>
        <w:t>.</w:t>
      </w:r>
    </w:p>
    <w:p w14:paraId="74CCA6D3"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503" w:name="_Ref225507603"/>
    </w:p>
    <w:bookmarkEnd w:id="1503"/>
    <w:p w14:paraId="3FCE36D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Utilização de meios de transporte</w:t>
      </w:r>
    </w:p>
    <w:p w14:paraId="651A16B7" w14:textId="46C9D886" w:rsidR="008A4623" w:rsidRPr="00741C6D" w:rsidRDefault="008A4623"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741C6D">
        <w:rPr>
          <w:rFonts w:ascii="Garamond" w:hAnsi="Garamond"/>
          <w:color w:val="000000" w:themeColor="text1"/>
          <w:szCs w:val="24"/>
        </w:rPr>
        <w:t>Na realização de passeios turísticos ou transporte de clientes no âmbito das suas atividades, e quando utilizem veículos automóveis com lotação superior a nove lugares, as empresas de animação turística devem estar licenciadas para a atividade de transportador público rodoviário de passageiros ou recorrer a entidade habilitada para o efeito nos termos da legislação aplicável.</w:t>
      </w:r>
    </w:p>
    <w:p w14:paraId="34E6510F" w14:textId="4ECB525F" w:rsidR="008A4623" w:rsidRPr="00741C6D" w:rsidRDefault="008A4623"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741C6D">
        <w:rPr>
          <w:rFonts w:ascii="Garamond" w:hAnsi="Garamond"/>
          <w:color w:val="000000" w:themeColor="text1"/>
          <w:szCs w:val="24"/>
        </w:rPr>
        <w:t xml:space="preserve">Os veículos automóveis utilizados no exercício das atividades previstas no número anterior com lotação superior a nove lugares </w:t>
      </w:r>
      <w:r w:rsidR="00895CD9" w:rsidRPr="00741C6D">
        <w:rPr>
          <w:rFonts w:ascii="Garamond" w:hAnsi="Garamond"/>
          <w:color w:val="000000" w:themeColor="text1"/>
          <w:szCs w:val="24"/>
        </w:rPr>
        <w:t>estão sujeitos a prévio licenciamento nos termos do Regulamento (CE) n.º 1073/2009, do Parlamento Europeu e do Conselho, de 21 de outubro, pelo IMT, I. P., ou por qualquer organismo homólogo do Estado-Membro de estabelecimento</w:t>
      </w:r>
      <w:r w:rsidRPr="00741C6D">
        <w:rPr>
          <w:rFonts w:ascii="Garamond" w:hAnsi="Garamond"/>
          <w:color w:val="000000" w:themeColor="text1"/>
          <w:szCs w:val="24"/>
        </w:rPr>
        <w:t>.</w:t>
      </w:r>
    </w:p>
    <w:p w14:paraId="02C0797B" w14:textId="14628D03" w:rsidR="008A4623" w:rsidRPr="00741C6D" w:rsidRDefault="008A4623"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741C6D">
        <w:rPr>
          <w:rFonts w:ascii="Garamond" w:hAnsi="Garamond"/>
          <w:color w:val="000000" w:themeColor="text1"/>
          <w:szCs w:val="24"/>
        </w:rPr>
        <w:t>Na realização de passeios turísticos ou transporte de clientes no âmbito das suas atividades, o transporte em veículos automóveis com lotação até nove lugares pode ser efetuado pelas próprias empresas de animação turística, desde que os veículos utilizados sejam da sua propriedade, ou objeto de locação financeira, aluguer de longa duração ou aluguer operacional de viaturas (</w:t>
      </w:r>
      <w:r w:rsidRPr="00741C6D">
        <w:rPr>
          <w:rFonts w:ascii="Garamond" w:hAnsi="Garamond"/>
          <w:i/>
          <w:iCs/>
          <w:color w:val="000000" w:themeColor="text1"/>
          <w:szCs w:val="24"/>
        </w:rPr>
        <w:t>renting</w:t>
      </w:r>
      <w:r w:rsidRPr="00741C6D">
        <w:rPr>
          <w:rFonts w:ascii="Garamond" w:hAnsi="Garamond"/>
          <w:color w:val="000000" w:themeColor="text1"/>
          <w:szCs w:val="24"/>
        </w:rPr>
        <w:t>), se a empresa de animação turística for a locatária, ou ainda quando recorram a entidades habilitadas para o transporte.</w:t>
      </w:r>
    </w:p>
    <w:p w14:paraId="5E2F7998" w14:textId="0A8117B9" w:rsidR="008976EE" w:rsidRPr="00741C6D" w:rsidRDefault="008976EE"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741C6D">
        <w:rPr>
          <w:rFonts w:ascii="Garamond" w:hAnsi="Garamond"/>
          <w:color w:val="000000" w:themeColor="text1"/>
          <w:szCs w:val="24"/>
        </w:rPr>
        <w:t>Nos transportes de passeios turísticos ou transporte de clientes em veículos com lotação até nove lugares, o motorista deve ser portador</w:t>
      </w:r>
      <w:r w:rsidR="003D60DE" w:rsidRPr="00741C6D">
        <w:rPr>
          <w:rFonts w:ascii="Garamond" w:hAnsi="Garamond"/>
          <w:color w:val="000000" w:themeColor="text1"/>
          <w:szCs w:val="24"/>
        </w:rPr>
        <w:t xml:space="preserve"> e </w:t>
      </w:r>
      <w:r w:rsidRPr="00741C6D">
        <w:rPr>
          <w:rFonts w:ascii="Garamond" w:hAnsi="Garamond"/>
          <w:color w:val="000000" w:themeColor="text1"/>
          <w:szCs w:val="24"/>
        </w:rPr>
        <w:t>exibir a qualquer entidade competente que o solicite:</w:t>
      </w:r>
    </w:p>
    <w:p w14:paraId="5E589216" w14:textId="2EC41634" w:rsidR="008976EE" w:rsidRPr="00FC7A70" w:rsidRDefault="00550069" w:rsidP="00D42425">
      <w:pPr>
        <w:pStyle w:val="PargrafodaLista"/>
        <w:widowControl w:val="0"/>
        <w:numPr>
          <w:ilvl w:val="0"/>
          <w:numId w:val="249"/>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 documento com i</w:t>
      </w:r>
      <w:r w:rsidR="00FB0BD1" w:rsidRPr="00FC7A70">
        <w:rPr>
          <w:rFonts w:ascii="Garamond" w:hAnsi="Garamond"/>
          <w:color w:val="000000" w:themeColor="text1"/>
          <w:szCs w:val="24"/>
        </w:rPr>
        <w:t xml:space="preserve">nformação sobre o </w:t>
      </w:r>
      <w:r w:rsidR="008976EE" w:rsidRPr="00FC7A70">
        <w:rPr>
          <w:rFonts w:ascii="Garamond" w:hAnsi="Garamond"/>
          <w:color w:val="000000" w:themeColor="text1"/>
          <w:szCs w:val="24"/>
        </w:rPr>
        <w:t>seu horário de trabalho;</w:t>
      </w:r>
    </w:p>
    <w:p w14:paraId="06E935FB" w14:textId="0FBB04B7" w:rsidR="008976EE" w:rsidRPr="00FC7A70" w:rsidRDefault="008976EE" w:rsidP="00D42425">
      <w:pPr>
        <w:pStyle w:val="PargrafodaLista"/>
        <w:widowControl w:val="0"/>
        <w:numPr>
          <w:ilvl w:val="0"/>
          <w:numId w:val="249"/>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 documento que contenha a identificação do operador económico</w:t>
      </w:r>
      <w:r w:rsidR="003D60DE" w:rsidRPr="00FC7A70">
        <w:rPr>
          <w:rFonts w:ascii="Garamond" w:hAnsi="Garamond"/>
          <w:color w:val="000000" w:themeColor="text1"/>
          <w:szCs w:val="24"/>
        </w:rPr>
        <w:t xml:space="preserve"> titular do título digital de atividade económica</w:t>
      </w:r>
      <w:r w:rsidRPr="00FC7A70">
        <w:rPr>
          <w:rFonts w:ascii="Garamond" w:hAnsi="Garamond"/>
          <w:color w:val="000000" w:themeColor="text1"/>
          <w:szCs w:val="24"/>
        </w:rPr>
        <w:t>, a especificação do evento, iniciativa ou projeto, a data, a hora e o local de partida e de chegada;</w:t>
      </w:r>
    </w:p>
    <w:p w14:paraId="3BC88572" w14:textId="2DCB5653" w:rsidR="008976EE" w:rsidRPr="00FC7A70" w:rsidRDefault="00C328F7" w:rsidP="00D42425">
      <w:pPr>
        <w:pStyle w:val="PargrafodaLista"/>
        <w:widowControl w:val="0"/>
        <w:numPr>
          <w:ilvl w:val="0"/>
          <w:numId w:val="249"/>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Declaração do operador económico titular do título digital de atividade económica relativa à</w:t>
      </w:r>
      <w:r w:rsidR="008976EE" w:rsidRPr="00FC7A70">
        <w:rPr>
          <w:rFonts w:ascii="Garamond" w:hAnsi="Garamond"/>
          <w:color w:val="000000" w:themeColor="text1"/>
          <w:szCs w:val="24"/>
        </w:rPr>
        <w:t xml:space="preserve"> identificação do condutor e </w:t>
      </w:r>
      <w:r w:rsidRPr="00FC7A70">
        <w:rPr>
          <w:rFonts w:ascii="Garamond" w:hAnsi="Garamond"/>
          <w:color w:val="000000" w:themeColor="text1"/>
          <w:szCs w:val="24"/>
        </w:rPr>
        <w:t>a</w:t>
      </w:r>
      <w:r w:rsidR="008976EE" w:rsidRPr="00FC7A70">
        <w:rPr>
          <w:rFonts w:ascii="Garamond" w:hAnsi="Garamond"/>
          <w:color w:val="000000" w:themeColor="text1"/>
          <w:szCs w:val="24"/>
        </w:rPr>
        <w:t>o número d</w:t>
      </w:r>
      <w:r w:rsidRPr="00FC7A70">
        <w:rPr>
          <w:rFonts w:ascii="Garamond" w:hAnsi="Garamond"/>
          <w:color w:val="000000" w:themeColor="text1"/>
          <w:szCs w:val="24"/>
        </w:rPr>
        <w:t>a respetiva</w:t>
      </w:r>
      <w:r w:rsidR="008976EE" w:rsidRPr="00FC7A70">
        <w:rPr>
          <w:rFonts w:ascii="Garamond" w:hAnsi="Garamond"/>
          <w:color w:val="000000" w:themeColor="text1"/>
          <w:szCs w:val="24"/>
        </w:rPr>
        <w:t xml:space="preserve"> carta de condução válida para a condução da categoria de veículo;</w:t>
      </w:r>
      <w:r w:rsidR="00DF655C" w:rsidRPr="00FC7A70">
        <w:rPr>
          <w:rFonts w:ascii="Garamond" w:hAnsi="Garamond"/>
          <w:color w:val="000000" w:themeColor="text1"/>
          <w:szCs w:val="24"/>
        </w:rPr>
        <w:t xml:space="preserve"> e</w:t>
      </w:r>
    </w:p>
    <w:p w14:paraId="16B44726" w14:textId="68A24530" w:rsidR="008976EE" w:rsidRPr="00FC7A70" w:rsidRDefault="00C328F7" w:rsidP="00D42425">
      <w:pPr>
        <w:pStyle w:val="PargrafodaLista"/>
        <w:widowControl w:val="0"/>
        <w:numPr>
          <w:ilvl w:val="0"/>
          <w:numId w:val="249"/>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Declaração do operador económico titular do título digital de atividade económica relativa à</w:t>
      </w:r>
      <w:r w:rsidR="008976EE" w:rsidRPr="00FC7A70">
        <w:rPr>
          <w:rFonts w:ascii="Garamond" w:hAnsi="Garamond"/>
          <w:color w:val="000000" w:themeColor="text1"/>
          <w:szCs w:val="24"/>
        </w:rPr>
        <w:t xml:space="preserve"> identificação do profissional ou profissionais habilitado</w:t>
      </w:r>
      <w:r w:rsidR="00236D7B" w:rsidRPr="00FC7A70">
        <w:rPr>
          <w:rFonts w:ascii="Garamond" w:hAnsi="Garamond"/>
          <w:color w:val="000000" w:themeColor="text1"/>
          <w:szCs w:val="24"/>
        </w:rPr>
        <w:t>s</w:t>
      </w:r>
      <w:r w:rsidR="008976EE" w:rsidRPr="00FC7A70">
        <w:rPr>
          <w:rFonts w:ascii="Garamond" w:hAnsi="Garamond"/>
          <w:color w:val="000000" w:themeColor="text1"/>
          <w:szCs w:val="24"/>
        </w:rPr>
        <w:t xml:space="preserve"> a realizar atividades de interpretação do património, e declaração, sob compromisso de honra, assinada pelo profissional e pelo operador económico de que conhecem e aderiram ao código de conduta a que se refere a alínea </w:t>
      </w:r>
      <w:r w:rsidR="008976EE" w:rsidRPr="00285DDD">
        <w:rPr>
          <w:rFonts w:ascii="Garamond" w:hAnsi="Garamond"/>
          <w:i/>
          <w:iCs/>
          <w:color w:val="000000" w:themeColor="text1"/>
          <w:szCs w:val="24"/>
        </w:rPr>
        <w:t>d)</w:t>
      </w:r>
      <w:r w:rsidR="008976EE" w:rsidRPr="00FC7A70">
        <w:rPr>
          <w:rFonts w:ascii="Garamond" w:hAnsi="Garamond"/>
          <w:color w:val="000000" w:themeColor="text1"/>
          <w:szCs w:val="24"/>
        </w:rPr>
        <w:t xml:space="preserve"> do n.º 2 do artigo anterior</w:t>
      </w:r>
      <w:r w:rsidR="00DF655C" w:rsidRPr="00FC7A70">
        <w:rPr>
          <w:rFonts w:ascii="Garamond" w:hAnsi="Garamond"/>
          <w:color w:val="000000" w:themeColor="text1"/>
          <w:szCs w:val="24"/>
        </w:rPr>
        <w:t>, quando aplicável</w:t>
      </w:r>
      <w:r w:rsidR="008976EE" w:rsidRPr="00FC7A70">
        <w:rPr>
          <w:rFonts w:ascii="Garamond" w:hAnsi="Garamond"/>
          <w:color w:val="000000" w:themeColor="text1"/>
          <w:szCs w:val="24"/>
        </w:rPr>
        <w:t>.</w:t>
      </w:r>
    </w:p>
    <w:p w14:paraId="1D1A4364" w14:textId="10434D57" w:rsidR="008976EE" w:rsidRPr="00FC7A70" w:rsidRDefault="008976EE"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Nos transportes de passeios turísticos em que a contratualização seja efetuada presencialmente, junto do próprio veículo, deve, ainda, estar disponível no veículo, para informação aos clientes previamente à contratualização dos serviços, um documento com informação clara, em português e em inglês, sobre os serviços prestados e respetivos preços.  </w:t>
      </w:r>
    </w:p>
    <w:p w14:paraId="1C4FE3AD" w14:textId="695DEB3C" w:rsidR="008A4623" w:rsidRPr="00FC7A70" w:rsidRDefault="008A4623"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transportes de passeios turísticos ou transporte de clientes em veículos com lotação até nove lugares, o veículo deve estar sinalizado com um dístico amovível, através de ventosas, com a inscrição “Animação Turística” e o número d</w:t>
      </w:r>
      <w:r w:rsidR="00341C51" w:rsidRPr="00FC7A70">
        <w:rPr>
          <w:rFonts w:ascii="Garamond" w:hAnsi="Garamond"/>
          <w:color w:val="000000" w:themeColor="text1"/>
          <w:szCs w:val="24"/>
        </w:rPr>
        <w:t xml:space="preserve">o registo no Registo Nacional </w:t>
      </w:r>
      <w:r w:rsidR="00EE5C4D" w:rsidRPr="00FC7A70">
        <w:rPr>
          <w:rFonts w:ascii="Garamond" w:hAnsi="Garamond"/>
          <w:color w:val="000000" w:themeColor="text1"/>
          <w:szCs w:val="24"/>
        </w:rPr>
        <w:t>de Turismo ou do</w:t>
      </w:r>
      <w:r w:rsidRPr="00FC7A70">
        <w:rPr>
          <w:rFonts w:ascii="Garamond" w:hAnsi="Garamond"/>
          <w:color w:val="000000" w:themeColor="text1"/>
          <w:szCs w:val="24"/>
        </w:rPr>
        <w:t xml:space="preserve"> </w:t>
      </w:r>
      <w:r w:rsidR="00854674" w:rsidRPr="00FC7A70">
        <w:rPr>
          <w:rFonts w:ascii="Garamond" w:hAnsi="Garamond"/>
          <w:color w:val="000000" w:themeColor="text1"/>
          <w:szCs w:val="24"/>
        </w:rPr>
        <w:t>título digital de atividade económica</w:t>
      </w:r>
      <w:r w:rsidRPr="00FC7A70">
        <w:rPr>
          <w:rFonts w:ascii="Garamond" w:hAnsi="Garamond"/>
          <w:color w:val="000000" w:themeColor="text1"/>
          <w:szCs w:val="24"/>
        </w:rPr>
        <w:t xml:space="preserve"> em termos a definir por deliberação do conselho diretivo do Turismo de Portugal, I. P., que deve ser colocado, de forma visível do exterior, no lado </w:t>
      </w:r>
      <w:r w:rsidR="00E81377" w:rsidRPr="00FC7A70">
        <w:rPr>
          <w:rFonts w:ascii="Garamond" w:hAnsi="Garamond"/>
          <w:color w:val="000000" w:themeColor="text1"/>
          <w:szCs w:val="24"/>
        </w:rPr>
        <w:t xml:space="preserve">esquerdo </w:t>
      </w:r>
      <w:r w:rsidRPr="00FC7A70">
        <w:rPr>
          <w:rFonts w:ascii="Garamond" w:hAnsi="Garamond"/>
          <w:color w:val="000000" w:themeColor="text1"/>
          <w:szCs w:val="24"/>
        </w:rPr>
        <w:t xml:space="preserve">do vidro </w:t>
      </w:r>
      <w:r w:rsidR="00A27EAD" w:rsidRPr="00FC7A70">
        <w:rPr>
          <w:rFonts w:ascii="Garamond" w:hAnsi="Garamond"/>
          <w:color w:val="000000" w:themeColor="text1"/>
          <w:szCs w:val="24"/>
        </w:rPr>
        <w:t xml:space="preserve">traseiro </w:t>
      </w:r>
      <w:r w:rsidRPr="00FC7A70">
        <w:rPr>
          <w:rFonts w:ascii="Garamond" w:hAnsi="Garamond"/>
          <w:color w:val="000000" w:themeColor="text1"/>
          <w:szCs w:val="24"/>
        </w:rPr>
        <w:t>do veículo, sem prejudicar a visibilidade do condutor.</w:t>
      </w:r>
    </w:p>
    <w:p w14:paraId="58AD393D" w14:textId="113C4DC7" w:rsidR="00945604" w:rsidRPr="00FC7A70" w:rsidRDefault="008A4623" w:rsidP="00DF7BBF">
      <w:pPr>
        <w:pStyle w:val="PargrafodaLista"/>
        <w:widowControl w:val="0"/>
        <w:numPr>
          <w:ilvl w:val="0"/>
          <w:numId w:val="39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664B814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59FF793" w14:textId="07D06FA1"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Atividade de animação turística reconhecida como turismo de natureza</w:t>
      </w:r>
    </w:p>
    <w:p w14:paraId="74E9B39E" w14:textId="58574E38" w:rsidR="008A4623" w:rsidRPr="00285DDD" w:rsidRDefault="008A4623"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Os operadores económicos que desenvolvam atividades de animação turística dentro das áreas integradas no SNAC devem obter o seu reconhecimento como atividades de turismo de natureza</w:t>
      </w:r>
      <w:r w:rsidR="00D96A5F" w:rsidRPr="00285DDD">
        <w:rPr>
          <w:rFonts w:ascii="Garamond" w:hAnsi="Garamond"/>
          <w:color w:val="000000" w:themeColor="text1"/>
          <w:szCs w:val="24"/>
        </w:rPr>
        <w:t>, pelo ICNF, I.P.</w:t>
      </w:r>
      <w:r w:rsidRPr="00285DDD">
        <w:rPr>
          <w:rFonts w:ascii="Garamond" w:hAnsi="Garamond"/>
          <w:color w:val="000000" w:themeColor="text1"/>
          <w:szCs w:val="24"/>
        </w:rPr>
        <w:t>.</w:t>
      </w:r>
    </w:p>
    <w:p w14:paraId="6B1CF664" w14:textId="4BA296E1" w:rsidR="00594107" w:rsidRPr="00285DDD" w:rsidRDefault="00594107"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Para os operadores económicos que desenvolvam atividades</w:t>
      </w:r>
      <w:r w:rsidR="00CF77DC" w:rsidRPr="00285DDD">
        <w:rPr>
          <w:rFonts w:ascii="Garamond" w:hAnsi="Garamond"/>
          <w:color w:val="000000" w:themeColor="text1"/>
          <w:szCs w:val="24"/>
        </w:rPr>
        <w:t xml:space="preserve"> de animação turística</w:t>
      </w:r>
      <w:r w:rsidRPr="00285DDD">
        <w:rPr>
          <w:rFonts w:ascii="Garamond" w:hAnsi="Garamond"/>
          <w:color w:val="000000" w:themeColor="text1"/>
          <w:szCs w:val="24"/>
        </w:rPr>
        <w:t xml:space="preserve"> fora da área de abrangência do SNAC, a obtenção do respetivo reconhecimento como atividades de turismo de natureza é facultativa.</w:t>
      </w:r>
    </w:p>
    <w:p w14:paraId="1305F3E6" w14:textId="13C311F4" w:rsidR="00404E8F" w:rsidRPr="00285DDD" w:rsidRDefault="00404E8F"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O reconhecimento de atividades de turismo de natureza está isento de qualquer taxa.</w:t>
      </w:r>
    </w:p>
    <w:p w14:paraId="38EBC986" w14:textId="0E709F3C" w:rsidR="003D63A1" w:rsidRPr="00285DDD" w:rsidRDefault="003D63A1"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 xml:space="preserve">O </w:t>
      </w:r>
      <w:r w:rsidR="00706B03" w:rsidRPr="00285DDD">
        <w:rPr>
          <w:rFonts w:ascii="Garamond" w:hAnsi="Garamond"/>
          <w:color w:val="000000" w:themeColor="text1"/>
          <w:szCs w:val="24"/>
        </w:rPr>
        <w:t xml:space="preserve">procedimento de </w:t>
      </w:r>
      <w:r w:rsidRPr="00285DDD">
        <w:rPr>
          <w:rFonts w:ascii="Garamond" w:hAnsi="Garamond"/>
          <w:color w:val="000000" w:themeColor="text1"/>
          <w:szCs w:val="24"/>
        </w:rPr>
        <w:t xml:space="preserve">reconhecimento de atividades de animação turística como turismo de natureza </w:t>
      </w:r>
      <w:r w:rsidR="00CD78A8" w:rsidRPr="00285DDD">
        <w:rPr>
          <w:rFonts w:ascii="Garamond" w:hAnsi="Garamond"/>
          <w:color w:val="000000" w:themeColor="text1"/>
          <w:szCs w:val="24"/>
        </w:rPr>
        <w:t>e os seus termos, bem como o código de conduta são definidos por portaria dos membros do Governo responsáveis pelas áreas da conservação da natureza e do turismo</w:t>
      </w:r>
      <w:ins w:id="1504" w:author="Paulo Meireles de Oliveira" w:date="2026-09-10T18:58:00Z" w16du:dateUtc="2026-09-10T17:58:00Z">
        <w:r w:rsidR="00CF5DDC">
          <w:rPr>
            <w:rFonts w:ascii="Garamond" w:hAnsi="Garamond"/>
            <w:color w:val="000000" w:themeColor="text1"/>
            <w:szCs w:val="24"/>
          </w:rPr>
          <w:t>.</w:t>
        </w:r>
      </w:ins>
    </w:p>
    <w:p w14:paraId="06E4E96E" w14:textId="1EBD1EE0" w:rsidR="003D63A1" w:rsidRPr="00285DDD" w:rsidRDefault="00CD78A8"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Devem aderir ao código de conduta referido no número anterior:</w:t>
      </w:r>
    </w:p>
    <w:p w14:paraId="13632AED" w14:textId="4B1C7BA0" w:rsidR="00C73DF1" w:rsidRPr="00FC7A70" w:rsidRDefault="00C73DF1" w:rsidP="00D42425">
      <w:pPr>
        <w:widowControl w:val="0"/>
        <w:numPr>
          <w:ilvl w:val="0"/>
          <w:numId w:val="194"/>
        </w:numPr>
        <w:spacing w:after="120"/>
        <w:ind w:left="851" w:hanging="284"/>
        <w:rPr>
          <w:rFonts w:ascii="Garamond" w:hAnsi="Garamond"/>
          <w:color w:val="000000" w:themeColor="text1"/>
          <w:szCs w:val="24"/>
        </w:rPr>
      </w:pPr>
      <w:r w:rsidRPr="00FC7A70">
        <w:rPr>
          <w:rFonts w:ascii="Garamond" w:hAnsi="Garamond"/>
          <w:color w:val="000000" w:themeColor="text1"/>
          <w:szCs w:val="24"/>
        </w:rPr>
        <w:t>Os operadores económicos que</w:t>
      </w:r>
      <w:r w:rsidR="00594107" w:rsidRPr="00FC7A70">
        <w:rPr>
          <w:rFonts w:ascii="Garamond" w:hAnsi="Garamond"/>
          <w:color w:val="000000" w:themeColor="text1"/>
          <w:szCs w:val="24"/>
        </w:rPr>
        <w:t xml:space="preserve"> obtenham o reconhecimento da atividade de turismo de natureza;</w:t>
      </w:r>
    </w:p>
    <w:p w14:paraId="6CD8BFB0" w14:textId="72BD375F" w:rsidR="00C73DF1" w:rsidRPr="00FC7A70" w:rsidRDefault="00C73DF1" w:rsidP="00D42425">
      <w:pPr>
        <w:widowControl w:val="0"/>
        <w:numPr>
          <w:ilvl w:val="0"/>
          <w:numId w:val="194"/>
        </w:numPr>
        <w:spacing w:after="120"/>
        <w:ind w:left="851" w:hanging="284"/>
        <w:rPr>
          <w:rFonts w:ascii="Garamond" w:hAnsi="Garamond"/>
          <w:color w:val="000000" w:themeColor="text1"/>
          <w:szCs w:val="24"/>
        </w:rPr>
      </w:pPr>
      <w:r w:rsidRPr="00FC7A70">
        <w:rPr>
          <w:rFonts w:ascii="Garamond" w:hAnsi="Garamond"/>
          <w:color w:val="000000" w:themeColor="text1"/>
          <w:szCs w:val="24"/>
        </w:rPr>
        <w:t>As associações, clubes desportivos, misericórdias, mutualidades, instituições privadas de solidariedade social e entidades análogas, sempre que exerçam atividades próprias das empresas de animação turística no SNAC;</w:t>
      </w:r>
      <w:r w:rsidR="00594107" w:rsidRPr="00FC7A70">
        <w:rPr>
          <w:rFonts w:ascii="Garamond" w:hAnsi="Garamond"/>
          <w:color w:val="000000" w:themeColor="text1"/>
          <w:szCs w:val="24"/>
        </w:rPr>
        <w:t xml:space="preserve"> ou</w:t>
      </w:r>
    </w:p>
    <w:p w14:paraId="523EB966" w14:textId="161CE66F" w:rsidR="00C73DF1" w:rsidRPr="00FC7A70" w:rsidRDefault="00C73DF1" w:rsidP="00D42425">
      <w:pPr>
        <w:widowControl w:val="0"/>
        <w:numPr>
          <w:ilvl w:val="0"/>
          <w:numId w:val="19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As pessoas singulares ou coletivas estabelecidas noutro Estado-Membro da União Europeia ou do espaço económico europeu que exerçam atividades de animação turística, de forma ocasional e esporádica, no âmbito da comunicação referida no n.º </w:t>
      </w:r>
      <w:r w:rsidR="00421096" w:rsidRPr="00FC7A70">
        <w:rPr>
          <w:rFonts w:ascii="Garamond" w:hAnsi="Garamond"/>
          <w:color w:val="000000" w:themeColor="text1"/>
          <w:szCs w:val="24"/>
        </w:rPr>
        <w:t>5</w:t>
      </w:r>
      <w:r w:rsidRPr="00FC7A70">
        <w:rPr>
          <w:rFonts w:ascii="Garamond" w:hAnsi="Garamond"/>
          <w:color w:val="000000" w:themeColor="text1"/>
          <w:szCs w:val="24"/>
        </w:rPr>
        <w:t xml:space="preserve"> do</w:t>
      </w:r>
      <w:r w:rsidR="00421096" w:rsidRPr="00FC7A70">
        <w:rPr>
          <w:rFonts w:ascii="Garamond" w:hAnsi="Garamond"/>
          <w:color w:val="000000" w:themeColor="text1"/>
          <w:szCs w:val="24"/>
        </w:rPr>
        <w:t xml:space="preserve"> </w:t>
      </w:r>
      <w:r w:rsidR="00421096" w:rsidRPr="00FC7A70">
        <w:rPr>
          <w:rFonts w:ascii="Garamond" w:hAnsi="Garamond"/>
          <w:color w:val="000000" w:themeColor="text1"/>
          <w:szCs w:val="24"/>
        </w:rPr>
        <w:fldChar w:fldCharType="begin"/>
      </w:r>
      <w:r w:rsidR="00421096" w:rsidRPr="00FC7A70">
        <w:rPr>
          <w:rFonts w:ascii="Garamond" w:hAnsi="Garamond"/>
          <w:color w:val="000000" w:themeColor="text1"/>
          <w:szCs w:val="24"/>
        </w:rPr>
        <w:instrText xml:space="preserve"> REF _Ref229995830 \r \h </w:instrText>
      </w:r>
      <w:r w:rsidR="00FC7A70" w:rsidRPr="00FC7A70">
        <w:rPr>
          <w:rFonts w:ascii="Garamond" w:hAnsi="Garamond"/>
          <w:color w:val="000000" w:themeColor="text1"/>
          <w:szCs w:val="24"/>
        </w:rPr>
        <w:instrText xml:space="preserve"> \* MERGEFORMAT </w:instrText>
      </w:r>
      <w:r w:rsidR="00421096" w:rsidRPr="00FC7A70">
        <w:rPr>
          <w:rFonts w:ascii="Garamond" w:hAnsi="Garamond"/>
          <w:color w:val="000000" w:themeColor="text1"/>
          <w:szCs w:val="24"/>
        </w:rPr>
      </w:r>
      <w:r w:rsidR="00421096" w:rsidRPr="00FC7A70">
        <w:rPr>
          <w:rFonts w:ascii="Garamond" w:hAnsi="Garamond"/>
          <w:color w:val="000000" w:themeColor="text1"/>
          <w:szCs w:val="24"/>
        </w:rPr>
        <w:fldChar w:fldCharType="separate"/>
      </w:r>
      <w:r w:rsidR="009D4F47">
        <w:rPr>
          <w:rFonts w:ascii="Garamond" w:hAnsi="Garamond"/>
          <w:color w:val="000000" w:themeColor="text1"/>
          <w:szCs w:val="24"/>
        </w:rPr>
        <w:t>Artigo 111.º</w:t>
      </w:r>
      <w:r w:rsidR="00421096" w:rsidRPr="00FC7A70">
        <w:rPr>
          <w:rFonts w:ascii="Garamond" w:hAnsi="Garamond"/>
          <w:color w:val="000000" w:themeColor="text1"/>
          <w:szCs w:val="24"/>
        </w:rPr>
        <w:fldChar w:fldCharType="end"/>
      </w:r>
      <w:r w:rsidR="00467DA6" w:rsidRPr="00FC7A70">
        <w:rPr>
          <w:rFonts w:ascii="Garamond" w:hAnsi="Garamond"/>
          <w:color w:val="000000" w:themeColor="text1"/>
          <w:szCs w:val="24"/>
        </w:rPr>
        <w:t>.</w:t>
      </w:r>
    </w:p>
    <w:p w14:paraId="54EF37D1" w14:textId="46ED7D44" w:rsidR="008A4623" w:rsidRPr="00FC7A70" w:rsidRDefault="008A4623"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designação «turismo de natureza» e o respetivo logótipo, a definir pela portaria referida no n</w:t>
      </w:r>
      <w:r w:rsidR="00C97FFE" w:rsidRPr="00FC7A70">
        <w:rPr>
          <w:rFonts w:ascii="Garamond" w:hAnsi="Garamond"/>
          <w:color w:val="000000" w:themeColor="text1"/>
          <w:szCs w:val="24"/>
        </w:rPr>
        <w:t>.</w:t>
      </w:r>
      <w:r w:rsidRPr="00FC7A70">
        <w:rPr>
          <w:rFonts w:ascii="Garamond" w:hAnsi="Garamond"/>
          <w:color w:val="000000" w:themeColor="text1"/>
          <w:szCs w:val="24"/>
        </w:rPr>
        <w:t xml:space="preserve">º </w:t>
      </w:r>
      <w:r w:rsidR="00C97FFE" w:rsidRPr="00FC7A70">
        <w:rPr>
          <w:rFonts w:ascii="Garamond" w:hAnsi="Garamond"/>
          <w:color w:val="000000" w:themeColor="text1"/>
          <w:szCs w:val="24"/>
        </w:rPr>
        <w:t>3</w:t>
      </w:r>
      <w:r w:rsidRPr="00FC7A70">
        <w:rPr>
          <w:rFonts w:ascii="Garamond" w:hAnsi="Garamond"/>
          <w:color w:val="000000" w:themeColor="text1"/>
          <w:szCs w:val="24"/>
        </w:rPr>
        <w:t xml:space="preserve">, só podem ser usados por empresas cujas atividades tenham sido reconhecidas como tal pelo ICNF, I.P.  </w:t>
      </w:r>
    </w:p>
    <w:p w14:paraId="4E4021AB" w14:textId="1CDE966A" w:rsidR="00D96A5F" w:rsidRPr="00FC7A70" w:rsidRDefault="00D96A5F"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Sempre que as atividades sejam reconhecidas como turismo de natureza e se realizem em áreas integradas no SNAC, os veículos referidos no n.º 3 do </w:t>
      </w:r>
      <w:r w:rsidR="00CF6550" w:rsidRPr="00FC7A70">
        <w:rPr>
          <w:rFonts w:ascii="Garamond" w:hAnsi="Garamond"/>
          <w:color w:val="000000" w:themeColor="text1"/>
          <w:szCs w:val="24"/>
        </w:rPr>
        <w:fldChar w:fldCharType="begin"/>
      </w:r>
      <w:r w:rsidR="00CF6550" w:rsidRPr="00FC7A70">
        <w:rPr>
          <w:rFonts w:ascii="Garamond" w:hAnsi="Garamond"/>
          <w:color w:val="000000" w:themeColor="text1"/>
          <w:szCs w:val="24"/>
        </w:rPr>
        <w:instrText xml:space="preserve"> REF _Ref225507603 \r \h </w:instrText>
      </w:r>
      <w:r w:rsidR="00FC7A70" w:rsidRPr="00FC7A70">
        <w:rPr>
          <w:rFonts w:ascii="Garamond" w:hAnsi="Garamond"/>
          <w:color w:val="000000" w:themeColor="text1"/>
          <w:szCs w:val="24"/>
        </w:rPr>
        <w:instrText xml:space="preserve"> \* MERGEFORMAT </w:instrText>
      </w:r>
      <w:r w:rsidR="00CF6550" w:rsidRPr="00FC7A70">
        <w:rPr>
          <w:rFonts w:ascii="Garamond" w:hAnsi="Garamond"/>
          <w:color w:val="000000" w:themeColor="text1"/>
          <w:szCs w:val="24"/>
        </w:rPr>
      </w:r>
      <w:r w:rsidR="00CF6550" w:rsidRPr="00FC7A70">
        <w:rPr>
          <w:rFonts w:ascii="Garamond" w:hAnsi="Garamond"/>
          <w:color w:val="000000" w:themeColor="text1"/>
          <w:szCs w:val="24"/>
        </w:rPr>
        <w:fldChar w:fldCharType="separate"/>
      </w:r>
      <w:r w:rsidR="009D4F47">
        <w:rPr>
          <w:rFonts w:ascii="Garamond" w:hAnsi="Garamond"/>
          <w:color w:val="000000" w:themeColor="text1"/>
          <w:szCs w:val="24"/>
        </w:rPr>
        <w:t>Artigo 115.º</w:t>
      </w:r>
      <w:r w:rsidR="00CF6550" w:rsidRPr="00FC7A70">
        <w:rPr>
          <w:rFonts w:ascii="Garamond" w:hAnsi="Garamond"/>
          <w:color w:val="000000" w:themeColor="text1"/>
          <w:szCs w:val="24"/>
        </w:rPr>
        <w:fldChar w:fldCharType="end"/>
      </w:r>
      <w:r w:rsidR="00CF6550" w:rsidRPr="00FC7A70">
        <w:rPr>
          <w:rFonts w:ascii="Garamond" w:hAnsi="Garamond"/>
          <w:color w:val="000000" w:themeColor="text1"/>
          <w:szCs w:val="24"/>
        </w:rPr>
        <w:t xml:space="preserve"> </w:t>
      </w:r>
      <w:r w:rsidRPr="00FC7A70">
        <w:rPr>
          <w:rFonts w:ascii="Garamond" w:hAnsi="Garamond"/>
          <w:color w:val="000000" w:themeColor="text1"/>
          <w:szCs w:val="24"/>
        </w:rPr>
        <w:t>devem exibir, adicionalmente ou de forma integrada, a identificação visual específica do reconhecimento de «Turismo de Natureza», em moldes a definir por deliberação conjunta do Turismo de Portugal, I. P., e do ICNF, I. P.</w:t>
      </w:r>
    </w:p>
    <w:p w14:paraId="5BBD4D9E" w14:textId="77954B48" w:rsidR="008A4623" w:rsidRPr="00FC7A70" w:rsidRDefault="008A4623"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utilização da designação «turismo de natureza» associada à exibição do respetivo logótipo sem o reconhecimento como tal, constitui contraordenação económica grave, punível nos termos do RJCE.</w:t>
      </w:r>
    </w:p>
    <w:p w14:paraId="72EB3C3E" w14:textId="66EB5F0D" w:rsidR="00D07287" w:rsidRPr="00FC7A70" w:rsidRDefault="008A4623" w:rsidP="00DF7BBF">
      <w:pPr>
        <w:pStyle w:val="PargrafodaLista"/>
        <w:widowControl w:val="0"/>
        <w:numPr>
          <w:ilvl w:val="0"/>
          <w:numId w:val="39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Constitui contraordenação ambiental leve, punível nos termos da Lei n.º 50/2006, de 29 de agosto</w:t>
      </w:r>
      <w:del w:id="1505" w:author="Maria João Torres" w:date="2026-09-01T15:51:00Z" w16du:dateUtc="2026-09-01T14:51: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o exercício de atividades não reconhecidas como turismo de natureza nas áreas integradas no SNAC, fora dos perímetros urbanos e da rede viária nacional, regional e local, aberta à circulação pública</w:t>
      </w:r>
      <w:r w:rsidR="006B3F5B" w:rsidRPr="00FC7A70">
        <w:rPr>
          <w:rFonts w:ascii="Garamond" w:hAnsi="Garamond"/>
          <w:color w:val="000000" w:themeColor="text1"/>
          <w:szCs w:val="24"/>
        </w:rPr>
        <w:t>.</w:t>
      </w:r>
    </w:p>
    <w:p w14:paraId="21386651" w14:textId="77777777" w:rsidR="008A4623" w:rsidRDefault="008A4623" w:rsidP="00DF7BBF">
      <w:pPr>
        <w:widowControl w:val="0"/>
        <w:spacing w:after="120"/>
        <w:rPr>
          <w:ins w:id="1506" w:author="Paulo Meireles de Oliveira" w:date="2026-09-10T21:42:00Z" w16du:dateUtc="2026-09-10T20:42:00Z"/>
          <w:rFonts w:ascii="Garamond" w:hAnsi="Garamond"/>
          <w:color w:val="000000" w:themeColor="text1"/>
          <w:szCs w:val="24"/>
        </w:rPr>
      </w:pPr>
    </w:p>
    <w:p w14:paraId="62DE6544" w14:textId="77777777" w:rsidR="00EE4032" w:rsidRDefault="00EE4032" w:rsidP="00DF7BBF">
      <w:pPr>
        <w:widowControl w:val="0"/>
        <w:spacing w:after="120"/>
        <w:rPr>
          <w:ins w:id="1507" w:author="Paulo Meireles de Oliveira" w:date="2026-09-10T21:42:00Z" w16du:dateUtc="2026-09-10T20:42:00Z"/>
          <w:rFonts w:ascii="Garamond" w:hAnsi="Garamond"/>
          <w:color w:val="000000" w:themeColor="text1"/>
          <w:szCs w:val="24"/>
        </w:rPr>
      </w:pPr>
    </w:p>
    <w:p w14:paraId="1A197876" w14:textId="77777777" w:rsidR="00EE4032" w:rsidRPr="00FC7A70" w:rsidRDefault="00EE4032" w:rsidP="00DF7BBF">
      <w:pPr>
        <w:widowControl w:val="0"/>
        <w:spacing w:after="120"/>
        <w:rPr>
          <w:rFonts w:ascii="Garamond" w:hAnsi="Garamond"/>
          <w:color w:val="000000" w:themeColor="text1"/>
          <w:szCs w:val="24"/>
        </w:rPr>
      </w:pPr>
    </w:p>
    <w:p w14:paraId="761EFD1F" w14:textId="2CD79E98" w:rsidR="008A4623"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Secção VII</w:t>
      </w:r>
      <w:r w:rsidR="0048570B" w:rsidRPr="00FC7A70">
        <w:rPr>
          <w:rFonts w:ascii="Garamond" w:hAnsi="Garamond"/>
          <w:smallCaps/>
          <w:color w:val="000000" w:themeColor="text1"/>
          <w:szCs w:val="24"/>
        </w:rPr>
        <w:t>I</w:t>
      </w:r>
    </w:p>
    <w:p w14:paraId="1DE17FC8" w14:textId="77777777" w:rsidR="008A4623"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Comércio, serviços e restauração</w:t>
      </w:r>
    </w:p>
    <w:p w14:paraId="53E0285C" w14:textId="77777777" w:rsidR="00D42425" w:rsidRPr="00FC7A70" w:rsidRDefault="00D42425" w:rsidP="00DF7BBF">
      <w:pPr>
        <w:widowControl w:val="0"/>
        <w:spacing w:after="120"/>
        <w:jc w:val="center"/>
        <w:outlineLvl w:val="0"/>
        <w:rPr>
          <w:rFonts w:ascii="Garamond" w:hAnsi="Garamond"/>
          <w:smallCaps/>
          <w:color w:val="000000" w:themeColor="text1"/>
          <w:szCs w:val="24"/>
        </w:rPr>
      </w:pPr>
    </w:p>
    <w:p w14:paraId="171BA068" w14:textId="77777777" w:rsidR="00D05122" w:rsidRPr="00FC7A70" w:rsidRDefault="00D0512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p>
    <w:p w14:paraId="19E580F0" w14:textId="7CEFA85B" w:rsidR="00D05122" w:rsidRDefault="00D0512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Disposições gerais</w:t>
      </w:r>
    </w:p>
    <w:p w14:paraId="1C09D226" w14:textId="77777777" w:rsidR="00D42425" w:rsidRPr="00FC7A70" w:rsidRDefault="00D42425" w:rsidP="00DF7BBF">
      <w:pPr>
        <w:widowControl w:val="0"/>
        <w:spacing w:after="120"/>
        <w:jc w:val="center"/>
        <w:outlineLvl w:val="0"/>
        <w:rPr>
          <w:rFonts w:ascii="Garamond" w:hAnsi="Garamond"/>
          <w:smallCaps/>
          <w:color w:val="000000" w:themeColor="text1"/>
          <w:szCs w:val="24"/>
        </w:rPr>
      </w:pPr>
    </w:p>
    <w:p w14:paraId="74681EA7" w14:textId="77777777" w:rsidR="008A35BA" w:rsidRPr="00FC7A70" w:rsidRDefault="008A35BA" w:rsidP="00DF7BBF">
      <w:pPr>
        <w:pStyle w:val="PargrafodaLista"/>
        <w:widowControl w:val="0"/>
        <w:numPr>
          <w:ilvl w:val="0"/>
          <w:numId w:val="199"/>
        </w:numPr>
        <w:spacing w:after="120"/>
        <w:contextualSpacing w:val="0"/>
        <w:jc w:val="center"/>
        <w:outlineLvl w:val="1"/>
        <w:rPr>
          <w:rFonts w:ascii="Garamond" w:hAnsi="Garamond"/>
          <w:szCs w:val="24"/>
        </w:rPr>
      </w:pPr>
    </w:p>
    <w:p w14:paraId="371899BB" w14:textId="3472751F" w:rsidR="00463793" w:rsidRPr="00FC7A70" w:rsidRDefault="000763E8" w:rsidP="00DF7BBF">
      <w:pPr>
        <w:widowControl w:val="0"/>
        <w:spacing w:after="120"/>
        <w:ind w:left="360"/>
        <w:jc w:val="center"/>
        <w:outlineLvl w:val="1"/>
        <w:rPr>
          <w:rFonts w:ascii="Garamond" w:eastAsiaTheme="majorEastAsia" w:hAnsi="Garamond" w:cstheme="majorBidi"/>
          <w:color w:val="000000" w:themeColor="text1"/>
          <w:szCs w:val="24"/>
        </w:rPr>
      </w:pPr>
      <w:commentRangeStart w:id="1508"/>
      <w:commentRangeStart w:id="1509"/>
      <w:r w:rsidRPr="00FC7A70">
        <w:rPr>
          <w:rFonts w:ascii="Garamond" w:eastAsiaTheme="majorEastAsia" w:hAnsi="Garamond" w:cstheme="majorBidi"/>
          <w:color w:val="000000" w:themeColor="text1"/>
          <w:szCs w:val="24"/>
        </w:rPr>
        <w:t>Definições relevantes</w:t>
      </w:r>
      <w:commentRangeEnd w:id="1508"/>
      <w:r w:rsidR="00A45935" w:rsidRPr="00FC7A70">
        <w:rPr>
          <w:rStyle w:val="Refdecomentrio"/>
          <w:rFonts w:ascii="Garamond" w:eastAsiaTheme="majorEastAsia" w:hAnsi="Garamond" w:cstheme="majorBidi"/>
          <w:color w:val="000000" w:themeColor="text1"/>
          <w:sz w:val="24"/>
          <w:szCs w:val="24"/>
        </w:rPr>
        <w:commentReference w:id="1508"/>
      </w:r>
      <w:commentRangeEnd w:id="1509"/>
      <w:r w:rsidRPr="00FC7A70">
        <w:rPr>
          <w:rStyle w:val="Refdecomentrio"/>
          <w:rFonts w:ascii="Garamond" w:eastAsiaTheme="majorEastAsia" w:hAnsi="Garamond" w:cstheme="majorBidi"/>
          <w:color w:val="000000" w:themeColor="text1"/>
          <w:sz w:val="24"/>
          <w:szCs w:val="24"/>
        </w:rPr>
        <w:commentReference w:id="1509"/>
      </w:r>
    </w:p>
    <w:p w14:paraId="45CE6E8E" w14:textId="4EFA6DF2" w:rsidR="00463793" w:rsidRPr="00FC7A70" w:rsidRDefault="000763E8"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Para efeitos da presente secção, e sem prejuízo do estabelecido nas subsecções seguintes, considera-se:</w:t>
      </w:r>
    </w:p>
    <w:p w14:paraId="03ADAD3C" w14:textId="77777777" w:rsidR="004F7362" w:rsidRPr="00FC7A70" w:rsidRDefault="004F7362"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«Armazém», a infraestrutura, de carácter fixo e permanente, onde são guardados produtos, incluindo produtos alimentares, géneros alimentícios de origem animal que exijam condições de temperatura controlada e alimentos para animais;</w:t>
      </w:r>
    </w:p>
    <w:p w14:paraId="38DB81FE" w14:textId="77777777" w:rsidR="004F7362" w:rsidRPr="00FC7A70" w:rsidRDefault="004F7362"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 de comércio a retalho», a atividade de revenda ao consumidor final, incluindo profissionais e institucionais, de bens novos ou usados, tal como são adquiridos, ou após a realização de algumas operações associadas ao comércio a retalho, como a escolha, a classificação e o acondicionamento, desenvolvida dentro ou fora de estabelecimentos de comércio, em feiras, mercados municipais, de modo ambulante, à distância, ao domicílio e através de máquinas automáticas;</w:t>
      </w:r>
    </w:p>
    <w:p w14:paraId="0D2665A9" w14:textId="77777777" w:rsidR="004F7362" w:rsidRPr="00FC7A70" w:rsidRDefault="004F7362"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 de comércio por grosso», a atividade de venda ou revenda em quantidade a outros comerciantes, retalhistas ou grossistas, a industriais, a utilizadores institucionais e profissionais ou a intermediários de bens novos ou usados, sem transformação, tal como foram adquiridos, ou após a realização de algumas operações associadas ao comércio por grosso, como sejam a escolha, a classificação em lotes, o acondicionamento e o engarrafamento, desenvolvida dentro ou fora de estabelecimentos de comércio ou em feiras;</w:t>
      </w:r>
    </w:p>
    <w:p w14:paraId="5AF1AAE0" w14:textId="77777777" w:rsidR="004F7362" w:rsidRPr="00FC7A70" w:rsidRDefault="004F7362"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«Estabelecimento de comércio misto», o estabelecimento comercial no qual se exercem, em simultâneo, atividades de comércio alimentar e não alimentar em que cada uma delas, individualmente considerada, representa menos de 90 % do respetivo volume total de vendas;</w:t>
      </w:r>
    </w:p>
    <w:p w14:paraId="52E17F16" w14:textId="676B764F" w:rsidR="004F7362" w:rsidRDefault="004F7362"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«Estabelecimento de comércio ou de serviços», o estabelecimento situado num local topograficamente identificado, onde são exercidas, exclusivamente ou principalmente, uma ou mais atividades de comércio ou de serviços abrangidas pelo </w:t>
      </w:r>
      <w:del w:id="1510" w:author="Maria João Torres" w:date="2026-09-11T14:01:00Z" w16du:dateUtc="2026-09-11T13:01:00Z">
        <w:r w:rsidRPr="00FC7A70">
          <w:rPr>
            <w:rFonts w:ascii="Garamond" w:hAnsi="Garamond"/>
            <w:color w:val="000000" w:themeColor="text1"/>
            <w:szCs w:val="24"/>
          </w:rPr>
          <w:delText>presente diploma</w:delText>
        </w:r>
      </w:del>
      <w:ins w:id="1511"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incluindo a secção acessória em espaço destinado a outro fim;</w:t>
      </w:r>
    </w:p>
    <w:p w14:paraId="1DC36BFC" w14:textId="77777777" w:rsidR="00D42425" w:rsidRPr="00FC7A70" w:rsidRDefault="00D42425" w:rsidP="00D42425">
      <w:pPr>
        <w:widowControl w:val="0"/>
        <w:spacing w:after="120"/>
        <w:rPr>
          <w:rFonts w:ascii="Garamond" w:hAnsi="Garamond"/>
          <w:color w:val="000000" w:themeColor="text1"/>
          <w:szCs w:val="24"/>
        </w:rPr>
      </w:pPr>
    </w:p>
    <w:p w14:paraId="486230B4" w14:textId="25EB672A" w:rsidR="004F7362" w:rsidRPr="00FC7A70" w:rsidRDefault="004F7362"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«Estabelecimentos de comércio, por grosso e a retalho, e armazéns de alimentos para animais», os estabelecimentos onde são comercializados ou armazenados alimentos para animais, abrangidos pelas alíneas </w:t>
      </w:r>
      <w:r w:rsidRPr="00285DDD">
        <w:rPr>
          <w:rFonts w:ascii="Garamond" w:hAnsi="Garamond"/>
          <w:i/>
          <w:iCs/>
          <w:color w:val="000000" w:themeColor="text1"/>
          <w:szCs w:val="24"/>
        </w:rPr>
        <w:t>a)</w:t>
      </w:r>
      <w:r w:rsidRPr="00FC7A70">
        <w:rPr>
          <w:rFonts w:ascii="Garamond" w:hAnsi="Garamond"/>
          <w:color w:val="000000" w:themeColor="text1"/>
          <w:szCs w:val="24"/>
        </w:rPr>
        <w:t xml:space="preserve"> a </w:t>
      </w:r>
      <w:r w:rsidRPr="00285DDD">
        <w:rPr>
          <w:rFonts w:ascii="Garamond" w:hAnsi="Garamond"/>
          <w:i/>
          <w:iCs/>
          <w:color w:val="000000" w:themeColor="text1"/>
          <w:szCs w:val="24"/>
        </w:rPr>
        <w:t>c)</w:t>
      </w:r>
      <w:r w:rsidRPr="00FC7A70">
        <w:rPr>
          <w:rFonts w:ascii="Garamond" w:hAnsi="Garamond"/>
          <w:color w:val="000000" w:themeColor="text1"/>
          <w:szCs w:val="24"/>
        </w:rPr>
        <w:t xml:space="preserve"> do n.º 1 e pelo n.º 3 do artigo 10.º do Regulamento (CE) n.º 183/2005, do Parlamento Europeu e do Conselho, de 12 de janeiro de 2005, que estabelece requisitos de higiene dos alimentos para animais, excluindo-se os estabelecimentos que desempenhem apenas funções comerciais, sem terem produtos nas suas instalações;</w:t>
      </w:r>
    </w:p>
    <w:p w14:paraId="39E729A1" w14:textId="55556E57" w:rsidR="00363893" w:rsidRPr="00FC7A70" w:rsidRDefault="00363893" w:rsidP="00D42425">
      <w:pPr>
        <w:widowControl w:val="0"/>
        <w:numPr>
          <w:ilvl w:val="0"/>
          <w:numId w:val="221"/>
        </w:numPr>
        <w:spacing w:after="120"/>
        <w:ind w:left="851" w:hanging="284"/>
        <w:rPr>
          <w:rFonts w:ascii="Garamond" w:hAnsi="Garamond"/>
          <w:color w:val="000000" w:themeColor="text1"/>
          <w:szCs w:val="24"/>
        </w:rPr>
      </w:pPr>
      <w:r w:rsidRPr="00FC7A70">
        <w:rPr>
          <w:rFonts w:ascii="Garamond" w:hAnsi="Garamond"/>
          <w:color w:val="000000" w:themeColor="text1"/>
          <w:szCs w:val="24"/>
        </w:rPr>
        <w:t>«Géneros alimentícios», qualquer substância ou produto, transformado, parcialmente transformado ou não transformado, destinado a ser, ou razoavelmente suscetível de ser, ingerido pelo ser humano</w:t>
      </w:r>
      <w:r w:rsidR="00457E99" w:rsidRPr="00FC7A70">
        <w:rPr>
          <w:rFonts w:ascii="Garamond" w:hAnsi="Garamond"/>
          <w:color w:val="000000" w:themeColor="text1"/>
          <w:szCs w:val="24"/>
        </w:rPr>
        <w:t>.</w:t>
      </w:r>
    </w:p>
    <w:p w14:paraId="6B6483AC" w14:textId="77777777" w:rsidR="00463793" w:rsidRDefault="00463793" w:rsidP="00DF7BBF">
      <w:pPr>
        <w:widowControl w:val="0"/>
        <w:spacing w:after="120"/>
        <w:rPr>
          <w:ins w:id="1512" w:author="Paulo Meireles de Oliveira" w:date="2026-09-10T21:42:00Z" w16du:dateUtc="2026-09-10T20:42:00Z"/>
          <w:rFonts w:ascii="Garamond" w:hAnsi="Garamond"/>
          <w:szCs w:val="24"/>
        </w:rPr>
      </w:pPr>
    </w:p>
    <w:p w14:paraId="74C71017" w14:textId="77777777" w:rsidR="00EE4032" w:rsidRDefault="00EE4032" w:rsidP="00DF7BBF">
      <w:pPr>
        <w:widowControl w:val="0"/>
        <w:spacing w:after="120"/>
        <w:rPr>
          <w:ins w:id="1513" w:author="Paulo Meireles de Oliveira" w:date="2026-09-10T21:42:00Z" w16du:dateUtc="2026-09-10T20:42:00Z"/>
          <w:rFonts w:ascii="Garamond" w:hAnsi="Garamond"/>
          <w:szCs w:val="24"/>
        </w:rPr>
      </w:pPr>
    </w:p>
    <w:p w14:paraId="33919B73" w14:textId="77777777" w:rsidR="00EE4032" w:rsidRPr="00FC7A70" w:rsidRDefault="00EE4032" w:rsidP="00DF7BBF">
      <w:pPr>
        <w:widowControl w:val="0"/>
        <w:spacing w:after="120"/>
        <w:rPr>
          <w:rFonts w:ascii="Garamond" w:hAnsi="Garamond"/>
          <w:szCs w:val="24"/>
        </w:rPr>
      </w:pPr>
    </w:p>
    <w:p w14:paraId="60754ECA" w14:textId="77777777" w:rsidR="008A35BA" w:rsidRPr="00FC7A70" w:rsidRDefault="008A35B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commentRangeStart w:id="1514"/>
      <w:commentRangeStart w:id="1515"/>
      <w:commentRangeStart w:id="1516"/>
    </w:p>
    <w:p w14:paraId="0F5C7321" w14:textId="77777777" w:rsidR="008A35BA" w:rsidRPr="00FC7A70" w:rsidRDefault="008A35BA"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Obrigações relativas a pessoas com deficiência e incapacidade visual</w:t>
      </w:r>
      <w:commentRangeEnd w:id="1514"/>
      <w:r w:rsidR="00FF7DE0" w:rsidRPr="00FC7A70">
        <w:rPr>
          <w:rStyle w:val="Refdecomentrio"/>
          <w:rFonts w:ascii="Garamond" w:eastAsiaTheme="majorEastAsia" w:hAnsi="Garamond" w:cstheme="majorBidi"/>
          <w:color w:val="000000" w:themeColor="text1"/>
          <w:sz w:val="24"/>
          <w:szCs w:val="24"/>
        </w:rPr>
        <w:commentReference w:id="1514"/>
      </w:r>
      <w:commentRangeEnd w:id="1515"/>
      <w:r w:rsidRPr="00FC7A70">
        <w:rPr>
          <w:rStyle w:val="Refdecomentrio"/>
          <w:rFonts w:ascii="Garamond" w:eastAsiaTheme="majorEastAsia" w:hAnsi="Garamond" w:cstheme="majorBidi"/>
          <w:color w:val="000000" w:themeColor="text1"/>
          <w:sz w:val="24"/>
          <w:szCs w:val="24"/>
        </w:rPr>
        <w:commentReference w:id="1515"/>
      </w:r>
      <w:commentRangeEnd w:id="1516"/>
      <w:r w:rsidRPr="00FC7A70">
        <w:rPr>
          <w:rStyle w:val="Refdecomentrio"/>
          <w:rFonts w:ascii="Garamond" w:eastAsiaTheme="majorEastAsia" w:hAnsi="Garamond" w:cstheme="majorBidi"/>
          <w:color w:val="000000" w:themeColor="text1"/>
          <w:sz w:val="24"/>
          <w:szCs w:val="24"/>
        </w:rPr>
        <w:commentReference w:id="1516"/>
      </w:r>
    </w:p>
    <w:p w14:paraId="68B960FF" w14:textId="1BA923A9" w:rsidR="008A35BA" w:rsidRPr="00285DDD"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As empresas que detenham mais de cinco estabelecimentos de comércio misto, que funcionem sob uma insígnia comum, com área superior a 300 m</w:t>
      </w:r>
      <w:r w:rsidRPr="00285DDD">
        <w:rPr>
          <w:rFonts w:ascii="Garamond" w:hAnsi="Garamond"/>
          <w:color w:val="000000" w:themeColor="text1"/>
          <w:szCs w:val="24"/>
          <w:vertAlign w:val="superscript"/>
        </w:rPr>
        <w:t>2</w:t>
      </w:r>
      <w:r w:rsidRPr="00285DDD">
        <w:rPr>
          <w:rFonts w:ascii="Garamond" w:hAnsi="Garamond"/>
          <w:color w:val="000000" w:themeColor="text1"/>
          <w:szCs w:val="24"/>
        </w:rPr>
        <w:t xml:space="preserve"> cada um, devem em, pelo menos, um dos seus estabelecimentos localizado em cada concelho, assegurar os seguintes serviços:</w:t>
      </w:r>
    </w:p>
    <w:p w14:paraId="2ACB16B1" w14:textId="77777777" w:rsidR="008A35BA" w:rsidRPr="00FC7A70" w:rsidRDefault="008A35BA" w:rsidP="00D42425">
      <w:pPr>
        <w:widowControl w:val="0"/>
        <w:numPr>
          <w:ilvl w:val="0"/>
          <w:numId w:val="125"/>
        </w:numPr>
        <w:spacing w:after="120"/>
        <w:ind w:left="851" w:hanging="284"/>
        <w:rPr>
          <w:rFonts w:ascii="Garamond" w:hAnsi="Garamond"/>
          <w:color w:val="000000" w:themeColor="text1"/>
          <w:szCs w:val="24"/>
        </w:rPr>
      </w:pPr>
      <w:r w:rsidRPr="00FC7A70">
        <w:rPr>
          <w:rFonts w:ascii="Garamond" w:hAnsi="Garamond"/>
          <w:color w:val="000000" w:themeColor="text1"/>
          <w:szCs w:val="24"/>
        </w:rPr>
        <w:t>Acompanhamento personalizado para as pessoas com deficiências e incapacidades visuais, no acesso aos produtos que se encontrem expostos;</w:t>
      </w:r>
    </w:p>
    <w:p w14:paraId="4C324809" w14:textId="77777777" w:rsidR="008A35BA" w:rsidRPr="00FC7A70" w:rsidRDefault="008A35BA" w:rsidP="00D42425">
      <w:pPr>
        <w:widowControl w:val="0"/>
        <w:numPr>
          <w:ilvl w:val="0"/>
          <w:numId w:val="125"/>
        </w:numPr>
        <w:spacing w:after="120"/>
        <w:ind w:left="851" w:hanging="284"/>
        <w:rPr>
          <w:rFonts w:ascii="Garamond" w:hAnsi="Garamond"/>
          <w:color w:val="000000" w:themeColor="text1"/>
          <w:szCs w:val="24"/>
        </w:rPr>
      </w:pPr>
      <w:r w:rsidRPr="00FC7A70">
        <w:rPr>
          <w:rFonts w:ascii="Garamond" w:hAnsi="Garamond"/>
          <w:color w:val="000000" w:themeColor="text1"/>
          <w:szCs w:val="24"/>
        </w:rPr>
        <w:t>Impressão em braille, no ato da compra e numa etiqueta por produto, da informação tida como necessária, nomeadamente a relativa a denominação e características principais e data de validade.</w:t>
      </w:r>
    </w:p>
    <w:p w14:paraId="400262E7" w14:textId="1AB73494"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empresas previstas no número anterior podem concertar-se entre si e com as associações que promovem e defendem os direitos das pessoas com deficiências e incapacidades visuais de forma a assegurar a distribuição geográfica mais adequada.</w:t>
      </w:r>
    </w:p>
    <w:p w14:paraId="36990565" w14:textId="4A3731CB"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empresas previstas no n.º 1 que forneçam o serviço de vendas por via eletrónica devem, no respetivo sítio na Internet, incluir opção que garanta que os produtos adquiridos por esta via sejam entregues com a etiqueta prevista na alínea </w:t>
      </w:r>
      <w:r w:rsidRPr="00285DDD">
        <w:rPr>
          <w:rFonts w:ascii="Garamond" w:hAnsi="Garamond"/>
          <w:i/>
          <w:iCs/>
          <w:color w:val="000000" w:themeColor="text1"/>
          <w:szCs w:val="24"/>
        </w:rPr>
        <w:t>b)</w:t>
      </w:r>
      <w:r w:rsidRPr="00FC7A70">
        <w:rPr>
          <w:rFonts w:ascii="Garamond" w:hAnsi="Garamond"/>
          <w:color w:val="000000" w:themeColor="text1"/>
          <w:szCs w:val="24"/>
        </w:rPr>
        <w:t xml:space="preserve"> do mesmo número.</w:t>
      </w:r>
    </w:p>
    <w:p w14:paraId="2770C67D" w14:textId="0D48207C"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acompanhamento personalizado previsto na alínea </w:t>
      </w:r>
      <w:r w:rsidRPr="00285DDD">
        <w:rPr>
          <w:rFonts w:ascii="Garamond" w:hAnsi="Garamond"/>
          <w:i/>
          <w:iCs/>
          <w:color w:val="000000" w:themeColor="text1"/>
          <w:szCs w:val="24"/>
        </w:rPr>
        <w:t>a)</w:t>
      </w:r>
      <w:r w:rsidRPr="00FC7A70">
        <w:rPr>
          <w:rFonts w:ascii="Garamond" w:hAnsi="Garamond"/>
          <w:color w:val="000000" w:themeColor="text1"/>
          <w:szCs w:val="24"/>
        </w:rPr>
        <w:t xml:space="preserve"> do n.º 1 pode ser complementado por um sistema de informação adequado a pessoas com deficiências e incapacidades visuais.</w:t>
      </w:r>
    </w:p>
    <w:p w14:paraId="2C7B783C" w14:textId="469511D2"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prestação dos serviços previstos no presente artigo não pode implicar qualquer custo para os seus beneficiários.</w:t>
      </w:r>
    </w:p>
    <w:p w14:paraId="17C072EF" w14:textId="09EC6A92"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empresas previstas no n.º 1 devem comunicar à </w:t>
      </w:r>
      <w:r w:rsidR="008D2D11" w:rsidRPr="00FC7A70">
        <w:rPr>
          <w:rFonts w:ascii="Garamond" w:hAnsi="Garamond"/>
          <w:color w:val="000000" w:themeColor="text1"/>
          <w:szCs w:val="24"/>
        </w:rPr>
        <w:t>Direção-Geral da Defesa do Consumidor, Comércio e Serviços (DGDCCS)</w:t>
      </w:r>
      <w:r w:rsidR="00EC6C05" w:rsidRPr="00FC7A70">
        <w:rPr>
          <w:rFonts w:ascii="Garamond" w:hAnsi="Garamond"/>
          <w:color w:val="000000" w:themeColor="text1"/>
          <w:szCs w:val="24"/>
        </w:rPr>
        <w:t>, através da “Plataforma dos Licenciamentos”,</w:t>
      </w:r>
      <w:r w:rsidR="008D2D11" w:rsidRPr="00FC7A70">
        <w:rPr>
          <w:rFonts w:ascii="Garamond" w:hAnsi="Garamond"/>
          <w:color w:val="000000" w:themeColor="text1"/>
          <w:szCs w:val="24"/>
        </w:rPr>
        <w:t xml:space="preserve"> </w:t>
      </w:r>
      <w:r w:rsidRPr="00FC7A70">
        <w:rPr>
          <w:rFonts w:ascii="Garamond" w:hAnsi="Garamond"/>
          <w:color w:val="000000" w:themeColor="text1"/>
          <w:szCs w:val="24"/>
        </w:rPr>
        <w:t>os estabelecimentos selecionados da sua responsabilidade, bem como qualquer alteração à lista dos estabelecimentos com uma antecedência mínima de oito dias.</w:t>
      </w:r>
    </w:p>
    <w:p w14:paraId="20AAE18A" w14:textId="58246EB6" w:rsidR="00C53339" w:rsidRPr="00FC7A70" w:rsidRDefault="00C53339"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lista dos estabelecimentos referidos no número anterior é disponibilizada publicamente na “Plataforma dos Licenciamentos”</w:t>
      </w:r>
      <w:r w:rsidR="00B37567" w:rsidRPr="00FC7A70">
        <w:rPr>
          <w:rFonts w:ascii="Garamond" w:hAnsi="Garamond"/>
          <w:color w:val="000000" w:themeColor="text1"/>
          <w:szCs w:val="24"/>
        </w:rPr>
        <w:t>, competindo à DGDCCS gerir, monitorizar e tratar os dados dessa lista.</w:t>
      </w:r>
    </w:p>
    <w:p w14:paraId="7C0EBE0A" w14:textId="7BB52ACC"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285DDD">
        <w:rPr>
          <w:rFonts w:ascii="Garamond" w:hAnsi="Garamond"/>
          <w:color w:val="000000" w:themeColor="text1"/>
          <w:szCs w:val="24"/>
        </w:rPr>
        <w:t>os</w:t>
      </w:r>
      <w:r w:rsidRPr="00FC7A70">
        <w:rPr>
          <w:rFonts w:ascii="Garamond" w:hAnsi="Garamond"/>
          <w:color w:val="000000" w:themeColor="text1"/>
          <w:szCs w:val="24"/>
        </w:rPr>
        <w:t xml:space="preserve"> 1, 3, 4 e 5 constitui contraordenação económica grave, punível nos termos do RJCE.</w:t>
      </w:r>
    </w:p>
    <w:p w14:paraId="5C9D8AB4" w14:textId="09B4B826" w:rsidR="008A35BA" w:rsidRPr="00FC7A70" w:rsidRDefault="008A35BA" w:rsidP="00DF7BBF">
      <w:pPr>
        <w:pStyle w:val="PargrafodaLista"/>
        <w:widowControl w:val="0"/>
        <w:numPr>
          <w:ilvl w:val="0"/>
          <w:numId w:val="39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w:t>
      </w:r>
      <w:r w:rsidR="00DD696E" w:rsidRPr="00FC7A70">
        <w:rPr>
          <w:rFonts w:ascii="Garamond" w:hAnsi="Garamond"/>
          <w:color w:val="000000" w:themeColor="text1"/>
          <w:szCs w:val="24"/>
        </w:rPr>
        <w:t>º</w:t>
      </w:r>
      <w:r w:rsidR="00B9569D" w:rsidRPr="00FC7A70">
        <w:rPr>
          <w:rFonts w:ascii="Garamond" w:hAnsi="Garamond"/>
          <w:color w:val="000000" w:themeColor="text1"/>
          <w:szCs w:val="24"/>
        </w:rPr>
        <w:t xml:space="preserve"> </w:t>
      </w:r>
      <w:r w:rsidRPr="00FC7A70">
        <w:rPr>
          <w:rFonts w:ascii="Garamond" w:hAnsi="Garamond"/>
          <w:color w:val="000000" w:themeColor="text1"/>
          <w:szCs w:val="24"/>
        </w:rPr>
        <w:t>6 constitui contraordenação económica leve, punível nos termos do RJCE.</w:t>
      </w:r>
    </w:p>
    <w:p w14:paraId="4CC5EF2C" w14:textId="77777777" w:rsidR="008A35BA" w:rsidRPr="00FC7A70" w:rsidRDefault="008A35BA" w:rsidP="00DF7BBF">
      <w:pPr>
        <w:widowControl w:val="0"/>
        <w:spacing w:after="120"/>
        <w:rPr>
          <w:rFonts w:ascii="Garamond" w:hAnsi="Garamond"/>
          <w:szCs w:val="24"/>
        </w:rPr>
      </w:pPr>
    </w:p>
    <w:p w14:paraId="7B3BD5FC" w14:textId="4F7309F0" w:rsidR="00007A53" w:rsidRPr="00FC7A70" w:rsidRDefault="00007A5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r w:rsidR="00D05122" w:rsidRPr="00FC7A70">
        <w:rPr>
          <w:rFonts w:ascii="Garamond" w:hAnsi="Garamond"/>
          <w:smallCaps/>
          <w:color w:val="000000" w:themeColor="text1"/>
          <w:szCs w:val="24"/>
        </w:rPr>
        <w:t>I</w:t>
      </w:r>
    </w:p>
    <w:p w14:paraId="418D232D" w14:textId="76E321B7" w:rsidR="00007A53" w:rsidRPr="00FC7A70" w:rsidRDefault="00B715E7"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Grandes superfícies comerciais e conjuntos comerciais</w:t>
      </w:r>
    </w:p>
    <w:p w14:paraId="2274F085" w14:textId="77777777" w:rsidR="00007A53" w:rsidRPr="00FC7A70" w:rsidRDefault="00007A53" w:rsidP="00DF7BBF">
      <w:pPr>
        <w:pStyle w:val="PargrafodaLista"/>
        <w:widowControl w:val="0"/>
        <w:numPr>
          <w:ilvl w:val="0"/>
          <w:numId w:val="199"/>
        </w:numPr>
        <w:spacing w:after="120"/>
        <w:contextualSpacing w:val="0"/>
        <w:jc w:val="center"/>
        <w:outlineLvl w:val="1"/>
        <w:rPr>
          <w:rFonts w:ascii="Garamond" w:hAnsi="Garamond"/>
          <w:szCs w:val="24"/>
        </w:rPr>
      </w:pPr>
    </w:p>
    <w:p w14:paraId="29CB3E29" w14:textId="652222A6" w:rsidR="002D6E47" w:rsidRPr="00FC7A70" w:rsidRDefault="002D6E47"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Definições relevantes</w:t>
      </w:r>
    </w:p>
    <w:p w14:paraId="353B2CD1" w14:textId="4BCE7E92" w:rsidR="00025CAB" w:rsidRPr="00FC7A70" w:rsidRDefault="00025CAB"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Para efeitos d</w:t>
      </w:r>
      <w:r w:rsidR="00F262C9" w:rsidRPr="00FC7A70">
        <w:rPr>
          <w:rFonts w:ascii="Garamond" w:hAnsi="Garamond"/>
          <w:color w:val="000000" w:themeColor="text1"/>
          <w:szCs w:val="24"/>
        </w:rPr>
        <w:t>a presente subsecção</w:t>
      </w:r>
      <w:r w:rsidRPr="00FC7A70">
        <w:rPr>
          <w:rFonts w:ascii="Garamond" w:hAnsi="Garamond"/>
          <w:color w:val="000000" w:themeColor="text1"/>
          <w:szCs w:val="24"/>
        </w:rPr>
        <w:t>, considera-se:</w:t>
      </w:r>
    </w:p>
    <w:p w14:paraId="548A9097" w14:textId="77777777" w:rsidR="00F262C9" w:rsidRPr="00FC7A70" w:rsidRDefault="00F262C9" w:rsidP="00DF7BBF">
      <w:pPr>
        <w:widowControl w:val="0"/>
        <w:numPr>
          <w:ilvl w:val="0"/>
          <w:numId w:val="84"/>
        </w:numPr>
        <w:spacing w:after="120"/>
        <w:ind w:left="851" w:hanging="284"/>
        <w:rPr>
          <w:rFonts w:ascii="Garamond" w:hAnsi="Garamond"/>
          <w:color w:val="000000" w:themeColor="text1"/>
          <w:szCs w:val="24"/>
        </w:rPr>
      </w:pPr>
      <w:r w:rsidRPr="00FC7A70">
        <w:rPr>
          <w:rFonts w:ascii="Garamond" w:hAnsi="Garamond"/>
          <w:color w:val="000000" w:themeColor="text1"/>
          <w:szCs w:val="24"/>
        </w:rPr>
        <w:t>«Área de venda», toda a área destinada a venda de produtos, onde os compradores tenham acesso aos produtos que se encontrem expostos ou onde estes são preparados para entrega imediata, nela se incluindo a zona ocupada pelas caixas de saída e respetivas áreas de acesso e saída das mesmas, assim como as zonas de circulação dos consumidores internas ao estabelecimento, nomeadamente as escadas de ligação entre os vários pisos, bem como as áreas de trabalho por detrás dos balcões das diversas secções, voltadas para o público. Excluem-se da presente definição, as áreas de acesso exclusivo aos funcionários, armazéns e escritórios;</w:t>
      </w:r>
    </w:p>
    <w:p w14:paraId="571FFFBF" w14:textId="77777777" w:rsidR="005B18BF" w:rsidRPr="00FC7A70" w:rsidRDefault="005B18BF" w:rsidP="00DF7BBF">
      <w:pPr>
        <w:widowControl w:val="0"/>
        <w:numPr>
          <w:ilvl w:val="0"/>
          <w:numId w:val="84"/>
        </w:numPr>
        <w:spacing w:after="120"/>
        <w:ind w:left="851" w:hanging="284"/>
        <w:rPr>
          <w:rFonts w:ascii="Garamond" w:hAnsi="Garamond"/>
          <w:color w:val="000000" w:themeColor="text1"/>
          <w:szCs w:val="24"/>
        </w:rPr>
      </w:pPr>
      <w:r w:rsidRPr="00FC7A70">
        <w:rPr>
          <w:rFonts w:ascii="Garamond" w:hAnsi="Garamond"/>
          <w:color w:val="000000" w:themeColor="text1"/>
          <w:szCs w:val="24"/>
        </w:rPr>
        <w:t>«Área Bruta Locável», a área do conjunto comercial que produz, ou possa vir a produzir, rendimento, quer seja uma área arrendada ou vendida, incluindo os espaços de armazenagem e escritórios afetos a todos os estabelecimentos, e de espaços comuns com usos variados, incluindo as áreas de estacionamento pago ou em que sejam prestados serviços acessórios comerciais;</w:t>
      </w:r>
    </w:p>
    <w:p w14:paraId="2063E8FE" w14:textId="77777777" w:rsidR="00FE0CC1" w:rsidRPr="00FC7A70" w:rsidRDefault="00FE0CC1" w:rsidP="00DF7BBF">
      <w:pPr>
        <w:widowControl w:val="0"/>
        <w:numPr>
          <w:ilvl w:val="0"/>
          <w:numId w:val="84"/>
        </w:numPr>
        <w:spacing w:after="120"/>
        <w:ind w:left="851" w:hanging="284"/>
        <w:rPr>
          <w:rFonts w:ascii="Garamond" w:hAnsi="Garamond"/>
          <w:color w:val="000000" w:themeColor="text1"/>
          <w:szCs w:val="24"/>
        </w:rPr>
      </w:pPr>
      <w:r w:rsidRPr="00FC7A70">
        <w:rPr>
          <w:rFonts w:ascii="Garamond" w:hAnsi="Garamond"/>
          <w:color w:val="000000" w:themeColor="text1"/>
          <w:szCs w:val="24"/>
        </w:rPr>
        <w:t>«Alteração significativa de conjuntos comerciais ou de grandes superfícies comerciais», a alteração de ramo de atividade, alteração da tipologia e o aumento da área de venda ou da área bruta locável inicial, consoante se trate de um estabelecimento ou conjunto comercial, superior a 10 % da área inicial;</w:t>
      </w:r>
    </w:p>
    <w:p w14:paraId="104F19D3" w14:textId="5E873960" w:rsidR="002D6E47" w:rsidRDefault="00025CAB" w:rsidP="00DF7BBF">
      <w:pPr>
        <w:widowControl w:val="0"/>
        <w:numPr>
          <w:ilvl w:val="0"/>
          <w:numId w:val="84"/>
        </w:numPr>
        <w:spacing w:after="120"/>
        <w:ind w:left="851" w:hanging="284"/>
        <w:rPr>
          <w:rFonts w:ascii="Garamond" w:hAnsi="Garamond"/>
          <w:color w:val="000000" w:themeColor="text1"/>
          <w:szCs w:val="24"/>
        </w:rPr>
      </w:pPr>
      <w:r w:rsidRPr="00FC7A70">
        <w:rPr>
          <w:rFonts w:ascii="Garamond" w:hAnsi="Garamond"/>
          <w:color w:val="000000" w:themeColor="text1"/>
          <w:szCs w:val="24"/>
        </w:rPr>
        <w:t>«G</w:t>
      </w:r>
      <w:r w:rsidR="00EE4688" w:rsidRPr="00FC7A70">
        <w:rPr>
          <w:rFonts w:ascii="Garamond" w:hAnsi="Garamond"/>
          <w:color w:val="000000" w:themeColor="text1"/>
          <w:szCs w:val="24"/>
        </w:rPr>
        <w:t>rande superfície comercial</w:t>
      </w:r>
      <w:r w:rsidRPr="00FC7A70">
        <w:rPr>
          <w:rFonts w:ascii="Garamond" w:hAnsi="Garamond"/>
          <w:color w:val="000000" w:themeColor="text1"/>
          <w:szCs w:val="24"/>
        </w:rPr>
        <w:t xml:space="preserve">», </w:t>
      </w:r>
      <w:r w:rsidR="00EE4688" w:rsidRPr="00FC7A70">
        <w:rPr>
          <w:rFonts w:ascii="Garamond" w:hAnsi="Garamond"/>
          <w:color w:val="000000" w:themeColor="text1"/>
          <w:szCs w:val="24"/>
        </w:rPr>
        <w:t xml:space="preserve">o estabelecimento de prestação de serviços ou de comércio a retalho, alimentar ou não alimentar que disponha de uma área de venda contínua igual ou superior a </w:t>
      </w:r>
      <w:r w:rsidR="007448B1" w:rsidRPr="00FC7A70">
        <w:rPr>
          <w:rFonts w:ascii="Garamond" w:hAnsi="Garamond"/>
          <w:color w:val="000000" w:themeColor="text1"/>
          <w:szCs w:val="24"/>
        </w:rPr>
        <w:t>2</w:t>
      </w:r>
      <w:r w:rsidR="00EE4688" w:rsidRPr="00FC7A70">
        <w:rPr>
          <w:rFonts w:ascii="Garamond" w:hAnsi="Garamond"/>
          <w:color w:val="000000" w:themeColor="text1"/>
          <w:szCs w:val="24"/>
        </w:rPr>
        <w:t xml:space="preserve"> </w:t>
      </w:r>
      <w:r w:rsidR="001A7E13" w:rsidRPr="00FC7A70">
        <w:rPr>
          <w:rFonts w:ascii="Garamond" w:hAnsi="Garamond"/>
          <w:color w:val="000000" w:themeColor="text1"/>
          <w:szCs w:val="24"/>
        </w:rPr>
        <w:t>5</w:t>
      </w:r>
      <w:r w:rsidR="00EE4688" w:rsidRPr="00FC7A70">
        <w:rPr>
          <w:rFonts w:ascii="Garamond" w:hAnsi="Garamond"/>
          <w:color w:val="000000" w:themeColor="text1"/>
          <w:szCs w:val="24"/>
        </w:rPr>
        <w:t>00 m2.</w:t>
      </w:r>
    </w:p>
    <w:p w14:paraId="219FE776" w14:textId="344B8581" w:rsidR="00D42425" w:rsidDel="00F31307" w:rsidRDefault="00D42425" w:rsidP="00D42425">
      <w:pPr>
        <w:widowControl w:val="0"/>
        <w:spacing w:after="120"/>
        <w:rPr>
          <w:del w:id="1517" w:author="Paulo Meireles de Oliveira" w:date="2026-09-10T21:53:00Z" w16du:dateUtc="2026-09-10T20:53:00Z"/>
          <w:rFonts w:ascii="Garamond" w:hAnsi="Garamond"/>
          <w:color w:val="000000" w:themeColor="text1"/>
          <w:szCs w:val="24"/>
        </w:rPr>
      </w:pPr>
    </w:p>
    <w:p w14:paraId="45F1ED31" w14:textId="71775BC5" w:rsidR="00D42425" w:rsidRPr="00FC7A70" w:rsidDel="00F31307" w:rsidRDefault="00D42425" w:rsidP="00D42425">
      <w:pPr>
        <w:widowControl w:val="0"/>
        <w:spacing w:after="120"/>
        <w:rPr>
          <w:del w:id="1518" w:author="Paulo Meireles de Oliveira" w:date="2026-09-10T21:53:00Z" w16du:dateUtc="2026-09-10T20:53:00Z"/>
          <w:rFonts w:ascii="Garamond" w:hAnsi="Garamond"/>
          <w:color w:val="000000" w:themeColor="text1"/>
          <w:szCs w:val="24"/>
        </w:rPr>
      </w:pPr>
    </w:p>
    <w:p w14:paraId="09B5D41E" w14:textId="2A050A7C" w:rsidR="0085455C" w:rsidRPr="00FC7A70" w:rsidRDefault="0085455C" w:rsidP="00DF7BBF">
      <w:pPr>
        <w:widowControl w:val="0"/>
        <w:numPr>
          <w:ilvl w:val="0"/>
          <w:numId w:val="84"/>
        </w:numPr>
        <w:spacing w:after="120"/>
        <w:ind w:left="851" w:hanging="284"/>
        <w:rPr>
          <w:rFonts w:ascii="Garamond" w:hAnsi="Garamond"/>
          <w:color w:val="000000" w:themeColor="text1"/>
          <w:szCs w:val="24"/>
        </w:rPr>
      </w:pPr>
      <w:r w:rsidRPr="00FC7A70">
        <w:rPr>
          <w:rFonts w:ascii="Garamond" w:hAnsi="Garamond"/>
          <w:color w:val="000000" w:themeColor="text1"/>
          <w:szCs w:val="24"/>
        </w:rPr>
        <w:t>«Conjunto comercial», o empreendimento planeado e integrado, composto por um ou mais edifícios nos quais se encontra instalado um conjunto diversificado, não inferior a 10, de estabelecimentos de comércio a retalho e ou de prestação de serviços, sejam ou não propriedade ou explorados pela mesma entidade, que preencha cumulativamente os seguintes requisitos:</w:t>
      </w:r>
    </w:p>
    <w:p w14:paraId="1F974AD5" w14:textId="75FE995C" w:rsidR="0085455C" w:rsidRPr="00FC7A70" w:rsidRDefault="0085455C" w:rsidP="00DF7BBF">
      <w:pPr>
        <w:pStyle w:val="PargrafodaLista"/>
        <w:widowControl w:val="0"/>
        <w:numPr>
          <w:ilvl w:val="0"/>
          <w:numId w:val="228"/>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Disponha de um conjunto de instalações e serviços concebidos para permitir a uma mesma clientela o acesso aos diversos estabelecimentos; e</w:t>
      </w:r>
    </w:p>
    <w:p w14:paraId="0A1E8F3F" w14:textId="77777777" w:rsidR="0085455C" w:rsidRPr="00FC7A70" w:rsidRDefault="0085455C" w:rsidP="00DF7BBF">
      <w:pPr>
        <w:pStyle w:val="PargrafodaLista"/>
        <w:widowControl w:val="0"/>
        <w:numPr>
          <w:ilvl w:val="0"/>
          <w:numId w:val="228"/>
        </w:numPr>
        <w:spacing w:after="120"/>
        <w:ind w:left="1276" w:hanging="283"/>
        <w:contextualSpacing w:val="0"/>
        <w:rPr>
          <w:rFonts w:ascii="Garamond" w:hAnsi="Garamond"/>
          <w:color w:val="000000" w:themeColor="text1"/>
          <w:szCs w:val="24"/>
        </w:rPr>
      </w:pPr>
      <w:r w:rsidRPr="00FC7A70">
        <w:rPr>
          <w:rFonts w:ascii="Garamond" w:hAnsi="Garamond"/>
          <w:color w:val="000000" w:themeColor="text1"/>
          <w:szCs w:val="24"/>
        </w:rPr>
        <w:t>Seja objeto de uma gestão comum, responsável, designadamente, pela disponibilização de serviços coletivos, pela instituição de práticas comuns e pela política de comunicação e animação do empreendimento.</w:t>
      </w:r>
    </w:p>
    <w:p w14:paraId="5556D700" w14:textId="77777777" w:rsidR="002D6E47" w:rsidRDefault="002D6E47" w:rsidP="00DF7BBF">
      <w:pPr>
        <w:widowControl w:val="0"/>
        <w:spacing w:after="120"/>
        <w:rPr>
          <w:ins w:id="1519" w:author="Paulo Meireles de Oliveira" w:date="2026-09-10T21:53:00Z" w16du:dateUtc="2026-09-10T20:53:00Z"/>
          <w:rFonts w:ascii="Garamond" w:hAnsi="Garamond"/>
          <w:szCs w:val="24"/>
        </w:rPr>
      </w:pPr>
    </w:p>
    <w:p w14:paraId="6A5CA34C" w14:textId="77777777" w:rsidR="00F31307" w:rsidRPr="00FC7A70" w:rsidRDefault="00F31307" w:rsidP="00DF7BBF">
      <w:pPr>
        <w:widowControl w:val="0"/>
        <w:spacing w:after="120"/>
        <w:rPr>
          <w:rFonts w:ascii="Garamond" w:hAnsi="Garamond"/>
          <w:szCs w:val="24"/>
        </w:rPr>
      </w:pPr>
    </w:p>
    <w:p w14:paraId="5C1E707E" w14:textId="77777777" w:rsidR="00007A53" w:rsidRPr="00FC7A70" w:rsidRDefault="00007A5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520" w:name="_Ref228781261"/>
      <w:commentRangeStart w:id="1521"/>
      <w:commentRangeStart w:id="1522"/>
    </w:p>
    <w:bookmarkEnd w:id="1520"/>
    <w:p w14:paraId="16CE8B03" w14:textId="42E1E1A8" w:rsidR="00007A53" w:rsidRPr="00FC7A70" w:rsidRDefault="00007A5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Grandes superfícies comerciais não inseridas em conjuntos comerciais e de conjuntos comerciais com área bruta locável igual ou superior a 1</w:t>
      </w:r>
      <w:r w:rsidR="007448B1" w:rsidRPr="00FC7A70">
        <w:rPr>
          <w:rFonts w:ascii="Garamond" w:eastAsiaTheme="majorEastAsia" w:hAnsi="Garamond" w:cstheme="majorBidi"/>
          <w:color w:val="000000" w:themeColor="text1"/>
          <w:szCs w:val="24"/>
        </w:rPr>
        <w:t>0</w:t>
      </w:r>
      <w:r w:rsidRPr="00FC7A70">
        <w:rPr>
          <w:rFonts w:ascii="Garamond" w:eastAsiaTheme="majorEastAsia" w:hAnsi="Garamond" w:cstheme="majorBidi"/>
          <w:color w:val="000000" w:themeColor="text1"/>
          <w:szCs w:val="24"/>
        </w:rPr>
        <w:t xml:space="preserve"> 000 m2 </w:t>
      </w:r>
      <w:commentRangeEnd w:id="1521"/>
      <w:r w:rsidR="00535FC3" w:rsidRPr="00FC7A70">
        <w:rPr>
          <w:rStyle w:val="Refdecomentrio"/>
          <w:rFonts w:ascii="Garamond" w:eastAsiaTheme="majorEastAsia" w:hAnsi="Garamond" w:cstheme="majorBidi"/>
          <w:color w:val="000000" w:themeColor="text1"/>
          <w:sz w:val="24"/>
          <w:szCs w:val="24"/>
        </w:rPr>
        <w:commentReference w:id="1521"/>
      </w:r>
      <w:commentRangeEnd w:id="1522"/>
      <w:r w:rsidRPr="00FC7A70">
        <w:rPr>
          <w:rStyle w:val="Refdecomentrio"/>
          <w:rFonts w:ascii="Garamond" w:eastAsiaTheme="majorEastAsia" w:hAnsi="Garamond" w:cstheme="majorBidi"/>
          <w:color w:val="000000" w:themeColor="text1"/>
          <w:sz w:val="24"/>
          <w:szCs w:val="24"/>
        </w:rPr>
        <w:commentReference w:id="1522"/>
      </w:r>
    </w:p>
    <w:p w14:paraId="0CB7A186" w14:textId="2421A02D" w:rsidR="00007A53" w:rsidRPr="00285DDD" w:rsidRDefault="00007A53" w:rsidP="00DF7BBF">
      <w:pPr>
        <w:pStyle w:val="PargrafodaLista"/>
        <w:widowControl w:val="0"/>
        <w:numPr>
          <w:ilvl w:val="0"/>
          <w:numId w:val="399"/>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As grandes superfícies comerciais não inseridas em conjuntos comerciais e os conjuntos comerciais com área bruta locável igual ou superior a 1</w:t>
      </w:r>
      <w:r w:rsidR="007448B1" w:rsidRPr="00285DDD">
        <w:rPr>
          <w:rFonts w:ascii="Garamond" w:hAnsi="Garamond"/>
          <w:color w:val="000000" w:themeColor="text1"/>
          <w:szCs w:val="24"/>
        </w:rPr>
        <w:t>0</w:t>
      </w:r>
      <w:r w:rsidRPr="00285DDD">
        <w:rPr>
          <w:rFonts w:ascii="Garamond" w:hAnsi="Garamond"/>
          <w:color w:val="000000" w:themeColor="text1"/>
          <w:szCs w:val="24"/>
        </w:rPr>
        <w:t xml:space="preserve"> 000 m</w:t>
      </w:r>
      <w:r w:rsidRPr="00285DDD">
        <w:rPr>
          <w:rFonts w:ascii="Garamond" w:hAnsi="Garamond"/>
          <w:color w:val="000000" w:themeColor="text1"/>
          <w:szCs w:val="24"/>
          <w:vertAlign w:val="superscript"/>
        </w:rPr>
        <w:t>2</w:t>
      </w:r>
      <w:r w:rsidRPr="00285DDD">
        <w:rPr>
          <w:rFonts w:ascii="Garamond" w:hAnsi="Garamond"/>
          <w:color w:val="000000" w:themeColor="text1"/>
          <w:szCs w:val="24"/>
        </w:rPr>
        <w:t xml:space="preserve"> devem contribuir para:</w:t>
      </w:r>
    </w:p>
    <w:p w14:paraId="7BBC4454" w14:textId="1CA2671D" w:rsidR="00007A53" w:rsidRPr="00FC7A70" w:rsidRDefault="00007A53" w:rsidP="00DF7BBF">
      <w:pPr>
        <w:widowControl w:val="0"/>
        <w:numPr>
          <w:ilvl w:val="0"/>
          <w:numId w:val="227"/>
        </w:numPr>
        <w:spacing w:after="120"/>
        <w:ind w:left="851" w:hanging="284"/>
        <w:rPr>
          <w:rFonts w:ascii="Garamond" w:hAnsi="Garamond"/>
          <w:color w:val="000000" w:themeColor="text1"/>
          <w:szCs w:val="24"/>
        </w:rPr>
      </w:pPr>
      <w:r w:rsidRPr="00FC7A70">
        <w:rPr>
          <w:rFonts w:ascii="Garamond" w:hAnsi="Garamond"/>
          <w:color w:val="000000" w:themeColor="text1"/>
          <w:szCs w:val="24"/>
        </w:rPr>
        <w:t>A integração d</w:t>
      </w:r>
      <w:r w:rsidR="0012719E" w:rsidRPr="00FC7A70">
        <w:rPr>
          <w:rFonts w:ascii="Garamond" w:hAnsi="Garamond"/>
          <w:color w:val="000000" w:themeColor="text1"/>
          <w:szCs w:val="24"/>
        </w:rPr>
        <w:t xml:space="preserve">a grande superfície comercial </w:t>
      </w:r>
      <w:r w:rsidRPr="00FC7A70">
        <w:rPr>
          <w:rFonts w:ascii="Garamond" w:hAnsi="Garamond"/>
          <w:color w:val="000000" w:themeColor="text1"/>
          <w:szCs w:val="24"/>
        </w:rPr>
        <w:t>ou conjunto comercial no ambiente urbano, fortalecendo a capacidade de atração do centro urbano como destino comercial e de lazer, qualificando as centralidades existentes, promovendo a atratividade urbana, e contribuindo para a diminuição das deslocações pendulares;</w:t>
      </w:r>
    </w:p>
    <w:p w14:paraId="009642A1" w14:textId="77777777" w:rsidR="00007A53" w:rsidRPr="00FC7A70" w:rsidRDefault="00007A53" w:rsidP="00DF7BBF">
      <w:pPr>
        <w:widowControl w:val="0"/>
        <w:numPr>
          <w:ilvl w:val="0"/>
          <w:numId w:val="227"/>
        </w:numPr>
        <w:spacing w:after="120"/>
        <w:ind w:left="851" w:hanging="284"/>
        <w:rPr>
          <w:rFonts w:ascii="Garamond" w:hAnsi="Garamond"/>
          <w:color w:val="000000" w:themeColor="text1"/>
          <w:szCs w:val="24"/>
        </w:rPr>
      </w:pPr>
      <w:r w:rsidRPr="00FC7A70">
        <w:rPr>
          <w:rFonts w:ascii="Garamond" w:hAnsi="Garamond"/>
          <w:color w:val="000000" w:themeColor="text1"/>
          <w:szCs w:val="24"/>
        </w:rPr>
        <w:t>A multiplicidade de oferta comercial;</w:t>
      </w:r>
    </w:p>
    <w:p w14:paraId="1F86D48F" w14:textId="77777777" w:rsidR="00007A53" w:rsidRPr="00FC7A70" w:rsidRDefault="00007A53" w:rsidP="00DF7BBF">
      <w:pPr>
        <w:widowControl w:val="0"/>
        <w:numPr>
          <w:ilvl w:val="0"/>
          <w:numId w:val="227"/>
        </w:numPr>
        <w:spacing w:after="120"/>
        <w:ind w:left="851" w:hanging="284"/>
        <w:rPr>
          <w:rFonts w:ascii="Garamond" w:hAnsi="Garamond"/>
          <w:color w:val="000000" w:themeColor="text1"/>
          <w:szCs w:val="24"/>
        </w:rPr>
      </w:pPr>
      <w:r w:rsidRPr="00FC7A70">
        <w:rPr>
          <w:rFonts w:ascii="Garamond" w:hAnsi="Garamond"/>
          <w:color w:val="000000" w:themeColor="text1"/>
          <w:szCs w:val="24"/>
        </w:rPr>
        <w:t>A diversificação e qualificação dos serviços prestados ao consumidor;</w:t>
      </w:r>
    </w:p>
    <w:p w14:paraId="12954307" w14:textId="77777777" w:rsidR="00007A53" w:rsidRPr="00FC7A70" w:rsidRDefault="00007A53" w:rsidP="00DF7BBF">
      <w:pPr>
        <w:widowControl w:val="0"/>
        <w:numPr>
          <w:ilvl w:val="0"/>
          <w:numId w:val="227"/>
        </w:numPr>
        <w:spacing w:after="120"/>
        <w:ind w:left="851" w:hanging="284"/>
        <w:rPr>
          <w:rFonts w:ascii="Garamond" w:hAnsi="Garamond"/>
          <w:color w:val="000000" w:themeColor="text1"/>
          <w:szCs w:val="24"/>
        </w:rPr>
      </w:pPr>
      <w:r w:rsidRPr="00FC7A70">
        <w:rPr>
          <w:rFonts w:ascii="Garamond" w:hAnsi="Garamond"/>
          <w:color w:val="000000" w:themeColor="text1"/>
          <w:szCs w:val="24"/>
        </w:rPr>
        <w:t>O desenvolvimento da qualidade do emprego, valorizando a responsabilidade social da empresa;</w:t>
      </w:r>
    </w:p>
    <w:p w14:paraId="033910B1" w14:textId="77777777" w:rsidR="00007A53" w:rsidRPr="00FC7A70" w:rsidRDefault="00007A53" w:rsidP="00DF7BBF">
      <w:pPr>
        <w:widowControl w:val="0"/>
        <w:numPr>
          <w:ilvl w:val="0"/>
          <w:numId w:val="227"/>
        </w:numPr>
        <w:spacing w:after="120"/>
        <w:ind w:left="851" w:hanging="284"/>
        <w:rPr>
          <w:rFonts w:ascii="Garamond" w:hAnsi="Garamond"/>
          <w:color w:val="000000" w:themeColor="text1"/>
          <w:szCs w:val="24"/>
        </w:rPr>
      </w:pPr>
      <w:r w:rsidRPr="00FC7A70">
        <w:rPr>
          <w:rFonts w:ascii="Garamond" w:hAnsi="Garamond"/>
          <w:color w:val="000000" w:themeColor="text1"/>
          <w:szCs w:val="24"/>
        </w:rPr>
        <w:t>A proteção ambiental, valorizando projetos energeticamente mais eficientes e com menor impacte na envolvente.</w:t>
      </w:r>
    </w:p>
    <w:p w14:paraId="5EB53487" w14:textId="1156A8BB" w:rsidR="00007A53" w:rsidRPr="00FC7A70" w:rsidRDefault="00724D00" w:rsidP="00DF7BBF">
      <w:pPr>
        <w:pStyle w:val="PargrafodaLista"/>
        <w:widowControl w:val="0"/>
        <w:numPr>
          <w:ilvl w:val="0"/>
          <w:numId w:val="39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w:t>
      </w:r>
      <w:r w:rsidR="00007A53" w:rsidRPr="00FC7A70">
        <w:rPr>
          <w:rFonts w:ascii="Garamond" w:hAnsi="Garamond"/>
          <w:color w:val="000000" w:themeColor="text1"/>
          <w:szCs w:val="24"/>
        </w:rPr>
        <w:t xml:space="preserve"> cumprimento dos critérios referidos nas alíneas </w:t>
      </w:r>
      <w:r w:rsidR="00007A53" w:rsidRPr="00285DDD">
        <w:rPr>
          <w:rFonts w:ascii="Garamond" w:hAnsi="Garamond"/>
          <w:i/>
          <w:iCs/>
          <w:color w:val="000000" w:themeColor="text1"/>
          <w:szCs w:val="24"/>
        </w:rPr>
        <w:t>d)</w:t>
      </w:r>
      <w:r w:rsidR="00007A53" w:rsidRPr="00FC7A70">
        <w:rPr>
          <w:rFonts w:ascii="Garamond" w:hAnsi="Garamond"/>
          <w:color w:val="000000" w:themeColor="text1"/>
          <w:szCs w:val="24"/>
        </w:rPr>
        <w:t xml:space="preserve"> e </w:t>
      </w:r>
      <w:r w:rsidR="00007A53" w:rsidRPr="00285DDD">
        <w:rPr>
          <w:rFonts w:ascii="Garamond" w:hAnsi="Garamond"/>
          <w:i/>
          <w:iCs/>
          <w:color w:val="000000" w:themeColor="text1"/>
          <w:szCs w:val="24"/>
        </w:rPr>
        <w:t>e)</w:t>
      </w:r>
      <w:r w:rsidR="00007A53" w:rsidRPr="00FC7A70">
        <w:rPr>
          <w:rFonts w:ascii="Garamond" w:hAnsi="Garamond"/>
          <w:color w:val="000000" w:themeColor="text1"/>
          <w:szCs w:val="24"/>
        </w:rPr>
        <w:t xml:space="preserve"> do n.º 1 pode ser objeto de verificação anual pela entidade fiscalizadora, durante um período de cinco anos, a contar da data de entrada em funcionamento do estabelecimento ou conjunto comercial.</w:t>
      </w:r>
    </w:p>
    <w:p w14:paraId="68AD0E76" w14:textId="67469415" w:rsidR="00007A53" w:rsidRDefault="00007A53" w:rsidP="00DF7BBF">
      <w:pPr>
        <w:pStyle w:val="PargrafodaLista"/>
        <w:widowControl w:val="0"/>
        <w:numPr>
          <w:ilvl w:val="0"/>
          <w:numId w:val="399"/>
        </w:numPr>
        <w:spacing w:after="120"/>
        <w:ind w:left="426" w:hanging="426"/>
        <w:contextualSpacing w:val="0"/>
        <w:rPr>
          <w:ins w:id="1523" w:author="Paulo Meireles de Oliveira" w:date="2026-09-10T21:53:00Z" w16du:dateUtc="2026-09-10T20:53:00Z"/>
          <w:rFonts w:ascii="Garamond" w:hAnsi="Garamond"/>
          <w:color w:val="000000" w:themeColor="text1"/>
          <w:szCs w:val="24"/>
        </w:rPr>
      </w:pPr>
      <w:r w:rsidRPr="00FC7A70">
        <w:rPr>
          <w:rFonts w:ascii="Garamond" w:hAnsi="Garamond"/>
          <w:color w:val="000000" w:themeColor="text1"/>
          <w:szCs w:val="24"/>
        </w:rPr>
        <w:t xml:space="preserve">A instalação de grandes superfícies comerciais e de conjuntos comerciais está sujeita ao </w:t>
      </w:r>
      <w:commentRangeStart w:id="1524"/>
      <w:commentRangeStart w:id="1525"/>
      <w:r w:rsidRPr="00FC7A70">
        <w:rPr>
          <w:rFonts w:ascii="Garamond" w:hAnsi="Garamond"/>
          <w:color w:val="000000" w:themeColor="text1"/>
          <w:szCs w:val="24"/>
        </w:rPr>
        <w:t>pagamento de uma taxa</w:t>
      </w:r>
      <w:r w:rsidR="00CB116C" w:rsidRPr="00FC7A70">
        <w:rPr>
          <w:rFonts w:ascii="Garamond" w:hAnsi="Garamond"/>
          <w:color w:val="000000" w:themeColor="text1"/>
          <w:szCs w:val="24"/>
        </w:rPr>
        <w:t xml:space="preserve"> administrativa fixa</w:t>
      </w:r>
      <w:r w:rsidRPr="00FC7A70">
        <w:rPr>
          <w:rFonts w:ascii="Garamond" w:hAnsi="Garamond"/>
          <w:color w:val="000000" w:themeColor="text1"/>
          <w:szCs w:val="24"/>
        </w:rPr>
        <w:t>, que reverte a favor do Fundo de Modernização do Comércio.</w:t>
      </w:r>
      <w:commentRangeEnd w:id="1524"/>
      <w:r w:rsidR="00434EC4">
        <w:rPr>
          <w:rStyle w:val="Refdecomentrio"/>
          <w:rFonts w:ascii="Garamond" w:hAnsi="Garamond"/>
          <w:color w:val="000000" w:themeColor="text1"/>
          <w:sz w:val="24"/>
          <w:szCs w:val="24"/>
        </w:rPr>
        <w:commentReference w:id="1524"/>
      </w:r>
      <w:commentRangeEnd w:id="1525"/>
      <w:r>
        <w:rPr>
          <w:rStyle w:val="Refdecomentrio"/>
          <w:rFonts w:ascii="Garamond" w:hAnsi="Garamond"/>
          <w:color w:val="000000" w:themeColor="text1"/>
          <w:sz w:val="24"/>
          <w:szCs w:val="24"/>
        </w:rPr>
        <w:commentReference w:id="1525"/>
      </w:r>
    </w:p>
    <w:p w14:paraId="771A8461" w14:textId="77777777" w:rsidR="00F31307" w:rsidRDefault="00F31307" w:rsidP="00F31307">
      <w:pPr>
        <w:widowControl w:val="0"/>
        <w:spacing w:after="120"/>
        <w:rPr>
          <w:ins w:id="1526" w:author="Paulo Meireles de Oliveira" w:date="2026-09-10T21:53:00Z" w16du:dateUtc="2026-09-10T20:53:00Z"/>
          <w:rFonts w:ascii="Garamond" w:hAnsi="Garamond"/>
          <w:color w:val="000000" w:themeColor="text1"/>
          <w:szCs w:val="24"/>
        </w:rPr>
      </w:pPr>
    </w:p>
    <w:p w14:paraId="07915124" w14:textId="77777777" w:rsidR="00F31307" w:rsidRPr="00F31307" w:rsidRDefault="00F31307">
      <w:pPr>
        <w:widowControl w:val="0"/>
        <w:spacing w:after="120"/>
        <w:rPr>
          <w:rFonts w:ascii="Garamond" w:hAnsi="Garamond"/>
          <w:color w:val="000000" w:themeColor="text1"/>
          <w:szCs w:val="24"/>
          <w:rPrChange w:id="1527" w:author="Paulo Meireles de Oliveira" w:date="2026-09-10T21:53:00Z" w16du:dateUtc="2026-09-10T20:53:00Z">
            <w:rPr/>
          </w:rPrChange>
        </w:rPr>
        <w:pPrChange w:id="1528" w:author="Paulo Meireles de Oliveira" w:date="2026-09-10T21:53:00Z" w16du:dateUtc="2026-09-10T20:53:00Z">
          <w:pPr>
            <w:pStyle w:val="PargrafodaLista"/>
            <w:widowControl w:val="0"/>
            <w:numPr>
              <w:numId w:val="399"/>
            </w:numPr>
            <w:spacing w:after="120"/>
            <w:ind w:left="426" w:hanging="426"/>
            <w:contextualSpacing w:val="0"/>
          </w:pPr>
        </w:pPrChange>
      </w:pPr>
    </w:p>
    <w:p w14:paraId="01FE109D" w14:textId="0B511355"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I</w:t>
      </w:r>
      <w:r w:rsidR="005073C6" w:rsidRPr="00FC7A70">
        <w:rPr>
          <w:rFonts w:ascii="Garamond" w:hAnsi="Garamond"/>
          <w:smallCaps/>
          <w:color w:val="000000" w:themeColor="text1"/>
          <w:szCs w:val="24"/>
        </w:rPr>
        <w:t>I</w:t>
      </w:r>
      <w:r w:rsidR="00D05122" w:rsidRPr="00FC7A70">
        <w:rPr>
          <w:rFonts w:ascii="Garamond" w:hAnsi="Garamond"/>
          <w:smallCaps/>
          <w:color w:val="000000" w:themeColor="text1"/>
          <w:szCs w:val="24"/>
        </w:rPr>
        <w:t>I</w:t>
      </w:r>
    </w:p>
    <w:p w14:paraId="0ACFFE3A"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Mercados abastecedores</w:t>
      </w:r>
    </w:p>
    <w:p w14:paraId="2119806B" w14:textId="77777777" w:rsidR="005073C6" w:rsidRPr="00FC7A70" w:rsidRDefault="005073C6" w:rsidP="00DF7BBF">
      <w:pPr>
        <w:widowControl w:val="0"/>
        <w:spacing w:after="120"/>
        <w:rPr>
          <w:rFonts w:ascii="Garamond" w:hAnsi="Garamond"/>
          <w:szCs w:val="24"/>
        </w:rPr>
      </w:pPr>
    </w:p>
    <w:p w14:paraId="6858AA79"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8FB8331" w14:textId="0DF29B9C"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commentRangeStart w:id="1529"/>
      <w:commentRangeStart w:id="1530"/>
      <w:r w:rsidRPr="00FC7A70">
        <w:rPr>
          <w:rFonts w:ascii="Garamond" w:eastAsiaTheme="majorEastAsia" w:hAnsi="Garamond" w:cstheme="majorBidi"/>
          <w:color w:val="000000" w:themeColor="text1"/>
          <w:szCs w:val="24"/>
        </w:rPr>
        <w:t>Instalação de mercados abastecedores</w:t>
      </w:r>
      <w:commentRangeEnd w:id="1529"/>
      <w:r w:rsidR="00F853CF" w:rsidRPr="00FC7A70">
        <w:rPr>
          <w:rStyle w:val="Refdecomentrio"/>
          <w:rFonts w:ascii="Garamond" w:eastAsiaTheme="majorEastAsia" w:hAnsi="Garamond" w:cstheme="majorBidi"/>
          <w:color w:val="000000" w:themeColor="text1"/>
          <w:sz w:val="24"/>
          <w:szCs w:val="24"/>
        </w:rPr>
        <w:commentReference w:id="1529"/>
      </w:r>
      <w:commentRangeEnd w:id="1530"/>
      <w:r w:rsidRPr="00FC7A70">
        <w:rPr>
          <w:rStyle w:val="Refdecomentrio"/>
          <w:rFonts w:ascii="Garamond" w:eastAsiaTheme="majorEastAsia" w:hAnsi="Garamond" w:cstheme="majorBidi"/>
          <w:color w:val="000000" w:themeColor="text1"/>
          <w:sz w:val="24"/>
          <w:szCs w:val="24"/>
        </w:rPr>
        <w:commentReference w:id="1530"/>
      </w:r>
    </w:p>
    <w:p w14:paraId="42989A9F" w14:textId="24FEBC84" w:rsidR="00297972" w:rsidRPr="00285DDD" w:rsidRDefault="007C5B88" w:rsidP="00DF7BBF">
      <w:pPr>
        <w:pStyle w:val="PargrafodaLista"/>
        <w:widowControl w:val="0"/>
        <w:numPr>
          <w:ilvl w:val="0"/>
          <w:numId w:val="400"/>
        </w:numPr>
        <w:spacing w:after="120"/>
        <w:ind w:left="426" w:hanging="426"/>
        <w:contextualSpacing w:val="0"/>
        <w:rPr>
          <w:rFonts w:ascii="Garamond" w:hAnsi="Garamond"/>
          <w:color w:val="000000" w:themeColor="text1"/>
          <w:szCs w:val="24"/>
        </w:rPr>
      </w:pPr>
      <w:r w:rsidRPr="00285DDD">
        <w:rPr>
          <w:rFonts w:ascii="Garamond" w:hAnsi="Garamond"/>
          <w:color w:val="000000" w:themeColor="text1"/>
          <w:szCs w:val="24"/>
        </w:rPr>
        <w:t>O mercado abastecedor corresponde à área delimitada e vedada que constitui uma unidade funcional composta pelo conjunto das instalações e infraestruturas que lhe estão afetas, atuando como entreposto comercial e integrando produtores e distribuidores, na qual se realiza a atividade de comércio por grosso de produtos alimentares e de produtos não alimentares com vista a contribuir para a melhoria da eficiência dos circuitos de comercialização e para que o abastecimento se realize nas melhores condições de concorrência, higiene, segurança e qualidade e contribuem para o escoamento da produção agrícola e correta organização das atividades comerciais</w:t>
      </w:r>
      <w:r w:rsidR="009118FC" w:rsidRPr="00285DDD">
        <w:rPr>
          <w:rFonts w:ascii="Garamond" w:hAnsi="Garamond"/>
          <w:color w:val="000000" w:themeColor="text1"/>
          <w:szCs w:val="24"/>
        </w:rPr>
        <w:t>.</w:t>
      </w:r>
    </w:p>
    <w:p w14:paraId="73E4BB60" w14:textId="06B132DB" w:rsidR="008A4623" w:rsidRPr="00285DDD" w:rsidRDefault="008A4623" w:rsidP="00DF7BBF">
      <w:pPr>
        <w:pStyle w:val="PargrafodaLista"/>
        <w:widowControl w:val="0"/>
        <w:numPr>
          <w:ilvl w:val="0"/>
          <w:numId w:val="400"/>
        </w:numPr>
        <w:spacing w:after="120"/>
        <w:ind w:left="426" w:hanging="426"/>
        <w:contextualSpacing w:val="0"/>
        <w:rPr>
          <w:rFonts w:ascii="Garamond" w:hAnsi="Garamond"/>
          <w:color w:val="000000" w:themeColor="text1"/>
          <w:szCs w:val="24"/>
        </w:rPr>
      </w:pPr>
      <w:commentRangeStart w:id="1531"/>
      <w:commentRangeStart w:id="1532"/>
      <w:r w:rsidRPr="00285DDD">
        <w:rPr>
          <w:rFonts w:ascii="Garamond" w:hAnsi="Garamond"/>
          <w:color w:val="000000" w:themeColor="text1"/>
          <w:szCs w:val="24"/>
        </w:rPr>
        <w:t xml:space="preserve">Na instalação de mercados abastecedores, a atividade de comércio por grosso de </w:t>
      </w:r>
      <w:r w:rsidR="00254A2E" w:rsidRPr="00285DDD">
        <w:rPr>
          <w:rFonts w:ascii="Garamond" w:hAnsi="Garamond"/>
          <w:color w:val="000000" w:themeColor="text1"/>
          <w:szCs w:val="24"/>
        </w:rPr>
        <w:t>géneros alimentícios</w:t>
      </w:r>
      <w:r w:rsidRPr="00285DDD">
        <w:rPr>
          <w:rFonts w:ascii="Garamond" w:hAnsi="Garamond"/>
          <w:color w:val="000000" w:themeColor="text1"/>
          <w:szCs w:val="24"/>
        </w:rPr>
        <w:t xml:space="preserve"> deve assumir expressão relevante e integrar, no cômputo total da área de cada mercado abastecedor, as seguintes áreas mínimas:</w:t>
      </w:r>
      <w:commentRangeEnd w:id="1531"/>
      <w:r w:rsidR="00242E8E" w:rsidRPr="00285DDD">
        <w:rPr>
          <w:rStyle w:val="Refdecomentrio"/>
          <w:rFonts w:ascii="Garamond" w:hAnsi="Garamond"/>
          <w:color w:val="000000" w:themeColor="text1"/>
          <w:sz w:val="24"/>
          <w:szCs w:val="24"/>
        </w:rPr>
        <w:commentReference w:id="1531"/>
      </w:r>
      <w:commentRangeEnd w:id="1532"/>
      <w:r w:rsidRPr="00285DDD">
        <w:rPr>
          <w:rStyle w:val="Refdecomentrio"/>
          <w:rFonts w:ascii="Garamond" w:hAnsi="Garamond"/>
          <w:color w:val="000000" w:themeColor="text1"/>
          <w:sz w:val="24"/>
          <w:szCs w:val="24"/>
        </w:rPr>
        <w:commentReference w:id="1532"/>
      </w:r>
    </w:p>
    <w:p w14:paraId="28F54424" w14:textId="77777777" w:rsidR="008A4623" w:rsidRPr="00FC7A70" w:rsidRDefault="008A4623" w:rsidP="00DF7BBF">
      <w:pPr>
        <w:widowControl w:val="0"/>
        <w:numPr>
          <w:ilvl w:val="0"/>
          <w:numId w:val="85"/>
        </w:numPr>
        <w:spacing w:after="120"/>
        <w:ind w:left="851" w:hanging="284"/>
        <w:rPr>
          <w:rFonts w:ascii="Garamond" w:hAnsi="Garamond"/>
          <w:color w:val="000000" w:themeColor="text1"/>
          <w:szCs w:val="24"/>
        </w:rPr>
      </w:pPr>
      <w:r w:rsidRPr="00FC7A70">
        <w:rPr>
          <w:rFonts w:ascii="Garamond" w:hAnsi="Garamond"/>
          <w:color w:val="000000" w:themeColor="text1"/>
          <w:szCs w:val="24"/>
        </w:rPr>
        <w:t>Num mercado abastecedor de dimensão até 25 000 m2, a área de construção afeta ao comércio por grosso de produtos alimentares não pode ser inferior a 500 m2;</w:t>
      </w:r>
    </w:p>
    <w:p w14:paraId="6443F311" w14:textId="79476B14" w:rsidR="008A4623" w:rsidRPr="00FC7A70" w:rsidRDefault="008A4623" w:rsidP="00DF7BBF">
      <w:pPr>
        <w:widowControl w:val="0"/>
        <w:numPr>
          <w:ilvl w:val="0"/>
          <w:numId w:val="8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Num mercado abastecedor de dimensão </w:t>
      </w:r>
      <w:r w:rsidR="00117070" w:rsidRPr="00FC7A70">
        <w:rPr>
          <w:rFonts w:ascii="Garamond" w:hAnsi="Garamond"/>
          <w:color w:val="000000" w:themeColor="text1"/>
          <w:szCs w:val="24"/>
        </w:rPr>
        <w:t xml:space="preserve">superior a </w:t>
      </w:r>
      <w:r w:rsidRPr="00FC7A70">
        <w:rPr>
          <w:rFonts w:ascii="Garamond" w:hAnsi="Garamond"/>
          <w:color w:val="000000" w:themeColor="text1"/>
          <w:szCs w:val="24"/>
        </w:rPr>
        <w:t>25 00</w:t>
      </w:r>
      <w:r w:rsidR="00117070" w:rsidRPr="00FC7A70">
        <w:rPr>
          <w:rFonts w:ascii="Garamond" w:hAnsi="Garamond"/>
          <w:color w:val="000000" w:themeColor="text1"/>
          <w:szCs w:val="24"/>
        </w:rPr>
        <w:t>0</w:t>
      </w:r>
      <w:r w:rsidRPr="00FC7A70">
        <w:rPr>
          <w:rFonts w:ascii="Garamond" w:hAnsi="Garamond"/>
          <w:color w:val="000000" w:themeColor="text1"/>
          <w:szCs w:val="24"/>
        </w:rPr>
        <w:t xml:space="preserve"> m2 </w:t>
      </w:r>
      <w:r w:rsidR="00117070" w:rsidRPr="00FC7A70">
        <w:rPr>
          <w:rFonts w:ascii="Garamond" w:hAnsi="Garamond"/>
          <w:color w:val="000000" w:themeColor="text1"/>
          <w:szCs w:val="24"/>
        </w:rPr>
        <w:t>e inferior ou igual a</w:t>
      </w:r>
      <w:r w:rsidRPr="00FC7A70">
        <w:rPr>
          <w:rFonts w:ascii="Garamond" w:hAnsi="Garamond"/>
          <w:color w:val="000000" w:themeColor="text1"/>
          <w:szCs w:val="24"/>
        </w:rPr>
        <w:t xml:space="preserve"> 75 000 m2, a área de construção afeta ao comércio por grosso de produtos alimentares não pode ser inferior a 3</w:t>
      </w:r>
      <w:r w:rsidR="00117070" w:rsidRPr="00FC7A70">
        <w:rPr>
          <w:rFonts w:ascii="Garamond" w:hAnsi="Garamond"/>
          <w:color w:val="000000" w:themeColor="text1"/>
          <w:szCs w:val="24"/>
        </w:rPr>
        <w:t xml:space="preserve"> </w:t>
      </w:r>
      <w:r w:rsidRPr="00FC7A70">
        <w:rPr>
          <w:rFonts w:ascii="Garamond" w:hAnsi="Garamond"/>
          <w:color w:val="000000" w:themeColor="text1"/>
          <w:szCs w:val="24"/>
        </w:rPr>
        <w:t>000 m2;</w:t>
      </w:r>
    </w:p>
    <w:p w14:paraId="1DD0B2C9" w14:textId="3E130653" w:rsidR="008A4623" w:rsidRPr="00FC7A70" w:rsidRDefault="008A4623" w:rsidP="00DF7BBF">
      <w:pPr>
        <w:widowControl w:val="0"/>
        <w:numPr>
          <w:ilvl w:val="0"/>
          <w:numId w:val="8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Num mercado abastecedor de dimensão </w:t>
      </w:r>
      <w:r w:rsidR="00585FD1" w:rsidRPr="00FC7A70">
        <w:rPr>
          <w:rFonts w:ascii="Garamond" w:hAnsi="Garamond"/>
          <w:color w:val="000000" w:themeColor="text1"/>
          <w:szCs w:val="24"/>
        </w:rPr>
        <w:t xml:space="preserve">superior a </w:t>
      </w:r>
      <w:r w:rsidRPr="00FC7A70">
        <w:rPr>
          <w:rFonts w:ascii="Garamond" w:hAnsi="Garamond"/>
          <w:color w:val="000000" w:themeColor="text1"/>
          <w:szCs w:val="24"/>
        </w:rPr>
        <w:t>75 00</w:t>
      </w:r>
      <w:r w:rsidR="00585FD1" w:rsidRPr="00FC7A70">
        <w:rPr>
          <w:rFonts w:ascii="Garamond" w:hAnsi="Garamond"/>
          <w:color w:val="000000" w:themeColor="text1"/>
          <w:szCs w:val="24"/>
        </w:rPr>
        <w:t>0</w:t>
      </w:r>
      <w:r w:rsidRPr="00FC7A70">
        <w:rPr>
          <w:rFonts w:ascii="Garamond" w:hAnsi="Garamond"/>
          <w:color w:val="000000" w:themeColor="text1"/>
          <w:szCs w:val="24"/>
        </w:rPr>
        <w:t xml:space="preserve"> m2 </w:t>
      </w:r>
      <w:r w:rsidR="00585FD1" w:rsidRPr="00FC7A70">
        <w:rPr>
          <w:rFonts w:ascii="Garamond" w:hAnsi="Garamond"/>
          <w:color w:val="000000" w:themeColor="text1"/>
          <w:szCs w:val="24"/>
        </w:rPr>
        <w:t>e inferior ou igual a</w:t>
      </w:r>
      <w:r w:rsidRPr="00FC7A70">
        <w:rPr>
          <w:rFonts w:ascii="Garamond" w:hAnsi="Garamond"/>
          <w:color w:val="000000" w:themeColor="text1"/>
          <w:szCs w:val="24"/>
        </w:rPr>
        <w:t xml:space="preserve"> 200 000 m2, a área de construção afeta ao comércio por grosso de produtos alimentares não pode ser inferior a 6</w:t>
      </w:r>
      <w:r w:rsidR="00585FD1" w:rsidRPr="00FC7A70">
        <w:rPr>
          <w:rFonts w:ascii="Garamond" w:hAnsi="Garamond"/>
          <w:color w:val="000000" w:themeColor="text1"/>
          <w:szCs w:val="24"/>
        </w:rPr>
        <w:t xml:space="preserve"> </w:t>
      </w:r>
      <w:r w:rsidRPr="00FC7A70">
        <w:rPr>
          <w:rFonts w:ascii="Garamond" w:hAnsi="Garamond"/>
          <w:color w:val="000000" w:themeColor="text1"/>
          <w:szCs w:val="24"/>
        </w:rPr>
        <w:t>000 m2;</w:t>
      </w:r>
    </w:p>
    <w:p w14:paraId="6A679A2A" w14:textId="7DD42FB5" w:rsidR="008A4623" w:rsidRPr="00FC7A70" w:rsidRDefault="008A4623" w:rsidP="00DF7BBF">
      <w:pPr>
        <w:widowControl w:val="0"/>
        <w:numPr>
          <w:ilvl w:val="0"/>
          <w:numId w:val="8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Num mercado abastecedor de dimensão </w:t>
      </w:r>
      <w:r w:rsidR="00585FD1" w:rsidRPr="00FC7A70">
        <w:rPr>
          <w:rFonts w:ascii="Garamond" w:hAnsi="Garamond"/>
          <w:color w:val="000000" w:themeColor="text1"/>
          <w:szCs w:val="24"/>
        </w:rPr>
        <w:t xml:space="preserve">superior a </w:t>
      </w:r>
      <w:r w:rsidRPr="00FC7A70">
        <w:rPr>
          <w:rFonts w:ascii="Garamond" w:hAnsi="Garamond"/>
          <w:color w:val="000000" w:themeColor="text1"/>
          <w:szCs w:val="24"/>
        </w:rPr>
        <w:t>200 00</w:t>
      </w:r>
      <w:r w:rsidR="00585FD1" w:rsidRPr="00FC7A70">
        <w:rPr>
          <w:rFonts w:ascii="Garamond" w:hAnsi="Garamond"/>
          <w:color w:val="000000" w:themeColor="text1"/>
          <w:szCs w:val="24"/>
        </w:rPr>
        <w:t>0</w:t>
      </w:r>
      <w:r w:rsidRPr="00FC7A70">
        <w:rPr>
          <w:rFonts w:ascii="Garamond" w:hAnsi="Garamond"/>
          <w:color w:val="000000" w:themeColor="text1"/>
          <w:szCs w:val="24"/>
        </w:rPr>
        <w:t xml:space="preserve"> m2 </w:t>
      </w:r>
      <w:r w:rsidR="00585FD1" w:rsidRPr="00FC7A70">
        <w:rPr>
          <w:rFonts w:ascii="Garamond" w:hAnsi="Garamond"/>
          <w:color w:val="000000" w:themeColor="text1"/>
          <w:szCs w:val="24"/>
        </w:rPr>
        <w:t>e inferior ou igual a</w:t>
      </w:r>
      <w:r w:rsidRPr="00FC7A70">
        <w:rPr>
          <w:rFonts w:ascii="Garamond" w:hAnsi="Garamond"/>
          <w:color w:val="000000" w:themeColor="text1"/>
          <w:szCs w:val="24"/>
        </w:rPr>
        <w:t xml:space="preserve"> 500 000 m2, a área de construção afeta ao comércio por grosso de produtos alimentares não pode ser inferior a 20 000 m2;</w:t>
      </w:r>
    </w:p>
    <w:p w14:paraId="23923299" w14:textId="472111E8" w:rsidR="008A4623" w:rsidRPr="00FC7A70" w:rsidRDefault="008A4623" w:rsidP="00DF7BBF">
      <w:pPr>
        <w:widowControl w:val="0"/>
        <w:numPr>
          <w:ilvl w:val="0"/>
          <w:numId w:val="85"/>
        </w:numPr>
        <w:spacing w:after="120"/>
        <w:ind w:left="851" w:hanging="284"/>
        <w:rPr>
          <w:rFonts w:ascii="Garamond" w:hAnsi="Garamond"/>
          <w:color w:val="000000" w:themeColor="text1"/>
          <w:szCs w:val="24"/>
        </w:rPr>
      </w:pPr>
      <w:r w:rsidRPr="00FC7A70">
        <w:rPr>
          <w:rFonts w:ascii="Garamond" w:hAnsi="Garamond"/>
          <w:color w:val="000000" w:themeColor="text1"/>
          <w:szCs w:val="24"/>
        </w:rPr>
        <w:t>Num mercado abastecedor de dimensão superior a 500 00</w:t>
      </w:r>
      <w:r w:rsidR="00403F90" w:rsidRPr="00FC7A70">
        <w:rPr>
          <w:rFonts w:ascii="Garamond" w:hAnsi="Garamond"/>
          <w:color w:val="000000" w:themeColor="text1"/>
          <w:szCs w:val="24"/>
        </w:rPr>
        <w:t>0</w:t>
      </w:r>
      <w:r w:rsidRPr="00FC7A70">
        <w:rPr>
          <w:rFonts w:ascii="Garamond" w:hAnsi="Garamond"/>
          <w:color w:val="000000" w:themeColor="text1"/>
          <w:szCs w:val="24"/>
        </w:rPr>
        <w:t xml:space="preserve"> m2, a área de construção afeta ao comércio por grosso de produtos alimentares não pode ser inferior a 40 000 m2.</w:t>
      </w:r>
    </w:p>
    <w:p w14:paraId="3AABDC4B" w14:textId="500E0AA4" w:rsidR="008A4623" w:rsidRPr="00FC7A70" w:rsidRDefault="008A4623" w:rsidP="00DF7BBF">
      <w:pPr>
        <w:pStyle w:val="PargrafodaLista"/>
        <w:widowControl w:val="0"/>
        <w:numPr>
          <w:ilvl w:val="0"/>
          <w:numId w:val="40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mercado abastecedor é, designadamente, constituído por:</w:t>
      </w:r>
    </w:p>
    <w:p w14:paraId="6E2EF260" w14:textId="77777777" w:rsidR="008A4623" w:rsidRPr="00FC7A70" w:rsidRDefault="008A4623" w:rsidP="00DF7BBF">
      <w:pPr>
        <w:widowControl w:val="0"/>
        <w:numPr>
          <w:ilvl w:val="0"/>
          <w:numId w:val="86"/>
        </w:numPr>
        <w:spacing w:after="120"/>
        <w:ind w:left="851" w:hanging="284"/>
        <w:rPr>
          <w:rFonts w:ascii="Garamond" w:hAnsi="Garamond"/>
          <w:color w:val="000000" w:themeColor="text1"/>
          <w:szCs w:val="24"/>
        </w:rPr>
      </w:pPr>
      <w:r w:rsidRPr="00FC7A70">
        <w:rPr>
          <w:rFonts w:ascii="Garamond" w:hAnsi="Garamond"/>
          <w:color w:val="000000" w:themeColor="text1"/>
          <w:szCs w:val="24"/>
        </w:rPr>
        <w:t>Arruamentos e parqueamentos;</w:t>
      </w:r>
    </w:p>
    <w:p w14:paraId="1A153182" w14:textId="77777777" w:rsidR="008A4623" w:rsidRPr="00FC7A70" w:rsidRDefault="008A4623" w:rsidP="00DF7BBF">
      <w:pPr>
        <w:widowControl w:val="0"/>
        <w:numPr>
          <w:ilvl w:val="0"/>
          <w:numId w:val="86"/>
        </w:numPr>
        <w:spacing w:after="120"/>
        <w:ind w:left="851" w:hanging="284"/>
        <w:rPr>
          <w:rFonts w:ascii="Garamond" w:hAnsi="Garamond"/>
          <w:color w:val="000000" w:themeColor="text1"/>
          <w:szCs w:val="24"/>
        </w:rPr>
      </w:pPr>
      <w:r w:rsidRPr="00FC7A70">
        <w:rPr>
          <w:rFonts w:ascii="Garamond" w:hAnsi="Garamond"/>
          <w:color w:val="000000" w:themeColor="text1"/>
          <w:szCs w:val="24"/>
        </w:rPr>
        <w:t>Redes de infraestruturas de águas, esgotos, eletricidade, telecomunicações e outras;</w:t>
      </w:r>
    </w:p>
    <w:p w14:paraId="3A18F99B" w14:textId="77777777" w:rsidR="008A4623" w:rsidRPr="00FC7A70" w:rsidRDefault="008A4623" w:rsidP="00DF7BBF">
      <w:pPr>
        <w:widowControl w:val="0"/>
        <w:numPr>
          <w:ilvl w:val="0"/>
          <w:numId w:val="86"/>
        </w:numPr>
        <w:spacing w:after="120"/>
        <w:ind w:left="851" w:hanging="284"/>
        <w:rPr>
          <w:rFonts w:ascii="Garamond" w:hAnsi="Garamond"/>
          <w:color w:val="000000" w:themeColor="text1"/>
          <w:szCs w:val="24"/>
        </w:rPr>
      </w:pPr>
      <w:r w:rsidRPr="00FC7A70">
        <w:rPr>
          <w:rFonts w:ascii="Garamond" w:hAnsi="Garamond"/>
          <w:color w:val="000000" w:themeColor="text1"/>
          <w:szCs w:val="24"/>
        </w:rPr>
        <w:t>Edifícios, incluindo portaria, pavilhões do mercado, centros logísticos, núcleo administrativo e comercial, restaurantes, armazéns e outros;</w:t>
      </w:r>
    </w:p>
    <w:p w14:paraId="6B2C7DAE" w14:textId="099EBDC7" w:rsidR="008A4623" w:rsidRPr="00FC7A70" w:rsidRDefault="008A4623" w:rsidP="00DF7BBF">
      <w:pPr>
        <w:widowControl w:val="0"/>
        <w:numPr>
          <w:ilvl w:val="0"/>
          <w:numId w:val="86"/>
        </w:numPr>
        <w:spacing w:after="120"/>
        <w:ind w:left="851" w:hanging="284"/>
        <w:rPr>
          <w:rFonts w:ascii="Garamond" w:hAnsi="Garamond"/>
          <w:color w:val="000000" w:themeColor="text1"/>
          <w:szCs w:val="24"/>
        </w:rPr>
      </w:pPr>
      <w:r w:rsidRPr="00FC7A70">
        <w:rPr>
          <w:rFonts w:ascii="Garamond" w:hAnsi="Garamond"/>
          <w:color w:val="000000" w:themeColor="text1"/>
          <w:szCs w:val="24"/>
        </w:rPr>
        <w:t>Zonas de utilização comum;</w:t>
      </w:r>
      <w:r w:rsidR="00E7592A" w:rsidRPr="00FC7A70">
        <w:rPr>
          <w:rFonts w:ascii="Garamond" w:hAnsi="Garamond"/>
          <w:color w:val="000000" w:themeColor="text1"/>
          <w:szCs w:val="24"/>
        </w:rPr>
        <w:t xml:space="preserve"> e</w:t>
      </w:r>
    </w:p>
    <w:p w14:paraId="24DE7C44" w14:textId="77777777" w:rsidR="008A4623" w:rsidRPr="00FC7A70" w:rsidRDefault="008A4623" w:rsidP="00DF7BBF">
      <w:pPr>
        <w:widowControl w:val="0"/>
        <w:numPr>
          <w:ilvl w:val="0"/>
          <w:numId w:val="86"/>
        </w:numPr>
        <w:spacing w:after="120"/>
        <w:ind w:left="851" w:hanging="284"/>
        <w:rPr>
          <w:rFonts w:ascii="Garamond" w:hAnsi="Garamond"/>
          <w:color w:val="000000" w:themeColor="text1"/>
          <w:szCs w:val="24"/>
        </w:rPr>
      </w:pPr>
      <w:r w:rsidRPr="00FC7A70">
        <w:rPr>
          <w:rFonts w:ascii="Garamond" w:hAnsi="Garamond"/>
          <w:color w:val="000000" w:themeColor="text1"/>
          <w:szCs w:val="24"/>
        </w:rPr>
        <w:t>Áreas de utilização individualizadas, doravante designadas por espaços, os quais devem ter autonomia funcional ou individual.</w:t>
      </w:r>
    </w:p>
    <w:p w14:paraId="06520084" w14:textId="1172157F" w:rsidR="008A4623" w:rsidRPr="00FC7A70" w:rsidRDefault="008A4623" w:rsidP="00DF7BBF">
      <w:pPr>
        <w:pStyle w:val="PargrafodaLista"/>
        <w:widowControl w:val="0"/>
        <w:numPr>
          <w:ilvl w:val="0"/>
          <w:numId w:val="40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da demais legislação aplicável, os mercados abastecedores devem preencher, nomeadamente, os seguintes requisitos:</w:t>
      </w:r>
    </w:p>
    <w:p w14:paraId="12EA8A31"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infraestruturas necessárias e adequadas ao funcionamento e à respetiva dimensão, as quais devem ser suficientemente polivalentes de modo a permitir a comercialização de uma vasta gama de produtos e serviços inerentes;</w:t>
      </w:r>
    </w:p>
    <w:p w14:paraId="4AC44328"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regras de higiene e salubridade exigidas para o exercício das respetivas atividades e das instalações e espaços de utilização comum;</w:t>
      </w:r>
    </w:p>
    <w:p w14:paraId="665128B3"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Cumprir as normas em vigor para os locais de transação e manuseamento dos produtos alimentares;</w:t>
      </w:r>
    </w:p>
    <w:p w14:paraId="52934CB1"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Ser suficientemente amplos, permitindo o fácil acesso e a circulação das pessoas que prestem ou solicitem bens e ou serviços no mercado abastecedor, todos doravante designados por utentes, bem como a realização eficiente de operações de carga e descarga de mercadorias, sem afetação da regular atividade do mercado abastecedor;</w:t>
      </w:r>
    </w:p>
    <w:p w14:paraId="77F21131"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Serem delimitados de forma estável e permanente;</w:t>
      </w:r>
    </w:p>
    <w:p w14:paraId="1C8A7E69"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espaços identificados e delimitados, com dimensões adequadas ao volume de vendas e natureza dos produtos;</w:t>
      </w:r>
    </w:p>
    <w:p w14:paraId="0820547F" w14:textId="303ECF7D"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Dispor de um sistema de recolha </w:t>
      </w:r>
      <w:r w:rsidR="00E81C66" w:rsidRPr="00FC7A70">
        <w:rPr>
          <w:rFonts w:ascii="Garamond" w:hAnsi="Garamond"/>
          <w:color w:val="000000" w:themeColor="text1"/>
          <w:szCs w:val="24"/>
        </w:rPr>
        <w:t xml:space="preserve">seletiva </w:t>
      </w:r>
      <w:r w:rsidRPr="00FC7A70">
        <w:rPr>
          <w:rFonts w:ascii="Garamond" w:hAnsi="Garamond"/>
          <w:color w:val="000000" w:themeColor="text1"/>
          <w:szCs w:val="24"/>
        </w:rPr>
        <w:t xml:space="preserve">e </w:t>
      </w:r>
      <w:r w:rsidR="00E81C66" w:rsidRPr="00FC7A70">
        <w:rPr>
          <w:rFonts w:ascii="Garamond" w:hAnsi="Garamond"/>
          <w:color w:val="000000" w:themeColor="text1"/>
          <w:szCs w:val="24"/>
        </w:rPr>
        <w:t>gestão</w:t>
      </w:r>
      <w:r w:rsidRPr="00FC7A70">
        <w:rPr>
          <w:rFonts w:ascii="Garamond" w:hAnsi="Garamond"/>
          <w:color w:val="000000" w:themeColor="text1"/>
          <w:szCs w:val="24"/>
        </w:rPr>
        <w:t xml:space="preserve"> de resíduos, no cumprimento da legislação aplicável;</w:t>
      </w:r>
    </w:p>
    <w:p w14:paraId="5B563126"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a polivalência de produtos e a diversidade das atividades;</w:t>
      </w:r>
    </w:p>
    <w:p w14:paraId="14A874AB"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condições de segurança e de eficácia nas operações de carga, descarga e movimentação de mercadorias;</w:t>
      </w:r>
    </w:p>
    <w:p w14:paraId="1D90933F"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adequadas condições de funcionamento e organização, designadamente no que respeita à gestão das áreas e aos horários de funcionamento, de forma a permitir que as entidades que neste se instalem desenvolvam a sua atividade de forma permanente;</w:t>
      </w:r>
    </w:p>
    <w:p w14:paraId="4E6DAA88" w14:textId="77777777" w:rsidR="008A4623" w:rsidRPr="00FC7A70" w:rsidRDefault="008A4623" w:rsidP="00DF7BBF">
      <w:pPr>
        <w:widowControl w:val="0"/>
        <w:numPr>
          <w:ilvl w:val="0"/>
          <w:numId w:val="87"/>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as condições necessárias para garantir da qualidade dos produtos, da manutenção da cadeia de frio, se aplicável, e da qualidade de prestação de serviços.</w:t>
      </w:r>
    </w:p>
    <w:p w14:paraId="5BBCC0D7" w14:textId="6CBF9008" w:rsidR="007C5B88" w:rsidRPr="0091635E" w:rsidRDefault="007C5B88" w:rsidP="00DF7BBF">
      <w:pPr>
        <w:pStyle w:val="PargrafodaLista"/>
        <w:widowControl w:val="0"/>
        <w:numPr>
          <w:ilvl w:val="0"/>
          <w:numId w:val="400"/>
        </w:numPr>
        <w:spacing w:after="120"/>
        <w:ind w:left="426" w:hanging="426"/>
        <w:contextualSpacing w:val="0"/>
        <w:rPr>
          <w:rFonts w:ascii="Garamond" w:hAnsi="Garamond"/>
          <w:color w:val="000000" w:themeColor="text1"/>
          <w:szCs w:val="24"/>
          <w:highlight w:val="yellow"/>
          <w:rPrChange w:id="1533" w:author="Paulo Meireles de Oliveira" w:date="2026-09-11T12:22:00Z" w16du:dateUtc="2026-09-11T11:22:00Z">
            <w:rPr>
              <w:rFonts w:ascii="Garamond" w:hAnsi="Garamond"/>
              <w:color w:val="000000" w:themeColor="text1"/>
              <w:szCs w:val="24"/>
            </w:rPr>
          </w:rPrChange>
        </w:rPr>
      </w:pPr>
      <w:r w:rsidRPr="0091635E">
        <w:rPr>
          <w:rFonts w:ascii="Garamond" w:hAnsi="Garamond"/>
          <w:color w:val="000000" w:themeColor="text1"/>
          <w:szCs w:val="24"/>
          <w:highlight w:val="yellow"/>
          <w:rPrChange w:id="1534" w:author="Paulo Meireles de Oliveira" w:date="2026-09-11T12:22:00Z" w16du:dateUtc="2026-09-11T11:22:00Z">
            <w:rPr>
              <w:rFonts w:ascii="Garamond" w:hAnsi="Garamond"/>
              <w:color w:val="000000" w:themeColor="text1"/>
              <w:szCs w:val="24"/>
            </w:rPr>
          </w:rPrChange>
        </w:rPr>
        <w:t xml:space="preserve">A violação do </w:t>
      </w:r>
      <w:commentRangeStart w:id="1535"/>
      <w:commentRangeStart w:id="1536"/>
      <w:r w:rsidRPr="0091635E">
        <w:rPr>
          <w:rFonts w:ascii="Garamond" w:hAnsi="Garamond"/>
          <w:color w:val="000000" w:themeColor="text1"/>
          <w:szCs w:val="24"/>
          <w:highlight w:val="yellow"/>
          <w:rPrChange w:id="1537" w:author="Paulo Meireles de Oliveira" w:date="2026-09-11T12:22:00Z" w16du:dateUtc="2026-09-11T11:22:00Z">
            <w:rPr>
              <w:rFonts w:ascii="Garamond" w:hAnsi="Garamond"/>
              <w:color w:val="000000" w:themeColor="text1"/>
              <w:szCs w:val="24"/>
            </w:rPr>
          </w:rPrChange>
        </w:rPr>
        <w:t xml:space="preserve">disposto no número anterior </w:t>
      </w:r>
      <w:commentRangeEnd w:id="1535"/>
      <w:r w:rsidR="00A605F0" w:rsidRPr="0091635E">
        <w:rPr>
          <w:rStyle w:val="Refdecomentrio"/>
          <w:rFonts w:ascii="Garamond" w:hAnsi="Garamond"/>
          <w:color w:val="000000" w:themeColor="text1"/>
          <w:sz w:val="24"/>
          <w:szCs w:val="24"/>
          <w:highlight w:val="yellow"/>
          <w:rPrChange w:id="1538" w:author="Paulo Meireles de Oliveira" w:date="2026-09-11T12:22:00Z" w16du:dateUtc="2026-09-11T11:22:00Z">
            <w:rPr>
              <w:rStyle w:val="Refdecomentrio"/>
              <w:rFonts w:ascii="Garamond" w:hAnsi="Garamond"/>
              <w:color w:val="000000" w:themeColor="text1"/>
              <w:sz w:val="24"/>
              <w:szCs w:val="24"/>
            </w:rPr>
          </w:rPrChange>
        </w:rPr>
        <w:commentReference w:id="1535"/>
      </w:r>
      <w:commentRangeEnd w:id="1536"/>
      <w:r w:rsidRPr="0091635E">
        <w:rPr>
          <w:rStyle w:val="Refdecomentrio"/>
          <w:rFonts w:ascii="Garamond" w:hAnsi="Garamond"/>
          <w:color w:val="000000" w:themeColor="text1"/>
          <w:sz w:val="24"/>
          <w:szCs w:val="24"/>
          <w:highlight w:val="yellow"/>
          <w:rPrChange w:id="1539" w:author="Paulo Meireles de Oliveira" w:date="2026-09-11T12:22:00Z" w16du:dateUtc="2026-09-11T11:22:00Z">
            <w:rPr>
              <w:rStyle w:val="Refdecomentrio"/>
              <w:rFonts w:ascii="Garamond" w:hAnsi="Garamond"/>
              <w:color w:val="000000" w:themeColor="text1"/>
              <w:sz w:val="24"/>
              <w:szCs w:val="24"/>
            </w:rPr>
          </w:rPrChange>
        </w:rPr>
        <w:commentReference w:id="1536"/>
      </w:r>
      <w:r w:rsidRPr="0091635E">
        <w:rPr>
          <w:rFonts w:ascii="Garamond" w:hAnsi="Garamond"/>
          <w:color w:val="000000" w:themeColor="text1"/>
          <w:szCs w:val="24"/>
          <w:highlight w:val="yellow"/>
          <w:rPrChange w:id="1540" w:author="Paulo Meireles de Oliveira" w:date="2026-09-11T12:22:00Z" w16du:dateUtc="2026-09-11T11:22:00Z">
            <w:rPr>
              <w:rFonts w:ascii="Garamond" w:hAnsi="Garamond"/>
              <w:color w:val="000000" w:themeColor="text1"/>
              <w:szCs w:val="24"/>
            </w:rPr>
          </w:rPrChange>
        </w:rPr>
        <w:t>constitui contraordenação económica grave, punível nos termos do RJCE.</w:t>
      </w:r>
    </w:p>
    <w:p w14:paraId="79AA50EC" w14:textId="77777777" w:rsidR="007C5B88" w:rsidRPr="00FC7A70" w:rsidRDefault="007C5B88" w:rsidP="00DF7BBF">
      <w:pPr>
        <w:widowControl w:val="0"/>
        <w:spacing w:after="120"/>
        <w:rPr>
          <w:rFonts w:ascii="Garamond" w:hAnsi="Garamond"/>
          <w:color w:val="000000" w:themeColor="text1"/>
          <w:szCs w:val="24"/>
        </w:rPr>
      </w:pPr>
    </w:p>
    <w:p w14:paraId="36C4C281" w14:textId="77777777" w:rsidR="007C5B88" w:rsidRPr="00FC7A70" w:rsidRDefault="007C5B88"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A60A13C" w14:textId="62433789" w:rsidR="007C5B88" w:rsidRPr="00FC7A70" w:rsidRDefault="007C5B88" w:rsidP="00DF7BBF">
      <w:pPr>
        <w:widowControl w:val="0"/>
        <w:spacing w:after="120"/>
        <w:jc w:val="center"/>
        <w:outlineLvl w:val="1"/>
        <w:rPr>
          <w:rFonts w:ascii="Garamond" w:hAnsi="Garamond"/>
          <w:color w:val="000000" w:themeColor="text1"/>
          <w:szCs w:val="24"/>
        </w:rPr>
      </w:pPr>
      <w:commentRangeStart w:id="1541"/>
      <w:commentRangeStart w:id="1542"/>
      <w:r w:rsidRPr="00FC7A70">
        <w:rPr>
          <w:rFonts w:ascii="Garamond" w:hAnsi="Garamond"/>
          <w:color w:val="000000" w:themeColor="text1"/>
          <w:szCs w:val="24"/>
        </w:rPr>
        <w:t>Gestão</w:t>
      </w:r>
      <w:r w:rsidR="00270D31" w:rsidRPr="00FC7A70">
        <w:rPr>
          <w:rFonts w:ascii="Garamond" w:hAnsi="Garamond"/>
          <w:color w:val="000000" w:themeColor="text1"/>
          <w:szCs w:val="24"/>
        </w:rPr>
        <w:t>, controlo e fiscalização</w:t>
      </w:r>
      <w:r w:rsidR="00B9569D" w:rsidRPr="00FC7A70">
        <w:rPr>
          <w:rFonts w:ascii="Garamond" w:hAnsi="Garamond"/>
          <w:color w:val="000000" w:themeColor="text1"/>
          <w:szCs w:val="24"/>
        </w:rPr>
        <w:t xml:space="preserve"> </w:t>
      </w:r>
      <w:r w:rsidRPr="00FC7A70">
        <w:rPr>
          <w:rFonts w:ascii="Garamond" w:hAnsi="Garamond"/>
          <w:color w:val="000000" w:themeColor="text1"/>
          <w:szCs w:val="24"/>
        </w:rPr>
        <w:t>do mercado abastecedor</w:t>
      </w:r>
      <w:commentRangeEnd w:id="1541"/>
      <w:r w:rsidR="0098145F" w:rsidRPr="00FC7A70">
        <w:rPr>
          <w:rStyle w:val="Refdecomentrio"/>
          <w:rFonts w:ascii="Garamond" w:hAnsi="Garamond"/>
          <w:color w:val="000000" w:themeColor="text1"/>
          <w:sz w:val="24"/>
          <w:szCs w:val="24"/>
        </w:rPr>
        <w:commentReference w:id="1541"/>
      </w:r>
      <w:commentRangeEnd w:id="1542"/>
      <w:r w:rsidRPr="00FC7A70">
        <w:rPr>
          <w:rStyle w:val="Refdecomentrio"/>
          <w:rFonts w:ascii="Garamond" w:hAnsi="Garamond"/>
          <w:color w:val="000000" w:themeColor="text1"/>
          <w:sz w:val="24"/>
          <w:szCs w:val="24"/>
        </w:rPr>
        <w:commentReference w:id="1542"/>
      </w:r>
    </w:p>
    <w:p w14:paraId="60340AA8" w14:textId="66BC00FD" w:rsidR="008A4623" w:rsidRPr="00BD0545" w:rsidRDefault="008A4623" w:rsidP="00DF7BBF">
      <w:pPr>
        <w:pStyle w:val="PargrafodaLista"/>
        <w:widowControl w:val="0"/>
        <w:numPr>
          <w:ilvl w:val="0"/>
          <w:numId w:val="401"/>
        </w:numPr>
        <w:spacing w:after="120"/>
        <w:ind w:left="426" w:hanging="426"/>
        <w:contextualSpacing w:val="0"/>
        <w:rPr>
          <w:rFonts w:ascii="Garamond" w:hAnsi="Garamond"/>
          <w:color w:val="000000" w:themeColor="text1"/>
          <w:szCs w:val="24"/>
        </w:rPr>
      </w:pPr>
      <w:r w:rsidRPr="00BD0545">
        <w:rPr>
          <w:rFonts w:ascii="Garamond" w:hAnsi="Garamond"/>
          <w:color w:val="000000" w:themeColor="text1"/>
          <w:szCs w:val="24"/>
        </w:rPr>
        <w:t>A gestão de cada mercado abastecedor é da responsabilidade de uma entidade gestora, a quem compete, designadamente:</w:t>
      </w:r>
    </w:p>
    <w:p w14:paraId="4789B469" w14:textId="77777777"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commentRangeStart w:id="1543"/>
      <w:commentRangeStart w:id="1544"/>
      <w:r w:rsidRPr="00FC7A70">
        <w:rPr>
          <w:rFonts w:ascii="Garamond" w:hAnsi="Garamond"/>
          <w:color w:val="000000" w:themeColor="text1"/>
          <w:szCs w:val="24"/>
        </w:rPr>
        <w:t>Gerir e supervisionar o mercado abastecedor com poderes de direção e coordenação dos serviços e zonas comuns;</w:t>
      </w:r>
    </w:p>
    <w:p w14:paraId="08DAF0C5" w14:textId="74AAC314"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Aprovar e publicitar o regulamento interno do mercado abastecedor, com as regras a que obedece o funcionamento geral do mesmo, quanto à sua organização e normas de funcionamento das diferentes instalações e infraestruturas que o compõem, bem como quanto a normas específicas de limpeza e </w:t>
      </w:r>
      <w:r w:rsidR="00C05FF1" w:rsidRPr="00FC7A70">
        <w:rPr>
          <w:rFonts w:ascii="Garamond" w:hAnsi="Garamond"/>
          <w:color w:val="000000" w:themeColor="text1"/>
          <w:szCs w:val="24"/>
        </w:rPr>
        <w:t xml:space="preserve">gestão </w:t>
      </w:r>
      <w:r w:rsidRPr="00FC7A70">
        <w:rPr>
          <w:rFonts w:ascii="Garamond" w:hAnsi="Garamond"/>
          <w:color w:val="000000" w:themeColor="text1"/>
          <w:szCs w:val="24"/>
        </w:rPr>
        <w:t>de resíduos, segurança interior, dias e horários de funcionamento, regras de circulação de veículos e sanções disciplinares;</w:t>
      </w:r>
    </w:p>
    <w:p w14:paraId="52537A20" w14:textId="77777777"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r w:rsidRPr="00FC7A70">
        <w:rPr>
          <w:rFonts w:ascii="Garamond" w:hAnsi="Garamond"/>
          <w:color w:val="000000" w:themeColor="text1"/>
          <w:szCs w:val="24"/>
        </w:rPr>
        <w:t>Fiscalizar o cumprimento do regulamento interno e aplicar as sanções previstas no mesmo;</w:t>
      </w:r>
    </w:p>
    <w:p w14:paraId="6780FF2E" w14:textId="77777777"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a manutenção das infraestruturas do mercado abastecedor e o seu regular funcionamento;</w:t>
      </w:r>
    </w:p>
    <w:p w14:paraId="5ACA7495" w14:textId="77777777"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r w:rsidRPr="00FC7A70">
        <w:rPr>
          <w:rFonts w:ascii="Garamond" w:hAnsi="Garamond"/>
          <w:color w:val="000000" w:themeColor="text1"/>
          <w:szCs w:val="24"/>
        </w:rPr>
        <w:t>Promover a atratividade comercial e a divulgação do mercado;</w:t>
      </w:r>
    </w:p>
    <w:p w14:paraId="23E74F0C" w14:textId="77777777"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r w:rsidRPr="00FC7A70">
        <w:rPr>
          <w:rFonts w:ascii="Garamond" w:hAnsi="Garamond"/>
          <w:color w:val="000000" w:themeColor="text1"/>
          <w:szCs w:val="24"/>
        </w:rPr>
        <w:t>Promover os operadores económicos e os seus produtos;</w:t>
      </w:r>
    </w:p>
    <w:p w14:paraId="7BD04DCE" w14:textId="77777777" w:rsidR="008A4623" w:rsidRPr="00FC7A70" w:rsidRDefault="008A4623" w:rsidP="00DF7BBF">
      <w:pPr>
        <w:widowControl w:val="0"/>
        <w:numPr>
          <w:ilvl w:val="0"/>
          <w:numId w:val="88"/>
        </w:numPr>
        <w:spacing w:after="120"/>
        <w:ind w:left="851" w:hanging="284"/>
        <w:rPr>
          <w:rFonts w:ascii="Garamond" w:hAnsi="Garamond"/>
          <w:color w:val="000000" w:themeColor="text1"/>
          <w:szCs w:val="24"/>
        </w:rPr>
      </w:pPr>
      <w:r w:rsidRPr="00FC7A70">
        <w:rPr>
          <w:rFonts w:ascii="Garamond" w:hAnsi="Garamond"/>
          <w:color w:val="000000" w:themeColor="text1"/>
          <w:szCs w:val="24"/>
        </w:rPr>
        <w:t>Promover a formação e informação dos utentes do mercado.</w:t>
      </w:r>
      <w:commentRangeEnd w:id="1543"/>
      <w:r w:rsidR="00E46145" w:rsidRPr="00FC7A70">
        <w:rPr>
          <w:rStyle w:val="Refdecomentrio"/>
          <w:rFonts w:ascii="Garamond" w:hAnsi="Garamond"/>
          <w:color w:val="000000" w:themeColor="text1"/>
          <w:sz w:val="24"/>
          <w:szCs w:val="24"/>
        </w:rPr>
        <w:commentReference w:id="1543"/>
      </w:r>
      <w:commentRangeEnd w:id="1544"/>
      <w:r w:rsidRPr="00FC7A70">
        <w:rPr>
          <w:rStyle w:val="Refdecomentrio"/>
          <w:rFonts w:ascii="Garamond" w:hAnsi="Garamond"/>
          <w:color w:val="000000" w:themeColor="text1"/>
          <w:sz w:val="24"/>
          <w:szCs w:val="24"/>
        </w:rPr>
        <w:commentReference w:id="1544"/>
      </w:r>
    </w:p>
    <w:p w14:paraId="0145DEDC" w14:textId="02804B15" w:rsidR="008A4623" w:rsidRPr="00FC7A70" w:rsidRDefault="008A4623" w:rsidP="00DF7BBF">
      <w:pPr>
        <w:pStyle w:val="PargrafodaLista"/>
        <w:widowControl w:val="0"/>
        <w:numPr>
          <w:ilvl w:val="0"/>
          <w:numId w:val="40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entidade gestora pode solicitar aos utentes documentação respeitante à sua atividade, sem prejuízo do dever de confidencialidade legalmente imposto.</w:t>
      </w:r>
    </w:p>
    <w:p w14:paraId="45E93C3E" w14:textId="418F7D9E" w:rsidR="00270D31" w:rsidRPr="00FC7A70" w:rsidRDefault="00270D31" w:rsidP="00DF7BBF">
      <w:pPr>
        <w:pStyle w:val="PargrafodaLista"/>
        <w:widowControl w:val="0"/>
        <w:numPr>
          <w:ilvl w:val="0"/>
          <w:numId w:val="40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Através das autoridades competentes é assegurado no interior do mercado abastecedor, sempre que tal se mostre necessário:</w:t>
      </w:r>
    </w:p>
    <w:p w14:paraId="1FB8F1DD"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O controlo fiscal e aduaneiro;</w:t>
      </w:r>
    </w:p>
    <w:p w14:paraId="15236EE0"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O controlo higiossanitário;</w:t>
      </w:r>
    </w:p>
    <w:p w14:paraId="0B6134B6"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O controlo fitossanitário;</w:t>
      </w:r>
    </w:p>
    <w:p w14:paraId="2B2FD979"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A inspeção económica;</w:t>
      </w:r>
    </w:p>
    <w:p w14:paraId="65B6C900"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O controlo de qualidade e da normalização;</w:t>
      </w:r>
    </w:p>
    <w:p w14:paraId="304A013B"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A colheita e difusão das informações do mercado;</w:t>
      </w:r>
    </w:p>
    <w:p w14:paraId="221E146B" w14:textId="77777777" w:rsidR="00270D31" w:rsidRPr="00FC7A70" w:rsidRDefault="00270D31" w:rsidP="00DF7BBF">
      <w:pPr>
        <w:widowControl w:val="0"/>
        <w:numPr>
          <w:ilvl w:val="0"/>
          <w:numId w:val="94"/>
        </w:numPr>
        <w:spacing w:after="120"/>
        <w:ind w:left="851" w:hanging="284"/>
        <w:rPr>
          <w:rFonts w:ascii="Garamond" w:hAnsi="Garamond"/>
          <w:color w:val="000000" w:themeColor="text1"/>
          <w:szCs w:val="24"/>
        </w:rPr>
      </w:pPr>
      <w:r w:rsidRPr="00FC7A70">
        <w:rPr>
          <w:rFonts w:ascii="Garamond" w:hAnsi="Garamond"/>
          <w:color w:val="000000" w:themeColor="text1"/>
          <w:szCs w:val="24"/>
        </w:rPr>
        <w:t>A aplicação das disposições legislativas e regulamentares de ordem económica.</w:t>
      </w:r>
    </w:p>
    <w:p w14:paraId="77021A7E" w14:textId="7730CB4C" w:rsidR="00270D31" w:rsidRPr="00FC7A70" w:rsidRDefault="00270D31" w:rsidP="00DF7BBF">
      <w:pPr>
        <w:pStyle w:val="PargrafodaLista"/>
        <w:widowControl w:val="0"/>
        <w:numPr>
          <w:ilvl w:val="0"/>
          <w:numId w:val="40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Os </w:t>
      </w:r>
      <w:commentRangeStart w:id="1545"/>
      <w:commentRangeStart w:id="1546"/>
      <w:r w:rsidRPr="00FC7A70">
        <w:rPr>
          <w:rFonts w:ascii="Garamond" w:hAnsi="Garamond"/>
          <w:color w:val="000000" w:themeColor="text1"/>
          <w:szCs w:val="24"/>
        </w:rPr>
        <w:t xml:space="preserve">utentes </w:t>
      </w:r>
      <w:commentRangeEnd w:id="1545"/>
      <w:r w:rsidR="00611A60" w:rsidRPr="00FC7A70">
        <w:rPr>
          <w:rStyle w:val="Refdecomentrio"/>
          <w:rFonts w:ascii="Garamond" w:hAnsi="Garamond"/>
          <w:color w:val="000000" w:themeColor="text1"/>
          <w:sz w:val="24"/>
          <w:szCs w:val="24"/>
        </w:rPr>
        <w:commentReference w:id="1545"/>
      </w:r>
      <w:commentRangeEnd w:id="1546"/>
      <w:r w:rsidRPr="00FC7A70">
        <w:rPr>
          <w:rStyle w:val="Refdecomentrio"/>
          <w:rFonts w:ascii="Garamond" w:hAnsi="Garamond"/>
          <w:color w:val="000000" w:themeColor="text1"/>
          <w:sz w:val="24"/>
          <w:szCs w:val="24"/>
        </w:rPr>
        <w:commentReference w:id="1546"/>
      </w:r>
      <w:r w:rsidRPr="00FC7A70">
        <w:rPr>
          <w:rFonts w:ascii="Garamond" w:hAnsi="Garamond"/>
          <w:color w:val="000000" w:themeColor="text1"/>
          <w:szCs w:val="24"/>
        </w:rPr>
        <w:t>estão obrigados a facilitar, nos locais que ocupam, os controlos e as intervenções das autoridades e serviços competentes.</w:t>
      </w:r>
    </w:p>
    <w:p w14:paraId="26BF5ADF" w14:textId="1EC58D22" w:rsidR="00270D31" w:rsidRPr="00FC7A70" w:rsidRDefault="00270D31" w:rsidP="00DF7BBF">
      <w:pPr>
        <w:pStyle w:val="PargrafodaLista"/>
        <w:widowControl w:val="0"/>
        <w:numPr>
          <w:ilvl w:val="0"/>
          <w:numId w:val="40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trabalhadores em funções públicas, quando em serviço oficial, têm livre acesso ao mercado abastecedor, mediante apresentação de documento comprovativo da sua qualidade profissional e justificação do serviço a efetuar.</w:t>
      </w:r>
    </w:p>
    <w:p w14:paraId="70835DAF" w14:textId="0B591F6C" w:rsidR="008A4623" w:rsidRPr="00FC7A70" w:rsidRDefault="008A4623" w:rsidP="00DF7BBF">
      <w:pPr>
        <w:pStyle w:val="PargrafodaLista"/>
        <w:widowControl w:val="0"/>
        <w:numPr>
          <w:ilvl w:val="0"/>
          <w:numId w:val="40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nos </w:t>
      </w:r>
      <w:r w:rsidR="00270D31" w:rsidRPr="00FC7A70">
        <w:rPr>
          <w:rFonts w:ascii="Garamond" w:hAnsi="Garamond"/>
          <w:color w:val="000000" w:themeColor="text1"/>
          <w:szCs w:val="24"/>
        </w:rPr>
        <w:t>n.</w:t>
      </w:r>
      <w:r w:rsidR="00270D31"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w:t>
      </w:r>
      <w:r w:rsidR="00270D31" w:rsidRPr="00FC7A70">
        <w:rPr>
          <w:rFonts w:ascii="Garamond" w:hAnsi="Garamond"/>
          <w:color w:val="000000" w:themeColor="text1"/>
          <w:szCs w:val="24"/>
        </w:rPr>
        <w:t xml:space="preserve">1 e 2 </w:t>
      </w:r>
      <w:r w:rsidRPr="00FC7A70">
        <w:rPr>
          <w:rFonts w:ascii="Garamond" w:hAnsi="Garamond"/>
          <w:color w:val="000000" w:themeColor="text1"/>
          <w:szCs w:val="24"/>
        </w:rPr>
        <w:t>constitui contraordenação económica grave, punível nos termos do RJCE.</w:t>
      </w:r>
    </w:p>
    <w:p w14:paraId="1E88468C" w14:textId="77777777" w:rsidR="00945604" w:rsidRPr="00FC7A70" w:rsidRDefault="00945604" w:rsidP="00DF7BBF">
      <w:pPr>
        <w:widowControl w:val="0"/>
        <w:spacing w:after="120"/>
        <w:rPr>
          <w:rFonts w:ascii="Garamond" w:hAnsi="Garamond"/>
          <w:color w:val="000000" w:themeColor="text1"/>
          <w:szCs w:val="24"/>
        </w:rPr>
      </w:pPr>
    </w:p>
    <w:p w14:paraId="7AADF284"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commentRangeStart w:id="1547"/>
      <w:commentRangeStart w:id="1548"/>
    </w:p>
    <w:p w14:paraId="1E05900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Condições de acesso e utilização do mercado abastecedor</w:t>
      </w:r>
      <w:commentRangeEnd w:id="1547"/>
      <w:r w:rsidR="0075601B" w:rsidRPr="00FC7A70">
        <w:rPr>
          <w:rStyle w:val="Refdecomentrio"/>
          <w:rFonts w:ascii="Garamond" w:eastAsiaTheme="majorEastAsia" w:hAnsi="Garamond" w:cstheme="majorBidi"/>
          <w:color w:val="000000" w:themeColor="text1"/>
          <w:sz w:val="24"/>
          <w:szCs w:val="24"/>
        </w:rPr>
        <w:commentReference w:id="1547"/>
      </w:r>
      <w:commentRangeEnd w:id="1548"/>
      <w:r w:rsidRPr="00FC7A70">
        <w:rPr>
          <w:rStyle w:val="Refdecomentrio"/>
          <w:rFonts w:ascii="Garamond" w:eastAsiaTheme="majorEastAsia" w:hAnsi="Garamond" w:cstheme="majorBidi"/>
          <w:color w:val="000000" w:themeColor="text1"/>
          <w:sz w:val="24"/>
          <w:szCs w:val="24"/>
        </w:rPr>
        <w:commentReference w:id="1548"/>
      </w:r>
    </w:p>
    <w:p w14:paraId="56725898" w14:textId="34D46D5E" w:rsidR="008A4623" w:rsidRPr="00BD0545" w:rsidRDefault="008A4623" w:rsidP="00DF7BBF">
      <w:pPr>
        <w:pStyle w:val="PargrafodaLista"/>
        <w:widowControl w:val="0"/>
        <w:numPr>
          <w:ilvl w:val="0"/>
          <w:numId w:val="402"/>
        </w:numPr>
        <w:spacing w:after="120"/>
        <w:ind w:left="426" w:hanging="426"/>
        <w:contextualSpacing w:val="0"/>
        <w:rPr>
          <w:rFonts w:ascii="Garamond" w:hAnsi="Garamond"/>
          <w:color w:val="000000" w:themeColor="text1"/>
          <w:szCs w:val="24"/>
        </w:rPr>
      </w:pPr>
      <w:commentRangeStart w:id="1549"/>
      <w:commentRangeStart w:id="1550"/>
      <w:r w:rsidRPr="00BD0545">
        <w:rPr>
          <w:rFonts w:ascii="Garamond" w:hAnsi="Garamond"/>
          <w:color w:val="000000" w:themeColor="text1"/>
          <w:szCs w:val="24"/>
        </w:rPr>
        <w:t>O acesso aos espaços disponíveis no mercado abastecedor pelos utentes é livre e concorrencial, sendo objeto de contratualização entre o utente e a entidade gestora.</w:t>
      </w:r>
      <w:commentRangeEnd w:id="1549"/>
      <w:r w:rsidR="00C03DA3" w:rsidRPr="00BD0545">
        <w:rPr>
          <w:rStyle w:val="Refdecomentrio"/>
          <w:rFonts w:ascii="Garamond" w:hAnsi="Garamond"/>
          <w:color w:val="000000" w:themeColor="text1"/>
          <w:sz w:val="24"/>
          <w:szCs w:val="24"/>
        </w:rPr>
        <w:commentReference w:id="1549"/>
      </w:r>
      <w:commentRangeEnd w:id="1550"/>
      <w:r w:rsidRPr="00BD0545">
        <w:rPr>
          <w:rStyle w:val="Refdecomentrio"/>
          <w:rFonts w:ascii="Garamond" w:hAnsi="Garamond"/>
          <w:color w:val="000000" w:themeColor="text1"/>
          <w:sz w:val="24"/>
          <w:szCs w:val="24"/>
        </w:rPr>
        <w:commentReference w:id="1550"/>
      </w:r>
    </w:p>
    <w:p w14:paraId="7BBD9E13" w14:textId="3C51E96E" w:rsidR="008A4623" w:rsidRPr="00BD0545" w:rsidRDefault="008A4623" w:rsidP="00DF7BBF">
      <w:pPr>
        <w:pStyle w:val="PargrafodaLista"/>
        <w:widowControl w:val="0"/>
        <w:numPr>
          <w:ilvl w:val="0"/>
          <w:numId w:val="402"/>
        </w:numPr>
        <w:spacing w:after="120"/>
        <w:ind w:left="426" w:hanging="426"/>
        <w:contextualSpacing w:val="0"/>
        <w:rPr>
          <w:rFonts w:ascii="Garamond" w:hAnsi="Garamond"/>
          <w:color w:val="000000" w:themeColor="text1"/>
          <w:szCs w:val="24"/>
        </w:rPr>
      </w:pPr>
      <w:r w:rsidRPr="00BD0545">
        <w:rPr>
          <w:rFonts w:ascii="Garamond" w:hAnsi="Garamond"/>
          <w:color w:val="000000" w:themeColor="text1"/>
          <w:szCs w:val="24"/>
        </w:rPr>
        <w:t>A utilização do mercado abastecedor, por qualquer tipo de utente, é concedida pela entidade gestora tendo em atenção as especificidades dos diferentes tipos de utentes e como objetivo a promoção quer da atração comercial do mercado abastecedor, quer das atividades nele exercidas.</w:t>
      </w:r>
    </w:p>
    <w:p w14:paraId="34663D75" w14:textId="25E79F8A" w:rsidR="008A4623" w:rsidRPr="00BD0545" w:rsidRDefault="008A4623" w:rsidP="00D42425">
      <w:pPr>
        <w:pStyle w:val="PargrafodaLista"/>
        <w:widowControl w:val="0"/>
        <w:numPr>
          <w:ilvl w:val="0"/>
          <w:numId w:val="402"/>
        </w:numPr>
        <w:spacing w:after="0"/>
        <w:ind w:left="425" w:hanging="425"/>
        <w:contextualSpacing w:val="0"/>
        <w:rPr>
          <w:rFonts w:ascii="Garamond" w:hAnsi="Garamond"/>
          <w:color w:val="000000" w:themeColor="text1"/>
          <w:szCs w:val="24"/>
        </w:rPr>
      </w:pPr>
      <w:r w:rsidRPr="00BD0545">
        <w:rPr>
          <w:rFonts w:ascii="Garamond" w:hAnsi="Garamond"/>
          <w:color w:val="000000" w:themeColor="text1"/>
          <w:szCs w:val="24"/>
        </w:rPr>
        <w:t>A entidade gestora estabelece e publicita as regras relativas à entrada, saída, circulação de pessoas, de veículos e mercadorias, parqueamento e estacionamento de veículos no interior do mercado abastecedor.</w:t>
      </w:r>
    </w:p>
    <w:p w14:paraId="51508366" w14:textId="45FEA7AB" w:rsidR="008A4623" w:rsidRPr="00BD0545" w:rsidRDefault="008A4623" w:rsidP="00D42425">
      <w:pPr>
        <w:pStyle w:val="PargrafodaLista"/>
        <w:widowControl w:val="0"/>
        <w:numPr>
          <w:ilvl w:val="0"/>
          <w:numId w:val="402"/>
        </w:numPr>
        <w:spacing w:after="0"/>
        <w:ind w:left="425" w:hanging="425"/>
        <w:contextualSpacing w:val="0"/>
        <w:rPr>
          <w:rFonts w:ascii="Garamond" w:hAnsi="Garamond"/>
          <w:color w:val="000000" w:themeColor="text1"/>
          <w:szCs w:val="24"/>
        </w:rPr>
      </w:pPr>
      <w:r w:rsidRPr="00BD0545">
        <w:rPr>
          <w:rFonts w:ascii="Garamond" w:hAnsi="Garamond"/>
          <w:color w:val="000000" w:themeColor="text1"/>
          <w:szCs w:val="24"/>
        </w:rPr>
        <w:t>Os transportes de serviço público, ou outros autorizados pela entidade gestora, têm livre entrada no mercado abastecedor quando em serviço.</w:t>
      </w:r>
    </w:p>
    <w:p w14:paraId="18CDCE5A" w14:textId="5B7B0A7F" w:rsidR="008A4623" w:rsidRPr="00BD0545" w:rsidRDefault="008A4623" w:rsidP="00D42425">
      <w:pPr>
        <w:pStyle w:val="PargrafodaLista"/>
        <w:widowControl w:val="0"/>
        <w:numPr>
          <w:ilvl w:val="0"/>
          <w:numId w:val="402"/>
        </w:numPr>
        <w:spacing w:after="0"/>
        <w:ind w:left="425" w:hanging="425"/>
        <w:contextualSpacing w:val="0"/>
        <w:rPr>
          <w:rFonts w:ascii="Garamond" w:hAnsi="Garamond"/>
          <w:color w:val="000000" w:themeColor="text1"/>
          <w:szCs w:val="24"/>
        </w:rPr>
      </w:pPr>
      <w:commentRangeStart w:id="1551"/>
      <w:commentRangeStart w:id="1552"/>
      <w:r w:rsidRPr="00BD0545">
        <w:rPr>
          <w:rFonts w:ascii="Garamond" w:hAnsi="Garamond"/>
          <w:color w:val="000000" w:themeColor="text1"/>
          <w:szCs w:val="24"/>
        </w:rPr>
        <w:t>Sem prejuízo do disposto no número anterior, o acesso de veículos ao mercado abastecedor pode estar condicionado ao pagamento de portagem, fixado anualmente por meio de tabela, devidamente divulgada, que contemple as diversas modalidades de pagamento</w:t>
      </w:r>
      <w:commentRangeEnd w:id="1551"/>
      <w:r w:rsidR="00587321" w:rsidRPr="00BD0545">
        <w:rPr>
          <w:rStyle w:val="Refdecomentrio"/>
          <w:rFonts w:ascii="Garamond" w:hAnsi="Garamond"/>
          <w:color w:val="000000" w:themeColor="text1"/>
          <w:sz w:val="24"/>
          <w:szCs w:val="24"/>
        </w:rPr>
        <w:commentReference w:id="1551"/>
      </w:r>
      <w:commentRangeEnd w:id="1552"/>
      <w:r w:rsidRPr="00BD0545">
        <w:rPr>
          <w:rStyle w:val="Refdecomentrio"/>
          <w:rFonts w:ascii="Garamond" w:hAnsi="Garamond"/>
          <w:color w:val="000000" w:themeColor="text1"/>
          <w:sz w:val="24"/>
          <w:szCs w:val="24"/>
        </w:rPr>
        <w:commentReference w:id="1552"/>
      </w:r>
      <w:r w:rsidRPr="00BD0545">
        <w:rPr>
          <w:rFonts w:ascii="Garamond" w:hAnsi="Garamond"/>
          <w:color w:val="000000" w:themeColor="text1"/>
          <w:szCs w:val="24"/>
        </w:rPr>
        <w:t>.</w:t>
      </w:r>
    </w:p>
    <w:p w14:paraId="2A72148F" w14:textId="5ECB7F56" w:rsidR="008A4623" w:rsidRPr="00BD0545" w:rsidRDefault="008A4623" w:rsidP="00D42425">
      <w:pPr>
        <w:pStyle w:val="PargrafodaLista"/>
        <w:widowControl w:val="0"/>
        <w:numPr>
          <w:ilvl w:val="0"/>
          <w:numId w:val="402"/>
        </w:numPr>
        <w:spacing w:after="0"/>
        <w:ind w:left="425" w:hanging="425"/>
        <w:contextualSpacing w:val="0"/>
        <w:rPr>
          <w:rFonts w:ascii="Garamond" w:hAnsi="Garamond"/>
          <w:color w:val="000000" w:themeColor="text1"/>
          <w:szCs w:val="24"/>
        </w:rPr>
      </w:pPr>
      <w:r w:rsidRPr="00BD0545">
        <w:rPr>
          <w:rFonts w:ascii="Garamond" w:hAnsi="Garamond"/>
          <w:color w:val="000000" w:themeColor="text1"/>
          <w:szCs w:val="24"/>
        </w:rPr>
        <w:t>As operações de transação, carga e descarga apenas podem ser realizadas, para cada categoria de produtos, nos locais previamente designados, sendo interditas em quaisquer outros locais, nomeadamente nas vias de circulação e nos parques de estacionamento, nos termos previstos no regulamento interno.</w:t>
      </w:r>
    </w:p>
    <w:p w14:paraId="758B7ED3" w14:textId="590ACA1C" w:rsidR="008A4623" w:rsidRPr="00BD0545" w:rsidRDefault="008A4623" w:rsidP="00DF7BBF">
      <w:pPr>
        <w:pStyle w:val="PargrafodaLista"/>
        <w:widowControl w:val="0"/>
        <w:numPr>
          <w:ilvl w:val="0"/>
          <w:numId w:val="402"/>
        </w:numPr>
        <w:spacing w:after="120"/>
        <w:ind w:left="426" w:hanging="426"/>
        <w:contextualSpacing w:val="0"/>
        <w:rPr>
          <w:rFonts w:ascii="Garamond" w:hAnsi="Garamond"/>
          <w:color w:val="000000" w:themeColor="text1"/>
          <w:szCs w:val="24"/>
        </w:rPr>
      </w:pPr>
      <w:r w:rsidRPr="00BD0545">
        <w:rPr>
          <w:rFonts w:ascii="Garamond" w:hAnsi="Garamond"/>
          <w:color w:val="000000" w:themeColor="text1"/>
          <w:szCs w:val="24"/>
        </w:rPr>
        <w:t>Cabe aos utentes manter os seus espaços, bem como as zonas comuns do mercado abastecedor, limpos e em boas condições higiossanitárias e proceder à separação e depósito, nos locais apropriados,</w:t>
      </w:r>
      <w:r w:rsidR="008D4C8A" w:rsidRPr="00BD0545">
        <w:rPr>
          <w:rFonts w:ascii="Garamond" w:hAnsi="Garamond"/>
          <w:color w:val="000000" w:themeColor="text1"/>
          <w:szCs w:val="24"/>
        </w:rPr>
        <w:t xml:space="preserve"> nomeadamente</w:t>
      </w:r>
      <w:r w:rsidRPr="00BD0545">
        <w:rPr>
          <w:rFonts w:ascii="Garamond" w:hAnsi="Garamond"/>
          <w:color w:val="000000" w:themeColor="text1"/>
          <w:szCs w:val="24"/>
        </w:rPr>
        <w:t xml:space="preserve"> dos </w:t>
      </w:r>
      <w:r w:rsidR="008D4C8A" w:rsidRPr="00BD0545">
        <w:rPr>
          <w:rFonts w:ascii="Garamond" w:hAnsi="Garamond"/>
          <w:color w:val="000000" w:themeColor="text1"/>
          <w:szCs w:val="24"/>
        </w:rPr>
        <w:t>bior</w:t>
      </w:r>
      <w:r w:rsidRPr="00BD0545">
        <w:rPr>
          <w:rFonts w:ascii="Garamond" w:hAnsi="Garamond"/>
          <w:color w:val="000000" w:themeColor="text1"/>
          <w:szCs w:val="24"/>
        </w:rPr>
        <w:t>resíduos</w:t>
      </w:r>
      <w:r w:rsidR="008D4C8A" w:rsidRPr="00BD0545">
        <w:rPr>
          <w:rFonts w:ascii="Garamond" w:hAnsi="Garamond"/>
          <w:color w:val="000000" w:themeColor="text1"/>
          <w:szCs w:val="24"/>
        </w:rPr>
        <w:t>, resíduos de embalagens e</w:t>
      </w:r>
      <w:r w:rsidRPr="00BD0545">
        <w:rPr>
          <w:rFonts w:ascii="Garamond" w:hAnsi="Garamond"/>
          <w:color w:val="000000" w:themeColor="text1"/>
          <w:szCs w:val="24"/>
        </w:rPr>
        <w:t xml:space="preserve"> indiferenciados. </w:t>
      </w:r>
    </w:p>
    <w:p w14:paraId="038D4C6F" w14:textId="7E933AFA" w:rsidR="008A4623" w:rsidRPr="00BD0545" w:rsidRDefault="008A4623" w:rsidP="00DF7BBF">
      <w:pPr>
        <w:pStyle w:val="PargrafodaLista"/>
        <w:widowControl w:val="0"/>
        <w:numPr>
          <w:ilvl w:val="0"/>
          <w:numId w:val="402"/>
        </w:numPr>
        <w:spacing w:after="120"/>
        <w:ind w:left="426" w:hanging="426"/>
        <w:contextualSpacing w:val="0"/>
        <w:rPr>
          <w:rFonts w:ascii="Garamond" w:hAnsi="Garamond"/>
          <w:color w:val="000000" w:themeColor="text1"/>
          <w:szCs w:val="24"/>
        </w:rPr>
      </w:pPr>
      <w:r w:rsidRPr="00BD0545">
        <w:rPr>
          <w:rFonts w:ascii="Garamond" w:hAnsi="Garamond"/>
          <w:color w:val="000000" w:themeColor="text1"/>
          <w:szCs w:val="24"/>
        </w:rPr>
        <w:t>A instalação de qualquer tipo de publicidade no interior do mercado abastecedor, não visível do exterior, fica sujeita às normas estabelecidas pela respetiva entidade gestora no respetivo regulamento interno, não carecendo de qualquer licenciamento municipal.</w:t>
      </w:r>
    </w:p>
    <w:p w14:paraId="5EB9E177" w14:textId="287665E0" w:rsidR="008A4623" w:rsidRPr="002C48E8" w:rsidRDefault="008A4623" w:rsidP="00DF7BBF">
      <w:pPr>
        <w:pStyle w:val="PargrafodaLista"/>
        <w:widowControl w:val="0"/>
        <w:numPr>
          <w:ilvl w:val="0"/>
          <w:numId w:val="402"/>
        </w:numPr>
        <w:spacing w:after="120"/>
        <w:ind w:left="426" w:hanging="426"/>
        <w:contextualSpacing w:val="0"/>
        <w:rPr>
          <w:rFonts w:ascii="Garamond" w:hAnsi="Garamond"/>
          <w:color w:val="000000" w:themeColor="text1"/>
          <w:szCs w:val="24"/>
          <w:highlight w:val="yellow"/>
          <w:rPrChange w:id="1553" w:author="Paulo Meireles de Oliveira" w:date="2026-09-11T14:24:00Z" w16du:dateUtc="2026-09-11T13:24:00Z">
            <w:rPr>
              <w:rFonts w:ascii="Garamond" w:hAnsi="Garamond"/>
              <w:color w:val="000000" w:themeColor="text1"/>
              <w:szCs w:val="24"/>
            </w:rPr>
          </w:rPrChange>
        </w:rPr>
      </w:pPr>
      <w:commentRangeStart w:id="1554"/>
      <w:commentRangeStart w:id="1555"/>
      <w:r w:rsidRPr="002C48E8">
        <w:rPr>
          <w:rFonts w:ascii="Garamond" w:hAnsi="Garamond"/>
          <w:color w:val="000000" w:themeColor="text1"/>
          <w:szCs w:val="24"/>
          <w:highlight w:val="yellow"/>
          <w:rPrChange w:id="1556" w:author="Paulo Meireles de Oliveira" w:date="2026-09-11T14:24:00Z" w16du:dateUtc="2026-09-11T13:24:00Z">
            <w:rPr>
              <w:rFonts w:ascii="Garamond" w:hAnsi="Garamond"/>
              <w:color w:val="000000" w:themeColor="text1"/>
              <w:szCs w:val="24"/>
            </w:rPr>
          </w:rPrChange>
        </w:rPr>
        <w:t>A violação do disposto no presente artigo constitui contraordenação económica grave, punível nos termos do RJCE.</w:t>
      </w:r>
      <w:commentRangeEnd w:id="1554"/>
      <w:r w:rsidR="0098145F" w:rsidRPr="002C48E8">
        <w:rPr>
          <w:rStyle w:val="Refdecomentrio"/>
          <w:rFonts w:ascii="Garamond" w:hAnsi="Garamond"/>
          <w:color w:val="000000" w:themeColor="text1"/>
          <w:sz w:val="24"/>
          <w:szCs w:val="24"/>
          <w:highlight w:val="yellow"/>
          <w:rPrChange w:id="1557" w:author="Paulo Meireles de Oliveira" w:date="2026-09-11T14:24:00Z" w16du:dateUtc="2026-09-11T13:24:00Z">
            <w:rPr>
              <w:rStyle w:val="Refdecomentrio"/>
              <w:rFonts w:ascii="Garamond" w:hAnsi="Garamond"/>
              <w:color w:val="000000" w:themeColor="text1"/>
              <w:sz w:val="24"/>
              <w:szCs w:val="24"/>
            </w:rPr>
          </w:rPrChange>
        </w:rPr>
        <w:commentReference w:id="1554"/>
      </w:r>
      <w:commentRangeEnd w:id="1555"/>
      <w:r w:rsidRPr="002C48E8">
        <w:rPr>
          <w:rStyle w:val="Refdecomentrio"/>
          <w:rFonts w:ascii="Garamond" w:hAnsi="Garamond"/>
          <w:color w:val="000000" w:themeColor="text1"/>
          <w:sz w:val="24"/>
          <w:szCs w:val="24"/>
          <w:highlight w:val="yellow"/>
          <w:rPrChange w:id="1558" w:author="Paulo Meireles de Oliveira" w:date="2026-09-11T14:24:00Z" w16du:dateUtc="2026-09-11T13:24:00Z">
            <w:rPr>
              <w:rStyle w:val="Refdecomentrio"/>
              <w:rFonts w:ascii="Garamond" w:hAnsi="Garamond"/>
              <w:color w:val="000000" w:themeColor="text1"/>
              <w:sz w:val="24"/>
              <w:szCs w:val="24"/>
            </w:rPr>
          </w:rPrChange>
        </w:rPr>
        <w:commentReference w:id="1555"/>
      </w:r>
    </w:p>
    <w:p w14:paraId="2478E330" w14:textId="77777777" w:rsidR="00945604" w:rsidRPr="00FC7A70" w:rsidRDefault="00945604" w:rsidP="00DF7BBF">
      <w:pPr>
        <w:widowControl w:val="0"/>
        <w:spacing w:after="120"/>
        <w:rPr>
          <w:rFonts w:ascii="Garamond" w:hAnsi="Garamond"/>
          <w:color w:val="000000" w:themeColor="text1"/>
          <w:szCs w:val="24"/>
        </w:rPr>
      </w:pPr>
    </w:p>
    <w:p w14:paraId="1C0B7357"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DB1D068"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Dias e horário de funcionamento</w:t>
      </w:r>
    </w:p>
    <w:p w14:paraId="7994CBC4" w14:textId="3FC58E64" w:rsidR="008A4623" w:rsidRPr="00C52F13" w:rsidRDefault="008A4623" w:rsidP="00DF7BBF">
      <w:pPr>
        <w:pStyle w:val="PargrafodaLista"/>
        <w:widowControl w:val="0"/>
        <w:numPr>
          <w:ilvl w:val="0"/>
          <w:numId w:val="403"/>
        </w:numPr>
        <w:spacing w:after="120"/>
        <w:ind w:left="426" w:hanging="426"/>
        <w:contextualSpacing w:val="0"/>
        <w:rPr>
          <w:rFonts w:ascii="Garamond" w:hAnsi="Garamond"/>
          <w:color w:val="000000" w:themeColor="text1"/>
          <w:szCs w:val="24"/>
        </w:rPr>
      </w:pPr>
      <w:r w:rsidRPr="00C52F13">
        <w:rPr>
          <w:rFonts w:ascii="Garamond" w:hAnsi="Garamond"/>
          <w:color w:val="000000" w:themeColor="text1"/>
          <w:szCs w:val="24"/>
        </w:rPr>
        <w:t>Os dias de encerramento obrigatório do mercado, os horários de funcionamento dos pavilhões, bem como os horários de outras atividades instaladas no mercado abastecedor, são fixados anualmente pela entidade gestora e dados a conhecer a todos os utentes por meio de normas de funcionamento devidamente publicitadas.</w:t>
      </w:r>
    </w:p>
    <w:p w14:paraId="5C5A21ED" w14:textId="5D262A58" w:rsidR="008A4623" w:rsidRPr="00FC7A70" w:rsidRDefault="008A4623" w:rsidP="00DF7BBF">
      <w:pPr>
        <w:pStyle w:val="PargrafodaLista"/>
        <w:widowControl w:val="0"/>
        <w:numPr>
          <w:ilvl w:val="0"/>
          <w:numId w:val="4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pavilhões do mercado abastecedor dos setores de comércio agroalimentar têm horários públicos de venda, diferenciados por atividades, durante os quais os utentes instalados se obrigam a ter os seus espaços abertos e em atividade.</w:t>
      </w:r>
    </w:p>
    <w:p w14:paraId="08D46787" w14:textId="6D87E57F" w:rsidR="008A4623" w:rsidRPr="00FC7A70" w:rsidRDefault="008A4623" w:rsidP="00DF7BBF">
      <w:pPr>
        <w:pStyle w:val="PargrafodaLista"/>
        <w:widowControl w:val="0"/>
        <w:numPr>
          <w:ilvl w:val="0"/>
          <w:numId w:val="4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horários em vigor no mercado abastecedor obedecem aos seguintes critérios:</w:t>
      </w:r>
    </w:p>
    <w:p w14:paraId="57946522" w14:textId="77777777" w:rsidR="008A4623" w:rsidRPr="00FC7A70" w:rsidRDefault="008A4623" w:rsidP="00DF7BBF">
      <w:pPr>
        <w:widowControl w:val="0"/>
        <w:numPr>
          <w:ilvl w:val="0"/>
          <w:numId w:val="89"/>
        </w:numPr>
        <w:spacing w:after="120"/>
        <w:ind w:left="851" w:hanging="284"/>
        <w:rPr>
          <w:rFonts w:ascii="Garamond" w:hAnsi="Garamond"/>
          <w:color w:val="000000" w:themeColor="text1"/>
          <w:szCs w:val="24"/>
        </w:rPr>
      </w:pPr>
      <w:r w:rsidRPr="00FC7A70">
        <w:rPr>
          <w:rFonts w:ascii="Garamond" w:hAnsi="Garamond"/>
          <w:color w:val="000000" w:themeColor="text1"/>
          <w:szCs w:val="24"/>
        </w:rPr>
        <w:t>As entradas dos produtos no mercado abastecedor são feitas a qualquer hora do dia, devendo, porém, o aprovisionamento dos espaços de venda ser efetuado em período diferente do estabelecido para o horário público de venda;</w:t>
      </w:r>
    </w:p>
    <w:p w14:paraId="72F8A0F1" w14:textId="77777777" w:rsidR="008A4623" w:rsidRPr="00FC7A70" w:rsidRDefault="008A4623" w:rsidP="00DF7BBF">
      <w:pPr>
        <w:widowControl w:val="0"/>
        <w:numPr>
          <w:ilvl w:val="0"/>
          <w:numId w:val="89"/>
        </w:numPr>
        <w:spacing w:after="120"/>
        <w:ind w:left="851" w:hanging="284"/>
        <w:rPr>
          <w:rFonts w:ascii="Garamond" w:hAnsi="Garamond"/>
          <w:color w:val="000000" w:themeColor="text1"/>
          <w:szCs w:val="24"/>
        </w:rPr>
      </w:pPr>
      <w:r w:rsidRPr="00FC7A70">
        <w:rPr>
          <w:rFonts w:ascii="Garamond" w:hAnsi="Garamond"/>
          <w:color w:val="000000" w:themeColor="text1"/>
          <w:szCs w:val="24"/>
        </w:rPr>
        <w:t>Os horários das transações no mercado abastecedor são estabelecidos para que estas se processem de modo eficiente e transparente e em condições adequadas às necessidades do comércio, atendendo, nomeadamente, aos seguintes aspetos:</w:t>
      </w:r>
    </w:p>
    <w:p w14:paraId="4743245A"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Natureza dos produtos;</w:t>
      </w:r>
    </w:p>
    <w:p w14:paraId="75D672A0"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Atividades envolvidas, designadamente por grosso ou a retalho;</w:t>
      </w:r>
    </w:p>
    <w:p w14:paraId="3EF84D79"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Horários de cargas e descargas mais praticadas pelos utentes;</w:t>
      </w:r>
    </w:p>
    <w:p w14:paraId="56C103C8"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Horários de funcionamento de outros mercados abastecedores;</w:t>
      </w:r>
    </w:p>
    <w:p w14:paraId="45BAEDEB"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Condições de funcionamento do próprio mercado abastecedor e necessidade de celeridade nas transações;</w:t>
      </w:r>
    </w:p>
    <w:p w14:paraId="2F46172E"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Necessidades dos utentes do mercado abastecedor, nomeadamente no que se refere aos serviços e atividades complementares e de apoio, sem prejuízo da legislação em vigor para o setor respetivo;</w:t>
      </w:r>
    </w:p>
    <w:p w14:paraId="2EF40C24" w14:textId="77777777" w:rsidR="008A4623" w:rsidRPr="00FC7A70" w:rsidRDefault="008A4623" w:rsidP="00DF7BBF">
      <w:pPr>
        <w:widowControl w:val="0"/>
        <w:numPr>
          <w:ilvl w:val="0"/>
          <w:numId w:val="90"/>
        </w:numPr>
        <w:spacing w:after="120"/>
        <w:ind w:left="1276" w:hanging="283"/>
        <w:rPr>
          <w:rFonts w:ascii="Garamond" w:hAnsi="Garamond"/>
          <w:color w:val="000000" w:themeColor="text1"/>
          <w:szCs w:val="24"/>
        </w:rPr>
      </w:pPr>
      <w:r w:rsidRPr="00FC7A70">
        <w:rPr>
          <w:rFonts w:ascii="Garamond" w:hAnsi="Garamond"/>
          <w:color w:val="000000" w:themeColor="text1"/>
          <w:szCs w:val="24"/>
        </w:rPr>
        <w:t xml:space="preserve">Compatibilização com os horários e programas de limpeza e remoção de resíduos sólidos do mercado abastecedor. </w:t>
      </w:r>
    </w:p>
    <w:p w14:paraId="63827F0B" w14:textId="24AF3E39" w:rsidR="008A4623" w:rsidRPr="00FC7A70" w:rsidRDefault="008A4623" w:rsidP="00DF7BBF">
      <w:pPr>
        <w:pStyle w:val="PargrafodaLista"/>
        <w:widowControl w:val="0"/>
        <w:numPr>
          <w:ilvl w:val="0"/>
          <w:numId w:val="40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punível nos termos do RJCE.</w:t>
      </w:r>
    </w:p>
    <w:p w14:paraId="4F8DAFD4" w14:textId="77777777" w:rsidR="00945604" w:rsidRPr="00FC7A70" w:rsidRDefault="00945604" w:rsidP="00DF7BBF">
      <w:pPr>
        <w:widowControl w:val="0"/>
        <w:spacing w:after="120"/>
        <w:rPr>
          <w:rFonts w:ascii="Garamond" w:hAnsi="Garamond"/>
          <w:color w:val="000000" w:themeColor="text1"/>
          <w:szCs w:val="24"/>
        </w:rPr>
      </w:pPr>
    </w:p>
    <w:p w14:paraId="2050AB28"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98E4EC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Bens e serviços assegurados pela entidade gestora</w:t>
      </w:r>
    </w:p>
    <w:p w14:paraId="2370604A" w14:textId="382E869C" w:rsidR="008A4623" w:rsidRPr="00C52F13" w:rsidRDefault="008A4623" w:rsidP="00DF7BBF">
      <w:pPr>
        <w:pStyle w:val="PargrafodaLista"/>
        <w:widowControl w:val="0"/>
        <w:numPr>
          <w:ilvl w:val="0"/>
          <w:numId w:val="404"/>
        </w:numPr>
        <w:spacing w:after="120"/>
        <w:ind w:left="426" w:hanging="426"/>
        <w:contextualSpacing w:val="0"/>
        <w:rPr>
          <w:rFonts w:ascii="Garamond" w:hAnsi="Garamond"/>
          <w:color w:val="000000" w:themeColor="text1"/>
          <w:szCs w:val="24"/>
        </w:rPr>
      </w:pPr>
      <w:r w:rsidRPr="00C52F13">
        <w:rPr>
          <w:rFonts w:ascii="Garamond" w:hAnsi="Garamond"/>
          <w:color w:val="000000" w:themeColor="text1"/>
          <w:szCs w:val="24"/>
        </w:rPr>
        <w:t>Compete à entidade gestora assegurar aos utentes, nas zonas de utilização comum do mercado e nos lugares de ocupação a título não privativo, a prestação dos seguintes serviços comuns:</w:t>
      </w:r>
    </w:p>
    <w:p w14:paraId="292ABB5E" w14:textId="77777777" w:rsidR="008A4623" w:rsidRPr="00FC7A70" w:rsidRDefault="008A4623" w:rsidP="00DF7BBF">
      <w:pPr>
        <w:widowControl w:val="0"/>
        <w:numPr>
          <w:ilvl w:val="0"/>
          <w:numId w:val="91"/>
        </w:numPr>
        <w:spacing w:after="120"/>
        <w:ind w:left="851" w:hanging="284"/>
        <w:rPr>
          <w:rFonts w:ascii="Garamond" w:hAnsi="Garamond"/>
          <w:color w:val="000000" w:themeColor="text1"/>
          <w:szCs w:val="24"/>
        </w:rPr>
      </w:pPr>
      <w:r w:rsidRPr="00FC7A70">
        <w:rPr>
          <w:rFonts w:ascii="Garamond" w:hAnsi="Garamond"/>
          <w:color w:val="000000" w:themeColor="text1"/>
          <w:szCs w:val="24"/>
        </w:rPr>
        <w:t>Fornecimento de água e de eletricidade;</w:t>
      </w:r>
    </w:p>
    <w:p w14:paraId="6762DFBC" w14:textId="77777777" w:rsidR="008A4623" w:rsidRPr="00FC7A70" w:rsidRDefault="008A4623" w:rsidP="00DF7BBF">
      <w:pPr>
        <w:widowControl w:val="0"/>
        <w:numPr>
          <w:ilvl w:val="0"/>
          <w:numId w:val="91"/>
        </w:numPr>
        <w:spacing w:after="120"/>
        <w:ind w:left="851" w:hanging="284"/>
        <w:rPr>
          <w:rFonts w:ascii="Garamond" w:hAnsi="Garamond"/>
          <w:color w:val="000000" w:themeColor="text1"/>
          <w:szCs w:val="24"/>
        </w:rPr>
      </w:pPr>
      <w:r w:rsidRPr="00FC7A70">
        <w:rPr>
          <w:rFonts w:ascii="Garamond" w:hAnsi="Garamond"/>
          <w:color w:val="000000" w:themeColor="text1"/>
          <w:szCs w:val="24"/>
        </w:rPr>
        <w:t>Fornecimento de frio, se aplicável, podendo o mesmo estar sujeito a pagamento;</w:t>
      </w:r>
    </w:p>
    <w:p w14:paraId="572E204A" w14:textId="77777777" w:rsidR="008A4623" w:rsidRPr="00FC7A70" w:rsidRDefault="008A4623" w:rsidP="00DF7BBF">
      <w:pPr>
        <w:widowControl w:val="0"/>
        <w:numPr>
          <w:ilvl w:val="0"/>
          <w:numId w:val="91"/>
        </w:numPr>
        <w:spacing w:after="120"/>
        <w:ind w:left="851" w:hanging="284"/>
        <w:rPr>
          <w:rFonts w:ascii="Garamond" w:hAnsi="Garamond"/>
          <w:color w:val="000000" w:themeColor="text1"/>
          <w:szCs w:val="24"/>
        </w:rPr>
      </w:pPr>
      <w:r w:rsidRPr="00FC7A70">
        <w:rPr>
          <w:rFonts w:ascii="Garamond" w:hAnsi="Garamond"/>
          <w:color w:val="000000" w:themeColor="text1"/>
          <w:szCs w:val="24"/>
        </w:rPr>
        <w:t>Limpeza e o controlo de pragas das zonas comuns do mercado;</w:t>
      </w:r>
    </w:p>
    <w:p w14:paraId="1F998D6D" w14:textId="2EB384C8" w:rsidR="008A4623" w:rsidRPr="00FC7A70" w:rsidRDefault="008A4623" w:rsidP="00DF7BBF">
      <w:pPr>
        <w:widowControl w:val="0"/>
        <w:numPr>
          <w:ilvl w:val="0"/>
          <w:numId w:val="9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Recolha </w:t>
      </w:r>
      <w:r w:rsidR="000C72DF" w:rsidRPr="00FC7A70">
        <w:rPr>
          <w:rFonts w:ascii="Garamond" w:hAnsi="Garamond"/>
          <w:color w:val="000000" w:themeColor="text1"/>
          <w:szCs w:val="24"/>
        </w:rPr>
        <w:t xml:space="preserve">seletiva e gestão </w:t>
      </w:r>
      <w:r w:rsidRPr="00FC7A70">
        <w:rPr>
          <w:rFonts w:ascii="Garamond" w:hAnsi="Garamond"/>
          <w:color w:val="000000" w:themeColor="text1"/>
          <w:szCs w:val="24"/>
        </w:rPr>
        <w:t>de resíduos</w:t>
      </w:r>
      <w:r w:rsidR="00E7592A" w:rsidRPr="00FC7A70">
        <w:rPr>
          <w:rFonts w:ascii="Garamond" w:hAnsi="Garamond"/>
          <w:color w:val="000000" w:themeColor="text1"/>
          <w:szCs w:val="24"/>
        </w:rPr>
        <w:t>;</w:t>
      </w:r>
    </w:p>
    <w:p w14:paraId="60D36091" w14:textId="77777777" w:rsidR="008A4623" w:rsidRPr="00FC7A70" w:rsidRDefault="008A4623" w:rsidP="00DF7BBF">
      <w:pPr>
        <w:widowControl w:val="0"/>
        <w:numPr>
          <w:ilvl w:val="0"/>
          <w:numId w:val="91"/>
        </w:numPr>
        <w:spacing w:after="120"/>
        <w:ind w:left="851" w:hanging="284"/>
        <w:rPr>
          <w:rFonts w:ascii="Garamond" w:hAnsi="Garamond"/>
          <w:color w:val="000000" w:themeColor="text1"/>
          <w:szCs w:val="24"/>
        </w:rPr>
      </w:pPr>
      <w:r w:rsidRPr="00FC7A70">
        <w:rPr>
          <w:rFonts w:ascii="Garamond" w:hAnsi="Garamond"/>
          <w:color w:val="000000" w:themeColor="text1"/>
          <w:szCs w:val="24"/>
        </w:rPr>
        <w:t>Segurança e vigilância no interior do mercado, podendo socorrer-se para esse efeito de entidades especializadas, nos termos da lei de segurança privada ou com recurso à requisição paga de policiamento.</w:t>
      </w:r>
    </w:p>
    <w:p w14:paraId="282C8FF1" w14:textId="099B184F" w:rsidR="008A4623" w:rsidRPr="00FC7A70" w:rsidRDefault="008A4623" w:rsidP="00DF7BBF">
      <w:pPr>
        <w:pStyle w:val="PargrafodaLista"/>
        <w:widowControl w:val="0"/>
        <w:numPr>
          <w:ilvl w:val="0"/>
          <w:numId w:val="40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Compete ainda à entidade gestora assegurar:</w:t>
      </w:r>
    </w:p>
    <w:p w14:paraId="509ACE4A" w14:textId="77777777" w:rsidR="008A4623" w:rsidRPr="00FC7A70" w:rsidRDefault="008A4623" w:rsidP="00DF7BBF">
      <w:pPr>
        <w:widowControl w:val="0"/>
        <w:numPr>
          <w:ilvl w:val="0"/>
          <w:numId w:val="92"/>
        </w:numPr>
        <w:spacing w:after="120"/>
        <w:ind w:left="851" w:hanging="284"/>
        <w:rPr>
          <w:rFonts w:ascii="Garamond" w:hAnsi="Garamond"/>
          <w:color w:val="000000" w:themeColor="text1"/>
          <w:szCs w:val="24"/>
        </w:rPr>
      </w:pPr>
      <w:r w:rsidRPr="00FC7A70">
        <w:rPr>
          <w:rFonts w:ascii="Garamond" w:hAnsi="Garamond"/>
          <w:color w:val="000000" w:themeColor="text1"/>
          <w:szCs w:val="24"/>
        </w:rPr>
        <w:t>A instalação de infraestruturas de água, esgotos, comunicação e eletricidade a todos os espaços a título privativo, ficando por conta dos seus titulares as respetivas ligações para o interior dos seus espaços, bem como o encargo respeitante aos respetivos consumos;</w:t>
      </w:r>
    </w:p>
    <w:p w14:paraId="5DE8E07F" w14:textId="77777777" w:rsidR="008A4623" w:rsidRPr="00FC7A70" w:rsidRDefault="008A4623" w:rsidP="00DF7BBF">
      <w:pPr>
        <w:widowControl w:val="0"/>
        <w:numPr>
          <w:ilvl w:val="0"/>
          <w:numId w:val="92"/>
        </w:numPr>
        <w:spacing w:after="120"/>
        <w:ind w:left="851" w:hanging="284"/>
        <w:rPr>
          <w:rFonts w:ascii="Garamond" w:hAnsi="Garamond"/>
          <w:color w:val="000000" w:themeColor="text1"/>
          <w:szCs w:val="24"/>
        </w:rPr>
      </w:pPr>
      <w:r w:rsidRPr="00FC7A70">
        <w:rPr>
          <w:rFonts w:ascii="Garamond" w:hAnsi="Garamond"/>
          <w:color w:val="000000" w:themeColor="text1"/>
          <w:szCs w:val="24"/>
        </w:rPr>
        <w:t>A conservação e manutenção das vias públicas e parques de estacionamento e sua iluminação elétrica;</w:t>
      </w:r>
    </w:p>
    <w:p w14:paraId="49F94C64" w14:textId="77777777" w:rsidR="008A4623" w:rsidRPr="00FC7A70" w:rsidRDefault="008A4623" w:rsidP="00DF7BBF">
      <w:pPr>
        <w:widowControl w:val="0"/>
        <w:numPr>
          <w:ilvl w:val="0"/>
          <w:numId w:val="92"/>
        </w:numPr>
        <w:spacing w:after="120"/>
        <w:ind w:left="851" w:hanging="284"/>
        <w:rPr>
          <w:rFonts w:ascii="Garamond" w:hAnsi="Garamond"/>
          <w:color w:val="000000" w:themeColor="text1"/>
          <w:szCs w:val="24"/>
        </w:rPr>
      </w:pPr>
      <w:r w:rsidRPr="00FC7A70">
        <w:rPr>
          <w:rFonts w:ascii="Garamond" w:hAnsi="Garamond"/>
          <w:color w:val="000000" w:themeColor="text1"/>
          <w:szCs w:val="24"/>
        </w:rPr>
        <w:t>A conservação, manutenção e limpeza das redes de águas pluviais e de esgotos;</w:t>
      </w:r>
    </w:p>
    <w:p w14:paraId="7BF47383" w14:textId="77777777" w:rsidR="008A4623" w:rsidRPr="00FC7A70" w:rsidRDefault="008A4623" w:rsidP="00DF7BBF">
      <w:pPr>
        <w:widowControl w:val="0"/>
        <w:numPr>
          <w:ilvl w:val="0"/>
          <w:numId w:val="92"/>
        </w:numPr>
        <w:spacing w:after="120"/>
        <w:ind w:left="851" w:hanging="284"/>
        <w:rPr>
          <w:rFonts w:ascii="Garamond" w:hAnsi="Garamond"/>
          <w:color w:val="000000" w:themeColor="text1"/>
          <w:szCs w:val="24"/>
        </w:rPr>
      </w:pPr>
      <w:r w:rsidRPr="00FC7A70">
        <w:rPr>
          <w:rFonts w:ascii="Garamond" w:hAnsi="Garamond"/>
          <w:color w:val="000000" w:themeColor="text1"/>
          <w:szCs w:val="24"/>
        </w:rPr>
        <w:t>A conservação e manutenção geral das edificações e instalações técnicas especiais.</w:t>
      </w:r>
    </w:p>
    <w:p w14:paraId="6C006AF6" w14:textId="4890659A" w:rsidR="008A4623" w:rsidRPr="00FC7A70" w:rsidRDefault="008A4623" w:rsidP="00DF7BBF">
      <w:pPr>
        <w:pStyle w:val="PargrafodaLista"/>
        <w:widowControl w:val="0"/>
        <w:numPr>
          <w:ilvl w:val="0"/>
          <w:numId w:val="40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Compete aos serviços de segurança e de limpeza do mercado abastecedor contribuir para a boa aplicação do regulamento interno, devendo comunicar à entidade gestora todas as infrações às disposições nele contidas de que tenham conhecimento.</w:t>
      </w:r>
    </w:p>
    <w:p w14:paraId="671461AA" w14:textId="06ECE057" w:rsidR="008A4623" w:rsidRPr="00FC7A70" w:rsidRDefault="008A4623" w:rsidP="00DF7BBF">
      <w:pPr>
        <w:pStyle w:val="PargrafodaLista"/>
        <w:widowControl w:val="0"/>
        <w:numPr>
          <w:ilvl w:val="0"/>
          <w:numId w:val="404"/>
        </w:numPr>
        <w:spacing w:after="120"/>
        <w:ind w:left="426" w:hanging="426"/>
        <w:contextualSpacing w:val="0"/>
        <w:rPr>
          <w:rFonts w:ascii="Garamond" w:hAnsi="Garamond"/>
          <w:color w:val="000000" w:themeColor="text1"/>
          <w:szCs w:val="24"/>
        </w:rPr>
      </w:pPr>
      <w:commentRangeStart w:id="1559"/>
      <w:commentRangeStart w:id="1560"/>
      <w:r w:rsidRPr="00FC7A70">
        <w:rPr>
          <w:rFonts w:ascii="Garamond" w:hAnsi="Garamond"/>
          <w:color w:val="000000" w:themeColor="text1"/>
          <w:szCs w:val="24"/>
        </w:rPr>
        <w:t>A violação do disposto no número anterior constitui contraordenação económica grave, punível nos termos do RJCE.</w:t>
      </w:r>
      <w:commentRangeEnd w:id="1559"/>
      <w:r w:rsidR="00F8277D" w:rsidRPr="00FC7A70">
        <w:rPr>
          <w:rStyle w:val="Refdecomentrio"/>
          <w:rFonts w:ascii="Garamond" w:hAnsi="Garamond"/>
          <w:color w:val="000000" w:themeColor="text1"/>
          <w:sz w:val="24"/>
          <w:szCs w:val="24"/>
        </w:rPr>
        <w:commentReference w:id="1559"/>
      </w:r>
      <w:commentRangeEnd w:id="1560"/>
      <w:r w:rsidRPr="00FC7A70">
        <w:rPr>
          <w:rStyle w:val="Refdecomentrio"/>
          <w:rFonts w:ascii="Garamond" w:hAnsi="Garamond"/>
          <w:color w:val="000000" w:themeColor="text1"/>
          <w:sz w:val="24"/>
          <w:szCs w:val="24"/>
        </w:rPr>
        <w:commentReference w:id="1560"/>
      </w:r>
    </w:p>
    <w:p w14:paraId="047835E8" w14:textId="77777777" w:rsidR="00945604" w:rsidRPr="00FC7A70" w:rsidRDefault="00945604" w:rsidP="00DF7BBF">
      <w:pPr>
        <w:widowControl w:val="0"/>
        <w:spacing w:after="120"/>
        <w:rPr>
          <w:rFonts w:ascii="Garamond" w:hAnsi="Garamond"/>
          <w:color w:val="000000" w:themeColor="text1"/>
          <w:szCs w:val="24"/>
        </w:rPr>
      </w:pPr>
    </w:p>
    <w:p w14:paraId="13F3B22B"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C32590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Receitas</w:t>
      </w:r>
    </w:p>
    <w:p w14:paraId="228DF16E" w14:textId="4BC913CF" w:rsidR="008A4623" w:rsidRPr="00C52F13" w:rsidRDefault="008A4623" w:rsidP="00DF7BBF">
      <w:pPr>
        <w:pStyle w:val="PargrafodaLista"/>
        <w:widowControl w:val="0"/>
        <w:numPr>
          <w:ilvl w:val="0"/>
          <w:numId w:val="405"/>
        </w:numPr>
        <w:spacing w:after="120"/>
        <w:ind w:left="426" w:hanging="426"/>
        <w:contextualSpacing w:val="0"/>
        <w:rPr>
          <w:rFonts w:ascii="Garamond" w:hAnsi="Garamond"/>
          <w:color w:val="000000" w:themeColor="text1"/>
          <w:szCs w:val="24"/>
        </w:rPr>
      </w:pPr>
      <w:r w:rsidRPr="00C52F13">
        <w:rPr>
          <w:rFonts w:ascii="Garamond" w:hAnsi="Garamond"/>
          <w:color w:val="000000" w:themeColor="text1"/>
          <w:szCs w:val="24"/>
        </w:rPr>
        <w:t>Compete à entidade gestora, definir as receitas do mercado abastecedor.</w:t>
      </w:r>
    </w:p>
    <w:p w14:paraId="3A73CFEB" w14:textId="22765F5C" w:rsidR="008A4623" w:rsidRPr="00C52F13" w:rsidRDefault="008A4623" w:rsidP="00DF7BBF">
      <w:pPr>
        <w:pStyle w:val="PargrafodaLista"/>
        <w:widowControl w:val="0"/>
        <w:numPr>
          <w:ilvl w:val="0"/>
          <w:numId w:val="405"/>
        </w:numPr>
        <w:spacing w:after="120"/>
        <w:ind w:left="426" w:hanging="426"/>
        <w:contextualSpacing w:val="0"/>
        <w:rPr>
          <w:rFonts w:ascii="Garamond" w:hAnsi="Garamond"/>
          <w:color w:val="000000" w:themeColor="text1"/>
          <w:szCs w:val="24"/>
        </w:rPr>
      </w:pPr>
      <w:r w:rsidRPr="00C52F13">
        <w:rPr>
          <w:rFonts w:ascii="Garamond" w:hAnsi="Garamond"/>
          <w:color w:val="000000" w:themeColor="text1"/>
          <w:szCs w:val="24"/>
        </w:rPr>
        <w:t>Podem, designadamente, constituir receitas do mercado abastecedor as seguintes:</w:t>
      </w:r>
    </w:p>
    <w:p w14:paraId="07FC44BD" w14:textId="108D969E" w:rsidR="008A4623" w:rsidRDefault="008A4623" w:rsidP="00DF7BBF">
      <w:pPr>
        <w:widowControl w:val="0"/>
        <w:numPr>
          <w:ilvl w:val="0"/>
          <w:numId w:val="9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Contrapartida de acesso ao mercado, que </w:t>
      </w:r>
      <w:r w:rsidR="0040522B" w:rsidRPr="00FC7A70">
        <w:rPr>
          <w:rFonts w:ascii="Garamond" w:hAnsi="Garamond"/>
          <w:color w:val="000000" w:themeColor="text1"/>
          <w:szCs w:val="24"/>
        </w:rPr>
        <w:t>corresponde à</w:t>
      </w:r>
      <w:r w:rsidRPr="00FC7A70">
        <w:rPr>
          <w:rFonts w:ascii="Garamond" w:hAnsi="Garamond"/>
          <w:color w:val="000000" w:themeColor="text1"/>
          <w:szCs w:val="24"/>
        </w:rPr>
        <w:t xml:space="preserve"> receita estabelecida em contrapartida do acesso aos serviços do mercado abastecedor e da manutenção do espaço, a liquidar no momento da celebração do contrato de utilização do espaço, independentemente da forma jurídica que este possa revestir;</w:t>
      </w:r>
    </w:p>
    <w:p w14:paraId="256A4476" w14:textId="77777777" w:rsidR="00D42425" w:rsidRPr="00FC7A70" w:rsidRDefault="00D42425" w:rsidP="00D42425">
      <w:pPr>
        <w:widowControl w:val="0"/>
        <w:spacing w:after="120"/>
        <w:rPr>
          <w:rFonts w:ascii="Garamond" w:hAnsi="Garamond"/>
          <w:color w:val="000000" w:themeColor="text1"/>
          <w:szCs w:val="24"/>
        </w:rPr>
      </w:pPr>
    </w:p>
    <w:p w14:paraId="73E5BC62" w14:textId="4FE9D966" w:rsidR="008A4623" w:rsidRPr="00FC7A70" w:rsidRDefault="008A4623" w:rsidP="00DF7BBF">
      <w:pPr>
        <w:widowControl w:val="0"/>
        <w:numPr>
          <w:ilvl w:val="0"/>
          <w:numId w:val="93"/>
        </w:numPr>
        <w:spacing w:after="120"/>
        <w:ind w:left="851" w:hanging="284"/>
        <w:rPr>
          <w:rFonts w:ascii="Garamond" w:hAnsi="Garamond"/>
          <w:color w:val="000000" w:themeColor="text1"/>
          <w:szCs w:val="24"/>
        </w:rPr>
      </w:pPr>
      <w:r w:rsidRPr="00FC7A70">
        <w:rPr>
          <w:rFonts w:ascii="Garamond" w:hAnsi="Garamond"/>
          <w:color w:val="000000" w:themeColor="text1"/>
          <w:szCs w:val="24"/>
        </w:rPr>
        <w:t>Contrapartida de utilização de espaço no mercado</w:t>
      </w:r>
      <w:r w:rsidR="0040522B" w:rsidRPr="00FC7A70">
        <w:rPr>
          <w:rFonts w:ascii="Garamond" w:hAnsi="Garamond"/>
          <w:color w:val="000000" w:themeColor="text1"/>
          <w:szCs w:val="24"/>
        </w:rPr>
        <w:t>,</w:t>
      </w:r>
      <w:r w:rsidRPr="00FC7A70">
        <w:rPr>
          <w:rFonts w:ascii="Garamond" w:hAnsi="Garamond"/>
          <w:color w:val="000000" w:themeColor="text1"/>
          <w:szCs w:val="24"/>
        </w:rPr>
        <w:t xml:space="preserve"> que </w:t>
      </w:r>
      <w:r w:rsidR="0040522B" w:rsidRPr="00FC7A70">
        <w:rPr>
          <w:rFonts w:ascii="Garamond" w:hAnsi="Garamond"/>
          <w:color w:val="000000" w:themeColor="text1"/>
          <w:szCs w:val="24"/>
        </w:rPr>
        <w:t>corresponde à</w:t>
      </w:r>
      <w:r w:rsidRPr="00FC7A70">
        <w:rPr>
          <w:rFonts w:ascii="Garamond" w:hAnsi="Garamond"/>
          <w:color w:val="000000" w:themeColor="text1"/>
          <w:szCs w:val="24"/>
        </w:rPr>
        <w:t xml:space="preserve"> receita estabelecida em contrapartida da utilização do espaço e dos serviços prestados, da integração e funcionamento da atividade no mercado abastecedor, a liquidar mensalmente no decurso da vigência do contrato de utilização de espaço, independentemente da forma jurídica que este possa revestir;</w:t>
      </w:r>
    </w:p>
    <w:p w14:paraId="4F78DE82" w14:textId="5945F785" w:rsidR="008A4623" w:rsidRPr="00FC7A70" w:rsidRDefault="008A4623" w:rsidP="00DF7BBF">
      <w:pPr>
        <w:widowControl w:val="0"/>
        <w:numPr>
          <w:ilvl w:val="0"/>
          <w:numId w:val="9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Portagem, que </w:t>
      </w:r>
      <w:r w:rsidR="0040522B" w:rsidRPr="00FC7A70">
        <w:rPr>
          <w:rFonts w:ascii="Garamond" w:hAnsi="Garamond"/>
          <w:color w:val="000000" w:themeColor="text1"/>
          <w:szCs w:val="24"/>
        </w:rPr>
        <w:t>corresponde à</w:t>
      </w:r>
      <w:r w:rsidRPr="00FC7A70">
        <w:rPr>
          <w:rFonts w:ascii="Garamond" w:hAnsi="Garamond"/>
          <w:color w:val="000000" w:themeColor="text1"/>
          <w:szCs w:val="24"/>
        </w:rPr>
        <w:t xml:space="preserve"> receita estabelecida como contrapartida do acesso de veículos ao interior do mercado abastecedor.</w:t>
      </w:r>
    </w:p>
    <w:p w14:paraId="6AFCF212" w14:textId="2A2BB732" w:rsidR="008A4623" w:rsidRPr="00FC7A70" w:rsidRDefault="008A4623" w:rsidP="00DF7BBF">
      <w:pPr>
        <w:pStyle w:val="PargrafodaLista"/>
        <w:widowControl w:val="0"/>
        <w:numPr>
          <w:ilvl w:val="0"/>
          <w:numId w:val="40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Constituem também receitas do mercado abastecedor as decorrentes de venda de bens, de prestação de serviços e fornecimentos específicos prestados ou assegurados pelo mercado abastecedor e quando utilizados pelos utentes, rendas, patrocínios, donativos e receitas financeiras.</w:t>
      </w:r>
    </w:p>
    <w:p w14:paraId="638FE456" w14:textId="7E378F55" w:rsidR="0067620B" w:rsidRPr="00FC7A70" w:rsidRDefault="0067620B"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Subsecção </w:t>
      </w:r>
      <w:r w:rsidR="00D05122" w:rsidRPr="00FC7A70">
        <w:rPr>
          <w:rFonts w:ascii="Garamond" w:hAnsi="Garamond"/>
          <w:smallCaps/>
          <w:color w:val="000000" w:themeColor="text1"/>
          <w:szCs w:val="24"/>
        </w:rPr>
        <w:t>IV</w:t>
      </w:r>
    </w:p>
    <w:p w14:paraId="333014F9"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Mercados municipais</w:t>
      </w:r>
    </w:p>
    <w:p w14:paraId="2C76359C" w14:textId="77777777" w:rsidR="00401A26" w:rsidRPr="00FC7A70" w:rsidRDefault="00401A26" w:rsidP="00DF7BBF">
      <w:pPr>
        <w:widowControl w:val="0"/>
        <w:spacing w:after="120"/>
        <w:rPr>
          <w:rFonts w:ascii="Garamond" w:eastAsiaTheme="majorEastAsia" w:hAnsi="Garamond" w:cstheme="majorBidi"/>
          <w:color w:val="000000" w:themeColor="text1"/>
          <w:szCs w:val="24"/>
        </w:rPr>
      </w:pPr>
    </w:p>
    <w:p w14:paraId="1FA9B618" w14:textId="77777777" w:rsidR="00401A26" w:rsidRPr="00FC7A70" w:rsidRDefault="00401A26"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p>
    <w:p w14:paraId="05C15CF2" w14:textId="3D1D148A" w:rsidR="008A4623" w:rsidRPr="00FC7A70" w:rsidRDefault="008A4623" w:rsidP="00DF7BBF">
      <w:pPr>
        <w:widowControl w:val="0"/>
        <w:spacing w:after="120"/>
        <w:ind w:left="36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Instalação e gestão de mercados municipais</w:t>
      </w:r>
    </w:p>
    <w:p w14:paraId="276C299E" w14:textId="7F7638BF" w:rsidR="008E42AF" w:rsidRPr="00731D37" w:rsidRDefault="00DA2A01"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r w:rsidRPr="00731D37">
        <w:rPr>
          <w:rFonts w:ascii="Garamond" w:hAnsi="Garamond"/>
          <w:color w:val="000000" w:themeColor="text1"/>
          <w:szCs w:val="24"/>
        </w:rPr>
        <w:t>O mercado municipal corresponde ao recinto fechado e coberto, explorado pela câmara municipal ou junta de freguesia, especificamente destinado à venda a retalho de produtos alimentares, organizado por lugares de venda independentes, dotado de zonas e serviços comuns e possuindo uma unidade de gestão comum, com vista ao abastecimento das populações e de escoamento da pequena produção agrícola através da realização de atividades de comércio a retalho de produtos alimentares, predominantemente os mais perecíveis e de produtos não alimentares, podendo ser realizadas atividades complementares de prestação de serviços</w:t>
      </w:r>
      <w:r w:rsidR="00EF2CC1" w:rsidRPr="00731D37">
        <w:rPr>
          <w:rFonts w:ascii="Garamond" w:hAnsi="Garamond"/>
          <w:color w:val="000000" w:themeColor="text1"/>
          <w:szCs w:val="24"/>
        </w:rPr>
        <w:t>.</w:t>
      </w:r>
    </w:p>
    <w:p w14:paraId="66176C87" w14:textId="0254DEF0" w:rsidR="008A4623" w:rsidRPr="00731D37" w:rsidRDefault="008A4623"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r w:rsidRPr="00731D37">
        <w:rPr>
          <w:rFonts w:ascii="Garamond" w:hAnsi="Garamond"/>
          <w:color w:val="000000" w:themeColor="text1"/>
          <w:szCs w:val="24"/>
        </w:rPr>
        <w:t>Os mercados municipais são organizados em espaços comerciais e de prestação de serviços independentes, os quais podem assumir as seguintes formas:</w:t>
      </w:r>
    </w:p>
    <w:p w14:paraId="2BAB7539" w14:textId="77777777" w:rsidR="008A4623" w:rsidRPr="00FC7A70" w:rsidRDefault="008A4623" w:rsidP="00DF7BBF">
      <w:pPr>
        <w:widowControl w:val="0"/>
        <w:numPr>
          <w:ilvl w:val="0"/>
          <w:numId w:val="95"/>
        </w:numPr>
        <w:spacing w:after="120"/>
        <w:ind w:left="851" w:hanging="284"/>
        <w:rPr>
          <w:rFonts w:ascii="Garamond" w:hAnsi="Garamond"/>
          <w:color w:val="000000" w:themeColor="text1"/>
          <w:szCs w:val="24"/>
        </w:rPr>
      </w:pPr>
      <w:r w:rsidRPr="00FC7A70">
        <w:rPr>
          <w:rFonts w:ascii="Garamond" w:hAnsi="Garamond"/>
          <w:color w:val="000000" w:themeColor="text1"/>
          <w:szCs w:val="24"/>
        </w:rPr>
        <w:t>Lojas, que são locais de venda autónomos, que dispõem de uma área própria para exposição e comercialização dos produtos, bem como para a permanência dos compradores;</w:t>
      </w:r>
    </w:p>
    <w:p w14:paraId="6BBCE10C" w14:textId="77777777" w:rsidR="008A4623" w:rsidRPr="00FC7A70" w:rsidRDefault="008A4623" w:rsidP="00DF7BBF">
      <w:pPr>
        <w:widowControl w:val="0"/>
        <w:numPr>
          <w:ilvl w:val="0"/>
          <w:numId w:val="95"/>
        </w:numPr>
        <w:spacing w:after="120"/>
        <w:ind w:left="851" w:hanging="284"/>
        <w:rPr>
          <w:rFonts w:ascii="Garamond" w:hAnsi="Garamond"/>
          <w:color w:val="000000" w:themeColor="text1"/>
          <w:szCs w:val="24"/>
        </w:rPr>
      </w:pPr>
      <w:r w:rsidRPr="00FC7A70">
        <w:rPr>
          <w:rFonts w:ascii="Garamond" w:hAnsi="Garamond"/>
          <w:color w:val="000000" w:themeColor="text1"/>
          <w:szCs w:val="24"/>
        </w:rPr>
        <w:t>Bancas, que são locais de venda situados no interior dos mercados municipais, constituídos por uma bancada para exposição e para apoio à atividade, sem área privativa para permanência dos compradores;</w:t>
      </w:r>
    </w:p>
    <w:p w14:paraId="4812854A" w14:textId="77777777" w:rsidR="008A4623" w:rsidRPr="00FC7A70" w:rsidRDefault="008A4623" w:rsidP="00DF7BBF">
      <w:pPr>
        <w:widowControl w:val="0"/>
        <w:numPr>
          <w:ilvl w:val="0"/>
          <w:numId w:val="95"/>
        </w:numPr>
        <w:spacing w:after="120"/>
        <w:ind w:left="851" w:hanging="284"/>
        <w:rPr>
          <w:rFonts w:ascii="Garamond" w:hAnsi="Garamond"/>
          <w:color w:val="000000" w:themeColor="text1"/>
          <w:szCs w:val="24"/>
        </w:rPr>
      </w:pPr>
      <w:r w:rsidRPr="00FC7A70">
        <w:rPr>
          <w:rFonts w:ascii="Garamond" w:hAnsi="Garamond"/>
          <w:color w:val="000000" w:themeColor="text1"/>
          <w:szCs w:val="24"/>
        </w:rPr>
        <w:t>Lugares de terrado, que são locais de venda situados no interior dos edifícios municipais, demarcados no pavimento, sem uma estrutura própria para a exposição.</w:t>
      </w:r>
    </w:p>
    <w:p w14:paraId="09905282" w14:textId="7762FEAB" w:rsidR="008A4623" w:rsidRPr="00FC7A70" w:rsidRDefault="008A4623"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mercados municipais devem preencher, nomeadamente os seguintes requisitos:</w:t>
      </w:r>
    </w:p>
    <w:p w14:paraId="00BA0AEA" w14:textId="77777777" w:rsidR="008A4623" w:rsidRPr="00FC7A70" w:rsidRDefault="008A4623" w:rsidP="00DF7BBF">
      <w:pPr>
        <w:widowControl w:val="0"/>
        <w:numPr>
          <w:ilvl w:val="0"/>
          <w:numId w:val="96"/>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infraestruturas necessárias e adequadas ao funcionamento e à respetiva dimensão, nomeadamente instalações sanitárias, rede pública ou privada de água, rede elétrica e pavimentação do espaço adequadas;</w:t>
      </w:r>
    </w:p>
    <w:p w14:paraId="7C4163A2" w14:textId="77777777" w:rsidR="008A4623" w:rsidRPr="00FC7A70" w:rsidRDefault="008A4623" w:rsidP="00DF7BBF">
      <w:pPr>
        <w:widowControl w:val="0"/>
        <w:numPr>
          <w:ilvl w:val="0"/>
          <w:numId w:val="96"/>
        </w:numPr>
        <w:spacing w:after="120"/>
        <w:ind w:left="851" w:hanging="284"/>
        <w:rPr>
          <w:rFonts w:ascii="Garamond" w:hAnsi="Garamond"/>
          <w:color w:val="000000" w:themeColor="text1"/>
          <w:szCs w:val="24"/>
        </w:rPr>
      </w:pPr>
      <w:r w:rsidRPr="00FC7A70">
        <w:rPr>
          <w:rFonts w:ascii="Garamond" w:hAnsi="Garamond"/>
          <w:color w:val="000000" w:themeColor="text1"/>
          <w:szCs w:val="24"/>
        </w:rPr>
        <w:t>Estar organizados por setores, de forma a haver perfeita delimitação entre os tipos de produtos comercializados, particularmente entre setores de produtos alimentares e não alimentares;</w:t>
      </w:r>
    </w:p>
    <w:p w14:paraId="739839A2" w14:textId="77777777" w:rsidR="008A4623" w:rsidRPr="00FC7A70" w:rsidRDefault="008A4623" w:rsidP="00DF7BBF">
      <w:pPr>
        <w:widowControl w:val="0"/>
        <w:numPr>
          <w:ilvl w:val="0"/>
          <w:numId w:val="96"/>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espaços identificados e delimitados, com dimensões adequadas ao volume de vendas e natureza dos produtos;</w:t>
      </w:r>
    </w:p>
    <w:p w14:paraId="31E7E3EE" w14:textId="77777777" w:rsidR="008A4623" w:rsidRPr="00FC7A70" w:rsidRDefault="008A4623" w:rsidP="00DF7BBF">
      <w:pPr>
        <w:widowControl w:val="0"/>
        <w:numPr>
          <w:ilvl w:val="0"/>
          <w:numId w:val="96"/>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um sistema de recolha e remoção de resíduos sólidos;</w:t>
      </w:r>
    </w:p>
    <w:p w14:paraId="281FE07A" w14:textId="77777777" w:rsidR="008A4623" w:rsidRPr="00FC7A70" w:rsidRDefault="008A4623" w:rsidP="00DF7BBF">
      <w:pPr>
        <w:widowControl w:val="0"/>
        <w:numPr>
          <w:ilvl w:val="0"/>
          <w:numId w:val="96"/>
        </w:numPr>
        <w:spacing w:after="120"/>
        <w:ind w:left="851" w:hanging="284"/>
        <w:rPr>
          <w:rFonts w:ascii="Garamond" w:hAnsi="Garamond"/>
          <w:color w:val="000000" w:themeColor="text1"/>
          <w:szCs w:val="24"/>
        </w:rPr>
      </w:pPr>
      <w:r w:rsidRPr="00FC7A70">
        <w:rPr>
          <w:rFonts w:ascii="Garamond" w:hAnsi="Garamond"/>
          <w:color w:val="000000" w:themeColor="text1"/>
          <w:szCs w:val="24"/>
        </w:rPr>
        <w:t>Ter afixadas as regras de funcionamento;</w:t>
      </w:r>
    </w:p>
    <w:p w14:paraId="69F378F1" w14:textId="77777777" w:rsidR="008A4623" w:rsidRDefault="008A4623" w:rsidP="00DF7BBF">
      <w:pPr>
        <w:widowControl w:val="0"/>
        <w:numPr>
          <w:ilvl w:val="0"/>
          <w:numId w:val="96"/>
        </w:numPr>
        <w:spacing w:after="120"/>
        <w:ind w:left="851" w:hanging="284"/>
        <w:rPr>
          <w:rFonts w:ascii="Garamond" w:hAnsi="Garamond"/>
          <w:color w:val="000000" w:themeColor="text1"/>
          <w:szCs w:val="24"/>
        </w:rPr>
      </w:pPr>
      <w:commentRangeStart w:id="1561"/>
      <w:commentRangeStart w:id="1562"/>
      <w:r w:rsidRPr="00FC7A70">
        <w:rPr>
          <w:rFonts w:ascii="Garamond" w:hAnsi="Garamond"/>
          <w:color w:val="000000" w:themeColor="text1"/>
          <w:szCs w:val="24"/>
        </w:rPr>
        <w:t>Localizar-se na proximidade de parques ou zonas de estacionamento adequados à sua dimensão.</w:t>
      </w:r>
      <w:commentRangeEnd w:id="1561"/>
      <w:r w:rsidR="008A0660">
        <w:rPr>
          <w:rStyle w:val="Refdecomentrio"/>
          <w:rFonts w:ascii="Garamond" w:hAnsi="Garamond"/>
          <w:color w:val="000000" w:themeColor="text1"/>
          <w:sz w:val="24"/>
          <w:szCs w:val="24"/>
        </w:rPr>
        <w:commentReference w:id="1561"/>
      </w:r>
      <w:commentRangeEnd w:id="1562"/>
      <w:r>
        <w:rPr>
          <w:rStyle w:val="Refdecomentrio"/>
          <w:rFonts w:ascii="Garamond" w:hAnsi="Garamond"/>
          <w:color w:val="000000" w:themeColor="text1"/>
          <w:sz w:val="24"/>
          <w:szCs w:val="24"/>
        </w:rPr>
        <w:commentReference w:id="1562"/>
      </w:r>
    </w:p>
    <w:p w14:paraId="695A0943" w14:textId="76DDB7CA" w:rsidR="00D42425" w:rsidRPr="00FC7A70" w:rsidDel="00450628" w:rsidRDefault="00D42425" w:rsidP="00D42425">
      <w:pPr>
        <w:widowControl w:val="0"/>
        <w:spacing w:after="120"/>
        <w:rPr>
          <w:del w:id="1563" w:author="Paulo Meireles de Oliveira" w:date="2026-09-11T15:07:00Z" w16du:dateUtc="2026-09-11T14:07:00Z"/>
          <w:rFonts w:ascii="Garamond" w:hAnsi="Garamond"/>
          <w:color w:val="000000" w:themeColor="text1"/>
          <w:szCs w:val="24"/>
        </w:rPr>
      </w:pPr>
    </w:p>
    <w:p w14:paraId="3C73A079" w14:textId="770E0149" w:rsidR="008A4623" w:rsidRPr="00FC7A70" w:rsidRDefault="008A4623"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Compete aos municípios, sem prejuízo de eventual delegação legal de competências nas </w:t>
      </w:r>
      <w:r w:rsidR="004A6CDA" w:rsidRPr="00FC7A70">
        <w:rPr>
          <w:rFonts w:ascii="Garamond" w:hAnsi="Garamond"/>
          <w:color w:val="000000" w:themeColor="text1"/>
          <w:szCs w:val="24"/>
        </w:rPr>
        <w:t xml:space="preserve">juntas de </w:t>
      </w:r>
      <w:r w:rsidRPr="00FC7A70">
        <w:rPr>
          <w:rFonts w:ascii="Garamond" w:hAnsi="Garamond"/>
          <w:color w:val="000000" w:themeColor="text1"/>
          <w:szCs w:val="24"/>
        </w:rPr>
        <w:t>freguesias, assegurar a gestão do mercado municipal e exercer os poderes de direção, administração e fiscalização, cabendo-lhe nomeadamente:</w:t>
      </w:r>
    </w:p>
    <w:p w14:paraId="3AE02384" w14:textId="77777777" w:rsidR="008A4623" w:rsidRPr="00FC7A70" w:rsidRDefault="008A4623" w:rsidP="00DF7BBF">
      <w:pPr>
        <w:widowControl w:val="0"/>
        <w:numPr>
          <w:ilvl w:val="0"/>
          <w:numId w:val="97"/>
        </w:numPr>
        <w:spacing w:after="120"/>
        <w:ind w:left="851" w:hanging="284"/>
        <w:rPr>
          <w:rFonts w:ascii="Garamond" w:hAnsi="Garamond"/>
          <w:color w:val="000000" w:themeColor="text1"/>
          <w:szCs w:val="24"/>
        </w:rPr>
      </w:pPr>
      <w:r w:rsidRPr="00FC7A70">
        <w:rPr>
          <w:rFonts w:ascii="Garamond" w:hAnsi="Garamond"/>
          <w:color w:val="000000" w:themeColor="text1"/>
          <w:szCs w:val="24"/>
        </w:rPr>
        <w:t>Fiscalizar as atividades exercidas no mercado e fazer cumprir o disposto no regulamento interno;</w:t>
      </w:r>
    </w:p>
    <w:p w14:paraId="43BF4576" w14:textId="77777777" w:rsidR="008A4623" w:rsidRPr="00FC7A70" w:rsidRDefault="008A4623" w:rsidP="00DF7BBF">
      <w:pPr>
        <w:widowControl w:val="0"/>
        <w:numPr>
          <w:ilvl w:val="0"/>
          <w:numId w:val="97"/>
        </w:numPr>
        <w:spacing w:after="120"/>
        <w:ind w:left="851" w:hanging="284"/>
        <w:rPr>
          <w:rFonts w:ascii="Garamond" w:hAnsi="Garamond"/>
          <w:color w:val="000000" w:themeColor="text1"/>
          <w:szCs w:val="24"/>
        </w:rPr>
      </w:pPr>
      <w:r w:rsidRPr="00FC7A70">
        <w:rPr>
          <w:rFonts w:ascii="Garamond" w:hAnsi="Garamond"/>
          <w:color w:val="000000" w:themeColor="text1"/>
          <w:szCs w:val="24"/>
        </w:rPr>
        <w:t>Exercer a inspeção higiossanitária no mercado municipal de modo a garantir a qualidade dos produtos, o adequado funcionamento dos espaços comerciais, bem como das condições das instalações em geral;</w:t>
      </w:r>
    </w:p>
    <w:p w14:paraId="1BD896C9" w14:textId="77777777" w:rsidR="008A4623" w:rsidRPr="00FC7A70" w:rsidRDefault="008A4623" w:rsidP="00DF7BBF">
      <w:pPr>
        <w:widowControl w:val="0"/>
        <w:numPr>
          <w:ilvl w:val="0"/>
          <w:numId w:val="97"/>
        </w:numPr>
        <w:spacing w:after="120"/>
        <w:ind w:left="851" w:hanging="284"/>
        <w:rPr>
          <w:rFonts w:ascii="Garamond" w:hAnsi="Garamond"/>
          <w:color w:val="000000" w:themeColor="text1"/>
          <w:szCs w:val="24"/>
        </w:rPr>
      </w:pPr>
      <w:r w:rsidRPr="00FC7A70">
        <w:rPr>
          <w:rFonts w:ascii="Garamond" w:hAnsi="Garamond"/>
          <w:color w:val="000000" w:themeColor="text1"/>
          <w:szCs w:val="24"/>
        </w:rPr>
        <w:t>Assegurar a gestão das zonas e serviços comuns, nomeadamente a conservação e limpeza dos espaços comuns do mercado municipal;</w:t>
      </w:r>
    </w:p>
    <w:p w14:paraId="5F1D6B78" w14:textId="77777777" w:rsidR="008A4623" w:rsidRPr="00FC7A70" w:rsidRDefault="008A4623" w:rsidP="00DF7BBF">
      <w:pPr>
        <w:widowControl w:val="0"/>
        <w:numPr>
          <w:ilvl w:val="0"/>
          <w:numId w:val="97"/>
        </w:numPr>
        <w:spacing w:after="120"/>
        <w:ind w:left="851" w:hanging="284"/>
        <w:rPr>
          <w:rFonts w:ascii="Garamond" w:hAnsi="Garamond"/>
          <w:color w:val="000000" w:themeColor="text1"/>
          <w:szCs w:val="24"/>
        </w:rPr>
      </w:pPr>
      <w:r w:rsidRPr="00FC7A70">
        <w:rPr>
          <w:rFonts w:ascii="Garamond" w:hAnsi="Garamond"/>
          <w:color w:val="000000" w:themeColor="text1"/>
          <w:szCs w:val="24"/>
        </w:rPr>
        <w:t>Zelar pela segurança e vigilância das instalações e equipamentos comuns;</w:t>
      </w:r>
    </w:p>
    <w:p w14:paraId="06B0BB41" w14:textId="77777777" w:rsidR="008A4623" w:rsidRPr="00FC7A70" w:rsidRDefault="008A4623" w:rsidP="00DF7BBF">
      <w:pPr>
        <w:widowControl w:val="0"/>
        <w:numPr>
          <w:ilvl w:val="0"/>
          <w:numId w:val="97"/>
        </w:numPr>
        <w:spacing w:after="120"/>
        <w:ind w:left="851" w:hanging="284"/>
        <w:rPr>
          <w:rFonts w:ascii="Garamond" w:hAnsi="Garamond"/>
          <w:color w:val="000000" w:themeColor="text1"/>
          <w:szCs w:val="24"/>
        </w:rPr>
      </w:pPr>
      <w:r w:rsidRPr="00FC7A70">
        <w:rPr>
          <w:rFonts w:ascii="Garamond" w:hAnsi="Garamond"/>
          <w:color w:val="000000" w:themeColor="text1"/>
          <w:szCs w:val="24"/>
        </w:rPr>
        <w:t>Coordenar e orientar a publicidade e promoção comercial do mercado municipal.</w:t>
      </w:r>
    </w:p>
    <w:p w14:paraId="450C6C3A" w14:textId="1CA1B74F" w:rsidR="008A4623" w:rsidRPr="00FC7A70" w:rsidRDefault="008A4623"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commentRangeStart w:id="1564"/>
      <w:commentRangeStart w:id="1565"/>
      <w:r w:rsidRPr="00FC7A70">
        <w:rPr>
          <w:rFonts w:ascii="Garamond" w:hAnsi="Garamond"/>
          <w:color w:val="000000" w:themeColor="text1"/>
          <w:szCs w:val="24"/>
        </w:rPr>
        <w:t xml:space="preserve">À atribuição dos espaços no mercado municipal aplica-se o disposto na alínea </w:t>
      </w:r>
      <w:r w:rsidRPr="00731D37">
        <w:rPr>
          <w:rFonts w:ascii="Garamond" w:hAnsi="Garamond"/>
          <w:i/>
          <w:iCs/>
          <w:color w:val="000000" w:themeColor="text1"/>
          <w:szCs w:val="24"/>
        </w:rPr>
        <w:t>a)</w:t>
      </w:r>
      <w:r w:rsidRPr="00FC7A70">
        <w:rPr>
          <w:rFonts w:ascii="Garamond" w:hAnsi="Garamond"/>
          <w:color w:val="000000" w:themeColor="text1"/>
          <w:szCs w:val="24"/>
        </w:rPr>
        <w:t xml:space="preserve"> do n.º 1 e no n.º 4 do </w:t>
      </w:r>
      <w:r w:rsidR="006E764A" w:rsidRPr="00FC7A70">
        <w:rPr>
          <w:rFonts w:ascii="Garamond" w:hAnsi="Garamond"/>
          <w:color w:val="000000" w:themeColor="text1"/>
          <w:szCs w:val="24"/>
        </w:rPr>
        <w:fldChar w:fldCharType="begin"/>
      </w:r>
      <w:r w:rsidR="006E764A" w:rsidRPr="00FC7A70">
        <w:rPr>
          <w:rFonts w:ascii="Garamond" w:hAnsi="Garamond"/>
          <w:color w:val="000000" w:themeColor="text1"/>
          <w:szCs w:val="24"/>
        </w:rPr>
        <w:instrText xml:space="preserve"> REF _Ref228464304 \r \h </w:instrText>
      </w:r>
      <w:r w:rsidR="00FC7A70" w:rsidRPr="00FC7A70">
        <w:rPr>
          <w:rFonts w:ascii="Garamond" w:hAnsi="Garamond"/>
          <w:color w:val="000000" w:themeColor="text1"/>
          <w:szCs w:val="24"/>
        </w:rPr>
        <w:instrText xml:space="preserve"> \* MERGEFORMAT </w:instrText>
      </w:r>
      <w:r w:rsidR="006E764A" w:rsidRPr="00FC7A70">
        <w:rPr>
          <w:rFonts w:ascii="Garamond" w:hAnsi="Garamond"/>
          <w:color w:val="000000" w:themeColor="text1"/>
          <w:szCs w:val="24"/>
        </w:rPr>
      </w:r>
      <w:r w:rsidR="006E764A" w:rsidRPr="00FC7A70">
        <w:rPr>
          <w:rFonts w:ascii="Garamond" w:hAnsi="Garamond"/>
          <w:color w:val="000000" w:themeColor="text1"/>
          <w:szCs w:val="24"/>
        </w:rPr>
        <w:fldChar w:fldCharType="separate"/>
      </w:r>
      <w:r w:rsidR="009D4F47">
        <w:rPr>
          <w:rFonts w:ascii="Garamond" w:hAnsi="Garamond"/>
          <w:color w:val="000000" w:themeColor="text1"/>
          <w:szCs w:val="24"/>
        </w:rPr>
        <w:t>Artigo 136.º</w:t>
      </w:r>
      <w:r w:rsidR="006E764A" w:rsidRPr="00FC7A70">
        <w:rPr>
          <w:rFonts w:ascii="Garamond" w:hAnsi="Garamond"/>
          <w:color w:val="000000" w:themeColor="text1"/>
          <w:szCs w:val="24"/>
        </w:rPr>
        <w:fldChar w:fldCharType="end"/>
      </w:r>
      <w:r w:rsidR="006E764A" w:rsidRPr="00FC7A70">
        <w:rPr>
          <w:rFonts w:ascii="Garamond" w:hAnsi="Garamond"/>
          <w:color w:val="000000" w:themeColor="text1"/>
          <w:szCs w:val="24"/>
        </w:rPr>
        <w:t>.</w:t>
      </w:r>
      <w:r w:rsidR="006E764A" w:rsidRPr="00FC7A70" w:rsidDel="008765B7">
        <w:rPr>
          <w:rFonts w:ascii="Garamond" w:hAnsi="Garamond"/>
          <w:color w:val="000000" w:themeColor="text1"/>
          <w:szCs w:val="24"/>
        </w:rPr>
        <w:t xml:space="preserve"> </w:t>
      </w:r>
      <w:commentRangeEnd w:id="1564"/>
      <w:r w:rsidR="00D93C4E" w:rsidRPr="00FC7A70">
        <w:rPr>
          <w:rStyle w:val="Refdecomentrio"/>
          <w:rFonts w:ascii="Garamond" w:hAnsi="Garamond"/>
          <w:color w:val="000000" w:themeColor="text1"/>
          <w:sz w:val="24"/>
          <w:szCs w:val="24"/>
        </w:rPr>
        <w:commentReference w:id="1564"/>
      </w:r>
      <w:commentRangeEnd w:id="1565"/>
      <w:r w:rsidRPr="00FC7A70">
        <w:rPr>
          <w:rStyle w:val="Refdecomentrio"/>
          <w:rFonts w:ascii="Garamond" w:hAnsi="Garamond"/>
          <w:color w:val="000000" w:themeColor="text1"/>
          <w:sz w:val="24"/>
          <w:szCs w:val="24"/>
        </w:rPr>
        <w:commentReference w:id="1565"/>
      </w:r>
    </w:p>
    <w:p w14:paraId="08A0CF15" w14:textId="7D3AB1B6" w:rsidR="008A4623" w:rsidRPr="00FC7A70" w:rsidRDefault="008A4623"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w:t>
      </w:r>
      <w:r w:rsidR="0015268B" w:rsidRPr="00FC7A70">
        <w:rPr>
          <w:rFonts w:ascii="Garamond" w:hAnsi="Garamond"/>
          <w:color w:val="000000" w:themeColor="text1"/>
          <w:szCs w:val="24"/>
        </w:rPr>
        <w:t>no n.º</w:t>
      </w:r>
      <w:r w:rsidRPr="00FC7A70">
        <w:rPr>
          <w:rFonts w:ascii="Garamond" w:hAnsi="Garamond"/>
          <w:color w:val="000000" w:themeColor="text1"/>
          <w:szCs w:val="24"/>
        </w:rPr>
        <w:t xml:space="preserve"> </w:t>
      </w:r>
      <w:r w:rsidR="00A220BA" w:rsidRPr="00FC7A70">
        <w:rPr>
          <w:rFonts w:ascii="Garamond" w:hAnsi="Garamond"/>
          <w:color w:val="000000" w:themeColor="text1"/>
          <w:szCs w:val="24"/>
        </w:rPr>
        <w:t xml:space="preserve">2 </w:t>
      </w:r>
      <w:r w:rsidRPr="00FC7A70">
        <w:rPr>
          <w:rFonts w:ascii="Garamond" w:hAnsi="Garamond"/>
          <w:color w:val="000000" w:themeColor="text1"/>
          <w:szCs w:val="24"/>
        </w:rPr>
        <w:t>e</w:t>
      </w:r>
      <w:r w:rsidR="0015268B" w:rsidRPr="00FC7A70">
        <w:rPr>
          <w:rFonts w:ascii="Garamond" w:hAnsi="Garamond"/>
          <w:color w:val="000000" w:themeColor="text1"/>
          <w:szCs w:val="24"/>
        </w:rPr>
        <w:t xml:space="preserve"> nas alíneas </w:t>
      </w:r>
      <w:r w:rsidR="0015268B" w:rsidRPr="00731D37">
        <w:rPr>
          <w:rFonts w:ascii="Garamond" w:hAnsi="Garamond"/>
          <w:i/>
          <w:iCs/>
          <w:color w:val="000000" w:themeColor="text1"/>
          <w:szCs w:val="24"/>
        </w:rPr>
        <w:t>a)</w:t>
      </w:r>
      <w:r w:rsidR="0015268B" w:rsidRPr="00FC7A70">
        <w:rPr>
          <w:rFonts w:ascii="Garamond" w:hAnsi="Garamond"/>
          <w:color w:val="000000" w:themeColor="text1"/>
          <w:szCs w:val="24"/>
        </w:rPr>
        <w:t xml:space="preserve"> a </w:t>
      </w:r>
      <w:r w:rsidR="0015268B" w:rsidRPr="00731D37">
        <w:rPr>
          <w:rFonts w:ascii="Garamond" w:hAnsi="Garamond"/>
          <w:i/>
          <w:iCs/>
          <w:color w:val="000000" w:themeColor="text1"/>
          <w:szCs w:val="24"/>
        </w:rPr>
        <w:t>d)</w:t>
      </w:r>
      <w:r w:rsidR="0015268B" w:rsidRPr="00FC7A70">
        <w:rPr>
          <w:rFonts w:ascii="Garamond" w:hAnsi="Garamond"/>
          <w:color w:val="000000" w:themeColor="text1"/>
          <w:szCs w:val="24"/>
        </w:rPr>
        <w:t xml:space="preserve"> e </w:t>
      </w:r>
      <w:r w:rsidR="0015268B" w:rsidRPr="00731D37">
        <w:rPr>
          <w:rFonts w:ascii="Garamond" w:hAnsi="Garamond"/>
          <w:i/>
          <w:iCs/>
          <w:color w:val="000000" w:themeColor="text1"/>
          <w:szCs w:val="24"/>
        </w:rPr>
        <w:t>f)</w:t>
      </w:r>
      <w:r w:rsidR="0015268B" w:rsidRPr="00FC7A70">
        <w:rPr>
          <w:rFonts w:ascii="Garamond" w:hAnsi="Garamond"/>
          <w:color w:val="000000" w:themeColor="text1"/>
          <w:szCs w:val="24"/>
        </w:rPr>
        <w:t xml:space="preserve"> do n.º</w:t>
      </w:r>
      <w:r w:rsidRPr="00FC7A70">
        <w:rPr>
          <w:rFonts w:ascii="Garamond" w:hAnsi="Garamond"/>
          <w:color w:val="000000" w:themeColor="text1"/>
          <w:szCs w:val="24"/>
        </w:rPr>
        <w:t xml:space="preserve"> </w:t>
      </w:r>
      <w:r w:rsidR="00A220BA" w:rsidRPr="00FC7A70">
        <w:rPr>
          <w:rFonts w:ascii="Garamond" w:hAnsi="Garamond"/>
          <w:color w:val="000000" w:themeColor="text1"/>
          <w:szCs w:val="24"/>
        </w:rPr>
        <w:t>3</w:t>
      </w:r>
      <w:r w:rsidRPr="00FC7A70">
        <w:rPr>
          <w:rFonts w:ascii="Garamond" w:hAnsi="Garamond"/>
          <w:color w:val="000000" w:themeColor="text1"/>
          <w:szCs w:val="24"/>
        </w:rPr>
        <w:t xml:space="preserve"> constitui contraordenação económica grave, punível nos termos do RJCE.</w:t>
      </w:r>
    </w:p>
    <w:p w14:paraId="2B9E5839" w14:textId="3AB1FBBA" w:rsidR="0015268B" w:rsidRPr="00FC7A70" w:rsidRDefault="0015268B" w:rsidP="00DF7BBF">
      <w:pPr>
        <w:pStyle w:val="PargrafodaLista"/>
        <w:widowControl w:val="0"/>
        <w:numPr>
          <w:ilvl w:val="0"/>
          <w:numId w:val="40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na alínea </w:t>
      </w:r>
      <w:r w:rsidRPr="00731D37">
        <w:rPr>
          <w:rFonts w:ascii="Garamond" w:hAnsi="Garamond"/>
          <w:i/>
          <w:iCs/>
          <w:color w:val="000000" w:themeColor="text1"/>
          <w:szCs w:val="24"/>
        </w:rPr>
        <w:t>e)</w:t>
      </w:r>
      <w:r w:rsidRPr="00FC7A70">
        <w:rPr>
          <w:rFonts w:ascii="Garamond" w:hAnsi="Garamond"/>
          <w:color w:val="000000" w:themeColor="text1"/>
          <w:szCs w:val="24"/>
        </w:rPr>
        <w:t xml:space="preserve"> do n.º </w:t>
      </w:r>
      <w:r w:rsidR="00A220BA" w:rsidRPr="00FC7A70">
        <w:rPr>
          <w:rFonts w:ascii="Garamond" w:hAnsi="Garamond"/>
          <w:color w:val="000000" w:themeColor="text1"/>
          <w:szCs w:val="24"/>
        </w:rPr>
        <w:t>3</w:t>
      </w:r>
      <w:r w:rsidRPr="00FC7A70">
        <w:rPr>
          <w:rFonts w:ascii="Garamond" w:hAnsi="Garamond"/>
          <w:color w:val="000000" w:themeColor="text1"/>
          <w:szCs w:val="24"/>
        </w:rPr>
        <w:t xml:space="preserve"> constitui contraordenação económica leve, punível nos termos do RJCE.</w:t>
      </w:r>
    </w:p>
    <w:p w14:paraId="1C34FC39"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2404C40"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Regulamento interno</w:t>
      </w:r>
    </w:p>
    <w:p w14:paraId="57BA2524" w14:textId="37525E19" w:rsidR="008A4623" w:rsidRPr="00731D37" w:rsidRDefault="008A4623" w:rsidP="00DF7BBF">
      <w:pPr>
        <w:pStyle w:val="PargrafodaLista"/>
        <w:widowControl w:val="0"/>
        <w:numPr>
          <w:ilvl w:val="0"/>
          <w:numId w:val="407"/>
        </w:numPr>
        <w:spacing w:after="120"/>
        <w:ind w:left="426" w:hanging="426"/>
        <w:contextualSpacing w:val="0"/>
        <w:rPr>
          <w:rFonts w:ascii="Garamond" w:hAnsi="Garamond"/>
          <w:color w:val="000000" w:themeColor="text1"/>
          <w:szCs w:val="24"/>
        </w:rPr>
      </w:pPr>
      <w:r w:rsidRPr="00731D37">
        <w:rPr>
          <w:rFonts w:ascii="Garamond" w:hAnsi="Garamond"/>
          <w:color w:val="000000" w:themeColor="text1"/>
          <w:szCs w:val="24"/>
        </w:rPr>
        <w:t>Os mercados municipais devem dispor de um regulamento interno aprovado pela assembleia municipal competente, sob proposta das câmaras municipais, no qual são estabelecidas as normas relativas à sua organização, funcionamento, disciplina, limpeza e segurança interior.</w:t>
      </w:r>
    </w:p>
    <w:p w14:paraId="1B2FB384" w14:textId="73D67E22" w:rsidR="008A4623" w:rsidRPr="00731D37" w:rsidRDefault="008A4623" w:rsidP="00DF7BBF">
      <w:pPr>
        <w:pStyle w:val="PargrafodaLista"/>
        <w:widowControl w:val="0"/>
        <w:numPr>
          <w:ilvl w:val="0"/>
          <w:numId w:val="407"/>
        </w:numPr>
        <w:spacing w:after="120"/>
        <w:ind w:left="426" w:hanging="426"/>
        <w:contextualSpacing w:val="0"/>
        <w:rPr>
          <w:rFonts w:ascii="Garamond" w:hAnsi="Garamond"/>
          <w:color w:val="000000" w:themeColor="text1"/>
          <w:szCs w:val="24"/>
        </w:rPr>
      </w:pPr>
      <w:r w:rsidRPr="00731D37">
        <w:rPr>
          <w:rFonts w:ascii="Garamond" w:hAnsi="Garamond"/>
          <w:color w:val="000000" w:themeColor="text1"/>
          <w:szCs w:val="24"/>
        </w:rPr>
        <w:t>Do regulamento interno devem constar, nomeadamente:</w:t>
      </w:r>
    </w:p>
    <w:p w14:paraId="100695D7" w14:textId="77777777" w:rsidR="008A4623" w:rsidRPr="00FC7A70" w:rsidRDefault="008A4623" w:rsidP="00DF7BBF">
      <w:pPr>
        <w:widowControl w:val="0"/>
        <w:numPr>
          <w:ilvl w:val="0"/>
          <w:numId w:val="98"/>
        </w:numPr>
        <w:spacing w:after="120"/>
        <w:ind w:left="851" w:hanging="284"/>
        <w:rPr>
          <w:rFonts w:ascii="Garamond" w:hAnsi="Garamond"/>
          <w:color w:val="000000" w:themeColor="text1"/>
          <w:szCs w:val="24"/>
        </w:rPr>
      </w:pPr>
      <w:r w:rsidRPr="00FC7A70">
        <w:rPr>
          <w:rFonts w:ascii="Garamond" w:hAnsi="Garamond"/>
          <w:color w:val="000000" w:themeColor="text1"/>
          <w:szCs w:val="24"/>
        </w:rPr>
        <w:t>As condições de admissão dos operadores económicos que exercem a atividade de comércio a retalho ou de prestação de serviços e os critérios para a atribuição dos espaços de venda, os quais devem assegurar a não discriminação entre operadores económicos nacionais e provenientes de outros Estados-membros da União Europeia ou do Espaço Económico Europeu;</w:t>
      </w:r>
    </w:p>
    <w:p w14:paraId="67AF0623" w14:textId="77777777" w:rsidR="008A4623" w:rsidRPr="00FC7A70" w:rsidRDefault="008A4623" w:rsidP="00DF7BBF">
      <w:pPr>
        <w:widowControl w:val="0"/>
        <w:numPr>
          <w:ilvl w:val="0"/>
          <w:numId w:val="98"/>
        </w:numPr>
        <w:spacing w:after="120"/>
        <w:ind w:left="851" w:hanging="284"/>
        <w:rPr>
          <w:rFonts w:ascii="Garamond" w:hAnsi="Garamond"/>
          <w:color w:val="000000" w:themeColor="text1"/>
          <w:szCs w:val="24"/>
        </w:rPr>
      </w:pPr>
      <w:r w:rsidRPr="00FC7A70">
        <w:rPr>
          <w:rFonts w:ascii="Garamond" w:hAnsi="Garamond"/>
          <w:color w:val="000000" w:themeColor="text1"/>
          <w:szCs w:val="24"/>
        </w:rPr>
        <w:t>As regras de utilização dos espaços de venda;</w:t>
      </w:r>
    </w:p>
    <w:p w14:paraId="408B4CEC" w14:textId="77777777" w:rsidR="008A4623" w:rsidRPr="00FC7A70" w:rsidRDefault="008A4623" w:rsidP="00DF7BBF">
      <w:pPr>
        <w:widowControl w:val="0"/>
        <w:numPr>
          <w:ilvl w:val="0"/>
          <w:numId w:val="98"/>
        </w:numPr>
        <w:spacing w:after="120"/>
        <w:ind w:left="851" w:hanging="284"/>
        <w:rPr>
          <w:rFonts w:ascii="Garamond" w:hAnsi="Garamond"/>
          <w:color w:val="000000" w:themeColor="text1"/>
          <w:szCs w:val="24"/>
        </w:rPr>
      </w:pPr>
      <w:r w:rsidRPr="00FC7A70">
        <w:rPr>
          <w:rFonts w:ascii="Garamond" w:hAnsi="Garamond"/>
          <w:color w:val="000000" w:themeColor="text1"/>
          <w:szCs w:val="24"/>
        </w:rPr>
        <w:t>As regras de limpeza dos espaços e zonas comuns do mercado municipal e a política de gestão de resíduos;</w:t>
      </w:r>
    </w:p>
    <w:p w14:paraId="3B12DC44" w14:textId="77777777" w:rsidR="008A4623" w:rsidRPr="00FC7A70" w:rsidRDefault="008A4623" w:rsidP="00DF7BBF">
      <w:pPr>
        <w:widowControl w:val="0"/>
        <w:numPr>
          <w:ilvl w:val="0"/>
          <w:numId w:val="98"/>
        </w:numPr>
        <w:spacing w:after="120"/>
        <w:ind w:left="851" w:hanging="284"/>
        <w:rPr>
          <w:rFonts w:ascii="Garamond" w:hAnsi="Garamond"/>
          <w:color w:val="000000" w:themeColor="text1"/>
          <w:szCs w:val="24"/>
        </w:rPr>
      </w:pPr>
      <w:r w:rsidRPr="00FC7A70">
        <w:rPr>
          <w:rFonts w:ascii="Garamond" w:hAnsi="Garamond"/>
          <w:color w:val="000000" w:themeColor="text1"/>
          <w:szCs w:val="24"/>
        </w:rPr>
        <w:t>As normas de funcionamento, nomeadamente as que se referem a horário de funcionamento, condições de acesso, documentação exigida para a entrada e saída das mercadorias e sua comercialização, condições para as operações de carga e descarga, circulação e estacionamento;</w:t>
      </w:r>
    </w:p>
    <w:p w14:paraId="5D98F112" w14:textId="77777777" w:rsidR="008A4623" w:rsidRPr="00FC7A70" w:rsidRDefault="008A4623" w:rsidP="00D42425">
      <w:pPr>
        <w:widowControl w:val="0"/>
        <w:numPr>
          <w:ilvl w:val="0"/>
          <w:numId w:val="98"/>
        </w:numPr>
        <w:spacing w:after="0"/>
        <w:ind w:left="851" w:hanging="284"/>
        <w:rPr>
          <w:rFonts w:ascii="Garamond" w:hAnsi="Garamond"/>
          <w:color w:val="000000" w:themeColor="text1"/>
          <w:szCs w:val="24"/>
        </w:rPr>
      </w:pPr>
      <w:r w:rsidRPr="00FC7A70">
        <w:rPr>
          <w:rFonts w:ascii="Garamond" w:hAnsi="Garamond"/>
          <w:color w:val="000000" w:themeColor="text1"/>
          <w:szCs w:val="24"/>
        </w:rPr>
        <w:t>As cauções ou outras formas de garantia exigidas aos titulares de espaços comerciais;</w:t>
      </w:r>
    </w:p>
    <w:p w14:paraId="4F652D9C" w14:textId="77777777" w:rsidR="008A4623" w:rsidRPr="00FC7A70" w:rsidRDefault="008A4623" w:rsidP="00D42425">
      <w:pPr>
        <w:widowControl w:val="0"/>
        <w:numPr>
          <w:ilvl w:val="0"/>
          <w:numId w:val="98"/>
        </w:numPr>
        <w:spacing w:after="0"/>
        <w:ind w:left="851" w:hanging="284"/>
        <w:rPr>
          <w:rFonts w:ascii="Garamond" w:hAnsi="Garamond"/>
          <w:color w:val="000000" w:themeColor="text1"/>
          <w:szCs w:val="24"/>
        </w:rPr>
      </w:pPr>
      <w:r w:rsidRPr="00FC7A70">
        <w:rPr>
          <w:rFonts w:ascii="Garamond" w:hAnsi="Garamond"/>
          <w:color w:val="000000" w:themeColor="text1"/>
          <w:szCs w:val="24"/>
        </w:rPr>
        <w:t>As regras de utilização das partes comuns;</w:t>
      </w:r>
    </w:p>
    <w:p w14:paraId="77938CFD" w14:textId="77777777" w:rsidR="008A4623" w:rsidRPr="00FC7A70" w:rsidRDefault="008A4623" w:rsidP="00D42425">
      <w:pPr>
        <w:widowControl w:val="0"/>
        <w:numPr>
          <w:ilvl w:val="0"/>
          <w:numId w:val="98"/>
        </w:numPr>
        <w:spacing w:after="0"/>
        <w:ind w:left="851" w:hanging="284"/>
        <w:rPr>
          <w:rFonts w:ascii="Garamond" w:hAnsi="Garamond"/>
          <w:color w:val="000000" w:themeColor="text1"/>
          <w:szCs w:val="24"/>
        </w:rPr>
      </w:pPr>
      <w:r w:rsidRPr="00FC7A70">
        <w:rPr>
          <w:rFonts w:ascii="Garamond" w:hAnsi="Garamond"/>
          <w:color w:val="000000" w:themeColor="text1"/>
          <w:szCs w:val="24"/>
        </w:rPr>
        <w:t>As taxas a pagar pelos utentes;</w:t>
      </w:r>
    </w:p>
    <w:p w14:paraId="7294C583" w14:textId="77777777" w:rsidR="008A4623" w:rsidRPr="00FC7A70" w:rsidRDefault="008A4623" w:rsidP="00D42425">
      <w:pPr>
        <w:widowControl w:val="0"/>
        <w:numPr>
          <w:ilvl w:val="0"/>
          <w:numId w:val="98"/>
        </w:numPr>
        <w:spacing w:after="0"/>
        <w:ind w:left="851" w:hanging="284"/>
        <w:rPr>
          <w:rFonts w:ascii="Garamond" w:hAnsi="Garamond"/>
          <w:color w:val="000000" w:themeColor="text1"/>
          <w:szCs w:val="24"/>
        </w:rPr>
      </w:pPr>
      <w:r w:rsidRPr="00FC7A70">
        <w:rPr>
          <w:rFonts w:ascii="Garamond" w:hAnsi="Garamond"/>
          <w:color w:val="000000" w:themeColor="text1"/>
          <w:szCs w:val="24"/>
        </w:rPr>
        <w:t>Os direitos e obrigações dos utentes;</w:t>
      </w:r>
    </w:p>
    <w:p w14:paraId="506A1951" w14:textId="77777777" w:rsidR="008A4623" w:rsidRPr="00FC7A70" w:rsidRDefault="008A4623" w:rsidP="00D42425">
      <w:pPr>
        <w:widowControl w:val="0"/>
        <w:numPr>
          <w:ilvl w:val="0"/>
          <w:numId w:val="98"/>
        </w:numPr>
        <w:spacing w:after="0"/>
        <w:ind w:left="851" w:hanging="284"/>
        <w:rPr>
          <w:rFonts w:ascii="Garamond" w:hAnsi="Garamond"/>
          <w:color w:val="000000" w:themeColor="text1"/>
          <w:szCs w:val="24"/>
        </w:rPr>
      </w:pPr>
      <w:r w:rsidRPr="00FC7A70">
        <w:rPr>
          <w:rFonts w:ascii="Garamond" w:hAnsi="Garamond"/>
          <w:color w:val="000000" w:themeColor="text1"/>
          <w:szCs w:val="24"/>
        </w:rPr>
        <w:t>As penalidades aplicáveis como consequência do incumprimento do regulamento.</w:t>
      </w:r>
    </w:p>
    <w:p w14:paraId="115A1378" w14:textId="56C3B60D" w:rsidR="008A4623" w:rsidRPr="00FC7A70" w:rsidRDefault="008A4623" w:rsidP="00DF7BBF">
      <w:pPr>
        <w:pStyle w:val="PargrafodaLista"/>
        <w:widowControl w:val="0"/>
        <w:numPr>
          <w:ilvl w:val="0"/>
          <w:numId w:val="40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aprovação do regulamento interno é precedida de audiência prévia das entidades representativas dos interesses em causa, nomeadamente de associações representativas do setor e dos consumidores, as quais dispõem de um prazo de 15 dias, a contar da data da receção da comunicação, para se pronunciarem.</w:t>
      </w:r>
    </w:p>
    <w:p w14:paraId="4E2BB684" w14:textId="2B1EAAA4" w:rsidR="008A4623" w:rsidRPr="00FC7A70" w:rsidRDefault="008A4623" w:rsidP="00DF7BBF">
      <w:pPr>
        <w:pStyle w:val="PargrafodaLista"/>
        <w:widowControl w:val="0"/>
        <w:numPr>
          <w:ilvl w:val="0"/>
          <w:numId w:val="40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regulamentos internos são objeto de divulgação pública no sítio na Internet do município e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w:t>
      </w:r>
    </w:p>
    <w:p w14:paraId="7E05BA2B" w14:textId="6CB715D2" w:rsidR="008A4623" w:rsidRPr="00FC7A70" w:rsidRDefault="008A4623" w:rsidP="00D42425">
      <w:pPr>
        <w:widowControl w:val="0"/>
        <w:spacing w:after="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Subsecção </w:t>
      </w:r>
      <w:r w:rsidR="005073C6" w:rsidRPr="00FC7A70">
        <w:rPr>
          <w:rFonts w:ascii="Garamond" w:hAnsi="Garamond"/>
          <w:smallCaps/>
          <w:color w:val="000000" w:themeColor="text1"/>
          <w:szCs w:val="24"/>
        </w:rPr>
        <w:t>V</w:t>
      </w:r>
    </w:p>
    <w:p w14:paraId="3CC40A1E" w14:textId="46CD0077" w:rsidR="008A4623" w:rsidRPr="00FC7A70" w:rsidRDefault="008A4623" w:rsidP="00D42425">
      <w:pPr>
        <w:widowControl w:val="0"/>
        <w:spacing w:after="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Comércio não sedentário </w:t>
      </w:r>
      <w:r w:rsidR="00216339" w:rsidRPr="00FC7A70">
        <w:rPr>
          <w:rFonts w:ascii="Garamond" w:hAnsi="Garamond"/>
          <w:smallCaps/>
          <w:color w:val="000000" w:themeColor="text1"/>
          <w:szCs w:val="24"/>
        </w:rPr>
        <w:t xml:space="preserve">e </w:t>
      </w:r>
      <w:r w:rsidRPr="00FC7A70">
        <w:rPr>
          <w:rFonts w:ascii="Garamond" w:hAnsi="Garamond"/>
          <w:smallCaps/>
          <w:color w:val="000000" w:themeColor="text1"/>
          <w:szCs w:val="24"/>
        </w:rPr>
        <w:t>venda ambulante</w:t>
      </w:r>
    </w:p>
    <w:p w14:paraId="75809F89" w14:textId="77777777" w:rsidR="001C57BD" w:rsidRPr="00FC7A70" w:rsidRDefault="001C57BD" w:rsidP="00D42425">
      <w:pPr>
        <w:pStyle w:val="PargrafodaLista"/>
        <w:widowControl w:val="0"/>
        <w:numPr>
          <w:ilvl w:val="0"/>
          <w:numId w:val="199"/>
        </w:numPr>
        <w:spacing w:after="0"/>
        <w:contextualSpacing w:val="0"/>
        <w:jc w:val="center"/>
        <w:outlineLvl w:val="1"/>
        <w:rPr>
          <w:rFonts w:ascii="Garamond" w:hAnsi="Garamond"/>
          <w:szCs w:val="24"/>
        </w:rPr>
      </w:pPr>
    </w:p>
    <w:p w14:paraId="4A0BF5B8" w14:textId="2D70A104" w:rsidR="001C57BD" w:rsidRPr="00FC7A70" w:rsidRDefault="00270D31" w:rsidP="00D42425">
      <w:pPr>
        <w:widowControl w:val="0"/>
        <w:spacing w:after="0"/>
        <w:jc w:val="center"/>
        <w:outlineLvl w:val="1"/>
        <w:rPr>
          <w:rFonts w:ascii="Garamond" w:eastAsiaTheme="majorEastAsia" w:hAnsi="Garamond" w:cstheme="majorBidi"/>
          <w:color w:val="000000" w:themeColor="text1"/>
          <w:szCs w:val="24"/>
        </w:rPr>
      </w:pPr>
      <w:commentRangeStart w:id="1566"/>
      <w:commentRangeStart w:id="1567"/>
      <w:r w:rsidRPr="00FC7A70">
        <w:rPr>
          <w:rFonts w:ascii="Garamond" w:eastAsiaTheme="majorEastAsia" w:hAnsi="Garamond" w:cstheme="majorBidi"/>
          <w:color w:val="000000" w:themeColor="text1"/>
          <w:szCs w:val="24"/>
        </w:rPr>
        <w:t>Âmbito e atividade</w:t>
      </w:r>
      <w:commentRangeEnd w:id="1566"/>
      <w:r w:rsidR="003C0F8F" w:rsidRPr="00FC7A70">
        <w:rPr>
          <w:rStyle w:val="Refdecomentrio"/>
          <w:rFonts w:ascii="Garamond" w:eastAsiaTheme="majorEastAsia" w:hAnsi="Garamond" w:cstheme="majorBidi"/>
          <w:color w:val="000000" w:themeColor="text1"/>
          <w:sz w:val="24"/>
          <w:szCs w:val="24"/>
        </w:rPr>
        <w:commentReference w:id="1566"/>
      </w:r>
      <w:commentRangeEnd w:id="1567"/>
      <w:r w:rsidRPr="00FC7A70">
        <w:rPr>
          <w:rStyle w:val="Refdecomentrio"/>
          <w:rFonts w:ascii="Garamond" w:eastAsiaTheme="majorEastAsia" w:hAnsi="Garamond" w:cstheme="majorBidi"/>
          <w:color w:val="000000" w:themeColor="text1"/>
          <w:sz w:val="24"/>
          <w:szCs w:val="24"/>
        </w:rPr>
        <w:commentReference w:id="1567"/>
      </w:r>
    </w:p>
    <w:p w14:paraId="0491B05B" w14:textId="1734FE99" w:rsidR="001C57BD" w:rsidRPr="00731D37" w:rsidRDefault="001C57BD" w:rsidP="00DF7BBF">
      <w:pPr>
        <w:pStyle w:val="PargrafodaLista"/>
        <w:widowControl w:val="0"/>
        <w:numPr>
          <w:ilvl w:val="0"/>
          <w:numId w:val="408"/>
        </w:numPr>
        <w:spacing w:after="120"/>
        <w:ind w:left="426" w:hanging="426"/>
        <w:contextualSpacing w:val="0"/>
        <w:rPr>
          <w:rFonts w:ascii="Garamond" w:hAnsi="Garamond"/>
          <w:color w:val="000000" w:themeColor="text1"/>
          <w:szCs w:val="24"/>
        </w:rPr>
      </w:pPr>
      <w:r w:rsidRPr="00731D37">
        <w:rPr>
          <w:rFonts w:ascii="Garamond" w:hAnsi="Garamond"/>
          <w:color w:val="000000" w:themeColor="text1"/>
          <w:szCs w:val="24"/>
        </w:rPr>
        <w:t>Para efeitos da presente subse</w:t>
      </w:r>
      <w:r w:rsidR="00F81381" w:rsidRPr="00731D37">
        <w:rPr>
          <w:rFonts w:ascii="Garamond" w:hAnsi="Garamond"/>
          <w:color w:val="000000" w:themeColor="text1"/>
          <w:szCs w:val="24"/>
        </w:rPr>
        <w:t>cção, considera-se:</w:t>
      </w:r>
    </w:p>
    <w:p w14:paraId="6C728259" w14:textId="77777777" w:rsidR="00770CD2" w:rsidRPr="00FC7A70" w:rsidRDefault="00770CD2" w:rsidP="00DF7BBF">
      <w:pPr>
        <w:widowControl w:val="0"/>
        <w:numPr>
          <w:ilvl w:val="0"/>
          <w:numId w:val="226"/>
        </w:numPr>
        <w:spacing w:after="120"/>
        <w:ind w:left="851" w:hanging="284"/>
        <w:rPr>
          <w:rFonts w:ascii="Garamond" w:hAnsi="Garamond"/>
          <w:color w:val="000000" w:themeColor="text1"/>
          <w:szCs w:val="24"/>
        </w:rPr>
      </w:pPr>
      <w:r w:rsidRPr="00FC7A70">
        <w:rPr>
          <w:rFonts w:ascii="Garamond" w:hAnsi="Garamond"/>
          <w:color w:val="000000" w:themeColor="text1"/>
          <w:szCs w:val="24"/>
        </w:rPr>
        <w:t>«Atividade de comércio não sedentário», a atividade de comércio, por grosso ou a retalho, em que a presença do comerciante nos locais de venda não reveste um carácter fixo e permanente, exercida nomeadamente em feiras, em unidades móveis ou amovíveis;</w:t>
      </w:r>
    </w:p>
    <w:p w14:paraId="3C0EE61E" w14:textId="77777777" w:rsidR="00770CD2" w:rsidRPr="00FC7A70" w:rsidRDefault="00770CD2" w:rsidP="00DF7BBF">
      <w:pPr>
        <w:widowControl w:val="0"/>
        <w:numPr>
          <w:ilvl w:val="0"/>
          <w:numId w:val="226"/>
        </w:numPr>
        <w:spacing w:after="120"/>
        <w:ind w:left="851" w:hanging="284"/>
        <w:rPr>
          <w:rFonts w:ascii="Garamond" w:hAnsi="Garamond"/>
          <w:color w:val="000000" w:themeColor="text1"/>
          <w:szCs w:val="24"/>
        </w:rPr>
      </w:pPr>
      <w:r w:rsidRPr="00FC7A70">
        <w:rPr>
          <w:rFonts w:ascii="Garamond" w:hAnsi="Garamond"/>
          <w:color w:val="000000" w:themeColor="text1"/>
          <w:szCs w:val="24"/>
        </w:rPr>
        <w:t>«Feirante», a pessoa singular ou coletiva que exerce de forma habitual a atividade de comércio por grosso ou a retalho, especializado ou não especializado, não sedentário em feiras;</w:t>
      </w:r>
    </w:p>
    <w:p w14:paraId="5B69657D" w14:textId="73D64F31" w:rsidR="00F81381" w:rsidRPr="00FC7A70" w:rsidRDefault="00070AA3" w:rsidP="00DF7BBF">
      <w:pPr>
        <w:widowControl w:val="0"/>
        <w:numPr>
          <w:ilvl w:val="0"/>
          <w:numId w:val="226"/>
        </w:numPr>
        <w:spacing w:after="120"/>
        <w:ind w:left="851" w:hanging="284"/>
        <w:rPr>
          <w:rFonts w:ascii="Garamond" w:hAnsi="Garamond"/>
          <w:color w:val="000000" w:themeColor="text1"/>
          <w:szCs w:val="24"/>
        </w:rPr>
      </w:pPr>
      <w:r w:rsidRPr="00FC7A70">
        <w:rPr>
          <w:rFonts w:ascii="Garamond" w:hAnsi="Garamond"/>
          <w:color w:val="000000" w:themeColor="text1"/>
          <w:szCs w:val="24"/>
        </w:rPr>
        <w:t>«Vendedor ambulante», a pessoa singular ou coletiva que exerce de forma habitual a atividade de comércio a retalho de forma itinerante, incluindo em unidades móveis ou amovíveis instaladas fora de recintos das feiras</w:t>
      </w:r>
      <w:r w:rsidR="006E764A" w:rsidRPr="00FC7A70">
        <w:rPr>
          <w:rFonts w:ascii="Garamond" w:hAnsi="Garamond"/>
          <w:color w:val="000000" w:themeColor="text1"/>
          <w:szCs w:val="24"/>
        </w:rPr>
        <w:t>.</w:t>
      </w:r>
    </w:p>
    <w:p w14:paraId="3737E1A5" w14:textId="2B70ED24" w:rsidR="008A4623" w:rsidRPr="00FC7A70" w:rsidRDefault="008A4623" w:rsidP="00DF7BBF">
      <w:pPr>
        <w:pStyle w:val="PargrafodaLista"/>
        <w:widowControl w:val="0"/>
        <w:numPr>
          <w:ilvl w:val="0"/>
          <w:numId w:val="40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exercício da atividade de comércio, especializado ou não especializado, a retalho não sedentário por feirantes e vendedores ambulantes, estabelecidos em território nacional ou em regime de livre prestação de serviços, em recintos onde se realizem feiras e nas zonas e locais públicos autorizados, fica sujeito às disposições da presente subsecção, excetuando-se as seguintes situações:</w:t>
      </w:r>
    </w:p>
    <w:p w14:paraId="75D84E3B" w14:textId="77777777" w:rsidR="008A4623" w:rsidRPr="00FC7A70" w:rsidRDefault="008A4623" w:rsidP="00DF7BBF">
      <w:pPr>
        <w:widowControl w:val="0"/>
        <w:numPr>
          <w:ilvl w:val="0"/>
          <w:numId w:val="101"/>
        </w:numPr>
        <w:spacing w:after="120"/>
        <w:ind w:left="851" w:hanging="284"/>
        <w:rPr>
          <w:rFonts w:ascii="Garamond" w:hAnsi="Garamond"/>
          <w:color w:val="000000" w:themeColor="text1"/>
          <w:szCs w:val="24"/>
        </w:rPr>
      </w:pPr>
      <w:r w:rsidRPr="00FC7A70">
        <w:rPr>
          <w:rFonts w:ascii="Garamond" w:hAnsi="Garamond"/>
          <w:color w:val="000000" w:themeColor="text1"/>
          <w:szCs w:val="24"/>
        </w:rPr>
        <w:t>Eventos de exposição e de amostra, ainda que nos mesmos se realizem vendas a título acessório;</w:t>
      </w:r>
    </w:p>
    <w:p w14:paraId="063E1EBB" w14:textId="77777777" w:rsidR="008A4623" w:rsidRPr="00FC7A70" w:rsidRDefault="008A4623" w:rsidP="00DF7BBF">
      <w:pPr>
        <w:widowControl w:val="0"/>
        <w:numPr>
          <w:ilvl w:val="0"/>
          <w:numId w:val="101"/>
        </w:numPr>
        <w:spacing w:after="120"/>
        <w:ind w:left="851" w:hanging="284"/>
        <w:rPr>
          <w:rFonts w:ascii="Garamond" w:hAnsi="Garamond"/>
          <w:color w:val="000000" w:themeColor="text1"/>
          <w:szCs w:val="24"/>
        </w:rPr>
      </w:pPr>
      <w:r w:rsidRPr="00FC7A70">
        <w:rPr>
          <w:rFonts w:ascii="Garamond" w:hAnsi="Garamond"/>
          <w:color w:val="000000" w:themeColor="text1"/>
          <w:szCs w:val="24"/>
        </w:rPr>
        <w:t>Eventos, exclusiva ou predominantemente, destinados à participação de operadores económicos titulares de estabelecimentos de comércio, que procedam a vendas ocasionais e esporádicas fora dos seus estabelecimentos;</w:t>
      </w:r>
    </w:p>
    <w:p w14:paraId="182D91A0" w14:textId="77777777" w:rsidR="008A4623" w:rsidRPr="00FC7A70" w:rsidRDefault="008A4623" w:rsidP="00DF7BBF">
      <w:pPr>
        <w:widowControl w:val="0"/>
        <w:numPr>
          <w:ilvl w:val="0"/>
          <w:numId w:val="101"/>
        </w:numPr>
        <w:spacing w:after="120"/>
        <w:ind w:left="851" w:hanging="284"/>
        <w:rPr>
          <w:rFonts w:ascii="Garamond" w:hAnsi="Garamond"/>
          <w:color w:val="000000" w:themeColor="text1"/>
          <w:szCs w:val="24"/>
        </w:rPr>
      </w:pPr>
      <w:r w:rsidRPr="00FC7A70">
        <w:rPr>
          <w:rFonts w:ascii="Garamond" w:hAnsi="Garamond"/>
          <w:color w:val="000000" w:themeColor="text1"/>
          <w:szCs w:val="24"/>
        </w:rPr>
        <w:t>Mostras de artesanato, predominantemente destinadas à participação de artesãos;</w:t>
      </w:r>
    </w:p>
    <w:p w14:paraId="2738689D" w14:textId="77777777" w:rsidR="008A4623" w:rsidRPr="00FC7A70" w:rsidRDefault="008A4623" w:rsidP="00DF7BBF">
      <w:pPr>
        <w:widowControl w:val="0"/>
        <w:numPr>
          <w:ilvl w:val="0"/>
          <w:numId w:val="101"/>
        </w:numPr>
        <w:spacing w:after="120"/>
        <w:ind w:left="851" w:hanging="284"/>
        <w:rPr>
          <w:rFonts w:ascii="Garamond" w:hAnsi="Garamond"/>
          <w:color w:val="000000" w:themeColor="text1"/>
          <w:szCs w:val="24"/>
        </w:rPr>
      </w:pPr>
      <w:r w:rsidRPr="00FC7A70">
        <w:rPr>
          <w:rFonts w:ascii="Garamond" w:hAnsi="Garamond"/>
          <w:color w:val="000000" w:themeColor="text1"/>
          <w:szCs w:val="24"/>
        </w:rPr>
        <w:t>Mercados municipais;</w:t>
      </w:r>
    </w:p>
    <w:p w14:paraId="3A121F6F" w14:textId="77777777" w:rsidR="008A4623" w:rsidRPr="00FC7A70" w:rsidRDefault="008A4623" w:rsidP="00DF7BBF">
      <w:pPr>
        <w:widowControl w:val="0"/>
        <w:numPr>
          <w:ilvl w:val="0"/>
          <w:numId w:val="101"/>
        </w:numPr>
        <w:spacing w:after="120"/>
        <w:ind w:left="851" w:hanging="284"/>
        <w:rPr>
          <w:rFonts w:ascii="Garamond" w:hAnsi="Garamond"/>
          <w:color w:val="000000" w:themeColor="text1"/>
          <w:szCs w:val="24"/>
        </w:rPr>
      </w:pPr>
      <w:r w:rsidRPr="00FC7A70">
        <w:rPr>
          <w:rFonts w:ascii="Garamond" w:hAnsi="Garamond"/>
          <w:color w:val="000000" w:themeColor="text1"/>
          <w:szCs w:val="24"/>
        </w:rPr>
        <w:t>A distribuição domiciliária efetuada por conta de operadores económicos titulares de estabelecimentos de comércio, para fornecimento de géneros alimentícios, bebidas ou outros bens de consumo doméstico corrente.</w:t>
      </w:r>
    </w:p>
    <w:p w14:paraId="644CBB57" w14:textId="1FB3CE19" w:rsidR="008A4623" w:rsidRPr="00FC7A70" w:rsidRDefault="008A4623" w:rsidP="00DF7BBF">
      <w:pPr>
        <w:pStyle w:val="PargrafodaLista"/>
        <w:widowControl w:val="0"/>
        <w:numPr>
          <w:ilvl w:val="0"/>
          <w:numId w:val="40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feirantes e os vendedores ambulantes devem respeitar o disposto na legislação</w:t>
      </w:r>
      <w:r w:rsidR="00216339" w:rsidRPr="00FC7A70">
        <w:rPr>
          <w:rFonts w:ascii="Garamond" w:hAnsi="Garamond"/>
          <w:color w:val="000000" w:themeColor="text1"/>
          <w:szCs w:val="24"/>
        </w:rPr>
        <w:t xml:space="preserve"> </w:t>
      </w:r>
      <w:r w:rsidRPr="00FC7A70">
        <w:rPr>
          <w:rFonts w:ascii="Garamond" w:hAnsi="Garamond"/>
          <w:color w:val="000000" w:themeColor="text1"/>
          <w:szCs w:val="24"/>
        </w:rPr>
        <w:t>aplicável aos produtos comercializados</w:t>
      </w:r>
      <w:r w:rsidR="00216339" w:rsidRPr="00FC7A70">
        <w:rPr>
          <w:rFonts w:ascii="Garamond" w:hAnsi="Garamond"/>
          <w:color w:val="000000" w:themeColor="text1"/>
          <w:szCs w:val="24"/>
        </w:rPr>
        <w:t xml:space="preserve"> e nos regulamentos municipais relativos ao comércio não sedentário nos municípios em que exerçam a atividade.</w:t>
      </w:r>
    </w:p>
    <w:p w14:paraId="13CE3B21" w14:textId="600D1E16" w:rsidR="00216339" w:rsidRPr="00FC7A70" w:rsidRDefault="00216339" w:rsidP="00DF7BBF">
      <w:pPr>
        <w:pStyle w:val="PargrafodaLista"/>
        <w:widowControl w:val="0"/>
        <w:numPr>
          <w:ilvl w:val="0"/>
          <w:numId w:val="40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feirantes e os vendedores ambulantes devem respeitar o disposto na legislação de ocupação do domínio público e nas regras de atribuição de lugares em feiras, mercados municipais e mercados abastecedores.</w:t>
      </w:r>
    </w:p>
    <w:p w14:paraId="6EBBE686" w14:textId="0F233EEC" w:rsidR="008A4623" w:rsidRPr="00FC7A70" w:rsidRDefault="008A4623" w:rsidP="00DF7BBF">
      <w:pPr>
        <w:pStyle w:val="PargrafodaLista"/>
        <w:widowControl w:val="0"/>
        <w:numPr>
          <w:ilvl w:val="0"/>
          <w:numId w:val="40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Compete aos municípios exercer a inspeção higiossanitária, de modo a garantir a qualidade dos produtos comercializados e dos serviços prestados.</w:t>
      </w:r>
    </w:p>
    <w:p w14:paraId="0D2B9D74" w14:textId="77777777" w:rsidR="00945604" w:rsidRPr="00FC7A70" w:rsidRDefault="00945604" w:rsidP="00DF7BBF">
      <w:pPr>
        <w:widowControl w:val="0"/>
        <w:spacing w:after="120"/>
        <w:rPr>
          <w:rFonts w:ascii="Garamond" w:hAnsi="Garamond"/>
          <w:color w:val="000000" w:themeColor="text1"/>
          <w:szCs w:val="24"/>
        </w:rPr>
      </w:pPr>
    </w:p>
    <w:p w14:paraId="39878E6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568" w:name="_Ref225507724"/>
    </w:p>
    <w:bookmarkEnd w:id="1568"/>
    <w:p w14:paraId="7C211DE8" w14:textId="77777777" w:rsidR="008A4623" w:rsidRPr="00FC7A70" w:rsidRDefault="008A4623"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Regulamentos do comércio não sedentário</w:t>
      </w:r>
    </w:p>
    <w:p w14:paraId="1D854671" w14:textId="466DFB26" w:rsidR="008A4623" w:rsidRPr="00731D37" w:rsidRDefault="008A4623" w:rsidP="00DF7BBF">
      <w:pPr>
        <w:pStyle w:val="PargrafodaLista"/>
        <w:widowControl w:val="0"/>
        <w:numPr>
          <w:ilvl w:val="0"/>
          <w:numId w:val="409"/>
        </w:numPr>
        <w:spacing w:after="120"/>
        <w:ind w:left="426" w:hanging="426"/>
        <w:contextualSpacing w:val="0"/>
        <w:rPr>
          <w:rFonts w:ascii="Garamond" w:hAnsi="Garamond"/>
          <w:color w:val="000000" w:themeColor="text1"/>
          <w:szCs w:val="24"/>
        </w:rPr>
      </w:pPr>
      <w:r w:rsidRPr="00731D37">
        <w:rPr>
          <w:rFonts w:ascii="Garamond" w:hAnsi="Garamond"/>
          <w:color w:val="000000" w:themeColor="text1"/>
          <w:szCs w:val="24"/>
        </w:rPr>
        <w:t>Compete à assembleia municipal, sob proposta da câmara municipal, aprovar o regulamento do comércio a retalho não sedentário do respetivo município, do qual deve constar:</w:t>
      </w:r>
    </w:p>
    <w:p w14:paraId="1CEC2BF4" w14:textId="77777777" w:rsidR="008A4623" w:rsidRPr="00FC7A70" w:rsidRDefault="008A4623" w:rsidP="00DF7BBF">
      <w:pPr>
        <w:widowControl w:val="0"/>
        <w:numPr>
          <w:ilvl w:val="0"/>
          <w:numId w:val="108"/>
        </w:numPr>
        <w:spacing w:after="120"/>
        <w:ind w:left="851" w:hanging="284"/>
        <w:rPr>
          <w:rFonts w:ascii="Garamond" w:hAnsi="Garamond"/>
          <w:color w:val="000000" w:themeColor="text1"/>
          <w:szCs w:val="24"/>
        </w:rPr>
      </w:pPr>
      <w:r w:rsidRPr="00FC7A70">
        <w:rPr>
          <w:rFonts w:ascii="Garamond" w:hAnsi="Garamond"/>
          <w:color w:val="000000" w:themeColor="text1"/>
          <w:szCs w:val="24"/>
        </w:rPr>
        <w:t>A listagem dos produtos proibidos ou cuja comercialização depende de condições específicas de venda;</w:t>
      </w:r>
    </w:p>
    <w:p w14:paraId="2B5EED62" w14:textId="77777777" w:rsidR="008A4623" w:rsidRPr="00FC7A70" w:rsidRDefault="008A4623" w:rsidP="00DF7BBF">
      <w:pPr>
        <w:widowControl w:val="0"/>
        <w:numPr>
          <w:ilvl w:val="0"/>
          <w:numId w:val="108"/>
        </w:numPr>
        <w:spacing w:after="120"/>
        <w:ind w:left="851" w:hanging="284"/>
        <w:rPr>
          <w:rFonts w:ascii="Garamond" w:hAnsi="Garamond"/>
          <w:color w:val="000000" w:themeColor="text1"/>
          <w:szCs w:val="24"/>
        </w:rPr>
      </w:pPr>
      <w:r w:rsidRPr="00FC7A70">
        <w:rPr>
          <w:rFonts w:ascii="Garamond" w:hAnsi="Garamond"/>
          <w:color w:val="000000" w:themeColor="text1"/>
          <w:szCs w:val="24"/>
        </w:rPr>
        <w:t>As regras de funcionamento das feiras retalhistas e grossistas do município, incluindo os direitos e obrigações dos feirantes;</w:t>
      </w:r>
    </w:p>
    <w:p w14:paraId="73C595DA" w14:textId="77777777" w:rsidR="008A4623" w:rsidRPr="00FC7A70" w:rsidRDefault="008A4623" w:rsidP="00D42425">
      <w:pPr>
        <w:widowControl w:val="0"/>
        <w:numPr>
          <w:ilvl w:val="0"/>
          <w:numId w:val="108"/>
        </w:numPr>
        <w:spacing w:after="0"/>
        <w:ind w:left="851" w:hanging="284"/>
        <w:rPr>
          <w:rFonts w:ascii="Garamond" w:hAnsi="Garamond"/>
          <w:color w:val="000000" w:themeColor="text1"/>
          <w:szCs w:val="24"/>
        </w:rPr>
      </w:pPr>
      <w:r w:rsidRPr="00FC7A70">
        <w:rPr>
          <w:rFonts w:ascii="Garamond" w:hAnsi="Garamond"/>
          <w:color w:val="000000" w:themeColor="text1"/>
          <w:szCs w:val="24"/>
        </w:rPr>
        <w:t>As condições para o exercício da venda ambulante, designadamente:</w:t>
      </w:r>
    </w:p>
    <w:p w14:paraId="7E12B072" w14:textId="77777777" w:rsidR="008A4623" w:rsidRPr="00FC7A70" w:rsidRDefault="008A4623" w:rsidP="00D42425">
      <w:pPr>
        <w:widowControl w:val="0"/>
        <w:numPr>
          <w:ilvl w:val="0"/>
          <w:numId w:val="109"/>
        </w:numPr>
        <w:spacing w:after="0"/>
        <w:ind w:left="1276" w:hanging="283"/>
        <w:rPr>
          <w:rFonts w:ascii="Garamond" w:hAnsi="Garamond"/>
          <w:color w:val="000000" w:themeColor="text1"/>
          <w:szCs w:val="24"/>
        </w:rPr>
      </w:pPr>
      <w:r w:rsidRPr="00FC7A70">
        <w:rPr>
          <w:rFonts w:ascii="Garamond" w:hAnsi="Garamond"/>
          <w:color w:val="000000" w:themeColor="text1"/>
          <w:szCs w:val="24"/>
        </w:rPr>
        <w:t>A indicação das zonas e locais autorizados à venda ambulante;</w:t>
      </w:r>
    </w:p>
    <w:p w14:paraId="2E08071E" w14:textId="77777777" w:rsidR="008A4623" w:rsidRPr="00FC7A70" w:rsidRDefault="008A4623" w:rsidP="00D42425">
      <w:pPr>
        <w:widowControl w:val="0"/>
        <w:numPr>
          <w:ilvl w:val="0"/>
          <w:numId w:val="109"/>
        </w:numPr>
        <w:spacing w:after="0"/>
        <w:ind w:left="1276" w:hanging="283"/>
        <w:rPr>
          <w:rFonts w:ascii="Garamond" w:hAnsi="Garamond"/>
          <w:color w:val="000000" w:themeColor="text1"/>
          <w:szCs w:val="24"/>
        </w:rPr>
      </w:pPr>
      <w:r w:rsidRPr="00FC7A70">
        <w:rPr>
          <w:rFonts w:ascii="Garamond" w:hAnsi="Garamond"/>
          <w:color w:val="000000" w:themeColor="text1"/>
          <w:szCs w:val="24"/>
        </w:rPr>
        <w:t>Os horários autorizados;</w:t>
      </w:r>
    </w:p>
    <w:p w14:paraId="0505CD90" w14:textId="77777777" w:rsidR="008A4623" w:rsidRPr="00FC7A70" w:rsidRDefault="008A4623" w:rsidP="00D42425">
      <w:pPr>
        <w:widowControl w:val="0"/>
        <w:numPr>
          <w:ilvl w:val="0"/>
          <w:numId w:val="109"/>
        </w:numPr>
        <w:spacing w:after="0"/>
        <w:ind w:left="1276" w:hanging="283"/>
        <w:rPr>
          <w:rFonts w:ascii="Garamond" w:hAnsi="Garamond"/>
          <w:color w:val="000000" w:themeColor="text1"/>
          <w:szCs w:val="24"/>
        </w:rPr>
      </w:pPr>
      <w:r w:rsidRPr="00FC7A70">
        <w:rPr>
          <w:rFonts w:ascii="Garamond" w:hAnsi="Garamond"/>
          <w:color w:val="000000" w:themeColor="text1"/>
          <w:szCs w:val="24"/>
        </w:rPr>
        <w:t>As condições de ocupação do espaço, colocação dos equipamentos e exposição dos produtos; e</w:t>
      </w:r>
    </w:p>
    <w:p w14:paraId="4AABC19D" w14:textId="77777777" w:rsidR="008A4623" w:rsidRPr="00FC7A70" w:rsidRDefault="008A4623" w:rsidP="00D42425">
      <w:pPr>
        <w:widowControl w:val="0"/>
        <w:numPr>
          <w:ilvl w:val="0"/>
          <w:numId w:val="109"/>
        </w:numPr>
        <w:spacing w:after="0"/>
        <w:ind w:left="1276" w:hanging="283"/>
        <w:rPr>
          <w:rFonts w:ascii="Garamond" w:hAnsi="Garamond"/>
          <w:color w:val="000000" w:themeColor="text1"/>
          <w:szCs w:val="24"/>
        </w:rPr>
      </w:pPr>
      <w:r w:rsidRPr="00FC7A70">
        <w:rPr>
          <w:rFonts w:ascii="Garamond" w:hAnsi="Garamond"/>
          <w:color w:val="000000" w:themeColor="text1"/>
          <w:szCs w:val="24"/>
        </w:rPr>
        <w:t>Os direitos e obrigações dos vendedores ambulantes.</w:t>
      </w:r>
    </w:p>
    <w:p w14:paraId="3A2F75A2" w14:textId="2263F86D" w:rsidR="008A4623" w:rsidRPr="00FC7A70" w:rsidRDefault="008A4623" w:rsidP="00D42425">
      <w:pPr>
        <w:pStyle w:val="PargrafodaLista"/>
        <w:widowControl w:val="0"/>
        <w:numPr>
          <w:ilvl w:val="0"/>
          <w:numId w:val="409"/>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Os municípios podem, em relação à venda ambulante, e tendo em atenção razões higiossanitárias, urbanísticas, de comodidade para o público e de meio ambiente:</w:t>
      </w:r>
    </w:p>
    <w:p w14:paraId="49C09A46" w14:textId="77777777" w:rsidR="008A4623" w:rsidRPr="00FC7A70" w:rsidRDefault="008A4623" w:rsidP="00D42425">
      <w:pPr>
        <w:widowControl w:val="0"/>
        <w:numPr>
          <w:ilvl w:val="0"/>
          <w:numId w:val="110"/>
        </w:numPr>
        <w:spacing w:after="0"/>
        <w:ind w:left="851" w:hanging="284"/>
        <w:rPr>
          <w:rFonts w:ascii="Garamond" w:hAnsi="Garamond"/>
          <w:color w:val="000000" w:themeColor="text1"/>
          <w:szCs w:val="24"/>
        </w:rPr>
      </w:pPr>
      <w:r w:rsidRPr="00FC7A70">
        <w:rPr>
          <w:rFonts w:ascii="Garamond" w:hAnsi="Garamond"/>
          <w:color w:val="000000" w:themeColor="text1"/>
          <w:szCs w:val="24"/>
        </w:rPr>
        <w:t>Proibir a venda ambulante em todo o município, em determinadas zonas ou a uma distância mínima dos estabelecimentos comerciais, de prestação de serviços ou de restauração ou de bebidas;</w:t>
      </w:r>
    </w:p>
    <w:p w14:paraId="7CEB41C6" w14:textId="77777777" w:rsidR="008A4623" w:rsidRPr="00FC7A70" w:rsidRDefault="008A4623" w:rsidP="00D42425">
      <w:pPr>
        <w:widowControl w:val="0"/>
        <w:numPr>
          <w:ilvl w:val="0"/>
          <w:numId w:val="110"/>
        </w:numPr>
        <w:spacing w:after="0"/>
        <w:ind w:left="851" w:hanging="284"/>
        <w:rPr>
          <w:rFonts w:ascii="Garamond" w:hAnsi="Garamond"/>
          <w:color w:val="000000" w:themeColor="text1"/>
          <w:szCs w:val="24"/>
        </w:rPr>
      </w:pPr>
      <w:r w:rsidRPr="00FC7A70">
        <w:rPr>
          <w:rFonts w:ascii="Garamond" w:hAnsi="Garamond"/>
          <w:color w:val="000000" w:themeColor="text1"/>
          <w:szCs w:val="24"/>
        </w:rPr>
        <w:t>Interditar ocasionalmente zonas autorizadas para o exercício do comércio ambulante;</w:t>
      </w:r>
    </w:p>
    <w:p w14:paraId="68473AAB" w14:textId="77777777" w:rsidR="008A4623" w:rsidRPr="00FC7A70" w:rsidRDefault="008A4623" w:rsidP="00D42425">
      <w:pPr>
        <w:widowControl w:val="0"/>
        <w:numPr>
          <w:ilvl w:val="0"/>
          <w:numId w:val="110"/>
        </w:numPr>
        <w:spacing w:after="0"/>
        <w:ind w:left="851" w:hanging="284"/>
        <w:rPr>
          <w:rFonts w:ascii="Garamond" w:hAnsi="Garamond"/>
          <w:color w:val="000000" w:themeColor="text1"/>
          <w:szCs w:val="24"/>
        </w:rPr>
      </w:pPr>
      <w:r w:rsidRPr="00FC7A70">
        <w:rPr>
          <w:rFonts w:ascii="Garamond" w:hAnsi="Garamond"/>
          <w:color w:val="000000" w:themeColor="text1"/>
          <w:szCs w:val="24"/>
        </w:rPr>
        <w:t>Fornecer meios para o exercício da atividade, exigindo, ou não, em tal caso, a sua utilização pelos vendedores;</w:t>
      </w:r>
    </w:p>
    <w:p w14:paraId="0FA2A823" w14:textId="77777777" w:rsidR="008A4623" w:rsidRPr="00FC7A70" w:rsidRDefault="008A4623" w:rsidP="00D42425">
      <w:pPr>
        <w:widowControl w:val="0"/>
        <w:numPr>
          <w:ilvl w:val="0"/>
          <w:numId w:val="110"/>
        </w:numPr>
        <w:spacing w:after="0"/>
        <w:ind w:left="851" w:hanging="284"/>
        <w:rPr>
          <w:rFonts w:ascii="Garamond" w:hAnsi="Garamond"/>
          <w:color w:val="000000" w:themeColor="text1"/>
          <w:szCs w:val="24"/>
        </w:rPr>
      </w:pPr>
      <w:r w:rsidRPr="00FC7A70">
        <w:rPr>
          <w:rFonts w:ascii="Garamond" w:hAnsi="Garamond"/>
          <w:color w:val="000000" w:themeColor="text1"/>
          <w:szCs w:val="24"/>
        </w:rPr>
        <w:t>Delimitar locais ou zonas de acesso aos veículos ou reboques utilizados na venda ambulante;</w:t>
      </w:r>
    </w:p>
    <w:p w14:paraId="6E18FD69" w14:textId="77777777" w:rsidR="008A4623" w:rsidRPr="00FC7A70" w:rsidRDefault="008A4623" w:rsidP="00D42425">
      <w:pPr>
        <w:widowControl w:val="0"/>
        <w:numPr>
          <w:ilvl w:val="0"/>
          <w:numId w:val="110"/>
        </w:numPr>
        <w:spacing w:after="0"/>
        <w:ind w:left="851" w:hanging="284"/>
        <w:rPr>
          <w:rFonts w:ascii="Garamond" w:hAnsi="Garamond"/>
          <w:color w:val="000000" w:themeColor="text1"/>
          <w:szCs w:val="24"/>
        </w:rPr>
      </w:pPr>
      <w:r w:rsidRPr="00FC7A70">
        <w:rPr>
          <w:rFonts w:ascii="Garamond" w:hAnsi="Garamond"/>
          <w:color w:val="000000" w:themeColor="text1"/>
          <w:szCs w:val="24"/>
        </w:rPr>
        <w:t>Estabelecer zonas e locais especialmente destinados ao comércio ambulante de certas categorias de produtos;</w:t>
      </w:r>
    </w:p>
    <w:p w14:paraId="4FBE95E9" w14:textId="39B7D45E" w:rsidR="008A4623" w:rsidRPr="00FC7A70" w:rsidRDefault="008A4623" w:rsidP="00DF7BBF">
      <w:pPr>
        <w:widowControl w:val="0"/>
        <w:numPr>
          <w:ilvl w:val="0"/>
          <w:numId w:val="110"/>
        </w:numPr>
        <w:spacing w:after="120"/>
        <w:ind w:left="851" w:hanging="284"/>
        <w:rPr>
          <w:rFonts w:ascii="Garamond" w:hAnsi="Garamond"/>
          <w:color w:val="000000" w:themeColor="text1"/>
          <w:szCs w:val="24"/>
        </w:rPr>
      </w:pPr>
      <w:r w:rsidRPr="00FC7A70">
        <w:rPr>
          <w:rFonts w:ascii="Garamond" w:hAnsi="Garamond"/>
          <w:color w:val="000000" w:themeColor="text1"/>
          <w:szCs w:val="24"/>
        </w:rPr>
        <w:t>Restringir o exercício da atividade em determinadas zonas e locais, ou para todo o município, a um número fixo de vendedores ambulantes, por razões relacionadas com a limitação do espaço autorizado, devendo o procedimento de seleção para a atribuição de direitos temporários de uso do espaço público assegurar a não discriminação entre operadores económicos nacionais e provenientes de outros Estados-Membros da União Europeia ou do Espaço Económico Europeu e ser efetuado de forma imparcial e transparente, publicitada em edital e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cumprindo o disposto no número seguinte.</w:t>
      </w:r>
    </w:p>
    <w:p w14:paraId="4CFF1D8C" w14:textId="01AF5109" w:rsidR="008A4623" w:rsidRPr="00FC7A70" w:rsidRDefault="008537DD" w:rsidP="00DF7BBF">
      <w:pPr>
        <w:pStyle w:val="PargrafodaLista"/>
        <w:widowControl w:val="0"/>
        <w:numPr>
          <w:ilvl w:val="0"/>
          <w:numId w:val="409"/>
        </w:numPr>
        <w:spacing w:after="120"/>
        <w:ind w:left="426" w:hanging="426"/>
        <w:contextualSpacing w:val="0"/>
        <w:rPr>
          <w:rFonts w:ascii="Garamond" w:hAnsi="Garamond"/>
          <w:color w:val="000000" w:themeColor="text1"/>
          <w:szCs w:val="24"/>
        </w:rPr>
      </w:pPr>
      <w:commentRangeStart w:id="1569"/>
      <w:commentRangeStart w:id="1570"/>
      <w:commentRangeStart w:id="1571"/>
      <w:r w:rsidRPr="00FC7A70">
        <w:rPr>
          <w:rFonts w:ascii="Garamond" w:hAnsi="Garamond"/>
          <w:color w:val="000000" w:themeColor="text1"/>
          <w:szCs w:val="24"/>
        </w:rPr>
        <w:t xml:space="preserve">A atribuição de direito de uso de espaço público deve ser realizada com periodicidade regular, e ser aplicado a todos os lugares novos ou deixados vagos, não podendo ser objeto de renovação automática, </w:t>
      </w:r>
      <w:commentRangeEnd w:id="1569"/>
      <w:r w:rsidR="00050D8C" w:rsidRPr="00FC7A70">
        <w:rPr>
          <w:rStyle w:val="Refdecomentrio"/>
          <w:rFonts w:ascii="Garamond" w:hAnsi="Garamond"/>
          <w:color w:val="000000" w:themeColor="text1"/>
          <w:sz w:val="24"/>
          <w:szCs w:val="24"/>
        </w:rPr>
        <w:commentReference w:id="1569"/>
      </w:r>
      <w:commentRangeEnd w:id="1570"/>
      <w:r w:rsidRPr="00FC7A70">
        <w:rPr>
          <w:rStyle w:val="Refdecomentrio"/>
          <w:rFonts w:ascii="Garamond" w:hAnsi="Garamond"/>
          <w:color w:val="000000" w:themeColor="text1"/>
          <w:sz w:val="24"/>
          <w:szCs w:val="24"/>
        </w:rPr>
        <w:commentReference w:id="1570"/>
      </w:r>
      <w:commentRangeEnd w:id="1571"/>
      <w:r w:rsidRPr="00FC7A70">
        <w:rPr>
          <w:rStyle w:val="Refdecomentrio"/>
          <w:rFonts w:ascii="Garamond" w:hAnsi="Garamond"/>
          <w:color w:val="000000" w:themeColor="text1"/>
          <w:sz w:val="24"/>
          <w:szCs w:val="24"/>
        </w:rPr>
        <w:commentReference w:id="1571"/>
      </w:r>
      <w:r w:rsidRPr="00FC7A70">
        <w:rPr>
          <w:rFonts w:ascii="Garamond" w:hAnsi="Garamond"/>
          <w:color w:val="000000" w:themeColor="text1"/>
          <w:szCs w:val="24"/>
        </w:rPr>
        <w:t>nem devendo prever condições mais vantajosas para o vendedor ambulante cuja atribuição de lugar tenha caducado nem para quaisquer pessoas que com este mantenham vínculos de parentesco ou afinidade, bem como vínculos laborais ou, tratando-se de pessoa coletiva, vínculos de natureza societária.</w:t>
      </w:r>
    </w:p>
    <w:p w14:paraId="5391BCF9" w14:textId="77777777" w:rsidR="008537DD" w:rsidRPr="00FC7A70" w:rsidRDefault="008537DD" w:rsidP="00DF7BBF">
      <w:pPr>
        <w:widowControl w:val="0"/>
        <w:spacing w:after="120"/>
        <w:rPr>
          <w:rFonts w:ascii="Garamond" w:hAnsi="Garamond"/>
          <w:color w:val="000000" w:themeColor="text1"/>
          <w:szCs w:val="24"/>
        </w:rPr>
      </w:pPr>
    </w:p>
    <w:p w14:paraId="5FBAB751" w14:textId="77777777" w:rsidR="0056555A" w:rsidRPr="00FC7A70" w:rsidRDefault="0056555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CBA2106" w14:textId="382E352C"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Proibições</w:t>
      </w:r>
    </w:p>
    <w:p w14:paraId="3B91CEB4" w14:textId="30504692" w:rsidR="008A4623" w:rsidRPr="001A6F51"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É proibido aos vendedores ambulantes:</w:t>
      </w:r>
    </w:p>
    <w:p w14:paraId="63B39C0A" w14:textId="77777777" w:rsidR="008A4623" w:rsidRPr="00FC7A70" w:rsidRDefault="008A4623" w:rsidP="00DF7BBF">
      <w:pPr>
        <w:widowControl w:val="0"/>
        <w:numPr>
          <w:ilvl w:val="0"/>
          <w:numId w:val="102"/>
        </w:numPr>
        <w:spacing w:after="120"/>
        <w:ind w:left="851" w:hanging="284"/>
        <w:rPr>
          <w:rFonts w:ascii="Garamond" w:hAnsi="Garamond"/>
          <w:color w:val="000000" w:themeColor="text1"/>
          <w:szCs w:val="24"/>
        </w:rPr>
      </w:pPr>
      <w:r w:rsidRPr="00FC7A70">
        <w:rPr>
          <w:rFonts w:ascii="Garamond" w:hAnsi="Garamond"/>
          <w:color w:val="000000" w:themeColor="text1"/>
          <w:szCs w:val="24"/>
        </w:rPr>
        <w:t>Impedir ou dificultar o trânsito nos locais destinados à circulação de peões ou de veículos;</w:t>
      </w:r>
    </w:p>
    <w:p w14:paraId="7C7624DD" w14:textId="77777777" w:rsidR="008A4623" w:rsidRPr="00FC7A70" w:rsidRDefault="008A4623" w:rsidP="00DF7BBF">
      <w:pPr>
        <w:widowControl w:val="0"/>
        <w:numPr>
          <w:ilvl w:val="0"/>
          <w:numId w:val="102"/>
        </w:numPr>
        <w:spacing w:after="120"/>
        <w:ind w:left="851" w:hanging="284"/>
        <w:rPr>
          <w:rFonts w:ascii="Garamond" w:hAnsi="Garamond"/>
          <w:color w:val="000000" w:themeColor="text1"/>
          <w:szCs w:val="24"/>
        </w:rPr>
      </w:pPr>
      <w:r w:rsidRPr="00FC7A70">
        <w:rPr>
          <w:rFonts w:ascii="Garamond" w:hAnsi="Garamond"/>
          <w:color w:val="000000" w:themeColor="text1"/>
          <w:szCs w:val="24"/>
        </w:rPr>
        <w:t>Impedir ou dificultar o acesso aos meios de transporte e às paragens dos respetivos veículos;</w:t>
      </w:r>
    </w:p>
    <w:p w14:paraId="5B712E71" w14:textId="77777777" w:rsidR="008A4623" w:rsidRPr="00FC7A70" w:rsidRDefault="008A4623" w:rsidP="00DF7BBF">
      <w:pPr>
        <w:widowControl w:val="0"/>
        <w:numPr>
          <w:ilvl w:val="0"/>
          <w:numId w:val="102"/>
        </w:numPr>
        <w:spacing w:after="120"/>
        <w:ind w:left="851" w:hanging="284"/>
        <w:rPr>
          <w:rFonts w:ascii="Garamond" w:hAnsi="Garamond"/>
          <w:color w:val="000000" w:themeColor="text1"/>
          <w:szCs w:val="24"/>
        </w:rPr>
      </w:pPr>
      <w:r w:rsidRPr="00FC7A70">
        <w:rPr>
          <w:rFonts w:ascii="Garamond" w:hAnsi="Garamond"/>
          <w:color w:val="000000" w:themeColor="text1"/>
          <w:szCs w:val="24"/>
        </w:rPr>
        <w:t>Impedir ou dificultar o acesso a monumentos e a edifícios ou instalações, públicos ou privados, bem como o acesso ou a exposição dos estabelecimentos comerciais.</w:t>
      </w:r>
    </w:p>
    <w:p w14:paraId="200F7E25" w14:textId="2452D2AB" w:rsidR="008A4623" w:rsidRPr="00FC7A70"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proibido o comércio a retalho não sedentário dos seguintes produtos:</w:t>
      </w:r>
    </w:p>
    <w:p w14:paraId="0D6703CC" w14:textId="5D8A9B3E"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Produtos fitofarmacêuticos abrangidos pela Lei n.º 26/2013, de 11 de abril</w:t>
      </w:r>
      <w:del w:id="1572" w:author="Maria João Torres" w:date="2026-09-01T15:51:00Z" w16du:dateUtc="2026-09-01T14:51: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44095EFC" w14:textId="77777777"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Medicamentos e especialidades farmacêuticas;</w:t>
      </w:r>
    </w:p>
    <w:p w14:paraId="368DB407" w14:textId="77777777"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Aditivos para alimentos para animais, pré-misturas preparadas com aditivos para alimentos para animais e alimentos compostos para animais que contenham aditivos a que se refere o n.º 1 do artigo 10.º do Regulamento (CE) n.º 183/2005, do Parlamento Europeu e do Conselho, de 12 de janeiro de 2005;</w:t>
      </w:r>
    </w:p>
    <w:p w14:paraId="75403925" w14:textId="77777777"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Armas e munições, pólvora e quaisquer outros materiais explosivos ou detonantes;</w:t>
      </w:r>
    </w:p>
    <w:p w14:paraId="3BDD4105" w14:textId="77777777"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Combustíveis líquidos, sólidos ou gasosos, com exceção do álcool desnaturado;</w:t>
      </w:r>
    </w:p>
    <w:p w14:paraId="32142AF8" w14:textId="77777777"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Moedas e notas de banco, exceto quando o ramo de atividade do lugar de venda corresponda à venda desse produto estritamente direcionado ao colecionismo;</w:t>
      </w:r>
    </w:p>
    <w:p w14:paraId="4AC130E1" w14:textId="77777777" w:rsidR="008A4623" w:rsidRPr="00FC7A70" w:rsidRDefault="008A4623" w:rsidP="00DF7BBF">
      <w:pPr>
        <w:widowControl w:val="0"/>
        <w:numPr>
          <w:ilvl w:val="0"/>
          <w:numId w:val="103"/>
        </w:numPr>
        <w:spacing w:after="120"/>
        <w:ind w:left="851" w:hanging="284"/>
        <w:rPr>
          <w:rFonts w:ascii="Garamond" w:hAnsi="Garamond"/>
          <w:color w:val="000000" w:themeColor="text1"/>
          <w:szCs w:val="24"/>
        </w:rPr>
      </w:pPr>
      <w:r w:rsidRPr="00FC7A70">
        <w:rPr>
          <w:rFonts w:ascii="Garamond" w:hAnsi="Garamond"/>
          <w:color w:val="000000" w:themeColor="text1"/>
          <w:szCs w:val="24"/>
        </w:rPr>
        <w:t>Veículos automóveis e motociclos, em modo ambulante.</w:t>
      </w:r>
    </w:p>
    <w:p w14:paraId="707CF7D6" w14:textId="5BADA892" w:rsidR="008A4623" w:rsidRPr="00FC7A70"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proibida a venda de bebidas alcoólicas junto de estabelecimentos escolares do ensino básico e secundário durante o respetivo calendário letivo, sendo as áreas relativas à proibição delimitadas por cada município.</w:t>
      </w:r>
    </w:p>
    <w:p w14:paraId="053CAD41" w14:textId="4A5DBD0C" w:rsidR="008A4623" w:rsidRPr="00FC7A70"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municípios podem proibir, nos seus regulamentos, o comércio não sedentário de outros produtos além dos referidos no n.º 2, sempre que devidamente fundamentado por razões de interesse público.</w:t>
      </w:r>
    </w:p>
    <w:p w14:paraId="03CF484B" w14:textId="1A8D8116" w:rsidR="008A4623" w:rsidRPr="00FC7A70"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proibido aos vendedores ambulantes de lotaria:</w:t>
      </w:r>
    </w:p>
    <w:p w14:paraId="42152922" w14:textId="77777777" w:rsidR="008A4623" w:rsidRPr="00FC7A70" w:rsidRDefault="008A4623" w:rsidP="00DF7BBF">
      <w:pPr>
        <w:widowControl w:val="0"/>
        <w:numPr>
          <w:ilvl w:val="0"/>
          <w:numId w:val="104"/>
        </w:numPr>
        <w:spacing w:after="120"/>
        <w:ind w:left="851" w:hanging="284"/>
        <w:rPr>
          <w:rFonts w:ascii="Garamond" w:hAnsi="Garamond"/>
          <w:color w:val="000000" w:themeColor="text1"/>
          <w:szCs w:val="24"/>
        </w:rPr>
      </w:pPr>
      <w:r w:rsidRPr="00FC7A70">
        <w:rPr>
          <w:rFonts w:ascii="Garamond" w:hAnsi="Garamond"/>
          <w:color w:val="000000" w:themeColor="text1"/>
          <w:szCs w:val="24"/>
        </w:rPr>
        <w:t>Vender jogo depois da hora fixada para o início da extração da lotaria;</w:t>
      </w:r>
    </w:p>
    <w:p w14:paraId="40D7C68F" w14:textId="77777777" w:rsidR="008A4623" w:rsidRPr="00FC7A70" w:rsidRDefault="008A4623" w:rsidP="00DF7BBF">
      <w:pPr>
        <w:widowControl w:val="0"/>
        <w:numPr>
          <w:ilvl w:val="0"/>
          <w:numId w:val="104"/>
        </w:numPr>
        <w:spacing w:after="120"/>
        <w:ind w:left="851" w:hanging="284"/>
        <w:rPr>
          <w:rFonts w:ascii="Garamond" w:hAnsi="Garamond"/>
          <w:color w:val="000000" w:themeColor="text1"/>
          <w:szCs w:val="24"/>
        </w:rPr>
      </w:pPr>
      <w:r w:rsidRPr="00FC7A70">
        <w:rPr>
          <w:rFonts w:ascii="Garamond" w:hAnsi="Garamond"/>
          <w:color w:val="000000" w:themeColor="text1"/>
          <w:szCs w:val="24"/>
        </w:rPr>
        <w:t>Anunciar jogo por forma contrária às restrições legais em matéria de publicidade.</w:t>
      </w:r>
    </w:p>
    <w:p w14:paraId="30E9212F" w14:textId="0850B295" w:rsidR="008A4623" w:rsidRPr="00FC7A70"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1 constitui contraordenação económica leve, punível nos termos do RJCE.</w:t>
      </w:r>
    </w:p>
    <w:p w14:paraId="7AAADB9E" w14:textId="29BE3C28" w:rsidR="008A4623" w:rsidRPr="00FC7A70" w:rsidRDefault="008A4623" w:rsidP="00DF7BBF">
      <w:pPr>
        <w:pStyle w:val="PargrafodaLista"/>
        <w:widowControl w:val="0"/>
        <w:numPr>
          <w:ilvl w:val="0"/>
          <w:numId w:val="41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2 a 5 constitui contraordenação económica grave, punível nos termos do RJCE, sem prejuízo de outros tipos de responsabilidade, nos termos da legislação especial aplicável.</w:t>
      </w:r>
    </w:p>
    <w:p w14:paraId="0B2CE5E4" w14:textId="77777777" w:rsidR="008A4623" w:rsidRPr="00FC7A70" w:rsidRDefault="008A4623" w:rsidP="00DF7BBF">
      <w:pPr>
        <w:widowControl w:val="0"/>
        <w:spacing w:after="120"/>
        <w:rPr>
          <w:rFonts w:ascii="Garamond" w:hAnsi="Garamond"/>
          <w:color w:val="000000" w:themeColor="text1"/>
          <w:szCs w:val="24"/>
        </w:rPr>
      </w:pPr>
    </w:p>
    <w:p w14:paraId="547C0E7B" w14:textId="0CF2CD55"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VI</w:t>
      </w:r>
    </w:p>
    <w:p w14:paraId="604D2395" w14:textId="77777777" w:rsidR="00B96148" w:rsidRPr="00FC7A70" w:rsidRDefault="008A4623" w:rsidP="00DF7BBF">
      <w:pPr>
        <w:widowControl w:val="0"/>
        <w:spacing w:after="120"/>
        <w:jc w:val="center"/>
        <w:rPr>
          <w:rFonts w:ascii="Garamond" w:hAnsi="Garamond"/>
          <w:smallCaps/>
          <w:color w:val="000000" w:themeColor="text1"/>
          <w:szCs w:val="24"/>
        </w:rPr>
      </w:pPr>
      <w:r w:rsidRPr="00FC7A70">
        <w:rPr>
          <w:rFonts w:ascii="Garamond" w:hAnsi="Garamond"/>
          <w:smallCaps/>
          <w:color w:val="000000" w:themeColor="text1"/>
          <w:szCs w:val="24"/>
        </w:rPr>
        <w:t>Comércio de produtos de conteúdo pornográfico</w:t>
      </w:r>
    </w:p>
    <w:p w14:paraId="49259156" w14:textId="77777777" w:rsidR="00B96148" w:rsidRPr="00FC7A70" w:rsidRDefault="00B96148" w:rsidP="00DF7BBF">
      <w:pPr>
        <w:widowControl w:val="0"/>
        <w:spacing w:after="120"/>
        <w:rPr>
          <w:rFonts w:ascii="Garamond" w:hAnsi="Garamond"/>
          <w:szCs w:val="24"/>
        </w:rPr>
      </w:pPr>
    </w:p>
    <w:p w14:paraId="0A5AED4A" w14:textId="77777777" w:rsidR="00B96148" w:rsidRPr="00FC7A70" w:rsidRDefault="00B96148"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D4DE169" w14:textId="7AAD5A84" w:rsidR="00B96148" w:rsidRPr="00FC7A70" w:rsidRDefault="00B96148"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 xml:space="preserve">Estabelecimentos </w:t>
      </w:r>
      <w:r w:rsidR="003F0008" w:rsidRPr="00FC7A70">
        <w:rPr>
          <w:rFonts w:ascii="Garamond" w:eastAsiaTheme="majorEastAsia" w:hAnsi="Garamond" w:cstheme="majorBidi"/>
          <w:color w:val="000000" w:themeColor="text1"/>
          <w:szCs w:val="24"/>
        </w:rPr>
        <w:t>sex shop</w:t>
      </w:r>
    </w:p>
    <w:p w14:paraId="68F3FA6E" w14:textId="53EC2C69" w:rsidR="005F4FEF" w:rsidRPr="001A6F51" w:rsidRDefault="005F4FEF" w:rsidP="00DF7BBF">
      <w:pPr>
        <w:pStyle w:val="PargrafodaLista"/>
        <w:widowControl w:val="0"/>
        <w:numPr>
          <w:ilvl w:val="0"/>
          <w:numId w:val="411"/>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O estabelecimento sex shop corresponde ao estabelecimento comercial destinado à venda e exibição de produtos de conteúdo pornográfico</w:t>
      </w:r>
      <w:r w:rsidR="0043129B" w:rsidRPr="001A6F51">
        <w:rPr>
          <w:rFonts w:ascii="Garamond" w:hAnsi="Garamond"/>
          <w:color w:val="000000" w:themeColor="text1"/>
          <w:szCs w:val="24"/>
        </w:rPr>
        <w:t>.</w:t>
      </w:r>
    </w:p>
    <w:p w14:paraId="0FCD5576" w14:textId="6BAB9119" w:rsidR="00B96148" w:rsidRPr="001A6F51" w:rsidRDefault="00B96148" w:rsidP="00DF7BBF">
      <w:pPr>
        <w:pStyle w:val="PargrafodaLista"/>
        <w:widowControl w:val="0"/>
        <w:numPr>
          <w:ilvl w:val="0"/>
          <w:numId w:val="411"/>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 xml:space="preserve">Os estabelecimentos </w:t>
      </w:r>
      <w:r w:rsidR="005F4FEF" w:rsidRPr="001A6F51">
        <w:rPr>
          <w:rFonts w:ascii="Garamond" w:hAnsi="Garamond"/>
          <w:color w:val="000000" w:themeColor="text1"/>
          <w:szCs w:val="24"/>
        </w:rPr>
        <w:t>sex shop</w:t>
      </w:r>
      <w:r w:rsidRPr="001A6F51">
        <w:rPr>
          <w:rFonts w:ascii="Garamond" w:hAnsi="Garamond"/>
          <w:color w:val="000000" w:themeColor="text1"/>
          <w:szCs w:val="24"/>
        </w:rPr>
        <w:t xml:space="preserve"> não podem:</w:t>
      </w:r>
    </w:p>
    <w:p w14:paraId="53543AF3" w14:textId="77777777" w:rsidR="00B96148" w:rsidRPr="00FC7A70" w:rsidRDefault="00B96148" w:rsidP="00DF7BBF">
      <w:pPr>
        <w:widowControl w:val="0"/>
        <w:numPr>
          <w:ilvl w:val="0"/>
          <w:numId w:val="99"/>
        </w:numPr>
        <w:spacing w:after="120"/>
        <w:ind w:left="851" w:hanging="284"/>
        <w:rPr>
          <w:rFonts w:ascii="Garamond" w:hAnsi="Garamond"/>
          <w:color w:val="000000" w:themeColor="text1"/>
          <w:szCs w:val="24"/>
        </w:rPr>
      </w:pPr>
      <w:r w:rsidRPr="00FC7A70">
        <w:rPr>
          <w:rFonts w:ascii="Garamond" w:hAnsi="Garamond"/>
          <w:color w:val="000000" w:themeColor="text1"/>
          <w:szCs w:val="24"/>
        </w:rPr>
        <w:t>Exibir nas montras ou em locais visíveis da via pública produtos de conteúdo pornográfico, obsceno ou ofensivo da moral pública;</w:t>
      </w:r>
    </w:p>
    <w:p w14:paraId="61666720" w14:textId="77777777" w:rsidR="00B96148" w:rsidRPr="00FC7A70" w:rsidRDefault="00B96148" w:rsidP="00DF7BBF">
      <w:pPr>
        <w:widowControl w:val="0"/>
        <w:numPr>
          <w:ilvl w:val="0"/>
          <w:numId w:val="99"/>
        </w:numPr>
        <w:spacing w:after="120"/>
        <w:ind w:left="851" w:hanging="284"/>
        <w:rPr>
          <w:rFonts w:ascii="Garamond" w:hAnsi="Garamond"/>
          <w:color w:val="000000" w:themeColor="text1"/>
          <w:szCs w:val="24"/>
        </w:rPr>
      </w:pPr>
      <w:r w:rsidRPr="00FC7A70">
        <w:rPr>
          <w:rFonts w:ascii="Garamond" w:hAnsi="Garamond"/>
          <w:color w:val="000000" w:themeColor="text1"/>
          <w:szCs w:val="24"/>
        </w:rPr>
        <w:t>Utilizar insígnias, expressões ou figuras de conteúdo pornográfico, obsceno ou ofensivo da moral pública;</w:t>
      </w:r>
    </w:p>
    <w:p w14:paraId="7C146681" w14:textId="530FD2F5" w:rsidR="00631542" w:rsidRPr="00FC7A70" w:rsidRDefault="00631542" w:rsidP="00DF7BBF">
      <w:pPr>
        <w:widowControl w:val="0"/>
        <w:numPr>
          <w:ilvl w:val="0"/>
          <w:numId w:val="99"/>
        </w:numPr>
        <w:spacing w:after="120"/>
        <w:ind w:left="851" w:hanging="284"/>
        <w:rPr>
          <w:rFonts w:ascii="Garamond" w:hAnsi="Garamond"/>
          <w:color w:val="000000" w:themeColor="text1"/>
          <w:szCs w:val="24"/>
        </w:rPr>
      </w:pPr>
      <w:r w:rsidRPr="00FC7A70">
        <w:rPr>
          <w:rFonts w:ascii="Garamond" w:hAnsi="Garamond"/>
          <w:color w:val="000000" w:themeColor="text1"/>
          <w:szCs w:val="24"/>
        </w:rPr>
        <w:t>Exibir, divulgar ou publicitar produtos, insígnias, expressões ou figuras de conteúdo pornográfico em locais visíveis da via pública que se situem a menos de 300 metros de estabelecimentos de educação pré-escolar ou de ensino básico ou secundário, públicos ou privados, assim como de espaços de jogo e recreio de uso coletivo destinados a crianças, e de locais onde se pratique o culto de qualquer religião;</w:t>
      </w:r>
    </w:p>
    <w:p w14:paraId="7B94359B" w14:textId="77777777" w:rsidR="00B96148" w:rsidRPr="00FC7A70" w:rsidRDefault="00B96148" w:rsidP="00DF7BBF">
      <w:pPr>
        <w:widowControl w:val="0"/>
        <w:numPr>
          <w:ilvl w:val="0"/>
          <w:numId w:val="99"/>
        </w:numPr>
        <w:spacing w:after="120"/>
        <w:ind w:left="851" w:hanging="284"/>
        <w:rPr>
          <w:rFonts w:ascii="Garamond" w:hAnsi="Garamond"/>
          <w:color w:val="000000" w:themeColor="text1"/>
          <w:szCs w:val="24"/>
        </w:rPr>
      </w:pPr>
      <w:r w:rsidRPr="00FC7A70">
        <w:rPr>
          <w:rFonts w:ascii="Garamond" w:hAnsi="Garamond"/>
          <w:color w:val="000000" w:themeColor="text1"/>
          <w:szCs w:val="24"/>
        </w:rPr>
        <w:t>Permitir a entrada e permanência de menores de 18 anos no estabelecimento.</w:t>
      </w:r>
    </w:p>
    <w:p w14:paraId="54E5A807" w14:textId="0A68C465" w:rsidR="00B96148" w:rsidRPr="00FC7A70" w:rsidRDefault="00B96148" w:rsidP="00DF7BBF">
      <w:pPr>
        <w:pStyle w:val="PargrafodaLista"/>
        <w:widowControl w:val="0"/>
        <w:numPr>
          <w:ilvl w:val="0"/>
          <w:numId w:val="4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distância prevista na alínea </w:t>
      </w:r>
      <w:r w:rsidRPr="001A6F51">
        <w:rPr>
          <w:rFonts w:ascii="Garamond" w:hAnsi="Garamond"/>
          <w:i/>
          <w:iCs/>
          <w:color w:val="000000" w:themeColor="text1"/>
          <w:szCs w:val="24"/>
        </w:rPr>
        <w:t>c)</w:t>
      </w:r>
      <w:r w:rsidRPr="00FC7A70">
        <w:rPr>
          <w:rFonts w:ascii="Garamond" w:hAnsi="Garamond"/>
          <w:color w:val="000000" w:themeColor="text1"/>
          <w:szCs w:val="24"/>
        </w:rPr>
        <w:t xml:space="preserve"> do n.º </w:t>
      </w:r>
      <w:r w:rsidR="00172BC9" w:rsidRPr="00FC7A70">
        <w:rPr>
          <w:rFonts w:ascii="Garamond" w:hAnsi="Garamond"/>
          <w:color w:val="000000" w:themeColor="text1"/>
          <w:szCs w:val="24"/>
        </w:rPr>
        <w:t>2</w:t>
      </w:r>
      <w:r w:rsidRPr="00FC7A70">
        <w:rPr>
          <w:rFonts w:ascii="Garamond" w:hAnsi="Garamond"/>
          <w:color w:val="000000" w:themeColor="text1"/>
          <w:szCs w:val="24"/>
        </w:rPr>
        <w:t xml:space="preserve"> e no número </w:t>
      </w:r>
      <w:r w:rsidR="00172BC9" w:rsidRPr="00FC7A70">
        <w:rPr>
          <w:rFonts w:ascii="Garamond" w:hAnsi="Garamond"/>
          <w:color w:val="000000" w:themeColor="text1"/>
          <w:szCs w:val="24"/>
        </w:rPr>
        <w:t>seguinte</w:t>
      </w:r>
      <w:r w:rsidRPr="00FC7A70">
        <w:rPr>
          <w:rFonts w:ascii="Garamond" w:hAnsi="Garamond"/>
          <w:color w:val="000000" w:themeColor="text1"/>
          <w:szCs w:val="24"/>
        </w:rPr>
        <w:t xml:space="preserve"> é aferida por referência à distância percorrida pelo caminho pedonal mais curto, obedecendo às regras de circulação pedonal constantes do Código da Estrada.</w:t>
      </w:r>
    </w:p>
    <w:p w14:paraId="144FF016" w14:textId="7591D389" w:rsidR="00631542" w:rsidRPr="00FC7A70" w:rsidRDefault="00631542" w:rsidP="00DF7BBF">
      <w:pPr>
        <w:pStyle w:val="PargrafodaLista"/>
        <w:widowControl w:val="0"/>
        <w:numPr>
          <w:ilvl w:val="0"/>
          <w:numId w:val="41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2 constitui contraordenação económica grave, punível nos termos do RJCE.</w:t>
      </w:r>
    </w:p>
    <w:p w14:paraId="0C1888FD" w14:textId="77777777" w:rsidR="00C37FE3" w:rsidRPr="00FC7A70" w:rsidRDefault="00C37FE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99105E6"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Comercialização de produtos</w:t>
      </w:r>
    </w:p>
    <w:p w14:paraId="1B9BEE65" w14:textId="6E3A4A88" w:rsidR="008A4623" w:rsidRPr="001A6F51" w:rsidRDefault="008A4623" w:rsidP="00DF7BBF">
      <w:pPr>
        <w:pStyle w:val="PargrafodaLista"/>
        <w:widowControl w:val="0"/>
        <w:numPr>
          <w:ilvl w:val="0"/>
          <w:numId w:val="412"/>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É proibida a venda de produtos de conteúdo pornográfico:</w:t>
      </w:r>
    </w:p>
    <w:p w14:paraId="4815681D" w14:textId="77777777" w:rsidR="008A4623" w:rsidRPr="00FC7A70" w:rsidRDefault="008A4623" w:rsidP="00DF7BBF">
      <w:pPr>
        <w:widowControl w:val="0"/>
        <w:numPr>
          <w:ilvl w:val="0"/>
          <w:numId w:val="100"/>
        </w:numPr>
        <w:spacing w:after="120"/>
        <w:ind w:left="851" w:hanging="284"/>
        <w:rPr>
          <w:rFonts w:ascii="Garamond" w:hAnsi="Garamond"/>
          <w:color w:val="000000" w:themeColor="text1"/>
          <w:szCs w:val="24"/>
        </w:rPr>
      </w:pPr>
      <w:r w:rsidRPr="00FC7A70">
        <w:rPr>
          <w:rFonts w:ascii="Garamond" w:hAnsi="Garamond"/>
          <w:color w:val="000000" w:themeColor="text1"/>
          <w:szCs w:val="24"/>
        </w:rPr>
        <w:t>A e por menores de 18 anos;</w:t>
      </w:r>
    </w:p>
    <w:p w14:paraId="78480F0D" w14:textId="77777777" w:rsidR="008A4623" w:rsidRPr="00FC7A70" w:rsidRDefault="008A4623" w:rsidP="00DF7BBF">
      <w:pPr>
        <w:widowControl w:val="0"/>
        <w:numPr>
          <w:ilvl w:val="0"/>
          <w:numId w:val="100"/>
        </w:numPr>
        <w:spacing w:after="120"/>
        <w:ind w:left="851" w:hanging="284"/>
        <w:rPr>
          <w:rFonts w:ascii="Garamond" w:hAnsi="Garamond"/>
          <w:color w:val="000000" w:themeColor="text1"/>
          <w:szCs w:val="24"/>
        </w:rPr>
      </w:pPr>
      <w:r w:rsidRPr="00FC7A70">
        <w:rPr>
          <w:rFonts w:ascii="Garamond" w:hAnsi="Garamond"/>
          <w:color w:val="000000" w:themeColor="text1"/>
          <w:szCs w:val="24"/>
        </w:rPr>
        <w:t>Fora dos estabelecimentos sex shop, sem prejuízo do disposto no número seguinte.</w:t>
      </w:r>
    </w:p>
    <w:p w14:paraId="7F7662D9" w14:textId="0436DB8C" w:rsidR="008A4623" w:rsidRPr="00FC7A70" w:rsidRDefault="008A4623" w:rsidP="00DF7BBF">
      <w:pPr>
        <w:pStyle w:val="PargrafodaLista"/>
        <w:widowControl w:val="0"/>
        <w:numPr>
          <w:ilvl w:val="0"/>
          <w:numId w:val="41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operadores económicos que comercializem os produtos de conteúdo pornográfico através de métodos de venda à distância ou ao domicílio, ou em eventos de exposição e amostra especializados nestes produtos, ficam obrigados a:</w:t>
      </w:r>
    </w:p>
    <w:p w14:paraId="7BBB2C38" w14:textId="77777777" w:rsidR="008A4623" w:rsidRPr="00FC7A70" w:rsidRDefault="008A4623" w:rsidP="00DF7BBF">
      <w:pPr>
        <w:widowControl w:val="0"/>
        <w:numPr>
          <w:ilvl w:val="0"/>
          <w:numId w:val="172"/>
        </w:numPr>
        <w:spacing w:after="120"/>
        <w:ind w:left="851" w:hanging="284"/>
        <w:rPr>
          <w:rFonts w:ascii="Garamond" w:hAnsi="Garamond"/>
          <w:color w:val="000000" w:themeColor="text1"/>
          <w:szCs w:val="24"/>
        </w:rPr>
      </w:pPr>
      <w:r w:rsidRPr="00FC7A70">
        <w:rPr>
          <w:rFonts w:ascii="Garamond" w:hAnsi="Garamond"/>
          <w:color w:val="000000" w:themeColor="text1"/>
          <w:szCs w:val="24"/>
        </w:rPr>
        <w:t>Informar previamente, designadamente na página inicial do respetivo sítio na Internet ou na proposta de venda ao domicílio, que o acesso é vedado a menores de 18 anos;</w:t>
      </w:r>
    </w:p>
    <w:p w14:paraId="569C5741" w14:textId="77777777" w:rsidR="008A4623" w:rsidRPr="00FC7A70" w:rsidRDefault="008A4623" w:rsidP="00DF7BBF">
      <w:pPr>
        <w:widowControl w:val="0"/>
        <w:numPr>
          <w:ilvl w:val="0"/>
          <w:numId w:val="172"/>
        </w:numPr>
        <w:spacing w:after="120"/>
        <w:ind w:left="851" w:hanging="284"/>
        <w:rPr>
          <w:rFonts w:ascii="Garamond" w:hAnsi="Garamond"/>
          <w:color w:val="000000" w:themeColor="text1"/>
          <w:szCs w:val="24"/>
        </w:rPr>
      </w:pPr>
      <w:r w:rsidRPr="00FC7A70">
        <w:rPr>
          <w:rFonts w:ascii="Garamond" w:hAnsi="Garamond"/>
          <w:color w:val="000000" w:themeColor="text1"/>
          <w:szCs w:val="24"/>
        </w:rPr>
        <w:t>Não utilizar designações, expressões ou exibir conteúdos explícitos;</w:t>
      </w:r>
    </w:p>
    <w:p w14:paraId="46CC3CA4" w14:textId="6D1D8999" w:rsidR="008A4623" w:rsidRPr="00FC7A70" w:rsidRDefault="008A4623" w:rsidP="00DF7BBF">
      <w:pPr>
        <w:widowControl w:val="0"/>
        <w:numPr>
          <w:ilvl w:val="0"/>
          <w:numId w:val="172"/>
        </w:numPr>
        <w:spacing w:after="120"/>
        <w:ind w:left="851" w:hanging="284"/>
        <w:rPr>
          <w:rFonts w:ascii="Garamond" w:hAnsi="Garamond"/>
          <w:color w:val="000000" w:themeColor="text1"/>
          <w:szCs w:val="24"/>
        </w:rPr>
      </w:pPr>
      <w:commentRangeStart w:id="1573"/>
      <w:commentRangeStart w:id="1574"/>
      <w:r w:rsidRPr="00FC7A70">
        <w:rPr>
          <w:rFonts w:ascii="Garamond" w:hAnsi="Garamond"/>
          <w:color w:val="000000" w:themeColor="text1"/>
          <w:szCs w:val="24"/>
        </w:rPr>
        <w:t xml:space="preserve">Respeitar as normas legais aplicáveis aos contratos celebrados à distância ou fora do estabelecimento, </w:t>
      </w:r>
      <w:r w:rsidR="00B32DF6" w:rsidRPr="00FC7A70">
        <w:rPr>
          <w:rFonts w:ascii="Garamond" w:hAnsi="Garamond"/>
          <w:color w:val="000000" w:themeColor="text1"/>
          <w:szCs w:val="24"/>
        </w:rPr>
        <w:t>estabelecidos no Decreto-Lei n.º 24/2014, de 14 de fevereiro</w:t>
      </w:r>
      <w:del w:id="1575" w:author="Maria João Torres" w:date="2026-09-01T15:51:00Z" w16du:dateUtc="2026-09-01T14:51:00Z">
        <w:r w:rsidR="00B32DF6" w:rsidRPr="00FC7A70" w:rsidDel="00F25669">
          <w:rPr>
            <w:rFonts w:ascii="Garamond" w:hAnsi="Garamond"/>
            <w:color w:val="000000" w:themeColor="text1"/>
            <w:szCs w:val="24"/>
          </w:rPr>
          <w:delText>, na sua redação atual</w:delText>
        </w:r>
      </w:del>
      <w:r w:rsidR="00B32DF6" w:rsidRPr="00FC7A70">
        <w:rPr>
          <w:rFonts w:ascii="Garamond" w:hAnsi="Garamond"/>
          <w:color w:val="000000" w:themeColor="text1"/>
          <w:szCs w:val="24"/>
        </w:rPr>
        <w:t xml:space="preserve">, </w:t>
      </w:r>
      <w:r w:rsidRPr="00FC7A70">
        <w:rPr>
          <w:rFonts w:ascii="Garamond" w:hAnsi="Garamond"/>
          <w:color w:val="000000" w:themeColor="text1"/>
          <w:szCs w:val="24"/>
        </w:rPr>
        <w:t>consoante os casos;</w:t>
      </w:r>
      <w:commentRangeEnd w:id="1573"/>
      <w:r w:rsidR="003645DE" w:rsidRPr="00FC7A70">
        <w:rPr>
          <w:rStyle w:val="Refdecomentrio"/>
          <w:rFonts w:ascii="Garamond" w:hAnsi="Garamond"/>
          <w:color w:val="000000" w:themeColor="text1"/>
          <w:sz w:val="24"/>
          <w:szCs w:val="24"/>
        </w:rPr>
        <w:commentReference w:id="1573"/>
      </w:r>
      <w:commentRangeEnd w:id="1574"/>
      <w:r w:rsidRPr="00FC7A70">
        <w:rPr>
          <w:rStyle w:val="Refdecomentrio"/>
          <w:rFonts w:ascii="Garamond" w:hAnsi="Garamond"/>
          <w:color w:val="000000" w:themeColor="text1"/>
          <w:sz w:val="24"/>
          <w:szCs w:val="24"/>
        </w:rPr>
        <w:commentReference w:id="1574"/>
      </w:r>
    </w:p>
    <w:p w14:paraId="243F4C3A" w14:textId="416CB709" w:rsidR="008A4623" w:rsidRPr="00FC7A70" w:rsidRDefault="008A4623" w:rsidP="00DF7BBF">
      <w:pPr>
        <w:widowControl w:val="0"/>
        <w:numPr>
          <w:ilvl w:val="0"/>
          <w:numId w:val="172"/>
        </w:numPr>
        <w:spacing w:after="120"/>
        <w:ind w:left="851" w:hanging="284"/>
        <w:rPr>
          <w:rFonts w:ascii="Garamond" w:hAnsi="Garamond"/>
          <w:color w:val="000000" w:themeColor="text1"/>
          <w:szCs w:val="24"/>
        </w:rPr>
      </w:pPr>
      <w:r w:rsidRPr="00FC7A70">
        <w:rPr>
          <w:rFonts w:ascii="Garamond" w:hAnsi="Garamond"/>
          <w:color w:val="000000" w:themeColor="text1"/>
          <w:szCs w:val="24"/>
        </w:rPr>
        <w:t>Respeitar, no comércio por via eletrónica, o disposto no Decreto-Lei n.º 7/2004, de 7 de janeiro</w:t>
      </w:r>
      <w:del w:id="1576" w:author="Maria João Torres" w:date="2026-09-01T15:51:00Z" w16du:dateUtc="2026-09-01T14:51: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quando aplicável.</w:t>
      </w:r>
    </w:p>
    <w:p w14:paraId="2B5C0F15" w14:textId="262124AB" w:rsidR="008A4623" w:rsidRPr="00FC7A70" w:rsidRDefault="008A4623" w:rsidP="00DF7BBF">
      <w:pPr>
        <w:pStyle w:val="PargrafodaLista"/>
        <w:widowControl w:val="0"/>
        <w:numPr>
          <w:ilvl w:val="0"/>
          <w:numId w:val="41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proibição constante da alínea </w:t>
      </w:r>
      <w:r w:rsidRPr="001A6F51">
        <w:rPr>
          <w:rFonts w:ascii="Garamond" w:hAnsi="Garamond"/>
          <w:i/>
          <w:iCs/>
          <w:color w:val="000000" w:themeColor="text1"/>
          <w:szCs w:val="24"/>
        </w:rPr>
        <w:t>a)</w:t>
      </w:r>
      <w:r w:rsidRPr="00FC7A70">
        <w:rPr>
          <w:rFonts w:ascii="Garamond" w:hAnsi="Garamond"/>
          <w:color w:val="000000" w:themeColor="text1"/>
          <w:szCs w:val="24"/>
        </w:rPr>
        <w:t xml:space="preserve"> do número anterior aplica-se a todos os operadores económicos cujos produtos se destinem ao território nacional, ainda que estabelecidos noutro Estado-Membro da União Europeia ou do Espaço Económico Europeu ou em país terceiro.</w:t>
      </w:r>
    </w:p>
    <w:p w14:paraId="05BB7372" w14:textId="4DAB4908" w:rsidR="008A4623" w:rsidRPr="00FC7A70" w:rsidRDefault="008A4623" w:rsidP="00DF7BBF">
      <w:pPr>
        <w:pStyle w:val="PargrafodaLista"/>
        <w:widowControl w:val="0"/>
        <w:numPr>
          <w:ilvl w:val="0"/>
          <w:numId w:val="41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operadores económicos que comercializem produtos de conteúdo pornográfico devem ainda observar o disposto no Decreto-Lei n.º 254/76, de 7 de abril</w:t>
      </w:r>
      <w:del w:id="1577" w:author="Maria João Torres" w:date="2026-09-01T15:51:00Z" w16du:dateUtc="2026-09-01T14:51: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que estabelece medidas relativas à publicação e comercialização de objetos e meios de comunicação social de conteúdo pornográfico.</w:t>
      </w:r>
    </w:p>
    <w:p w14:paraId="03489597" w14:textId="2C6FF036" w:rsidR="008A4623" w:rsidRPr="00FC7A70" w:rsidRDefault="008A4623" w:rsidP="00DF7BBF">
      <w:pPr>
        <w:pStyle w:val="PargrafodaLista"/>
        <w:widowControl w:val="0"/>
        <w:numPr>
          <w:ilvl w:val="0"/>
          <w:numId w:val="41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números anteriores constitui contraordenação económica grave, punível nos termos do RJCE.</w:t>
      </w:r>
    </w:p>
    <w:p w14:paraId="4AF903D6" w14:textId="25C3DA98" w:rsidR="00D05122" w:rsidRPr="00FC7A70" w:rsidRDefault="00D05122" w:rsidP="00DF7BBF">
      <w:pPr>
        <w:widowControl w:val="0"/>
        <w:spacing w:after="120"/>
        <w:jc w:val="center"/>
        <w:outlineLvl w:val="0"/>
        <w:rPr>
          <w:rFonts w:ascii="Garamond" w:hAnsi="Garamond"/>
          <w:smallCaps/>
          <w:color w:val="000000" w:themeColor="text1"/>
          <w:szCs w:val="24"/>
        </w:rPr>
      </w:pPr>
      <w:commentRangeStart w:id="1578"/>
      <w:commentRangeStart w:id="1579"/>
      <w:r w:rsidRPr="00FC7A70">
        <w:rPr>
          <w:rFonts w:ascii="Garamond" w:hAnsi="Garamond"/>
          <w:smallCaps/>
          <w:color w:val="000000" w:themeColor="text1"/>
          <w:szCs w:val="24"/>
        </w:rPr>
        <w:t>Subsecção VII</w:t>
      </w:r>
    </w:p>
    <w:p w14:paraId="4E14FA90" w14:textId="77777777" w:rsidR="00D05122" w:rsidRPr="00FC7A70" w:rsidRDefault="00D05122"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Organização de feiras</w:t>
      </w:r>
    </w:p>
    <w:p w14:paraId="2EB3CE29" w14:textId="77777777" w:rsidR="00615B65" w:rsidRPr="00FC7A70" w:rsidRDefault="00615B65" w:rsidP="00DF7BBF">
      <w:pPr>
        <w:pStyle w:val="PargrafodaLista"/>
        <w:widowControl w:val="0"/>
        <w:numPr>
          <w:ilvl w:val="0"/>
          <w:numId w:val="199"/>
        </w:numPr>
        <w:spacing w:after="120"/>
        <w:contextualSpacing w:val="0"/>
        <w:jc w:val="center"/>
        <w:outlineLvl w:val="1"/>
        <w:rPr>
          <w:rFonts w:ascii="Garamond" w:hAnsi="Garamond"/>
          <w:szCs w:val="24"/>
        </w:rPr>
      </w:pPr>
    </w:p>
    <w:p w14:paraId="4D462628" w14:textId="747703F3" w:rsidR="00615B65" w:rsidRPr="00FC7A70" w:rsidRDefault="00615B65"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Definição de feira</w:t>
      </w:r>
      <w:commentRangeEnd w:id="1578"/>
      <w:r w:rsidR="004B1DF7" w:rsidRPr="00FC7A70">
        <w:rPr>
          <w:rStyle w:val="Refdecomentrio"/>
          <w:rFonts w:ascii="Garamond" w:hAnsi="Garamond"/>
          <w:color w:val="000000" w:themeColor="text1"/>
          <w:sz w:val="24"/>
          <w:szCs w:val="24"/>
        </w:rPr>
        <w:commentReference w:id="1578"/>
      </w:r>
      <w:commentRangeEnd w:id="1579"/>
      <w:r w:rsidRPr="00FC7A70">
        <w:rPr>
          <w:rStyle w:val="Refdecomentrio"/>
          <w:rFonts w:ascii="Garamond" w:hAnsi="Garamond"/>
          <w:color w:val="000000" w:themeColor="text1"/>
          <w:sz w:val="24"/>
          <w:szCs w:val="24"/>
        </w:rPr>
        <w:commentReference w:id="1579"/>
      </w:r>
    </w:p>
    <w:p w14:paraId="0105E113" w14:textId="64D3523C" w:rsidR="00615B65" w:rsidRPr="00FC7A70" w:rsidRDefault="00615B6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Considera-se feira, o evento que congrega periódica ou ocasionalmente, no mesmo recinto, vários retalhistas ou grossistas que exercem a atividade com carácter não sedentário, na sua maioria em unidades móveis ou amovíveis, excetuados os arraiais, romarias, bailes, provas desportivas e outros divertimentos públicos, os mercados municipais e os mercados abastecedores, não se incluindo as feiras dedicadas de forma exclusiva à exposição de armas</w:t>
      </w:r>
      <w:r w:rsidR="00DD747A" w:rsidRPr="00FC7A70">
        <w:rPr>
          <w:rFonts w:ascii="Garamond" w:hAnsi="Garamond"/>
          <w:color w:val="000000" w:themeColor="text1"/>
          <w:szCs w:val="24"/>
        </w:rPr>
        <w:t>.</w:t>
      </w:r>
    </w:p>
    <w:p w14:paraId="10304A61" w14:textId="77777777" w:rsidR="00615B65" w:rsidRPr="00FC7A70" w:rsidRDefault="00615B65" w:rsidP="00DF7BBF">
      <w:pPr>
        <w:widowControl w:val="0"/>
        <w:spacing w:after="120"/>
        <w:rPr>
          <w:rFonts w:ascii="Garamond" w:hAnsi="Garamond"/>
          <w:szCs w:val="24"/>
        </w:rPr>
      </w:pPr>
    </w:p>
    <w:p w14:paraId="15DD4DA4"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5F8528F" w14:textId="77777777" w:rsidR="00D05122" w:rsidRPr="00FC7A70" w:rsidRDefault="00D05122"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Organização de feiras retalhistas ou grossistas por entidades privadas</w:t>
      </w:r>
    </w:p>
    <w:p w14:paraId="02842AD2" w14:textId="26501940" w:rsidR="00D05122" w:rsidRPr="001A6F51" w:rsidRDefault="00D05122" w:rsidP="00DF7BBF">
      <w:pPr>
        <w:pStyle w:val="PargrafodaLista"/>
        <w:widowControl w:val="0"/>
        <w:numPr>
          <w:ilvl w:val="0"/>
          <w:numId w:val="413"/>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A instalação e a gestão do funcionamento de feira retalhista ou grossista organizada por entidade privada é da exclusiva responsabilidade da entidade gestora, a qual tem os poderes e autoridade necessários para fiscalizar o cumprimento do respetivo regulamento interno e assegurar o bom funcionamento da feira.</w:t>
      </w:r>
    </w:p>
    <w:p w14:paraId="236B58DD" w14:textId="24CA505B" w:rsidR="00D05122" w:rsidRPr="001A6F51" w:rsidRDefault="00D05122" w:rsidP="00DF7BBF">
      <w:pPr>
        <w:pStyle w:val="PargrafodaLista"/>
        <w:widowControl w:val="0"/>
        <w:numPr>
          <w:ilvl w:val="0"/>
          <w:numId w:val="413"/>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A organização de uma feira retalhista ou grossista por entidade privada por entidades privadas em locais de domínio público está sujeita ao procedimento de cedência de utilização do domínio público.</w:t>
      </w:r>
    </w:p>
    <w:p w14:paraId="683CCDF5" w14:textId="18CE76AC" w:rsidR="00D05122" w:rsidRPr="001A6F51" w:rsidRDefault="00D05122" w:rsidP="00DF7BBF">
      <w:pPr>
        <w:pStyle w:val="PargrafodaLista"/>
        <w:widowControl w:val="0"/>
        <w:numPr>
          <w:ilvl w:val="0"/>
          <w:numId w:val="413"/>
        </w:numPr>
        <w:spacing w:after="120"/>
        <w:ind w:left="426" w:hanging="426"/>
        <w:contextualSpacing w:val="0"/>
        <w:rPr>
          <w:rFonts w:ascii="Garamond" w:hAnsi="Garamond"/>
          <w:color w:val="000000" w:themeColor="text1"/>
          <w:szCs w:val="24"/>
        </w:rPr>
      </w:pPr>
      <w:r w:rsidRPr="001A6F51">
        <w:rPr>
          <w:rFonts w:ascii="Garamond" w:hAnsi="Garamond"/>
          <w:color w:val="000000" w:themeColor="text1"/>
          <w:szCs w:val="24"/>
        </w:rPr>
        <w:t>Sem prejuízo do disposto no número anterior, as feiras retalhistas podem realizar-se em recintos públicos ou privados, ao ar livre ou no interior, desde que:</w:t>
      </w:r>
    </w:p>
    <w:p w14:paraId="7FB61F45" w14:textId="77777777" w:rsidR="00D05122" w:rsidRPr="00FC7A70" w:rsidRDefault="00D05122" w:rsidP="00DF7BBF">
      <w:pPr>
        <w:widowControl w:val="0"/>
        <w:numPr>
          <w:ilvl w:val="0"/>
          <w:numId w:val="105"/>
        </w:numPr>
        <w:spacing w:after="120"/>
        <w:ind w:left="851" w:hanging="284"/>
        <w:rPr>
          <w:rFonts w:ascii="Garamond" w:hAnsi="Garamond"/>
          <w:color w:val="000000" w:themeColor="text1"/>
          <w:szCs w:val="24"/>
        </w:rPr>
      </w:pPr>
      <w:r w:rsidRPr="00FC7A70">
        <w:rPr>
          <w:rFonts w:ascii="Garamond" w:hAnsi="Garamond"/>
          <w:color w:val="000000" w:themeColor="text1"/>
          <w:szCs w:val="24"/>
        </w:rPr>
        <w:t>O recinto esteja devidamente delimitado, acautelando o livre acesso às residências e estabelecimentos envolventes;</w:t>
      </w:r>
    </w:p>
    <w:p w14:paraId="08DA9028" w14:textId="77777777" w:rsidR="00D05122" w:rsidRPr="00FC7A70" w:rsidRDefault="00D05122" w:rsidP="00D42425">
      <w:pPr>
        <w:widowControl w:val="0"/>
        <w:numPr>
          <w:ilvl w:val="0"/>
          <w:numId w:val="105"/>
        </w:numPr>
        <w:spacing w:after="0"/>
        <w:ind w:left="851" w:hanging="284"/>
        <w:rPr>
          <w:rFonts w:ascii="Garamond" w:hAnsi="Garamond"/>
          <w:color w:val="000000" w:themeColor="text1"/>
          <w:szCs w:val="24"/>
        </w:rPr>
      </w:pPr>
      <w:r w:rsidRPr="00FC7A70">
        <w:rPr>
          <w:rFonts w:ascii="Garamond" w:hAnsi="Garamond"/>
          <w:color w:val="000000" w:themeColor="text1"/>
          <w:szCs w:val="24"/>
        </w:rPr>
        <w:t>Os lugares de venda se encontrem devidamente demarcados;</w:t>
      </w:r>
    </w:p>
    <w:p w14:paraId="43D90C33" w14:textId="77777777" w:rsidR="00D05122" w:rsidRPr="00FC7A70" w:rsidRDefault="00D05122" w:rsidP="00D42425">
      <w:pPr>
        <w:widowControl w:val="0"/>
        <w:numPr>
          <w:ilvl w:val="0"/>
          <w:numId w:val="105"/>
        </w:numPr>
        <w:spacing w:after="0"/>
        <w:ind w:left="851" w:hanging="284"/>
        <w:rPr>
          <w:rFonts w:ascii="Garamond" w:hAnsi="Garamond"/>
          <w:color w:val="000000" w:themeColor="text1"/>
          <w:szCs w:val="24"/>
        </w:rPr>
      </w:pPr>
      <w:r w:rsidRPr="00FC7A70">
        <w:rPr>
          <w:rFonts w:ascii="Garamond" w:hAnsi="Garamond"/>
          <w:color w:val="000000" w:themeColor="text1"/>
          <w:szCs w:val="24"/>
        </w:rPr>
        <w:t>As regras de funcionamento estejam divulgadas nos canais de comunicação habituais de cada organizador;</w:t>
      </w:r>
    </w:p>
    <w:p w14:paraId="78B5C6CF" w14:textId="77777777" w:rsidR="00D05122" w:rsidRPr="00FC7A70" w:rsidRDefault="00D05122" w:rsidP="00D42425">
      <w:pPr>
        <w:widowControl w:val="0"/>
        <w:numPr>
          <w:ilvl w:val="0"/>
          <w:numId w:val="105"/>
        </w:numPr>
        <w:spacing w:after="0"/>
        <w:ind w:left="851" w:hanging="284"/>
        <w:rPr>
          <w:rFonts w:ascii="Garamond" w:hAnsi="Garamond"/>
          <w:color w:val="000000" w:themeColor="text1"/>
          <w:szCs w:val="24"/>
        </w:rPr>
      </w:pPr>
      <w:r w:rsidRPr="00FC7A70">
        <w:rPr>
          <w:rFonts w:ascii="Garamond" w:hAnsi="Garamond"/>
          <w:color w:val="000000" w:themeColor="text1"/>
          <w:szCs w:val="24"/>
        </w:rPr>
        <w:t>Existam infraestruturas de conforto, nomeadamente instalações sanitárias, rede pública ou privada de água, rede elétrica e pavimentação do espaço adequadas ao evento, em função da natureza da feira;</w:t>
      </w:r>
    </w:p>
    <w:p w14:paraId="7098DB92" w14:textId="1A06BC3D" w:rsidR="00D05122" w:rsidRPr="00FC7A70" w:rsidRDefault="00D05122" w:rsidP="00D42425">
      <w:pPr>
        <w:widowControl w:val="0"/>
        <w:numPr>
          <w:ilvl w:val="0"/>
          <w:numId w:val="105"/>
        </w:numPr>
        <w:spacing w:after="0"/>
        <w:ind w:left="851" w:hanging="284"/>
        <w:rPr>
          <w:rFonts w:ascii="Garamond" w:hAnsi="Garamond"/>
          <w:color w:val="000000" w:themeColor="text1"/>
          <w:szCs w:val="24"/>
        </w:rPr>
      </w:pPr>
      <w:r w:rsidRPr="00FC7A70">
        <w:rPr>
          <w:rFonts w:ascii="Garamond" w:hAnsi="Garamond"/>
          <w:color w:val="000000" w:themeColor="text1"/>
          <w:szCs w:val="24"/>
        </w:rPr>
        <w:t>Possuam, na proximidade, parques ou zonas de estacionamento adequados à sua dimensão</w:t>
      </w:r>
      <w:r w:rsidR="00DD747A" w:rsidRPr="00FC7A70">
        <w:rPr>
          <w:rFonts w:ascii="Garamond" w:hAnsi="Garamond"/>
          <w:color w:val="000000" w:themeColor="text1"/>
          <w:szCs w:val="24"/>
        </w:rPr>
        <w:t>.</w:t>
      </w:r>
    </w:p>
    <w:p w14:paraId="332C714B" w14:textId="637B03D4" w:rsidR="00D05122" w:rsidRPr="00FC7A70" w:rsidRDefault="00D05122" w:rsidP="00D42425">
      <w:pPr>
        <w:pStyle w:val="PargrafodaLista"/>
        <w:widowControl w:val="0"/>
        <w:numPr>
          <w:ilvl w:val="0"/>
          <w:numId w:val="413"/>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A comércio por grosso de géneros alimentícios de origem animal que exijam condições de temperatura controlada é obrigatoriamente desenvolvida em recinto fechado.</w:t>
      </w:r>
    </w:p>
    <w:p w14:paraId="4B030A76" w14:textId="311732AB" w:rsidR="00D05122" w:rsidRPr="00FC7A70" w:rsidRDefault="00D05122" w:rsidP="00DF7BBF">
      <w:pPr>
        <w:pStyle w:val="PargrafodaLista"/>
        <w:widowControl w:val="0"/>
        <w:numPr>
          <w:ilvl w:val="0"/>
          <w:numId w:val="41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na alínea </w:t>
      </w:r>
      <w:r w:rsidRPr="00996F8C">
        <w:rPr>
          <w:rFonts w:ascii="Garamond" w:hAnsi="Garamond"/>
          <w:i/>
          <w:iCs/>
          <w:color w:val="000000" w:themeColor="text1"/>
          <w:szCs w:val="24"/>
        </w:rPr>
        <w:t>d)</w:t>
      </w:r>
      <w:r w:rsidRPr="00FC7A70">
        <w:rPr>
          <w:rFonts w:ascii="Garamond" w:hAnsi="Garamond"/>
          <w:color w:val="000000" w:themeColor="text1"/>
          <w:szCs w:val="24"/>
        </w:rPr>
        <w:t xml:space="preserve"> do n.º 3 e o n.º 4 do presente artigo constitui contraordenação económica grave, punível nos termos do RJCE.</w:t>
      </w:r>
    </w:p>
    <w:p w14:paraId="4EB51DE5" w14:textId="47EFEBBD" w:rsidR="00D05122" w:rsidRPr="00FC7A70" w:rsidRDefault="00D05122" w:rsidP="00DF7BBF">
      <w:pPr>
        <w:pStyle w:val="PargrafodaLista"/>
        <w:widowControl w:val="0"/>
        <w:numPr>
          <w:ilvl w:val="0"/>
          <w:numId w:val="41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nas alíneas </w:t>
      </w:r>
      <w:r w:rsidRPr="00996F8C">
        <w:rPr>
          <w:rFonts w:ascii="Garamond" w:hAnsi="Garamond"/>
          <w:i/>
          <w:iCs/>
          <w:color w:val="000000" w:themeColor="text1"/>
          <w:szCs w:val="24"/>
        </w:rPr>
        <w:t>a)</w:t>
      </w:r>
      <w:r w:rsidRPr="00FC7A70">
        <w:rPr>
          <w:rFonts w:ascii="Garamond" w:hAnsi="Garamond"/>
          <w:color w:val="000000" w:themeColor="text1"/>
          <w:szCs w:val="24"/>
        </w:rPr>
        <w:t xml:space="preserve"> a </w:t>
      </w:r>
      <w:r w:rsidRPr="00996F8C">
        <w:rPr>
          <w:rFonts w:ascii="Garamond" w:hAnsi="Garamond"/>
          <w:i/>
          <w:iCs/>
          <w:color w:val="000000" w:themeColor="text1"/>
          <w:szCs w:val="24"/>
        </w:rPr>
        <w:t>c)</w:t>
      </w:r>
      <w:r w:rsidRPr="00FC7A70">
        <w:rPr>
          <w:rFonts w:ascii="Garamond" w:hAnsi="Garamond"/>
          <w:color w:val="000000" w:themeColor="text1"/>
          <w:szCs w:val="24"/>
        </w:rPr>
        <w:t xml:space="preserve"> e </w:t>
      </w:r>
      <w:r w:rsidRPr="00996F8C">
        <w:rPr>
          <w:rFonts w:ascii="Garamond" w:hAnsi="Garamond"/>
          <w:i/>
          <w:iCs/>
          <w:color w:val="000000" w:themeColor="text1"/>
          <w:szCs w:val="24"/>
        </w:rPr>
        <w:t>e)</w:t>
      </w:r>
      <w:r w:rsidRPr="00FC7A70">
        <w:rPr>
          <w:rFonts w:ascii="Garamond" w:hAnsi="Garamond"/>
          <w:color w:val="000000" w:themeColor="text1"/>
          <w:szCs w:val="24"/>
        </w:rPr>
        <w:t xml:space="preserve"> do n.º 3 constitui contraordenação económica leve, punível nos termos do RJCE.</w:t>
      </w:r>
    </w:p>
    <w:p w14:paraId="1F9CFAB0"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580" w:name="_Ref228464304"/>
    </w:p>
    <w:bookmarkEnd w:id="1580"/>
    <w:p w14:paraId="6449E676" w14:textId="77777777" w:rsidR="00D05122" w:rsidRPr="00FC7A70" w:rsidRDefault="00D05122" w:rsidP="00DF7BBF">
      <w:pPr>
        <w:widowControl w:val="0"/>
        <w:spacing w:after="120"/>
        <w:jc w:val="center"/>
        <w:outlineLvl w:val="1"/>
        <w:rPr>
          <w:rFonts w:ascii="Garamond" w:hAnsi="Garamond"/>
          <w:color w:val="000000" w:themeColor="text1"/>
          <w:szCs w:val="24"/>
        </w:rPr>
      </w:pPr>
      <w:r w:rsidRPr="00FC7A70">
        <w:rPr>
          <w:rFonts w:ascii="Garamond" w:hAnsi="Garamond"/>
          <w:color w:val="000000" w:themeColor="text1"/>
          <w:szCs w:val="24"/>
        </w:rPr>
        <w:t>Regras de funcionamento das feiras retalhistas e grossistas do município</w:t>
      </w:r>
    </w:p>
    <w:p w14:paraId="021B2360" w14:textId="7F036739" w:rsidR="00D05122" w:rsidRPr="00996F8C" w:rsidRDefault="00D05122" w:rsidP="00DF7BBF">
      <w:pPr>
        <w:pStyle w:val="PargrafodaLista"/>
        <w:widowControl w:val="0"/>
        <w:numPr>
          <w:ilvl w:val="0"/>
          <w:numId w:val="414"/>
        </w:numPr>
        <w:spacing w:after="120"/>
        <w:ind w:left="426" w:hanging="426"/>
        <w:contextualSpacing w:val="0"/>
        <w:rPr>
          <w:rFonts w:ascii="Garamond" w:hAnsi="Garamond"/>
          <w:color w:val="000000" w:themeColor="text1"/>
          <w:szCs w:val="24"/>
        </w:rPr>
      </w:pPr>
      <w:r w:rsidRPr="00996F8C">
        <w:rPr>
          <w:rFonts w:ascii="Garamond" w:hAnsi="Garamond"/>
          <w:color w:val="000000" w:themeColor="text1"/>
          <w:szCs w:val="24"/>
        </w:rPr>
        <w:t xml:space="preserve">Entre as regras de funcionamento das feiras retalhistas e grossistas do município no regulamento referido na alínea </w:t>
      </w:r>
      <w:r w:rsidRPr="00996F8C">
        <w:rPr>
          <w:rFonts w:ascii="Garamond" w:hAnsi="Garamond"/>
          <w:i/>
          <w:iCs/>
          <w:color w:val="000000" w:themeColor="text1"/>
          <w:szCs w:val="24"/>
        </w:rPr>
        <w:t>b)</w:t>
      </w:r>
      <w:r w:rsidRPr="00996F8C">
        <w:rPr>
          <w:rFonts w:ascii="Garamond" w:hAnsi="Garamond"/>
          <w:color w:val="000000" w:themeColor="text1"/>
          <w:szCs w:val="24"/>
        </w:rPr>
        <w:t xml:space="preserve"> do n.º 1 do </w:t>
      </w:r>
      <w:r w:rsidRPr="00996F8C">
        <w:rPr>
          <w:rFonts w:ascii="Garamond" w:hAnsi="Garamond"/>
          <w:color w:val="000000" w:themeColor="text1"/>
          <w:szCs w:val="24"/>
        </w:rPr>
        <w:fldChar w:fldCharType="begin"/>
      </w:r>
      <w:r w:rsidRPr="00996F8C">
        <w:rPr>
          <w:rFonts w:ascii="Garamond" w:hAnsi="Garamond"/>
          <w:color w:val="000000" w:themeColor="text1"/>
          <w:szCs w:val="24"/>
        </w:rPr>
        <w:instrText xml:space="preserve"> REF _Ref225507724 \r \h </w:instrText>
      </w:r>
      <w:r w:rsidR="00FC7A70" w:rsidRPr="00996F8C">
        <w:rPr>
          <w:rFonts w:ascii="Garamond" w:hAnsi="Garamond"/>
          <w:color w:val="000000" w:themeColor="text1"/>
          <w:szCs w:val="24"/>
        </w:rPr>
        <w:instrText xml:space="preserve"> \* MERGEFORMAT </w:instrText>
      </w:r>
      <w:r w:rsidRPr="00996F8C">
        <w:rPr>
          <w:rFonts w:ascii="Garamond" w:hAnsi="Garamond"/>
          <w:color w:val="000000" w:themeColor="text1"/>
          <w:szCs w:val="24"/>
        </w:rPr>
      </w:r>
      <w:r w:rsidRPr="00996F8C">
        <w:rPr>
          <w:rFonts w:ascii="Garamond" w:hAnsi="Garamond"/>
          <w:color w:val="000000" w:themeColor="text1"/>
          <w:szCs w:val="24"/>
        </w:rPr>
        <w:fldChar w:fldCharType="separate"/>
      </w:r>
      <w:r w:rsidR="009D4F47">
        <w:rPr>
          <w:rFonts w:ascii="Garamond" w:hAnsi="Garamond"/>
          <w:color w:val="000000" w:themeColor="text1"/>
          <w:szCs w:val="24"/>
        </w:rPr>
        <w:t>Artigo 130.º</w:t>
      </w:r>
      <w:r w:rsidRPr="00996F8C">
        <w:rPr>
          <w:rFonts w:ascii="Garamond" w:hAnsi="Garamond"/>
          <w:color w:val="000000" w:themeColor="text1"/>
          <w:szCs w:val="24"/>
        </w:rPr>
        <w:fldChar w:fldCharType="end"/>
      </w:r>
      <w:r w:rsidRPr="00996F8C">
        <w:rPr>
          <w:rFonts w:ascii="Garamond" w:hAnsi="Garamond"/>
          <w:color w:val="000000" w:themeColor="text1"/>
          <w:szCs w:val="24"/>
        </w:rPr>
        <w:t xml:space="preserve"> devem constar, nomeadamente:</w:t>
      </w:r>
    </w:p>
    <w:p w14:paraId="6628B991" w14:textId="09B181C5" w:rsidR="00D05122" w:rsidRPr="00FC7A70" w:rsidRDefault="00D05122" w:rsidP="00DF7BBF">
      <w:pPr>
        <w:widowControl w:val="0"/>
        <w:numPr>
          <w:ilvl w:val="0"/>
          <w:numId w:val="111"/>
        </w:numPr>
        <w:spacing w:after="120"/>
        <w:ind w:left="851" w:hanging="284"/>
        <w:rPr>
          <w:rFonts w:ascii="Garamond" w:hAnsi="Garamond"/>
          <w:color w:val="000000" w:themeColor="text1"/>
          <w:szCs w:val="24"/>
        </w:rPr>
      </w:pPr>
      <w:r w:rsidRPr="00FC7A70">
        <w:rPr>
          <w:rFonts w:ascii="Garamond" w:hAnsi="Garamond"/>
          <w:color w:val="000000" w:themeColor="text1"/>
          <w:szCs w:val="24"/>
        </w:rPr>
        <w:t>As condições de admissão dos feirantes e grossistas, conforme aplicável, e os critérios para a atribuição dos respetivos espaços de venda, devendo o procedimento de seleção assegurar a não discriminação entre operadores económicos nacionais e provenientes de outros Estados-Membros da União Europeia ou do Espaço Económico Europeu e ser efetuado de forma imparcial e transparente, publicitada em edital e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cumprindo o disposto no n.º 4;</w:t>
      </w:r>
    </w:p>
    <w:p w14:paraId="4363E983" w14:textId="77777777" w:rsidR="00D05122" w:rsidRPr="00FC7A70" w:rsidRDefault="00D05122" w:rsidP="00DF7BBF">
      <w:pPr>
        <w:widowControl w:val="0"/>
        <w:numPr>
          <w:ilvl w:val="0"/>
          <w:numId w:val="111"/>
        </w:numPr>
        <w:spacing w:after="120"/>
        <w:ind w:left="851" w:hanging="284"/>
        <w:rPr>
          <w:rFonts w:ascii="Garamond" w:hAnsi="Garamond"/>
          <w:color w:val="000000" w:themeColor="text1"/>
          <w:szCs w:val="24"/>
        </w:rPr>
      </w:pPr>
      <w:r w:rsidRPr="00FC7A70">
        <w:rPr>
          <w:rFonts w:ascii="Garamond" w:hAnsi="Garamond"/>
          <w:color w:val="000000" w:themeColor="text1"/>
          <w:szCs w:val="24"/>
        </w:rPr>
        <w:t>As normas de funcionamento, incluindo normas para uma limpeza célere dos espaços de venda aquando do levantamento da feira, que contenham disposições sobre a responsabilidade pela limpeza e pelo cumprimento de deveres de proteção ambiental, prevendo sanções para os respetivos incumprimentos;</w:t>
      </w:r>
    </w:p>
    <w:p w14:paraId="6B021E67" w14:textId="77777777" w:rsidR="00D05122" w:rsidRPr="00FC7A70" w:rsidRDefault="00D05122" w:rsidP="00DF7BBF">
      <w:pPr>
        <w:widowControl w:val="0"/>
        <w:numPr>
          <w:ilvl w:val="0"/>
          <w:numId w:val="111"/>
        </w:numPr>
        <w:spacing w:after="120"/>
        <w:ind w:left="851" w:hanging="284"/>
        <w:rPr>
          <w:rFonts w:ascii="Garamond" w:hAnsi="Garamond"/>
          <w:color w:val="000000" w:themeColor="text1"/>
          <w:szCs w:val="24"/>
        </w:rPr>
      </w:pPr>
      <w:r w:rsidRPr="00FC7A70">
        <w:rPr>
          <w:rFonts w:ascii="Garamond" w:hAnsi="Garamond"/>
          <w:color w:val="000000" w:themeColor="text1"/>
          <w:szCs w:val="24"/>
        </w:rPr>
        <w:t>O horário de funcionamento;</w:t>
      </w:r>
    </w:p>
    <w:p w14:paraId="4B555120" w14:textId="77777777" w:rsidR="00D05122" w:rsidRPr="00FC7A70" w:rsidRDefault="00D05122" w:rsidP="00DF7BBF">
      <w:pPr>
        <w:widowControl w:val="0"/>
        <w:numPr>
          <w:ilvl w:val="0"/>
          <w:numId w:val="111"/>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feiras retalhistas, a obrigação das entidades gestoras de feiras publicitarem, antes do início de cada ano, o calendário anual das feiras, o horário de funcionamento, bem como as condições de participação nas mesmas.</w:t>
      </w:r>
    </w:p>
    <w:p w14:paraId="23160E45" w14:textId="4D7FD9A2" w:rsidR="00D05122" w:rsidRPr="00FC7A70" w:rsidRDefault="007F1709" w:rsidP="00DF7BBF">
      <w:pPr>
        <w:pStyle w:val="PargrafodaLista"/>
        <w:widowControl w:val="0"/>
        <w:numPr>
          <w:ilvl w:val="0"/>
          <w:numId w:val="41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atribuição dos espaços de venda deve ser realizada com periodicidade regular, e ser aplicado a todos os lugares novos ou deixados vagos, podendo ficar sujeitos ao pagamento de uma taxa a fixar pelo município em regulamento, não podendo ser objeto de renovação automática, nem devendo prever condições mais vantajosas para o vendedor ambulante cuja atribuição de lugar tenha caducado nem para quaisquer pessoas que com este mantenham vínculos de parentesco ou afinidade, bem como vínculos laborais ou, tratando-se de pessoa coletiva, vínculos de natureza societária.</w:t>
      </w:r>
    </w:p>
    <w:p w14:paraId="202E3826" w14:textId="77777777" w:rsidR="00D05122" w:rsidRPr="00FC7A70" w:rsidRDefault="00D05122" w:rsidP="00DF7BBF">
      <w:pPr>
        <w:widowControl w:val="0"/>
        <w:numPr>
          <w:ilvl w:val="0"/>
          <w:numId w:val="113"/>
        </w:numPr>
        <w:spacing w:after="120"/>
        <w:ind w:left="851" w:hanging="284"/>
        <w:rPr>
          <w:rFonts w:ascii="Garamond" w:hAnsi="Garamond"/>
          <w:color w:val="000000" w:themeColor="text1"/>
          <w:szCs w:val="24"/>
        </w:rPr>
      </w:pPr>
      <w:r w:rsidRPr="00FC7A70">
        <w:rPr>
          <w:rFonts w:ascii="Garamond" w:hAnsi="Garamond"/>
          <w:color w:val="000000" w:themeColor="text1"/>
          <w:szCs w:val="24"/>
        </w:rPr>
        <w:t>Tipo de estacionamento, coberto ou não coberto;</w:t>
      </w:r>
    </w:p>
    <w:p w14:paraId="282CBD6F" w14:textId="77777777" w:rsidR="00D05122" w:rsidRPr="00FC7A70" w:rsidRDefault="00D05122" w:rsidP="00DF7BBF">
      <w:pPr>
        <w:widowControl w:val="0"/>
        <w:numPr>
          <w:ilvl w:val="0"/>
          <w:numId w:val="113"/>
        </w:numPr>
        <w:spacing w:after="120"/>
        <w:ind w:left="851" w:hanging="284"/>
        <w:rPr>
          <w:rFonts w:ascii="Garamond" w:hAnsi="Garamond"/>
          <w:color w:val="000000" w:themeColor="text1"/>
          <w:szCs w:val="24"/>
        </w:rPr>
      </w:pPr>
      <w:r w:rsidRPr="00FC7A70">
        <w:rPr>
          <w:rFonts w:ascii="Garamond" w:hAnsi="Garamond"/>
          <w:color w:val="000000" w:themeColor="text1"/>
          <w:szCs w:val="24"/>
        </w:rPr>
        <w:t>Localização e acessibilidades;</w:t>
      </w:r>
    </w:p>
    <w:p w14:paraId="576C0491" w14:textId="77777777" w:rsidR="00D05122" w:rsidRPr="00FC7A70" w:rsidRDefault="00D05122" w:rsidP="00DF7BBF">
      <w:pPr>
        <w:widowControl w:val="0"/>
        <w:numPr>
          <w:ilvl w:val="0"/>
          <w:numId w:val="113"/>
        </w:numPr>
        <w:spacing w:after="120"/>
        <w:ind w:left="851" w:hanging="284"/>
        <w:rPr>
          <w:rFonts w:ascii="Garamond" w:hAnsi="Garamond"/>
          <w:color w:val="000000" w:themeColor="text1"/>
          <w:szCs w:val="24"/>
        </w:rPr>
      </w:pPr>
      <w:r w:rsidRPr="00FC7A70">
        <w:rPr>
          <w:rFonts w:ascii="Garamond" w:hAnsi="Garamond"/>
          <w:color w:val="000000" w:themeColor="text1"/>
          <w:szCs w:val="24"/>
        </w:rPr>
        <w:t>Infraestruturas de conforto, nomeadamente instalações sanitárias, rede pública ou privada de água, rede elétrica, rede de telecomunicações, pavimentação do espaço; e</w:t>
      </w:r>
    </w:p>
    <w:p w14:paraId="65F8262F" w14:textId="77777777" w:rsidR="00D05122" w:rsidRPr="00FC7A70" w:rsidRDefault="00D05122" w:rsidP="00DF7BBF">
      <w:pPr>
        <w:widowControl w:val="0"/>
        <w:numPr>
          <w:ilvl w:val="0"/>
          <w:numId w:val="113"/>
        </w:numPr>
        <w:spacing w:after="120"/>
        <w:ind w:left="851" w:hanging="284"/>
        <w:rPr>
          <w:rFonts w:ascii="Garamond" w:hAnsi="Garamond"/>
          <w:color w:val="000000" w:themeColor="text1"/>
          <w:szCs w:val="24"/>
        </w:rPr>
      </w:pPr>
      <w:r w:rsidRPr="00FC7A70">
        <w:rPr>
          <w:rFonts w:ascii="Garamond" w:hAnsi="Garamond"/>
          <w:color w:val="000000" w:themeColor="text1"/>
          <w:szCs w:val="24"/>
        </w:rPr>
        <w:t>Proximidade do serviço público de transportes, de parques ou zonas de estacionamento;</w:t>
      </w:r>
    </w:p>
    <w:p w14:paraId="7BDDCE69" w14:textId="77777777" w:rsidR="00D05122" w:rsidRDefault="00D05122" w:rsidP="00DF7BBF">
      <w:pPr>
        <w:widowControl w:val="0"/>
        <w:numPr>
          <w:ilvl w:val="0"/>
          <w:numId w:val="113"/>
        </w:numPr>
        <w:spacing w:after="120"/>
        <w:ind w:left="851" w:hanging="284"/>
        <w:rPr>
          <w:rFonts w:ascii="Garamond" w:hAnsi="Garamond"/>
          <w:color w:val="000000" w:themeColor="text1"/>
          <w:szCs w:val="24"/>
        </w:rPr>
      </w:pPr>
      <w:r w:rsidRPr="00FC7A70">
        <w:rPr>
          <w:rFonts w:ascii="Garamond" w:hAnsi="Garamond"/>
          <w:color w:val="000000" w:themeColor="text1"/>
          <w:szCs w:val="24"/>
        </w:rPr>
        <w:t>Duração da atribuição.</w:t>
      </w:r>
    </w:p>
    <w:p w14:paraId="23DB5CDC" w14:textId="77777777" w:rsidR="00D42425" w:rsidRPr="00FC7A70" w:rsidRDefault="00D42425" w:rsidP="00D42425">
      <w:pPr>
        <w:widowControl w:val="0"/>
        <w:spacing w:after="120"/>
        <w:rPr>
          <w:rFonts w:ascii="Garamond" w:hAnsi="Garamond"/>
          <w:color w:val="000000" w:themeColor="text1"/>
          <w:szCs w:val="24"/>
        </w:rPr>
      </w:pPr>
    </w:p>
    <w:p w14:paraId="07447D39" w14:textId="3BA3DCE5" w:rsidR="00D05122" w:rsidRPr="00FC7A70" w:rsidRDefault="00D05122" w:rsidP="00DF7BBF">
      <w:pPr>
        <w:pStyle w:val="PargrafodaLista"/>
        <w:widowControl w:val="0"/>
        <w:numPr>
          <w:ilvl w:val="0"/>
          <w:numId w:val="41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regras de funcionamento das feiras podem prever lugares destinados a prestadores de serviços, nomeadamente de restauração e de bebidas em unidades móveis ou amovíveis.</w:t>
      </w:r>
    </w:p>
    <w:p w14:paraId="6984968C" w14:textId="07C37C67" w:rsidR="00D05122" w:rsidRPr="00FC7A70" w:rsidRDefault="00D05122" w:rsidP="00DF7BBF">
      <w:pPr>
        <w:pStyle w:val="PargrafodaLista"/>
        <w:widowControl w:val="0"/>
        <w:numPr>
          <w:ilvl w:val="0"/>
          <w:numId w:val="414"/>
        </w:numPr>
        <w:spacing w:after="120"/>
        <w:ind w:left="426" w:hanging="426"/>
        <w:contextualSpacing w:val="0"/>
        <w:rPr>
          <w:rFonts w:ascii="Garamond" w:hAnsi="Garamond"/>
          <w:color w:val="000000" w:themeColor="text1"/>
          <w:szCs w:val="24"/>
        </w:rPr>
      </w:pPr>
      <w:commentRangeStart w:id="1581"/>
      <w:commentRangeStart w:id="1582"/>
      <w:r w:rsidRPr="00FC7A70">
        <w:rPr>
          <w:rFonts w:ascii="Garamond" w:hAnsi="Garamond"/>
          <w:color w:val="000000" w:themeColor="text1"/>
          <w:szCs w:val="24"/>
        </w:rPr>
        <w:t>As regras de funcionamento das feiras retalhistas do município podem prever lugares destinados a participantes ocasionais, nomeadamente:</w:t>
      </w:r>
    </w:p>
    <w:p w14:paraId="1E906475" w14:textId="77777777" w:rsidR="00D05122" w:rsidRPr="00FC7A70" w:rsidRDefault="00D05122" w:rsidP="00DF7BBF">
      <w:pPr>
        <w:widowControl w:val="0"/>
        <w:numPr>
          <w:ilvl w:val="0"/>
          <w:numId w:val="112"/>
        </w:numPr>
        <w:spacing w:after="120"/>
        <w:ind w:left="851" w:hanging="284"/>
        <w:rPr>
          <w:rFonts w:ascii="Garamond" w:hAnsi="Garamond"/>
          <w:color w:val="000000" w:themeColor="text1"/>
          <w:szCs w:val="24"/>
        </w:rPr>
      </w:pPr>
      <w:r w:rsidRPr="00FC7A70">
        <w:rPr>
          <w:rFonts w:ascii="Garamond" w:hAnsi="Garamond"/>
          <w:color w:val="000000" w:themeColor="text1"/>
          <w:szCs w:val="24"/>
        </w:rPr>
        <w:t>Pequenos agricultores que não estejam constituídos como operadores económicos, que pretendam participar na feira para vender produtos da sua própria produção, por razões de subsistência devidamente comprovadas pela junta de freguesia da área de residência;</w:t>
      </w:r>
      <w:commentRangeEnd w:id="1581"/>
      <w:r w:rsidR="00256784" w:rsidRPr="00FC7A70">
        <w:rPr>
          <w:rStyle w:val="Refdecomentrio"/>
          <w:rFonts w:ascii="Garamond" w:hAnsi="Garamond"/>
          <w:color w:val="000000" w:themeColor="text1"/>
          <w:sz w:val="24"/>
          <w:szCs w:val="24"/>
        </w:rPr>
        <w:commentReference w:id="1581"/>
      </w:r>
      <w:commentRangeEnd w:id="1582"/>
      <w:r w:rsidRPr="00FC7A70">
        <w:rPr>
          <w:rStyle w:val="Refdecomentrio"/>
          <w:rFonts w:ascii="Garamond" w:hAnsi="Garamond"/>
          <w:color w:val="000000" w:themeColor="text1"/>
          <w:sz w:val="24"/>
          <w:szCs w:val="24"/>
        </w:rPr>
        <w:commentReference w:id="1582"/>
      </w:r>
    </w:p>
    <w:p w14:paraId="246AB00D" w14:textId="77777777" w:rsidR="00D05122" w:rsidRPr="00FC7A70" w:rsidRDefault="00D05122" w:rsidP="00DF7BBF">
      <w:pPr>
        <w:widowControl w:val="0"/>
        <w:numPr>
          <w:ilvl w:val="0"/>
          <w:numId w:val="112"/>
        </w:numPr>
        <w:spacing w:after="120"/>
        <w:ind w:left="851" w:hanging="284"/>
        <w:rPr>
          <w:rFonts w:ascii="Garamond" w:hAnsi="Garamond"/>
          <w:color w:val="000000" w:themeColor="text1"/>
          <w:szCs w:val="24"/>
        </w:rPr>
      </w:pPr>
      <w:r w:rsidRPr="00FC7A70">
        <w:rPr>
          <w:rFonts w:ascii="Garamond" w:hAnsi="Garamond"/>
          <w:color w:val="000000" w:themeColor="text1"/>
          <w:szCs w:val="24"/>
        </w:rPr>
        <w:t>Vendedores ambulantes;</w:t>
      </w:r>
    </w:p>
    <w:p w14:paraId="2BF0AA81" w14:textId="77777777" w:rsidR="00D05122" w:rsidRPr="00FC7A70" w:rsidRDefault="00D05122" w:rsidP="00DF7BBF">
      <w:pPr>
        <w:widowControl w:val="0"/>
        <w:numPr>
          <w:ilvl w:val="0"/>
          <w:numId w:val="112"/>
        </w:numPr>
        <w:spacing w:after="120"/>
        <w:ind w:left="851" w:hanging="284"/>
        <w:rPr>
          <w:rFonts w:ascii="Garamond" w:hAnsi="Garamond"/>
          <w:color w:val="000000" w:themeColor="text1"/>
          <w:szCs w:val="24"/>
        </w:rPr>
      </w:pPr>
      <w:r w:rsidRPr="00FC7A70">
        <w:rPr>
          <w:rFonts w:ascii="Garamond" w:hAnsi="Garamond"/>
          <w:color w:val="000000" w:themeColor="text1"/>
          <w:szCs w:val="24"/>
        </w:rPr>
        <w:t>Outros participantes ocasionais.</w:t>
      </w:r>
    </w:p>
    <w:p w14:paraId="4AC9F127" w14:textId="0AF365DE" w:rsidR="00D05122" w:rsidRPr="00FC7A70" w:rsidRDefault="00D05122" w:rsidP="00DF7BBF">
      <w:pPr>
        <w:pStyle w:val="PargrafodaLista"/>
        <w:widowControl w:val="0"/>
        <w:numPr>
          <w:ilvl w:val="0"/>
          <w:numId w:val="41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Às feiras ocasionais aplica-se, com as devidas adaptações, o disposto nos números anteriores.</w:t>
      </w:r>
    </w:p>
    <w:p w14:paraId="40353A49" w14:textId="77777777" w:rsidR="00D05122" w:rsidRPr="00FC7A70" w:rsidRDefault="00D05122" w:rsidP="00DF7BBF">
      <w:pPr>
        <w:widowControl w:val="0"/>
        <w:spacing w:after="120"/>
        <w:rPr>
          <w:rFonts w:ascii="Garamond" w:hAnsi="Garamond"/>
          <w:color w:val="000000" w:themeColor="text1"/>
          <w:szCs w:val="24"/>
        </w:rPr>
      </w:pPr>
    </w:p>
    <w:p w14:paraId="5509E98C"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583" w:name="_Ref230078590"/>
    </w:p>
    <w:bookmarkEnd w:id="1583"/>
    <w:p w14:paraId="78517054"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Regras de funcionamento de feiras grossistas organizadas por entidades públicas</w:t>
      </w:r>
    </w:p>
    <w:p w14:paraId="674F49DD" w14:textId="3966F327" w:rsidR="00D05122" w:rsidRPr="00996F8C" w:rsidRDefault="00D05122" w:rsidP="00DF7BBF">
      <w:pPr>
        <w:pStyle w:val="PargrafodaLista"/>
        <w:widowControl w:val="0"/>
        <w:numPr>
          <w:ilvl w:val="0"/>
          <w:numId w:val="415"/>
        </w:numPr>
        <w:spacing w:after="120"/>
        <w:ind w:left="426" w:hanging="426"/>
        <w:contextualSpacing w:val="0"/>
        <w:rPr>
          <w:rFonts w:ascii="Garamond" w:hAnsi="Garamond"/>
          <w:color w:val="000000" w:themeColor="text1"/>
          <w:szCs w:val="24"/>
        </w:rPr>
      </w:pPr>
      <w:r w:rsidRPr="00996F8C">
        <w:rPr>
          <w:rFonts w:ascii="Garamond" w:hAnsi="Garamond"/>
          <w:color w:val="000000" w:themeColor="text1"/>
          <w:szCs w:val="24"/>
        </w:rPr>
        <w:t>A instalação e a gestão do funcionamento de feira grossista organizada por entidade publica é da exclusiva responsabilidade da entidade gestora, a qual tem os poderes e autoridade necessários para fiscalizar o cumprimento do respetivo regulamento interno e assegurar o bom funcionamento da feira.</w:t>
      </w:r>
    </w:p>
    <w:p w14:paraId="67D18D28" w14:textId="23F80429" w:rsidR="00D05122" w:rsidRDefault="00D05122" w:rsidP="00DF7BBF">
      <w:pPr>
        <w:pStyle w:val="PargrafodaLista"/>
        <w:widowControl w:val="0"/>
        <w:numPr>
          <w:ilvl w:val="0"/>
          <w:numId w:val="415"/>
        </w:numPr>
        <w:spacing w:after="120"/>
        <w:ind w:left="426" w:hanging="426"/>
        <w:contextualSpacing w:val="0"/>
        <w:rPr>
          <w:rFonts w:ascii="Garamond" w:hAnsi="Garamond"/>
          <w:color w:val="000000" w:themeColor="text1"/>
          <w:szCs w:val="24"/>
        </w:rPr>
      </w:pPr>
      <w:r w:rsidRPr="00996F8C">
        <w:rPr>
          <w:rFonts w:ascii="Garamond" w:hAnsi="Garamond"/>
          <w:color w:val="000000" w:themeColor="text1"/>
          <w:szCs w:val="24"/>
        </w:rPr>
        <w:t>Entre as regras de funcionamento das feiras grossistas organizadas devem constar, nomeadamente:</w:t>
      </w:r>
    </w:p>
    <w:p w14:paraId="0526C58D" w14:textId="77777777" w:rsidR="00D42425" w:rsidRPr="00D42425" w:rsidRDefault="00D42425" w:rsidP="00D42425">
      <w:pPr>
        <w:widowControl w:val="0"/>
        <w:spacing w:after="120"/>
        <w:rPr>
          <w:rFonts w:ascii="Garamond" w:hAnsi="Garamond"/>
          <w:color w:val="000000" w:themeColor="text1"/>
          <w:szCs w:val="24"/>
        </w:rPr>
      </w:pPr>
    </w:p>
    <w:p w14:paraId="6D212A9E" w14:textId="254877BD" w:rsidR="00D05122" w:rsidRPr="00FC7A70" w:rsidRDefault="00D05122" w:rsidP="00DF7BBF">
      <w:pPr>
        <w:widowControl w:val="0"/>
        <w:numPr>
          <w:ilvl w:val="0"/>
          <w:numId w:val="106"/>
        </w:numPr>
        <w:spacing w:after="120"/>
        <w:ind w:left="851" w:hanging="284"/>
        <w:rPr>
          <w:rFonts w:ascii="Garamond" w:hAnsi="Garamond"/>
          <w:color w:val="000000" w:themeColor="text1"/>
          <w:szCs w:val="24"/>
        </w:rPr>
      </w:pPr>
      <w:r w:rsidRPr="00FC7A70">
        <w:rPr>
          <w:rFonts w:ascii="Garamond" w:hAnsi="Garamond"/>
          <w:color w:val="000000" w:themeColor="text1"/>
          <w:szCs w:val="24"/>
        </w:rPr>
        <w:t>As condições de admissão dos grossistas e os critérios para a atribuição dos respetivos espaços de venda, devendo o procedimento de seleção para a atribuição de direitos temporários de uso do espaço público assegurar a não discriminação entre operadores económicos nacionais e provenientes de outros Estados-Membros da União Europeia ou do Espaço Económico Europeu e ser efetuado de forma imparcial e transparente, publicitada em edital e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cumprindo o disposto no número seguinte;</w:t>
      </w:r>
    </w:p>
    <w:p w14:paraId="2C6CEF9A" w14:textId="77777777" w:rsidR="00D05122" w:rsidRPr="00FC7A70" w:rsidRDefault="00D05122" w:rsidP="00DF7BBF">
      <w:pPr>
        <w:widowControl w:val="0"/>
        <w:numPr>
          <w:ilvl w:val="0"/>
          <w:numId w:val="106"/>
        </w:numPr>
        <w:spacing w:after="120"/>
        <w:ind w:left="851" w:hanging="284"/>
        <w:rPr>
          <w:rFonts w:ascii="Garamond" w:hAnsi="Garamond"/>
          <w:color w:val="000000" w:themeColor="text1"/>
          <w:szCs w:val="24"/>
        </w:rPr>
      </w:pPr>
      <w:r w:rsidRPr="00FC7A70">
        <w:rPr>
          <w:rFonts w:ascii="Garamond" w:hAnsi="Garamond"/>
          <w:color w:val="000000" w:themeColor="text1"/>
          <w:szCs w:val="24"/>
        </w:rPr>
        <w:t>As normas de funcionamento, incluindo normas para uma limpeza célere dos espaços de venda aquando do levantamento da feira;</w:t>
      </w:r>
    </w:p>
    <w:p w14:paraId="6A30B8B1" w14:textId="77777777" w:rsidR="00D05122" w:rsidRPr="00FC7A70" w:rsidRDefault="00D05122" w:rsidP="00DF7BBF">
      <w:pPr>
        <w:widowControl w:val="0"/>
        <w:numPr>
          <w:ilvl w:val="0"/>
          <w:numId w:val="106"/>
        </w:numPr>
        <w:spacing w:after="120"/>
        <w:ind w:left="851" w:hanging="284"/>
        <w:rPr>
          <w:rFonts w:ascii="Garamond" w:hAnsi="Garamond"/>
          <w:color w:val="000000" w:themeColor="text1"/>
          <w:szCs w:val="24"/>
        </w:rPr>
      </w:pPr>
      <w:r w:rsidRPr="00FC7A70">
        <w:rPr>
          <w:rFonts w:ascii="Garamond" w:hAnsi="Garamond"/>
          <w:color w:val="000000" w:themeColor="text1"/>
          <w:szCs w:val="24"/>
        </w:rPr>
        <w:t>O horário de funcionamento.</w:t>
      </w:r>
    </w:p>
    <w:p w14:paraId="1099617A" w14:textId="590C7678" w:rsidR="008105A8" w:rsidRPr="00FC7A70" w:rsidRDefault="008105A8" w:rsidP="00DF7BBF">
      <w:pPr>
        <w:pStyle w:val="PargrafodaLista"/>
        <w:widowControl w:val="0"/>
        <w:numPr>
          <w:ilvl w:val="0"/>
          <w:numId w:val="4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atribuição dos espaços de venda deve ser realizada com periodicidade regular, e ser aplicado a todos os lugares novos ou deixados vagos, podendo ficar sujeitos ao pagamento de uma taxa a fixar pelo município em regulamento, não podendo ser objeto de renovação automática, nem devendo prever condições mais vantajosas para o vendedor ambulante cuja atribuição de lugar tenha caducado nem para quaisquer pessoas que com este mantenham vínculos de parentesco ou afinidade, bem como vínculos laborais ou, tratando-se de pessoa coletiva, vínculos de natureza societária. </w:t>
      </w:r>
    </w:p>
    <w:p w14:paraId="71B2A37F" w14:textId="412A96FB" w:rsidR="00D05122" w:rsidRPr="00FC7A70" w:rsidRDefault="00D05122" w:rsidP="00DF7BBF">
      <w:pPr>
        <w:pStyle w:val="PargrafodaLista"/>
        <w:widowControl w:val="0"/>
        <w:numPr>
          <w:ilvl w:val="0"/>
          <w:numId w:val="4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regras de funcionamento podem prever lugares destinados a prestadores de serviços, nomeadamente de restauração e de bebidas em unidades móveis ou amovíveis.</w:t>
      </w:r>
    </w:p>
    <w:p w14:paraId="6D3731A0" w14:textId="0A0639FA" w:rsidR="00D05122" w:rsidRPr="00FC7A70" w:rsidRDefault="00D05122" w:rsidP="00DF7BBF">
      <w:pPr>
        <w:pStyle w:val="PargrafodaLista"/>
        <w:widowControl w:val="0"/>
        <w:numPr>
          <w:ilvl w:val="0"/>
          <w:numId w:val="4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Às feiras grossistas ocasionais aplica-se, com as devidas adaptações, o disposto nos números anteriores.</w:t>
      </w:r>
    </w:p>
    <w:p w14:paraId="7977B5F1" w14:textId="4B184FE0" w:rsidR="00D05122" w:rsidRPr="00FC7A70" w:rsidRDefault="00D05122" w:rsidP="00DF7BBF">
      <w:pPr>
        <w:pStyle w:val="PargrafodaLista"/>
        <w:widowControl w:val="0"/>
        <w:numPr>
          <w:ilvl w:val="0"/>
          <w:numId w:val="41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montante da taxa a que se refere o n.º </w:t>
      </w:r>
      <w:r w:rsidR="00513DEE" w:rsidRPr="00FC7A70">
        <w:rPr>
          <w:rFonts w:ascii="Garamond" w:hAnsi="Garamond"/>
          <w:color w:val="000000" w:themeColor="text1"/>
          <w:szCs w:val="24"/>
        </w:rPr>
        <w:t>3</w:t>
      </w:r>
      <w:r w:rsidRPr="00FC7A70">
        <w:rPr>
          <w:rFonts w:ascii="Garamond" w:hAnsi="Garamond"/>
          <w:color w:val="000000" w:themeColor="text1"/>
          <w:szCs w:val="24"/>
        </w:rPr>
        <w:t xml:space="preserve"> é determinado em função do valor por metro quadrado e da existência dos seguintes fatores considerados fundamentais para o exercício da atividade:</w:t>
      </w:r>
    </w:p>
    <w:p w14:paraId="008BD145" w14:textId="77777777" w:rsidR="00D05122" w:rsidRPr="00FC7A70" w:rsidRDefault="00D05122" w:rsidP="00DF7BBF">
      <w:pPr>
        <w:widowControl w:val="0"/>
        <w:numPr>
          <w:ilvl w:val="0"/>
          <w:numId w:val="107"/>
        </w:numPr>
        <w:spacing w:after="120"/>
        <w:ind w:left="851" w:hanging="284"/>
        <w:rPr>
          <w:rFonts w:ascii="Garamond" w:hAnsi="Garamond"/>
          <w:color w:val="000000" w:themeColor="text1"/>
          <w:szCs w:val="24"/>
        </w:rPr>
      </w:pPr>
      <w:r w:rsidRPr="00FC7A70">
        <w:rPr>
          <w:rFonts w:ascii="Garamond" w:hAnsi="Garamond"/>
          <w:color w:val="000000" w:themeColor="text1"/>
          <w:szCs w:val="24"/>
        </w:rPr>
        <w:t>Tipo de estacionamento, coberto ou não coberto;</w:t>
      </w:r>
    </w:p>
    <w:p w14:paraId="0EE7FB24" w14:textId="77777777" w:rsidR="00D05122" w:rsidRPr="00FC7A70" w:rsidRDefault="00D05122" w:rsidP="00DF7BBF">
      <w:pPr>
        <w:widowControl w:val="0"/>
        <w:numPr>
          <w:ilvl w:val="0"/>
          <w:numId w:val="107"/>
        </w:numPr>
        <w:spacing w:after="120"/>
        <w:ind w:left="851" w:hanging="284"/>
        <w:rPr>
          <w:rFonts w:ascii="Garamond" w:hAnsi="Garamond"/>
          <w:color w:val="000000" w:themeColor="text1"/>
          <w:szCs w:val="24"/>
        </w:rPr>
      </w:pPr>
      <w:r w:rsidRPr="00FC7A70">
        <w:rPr>
          <w:rFonts w:ascii="Garamond" w:hAnsi="Garamond"/>
          <w:color w:val="000000" w:themeColor="text1"/>
          <w:szCs w:val="24"/>
        </w:rPr>
        <w:t>Localização e acessibilidades;</w:t>
      </w:r>
    </w:p>
    <w:p w14:paraId="749A5AF5" w14:textId="77777777" w:rsidR="00D05122" w:rsidRPr="00FC7A70" w:rsidRDefault="00D05122" w:rsidP="00DF7BBF">
      <w:pPr>
        <w:widowControl w:val="0"/>
        <w:numPr>
          <w:ilvl w:val="0"/>
          <w:numId w:val="107"/>
        </w:numPr>
        <w:spacing w:after="120"/>
        <w:ind w:left="851" w:hanging="284"/>
        <w:rPr>
          <w:rFonts w:ascii="Garamond" w:hAnsi="Garamond"/>
          <w:color w:val="000000" w:themeColor="text1"/>
          <w:szCs w:val="24"/>
        </w:rPr>
      </w:pPr>
      <w:r w:rsidRPr="00FC7A70">
        <w:rPr>
          <w:rFonts w:ascii="Garamond" w:hAnsi="Garamond"/>
          <w:color w:val="000000" w:themeColor="text1"/>
          <w:szCs w:val="24"/>
        </w:rPr>
        <w:t>Infraestruturas de conforto, nomeadamente instalações sanitárias, rede pública ou privada de água, rede elétrica, rede de telecomunicações, pavimentação do espaço;</w:t>
      </w:r>
    </w:p>
    <w:p w14:paraId="60A06E43" w14:textId="77777777" w:rsidR="00D05122" w:rsidRPr="00FC7A70" w:rsidRDefault="00D05122" w:rsidP="00DF7BBF">
      <w:pPr>
        <w:widowControl w:val="0"/>
        <w:numPr>
          <w:ilvl w:val="0"/>
          <w:numId w:val="107"/>
        </w:numPr>
        <w:spacing w:after="120"/>
        <w:ind w:left="851" w:hanging="284"/>
        <w:rPr>
          <w:rFonts w:ascii="Garamond" w:hAnsi="Garamond"/>
          <w:color w:val="000000" w:themeColor="text1"/>
          <w:szCs w:val="24"/>
        </w:rPr>
      </w:pPr>
      <w:r w:rsidRPr="00FC7A70">
        <w:rPr>
          <w:rFonts w:ascii="Garamond" w:hAnsi="Garamond"/>
          <w:color w:val="000000" w:themeColor="text1"/>
          <w:szCs w:val="24"/>
        </w:rPr>
        <w:t>Proximidade do serviço público de transportes, de parques ou zonas de estacionamento;</w:t>
      </w:r>
    </w:p>
    <w:p w14:paraId="05B2EF50" w14:textId="77777777" w:rsidR="00D05122" w:rsidRDefault="00D05122" w:rsidP="00DF7BBF">
      <w:pPr>
        <w:widowControl w:val="0"/>
        <w:numPr>
          <w:ilvl w:val="0"/>
          <w:numId w:val="107"/>
        </w:numPr>
        <w:spacing w:after="120"/>
        <w:ind w:left="851" w:hanging="284"/>
        <w:rPr>
          <w:ins w:id="1584" w:author="Paulo Meireles de Oliveira" w:date="2026-09-11T16:40:00Z" w16du:dateUtc="2026-09-11T15:40:00Z"/>
          <w:rFonts w:ascii="Garamond" w:hAnsi="Garamond"/>
          <w:color w:val="000000" w:themeColor="text1"/>
          <w:szCs w:val="24"/>
        </w:rPr>
      </w:pPr>
      <w:r w:rsidRPr="00FC7A70">
        <w:rPr>
          <w:rFonts w:ascii="Garamond" w:hAnsi="Garamond"/>
          <w:color w:val="000000" w:themeColor="text1"/>
          <w:szCs w:val="24"/>
        </w:rPr>
        <w:t xml:space="preserve">Duração da atribuição. </w:t>
      </w:r>
    </w:p>
    <w:p w14:paraId="580BE7C6" w14:textId="77777777" w:rsidR="00AE6B33" w:rsidRDefault="00AE6B33" w:rsidP="00AE6B33">
      <w:pPr>
        <w:widowControl w:val="0"/>
        <w:spacing w:after="120"/>
        <w:rPr>
          <w:ins w:id="1585" w:author="Paulo Meireles de Oliveira" w:date="2026-09-11T16:40:00Z" w16du:dateUtc="2026-09-11T15:40:00Z"/>
          <w:rFonts w:ascii="Garamond" w:hAnsi="Garamond"/>
          <w:color w:val="000000" w:themeColor="text1"/>
          <w:szCs w:val="24"/>
        </w:rPr>
      </w:pPr>
    </w:p>
    <w:p w14:paraId="7EDEF61B" w14:textId="77777777" w:rsidR="00AE6B33" w:rsidRPr="00FC7A70" w:rsidRDefault="00AE6B33">
      <w:pPr>
        <w:widowControl w:val="0"/>
        <w:spacing w:after="120"/>
        <w:rPr>
          <w:rFonts w:ascii="Garamond" w:hAnsi="Garamond"/>
          <w:color w:val="000000" w:themeColor="text1"/>
          <w:szCs w:val="24"/>
        </w:rPr>
        <w:pPrChange w:id="1586" w:author="Paulo Meireles de Oliveira" w:date="2026-09-11T16:40:00Z" w16du:dateUtc="2026-09-11T15:40:00Z">
          <w:pPr>
            <w:widowControl w:val="0"/>
            <w:numPr>
              <w:numId w:val="107"/>
            </w:numPr>
            <w:spacing w:after="120"/>
            <w:ind w:left="851" w:hanging="284"/>
          </w:pPr>
        </w:pPrChange>
      </w:pPr>
    </w:p>
    <w:p w14:paraId="31B35A47" w14:textId="462AE31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Subsecção </w:t>
      </w:r>
      <w:r w:rsidR="00D05122" w:rsidRPr="00FC7A70">
        <w:rPr>
          <w:rFonts w:ascii="Garamond" w:hAnsi="Garamond"/>
          <w:smallCaps/>
          <w:color w:val="000000" w:themeColor="text1"/>
          <w:szCs w:val="24"/>
        </w:rPr>
        <w:t>IX</w:t>
      </w:r>
    </w:p>
    <w:p w14:paraId="489B33AE"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Oficinas de adaptação e reparação de veículos automóveis utilizadores de gás de petróleo liquefeito ou de gás natural comprimido e liquefeito</w:t>
      </w:r>
    </w:p>
    <w:p w14:paraId="01F396B2" w14:textId="77777777" w:rsidR="008F7941" w:rsidRPr="00FC7A70" w:rsidRDefault="008F7941" w:rsidP="00DF7BBF">
      <w:pPr>
        <w:pStyle w:val="PargrafodaLista"/>
        <w:widowControl w:val="0"/>
        <w:numPr>
          <w:ilvl w:val="0"/>
          <w:numId w:val="199"/>
        </w:numPr>
        <w:spacing w:after="120"/>
        <w:contextualSpacing w:val="0"/>
        <w:jc w:val="center"/>
        <w:outlineLvl w:val="1"/>
        <w:rPr>
          <w:rFonts w:ascii="Garamond" w:hAnsi="Garamond"/>
          <w:smallCaps/>
          <w:color w:val="000000" w:themeColor="text1"/>
          <w:szCs w:val="24"/>
        </w:rPr>
      </w:pPr>
    </w:p>
    <w:p w14:paraId="62B7CA5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Requisitos das instalações e funcionamento</w:t>
      </w:r>
    </w:p>
    <w:p w14:paraId="3FDA0FB9" w14:textId="7B6D1377" w:rsidR="008A4623" w:rsidRPr="005E53AA" w:rsidRDefault="008A4623" w:rsidP="00DF7BBF">
      <w:pPr>
        <w:pStyle w:val="PargrafodaLista"/>
        <w:widowControl w:val="0"/>
        <w:numPr>
          <w:ilvl w:val="0"/>
          <w:numId w:val="416"/>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As instalações afetas à instalação ou reparação dos componentes inerentes à utilização do GPL ou GN em veículos devem dispor de ventilação natural através de aberturas ao nível do teto e solo que permitam o rápido escoamento para o exterior de eventual fuga de gases.</w:t>
      </w:r>
    </w:p>
    <w:p w14:paraId="2B99F4D0" w14:textId="760D5579" w:rsidR="008A4623" w:rsidRPr="005E53AA" w:rsidRDefault="008A4623" w:rsidP="00DF7BBF">
      <w:pPr>
        <w:pStyle w:val="PargrafodaLista"/>
        <w:widowControl w:val="0"/>
        <w:numPr>
          <w:ilvl w:val="0"/>
          <w:numId w:val="416"/>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Não são permitidas operações de instalação e de reparação em instalações situadas abaixo do nível do solo em veículos cuja instalação a GPL não esteja em conformidade com as prescrições técnicas fixadas no Regulamento ECE/ONU n.º 67 da Comissão Económica das Nações Unidas para a Europa.</w:t>
      </w:r>
    </w:p>
    <w:p w14:paraId="4C51A9C7" w14:textId="26329173" w:rsidR="008A4623" w:rsidRPr="005E53AA" w:rsidRDefault="008A4623" w:rsidP="00DF7BBF">
      <w:pPr>
        <w:pStyle w:val="PargrafodaLista"/>
        <w:widowControl w:val="0"/>
        <w:numPr>
          <w:ilvl w:val="0"/>
          <w:numId w:val="416"/>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 xml:space="preserve">As instalações devem dispor de um instrumento de medição de concentração de gás, dotado de sistema de alarme e </w:t>
      </w:r>
      <w:r w:rsidR="00D2445F" w:rsidRPr="005E53AA">
        <w:rPr>
          <w:rFonts w:ascii="Garamond" w:hAnsi="Garamond"/>
          <w:color w:val="000000" w:themeColor="text1"/>
          <w:szCs w:val="24"/>
        </w:rPr>
        <w:t>devidamente calibrado com rastreabilidade metrológica ao Sistema Internacional de Unidades, através de uma cadeia ininterrupta e documentada de calibrações, recorrendo, sempre que aplicável, aos padrões nacionais de medição</w:t>
      </w:r>
      <w:r w:rsidRPr="005E53AA">
        <w:rPr>
          <w:rFonts w:ascii="Garamond" w:hAnsi="Garamond"/>
          <w:color w:val="000000" w:themeColor="text1"/>
          <w:szCs w:val="24"/>
        </w:rPr>
        <w:t>.</w:t>
      </w:r>
    </w:p>
    <w:p w14:paraId="73EB0571" w14:textId="3B0A8AC0" w:rsidR="008A4623" w:rsidRPr="005E53AA" w:rsidRDefault="008A4623" w:rsidP="00D42425">
      <w:pPr>
        <w:pStyle w:val="PargrafodaLista"/>
        <w:widowControl w:val="0"/>
        <w:numPr>
          <w:ilvl w:val="0"/>
          <w:numId w:val="416"/>
        </w:numPr>
        <w:spacing w:after="0"/>
        <w:ind w:left="425" w:hanging="425"/>
        <w:contextualSpacing w:val="0"/>
        <w:rPr>
          <w:rFonts w:ascii="Garamond" w:hAnsi="Garamond"/>
          <w:color w:val="000000" w:themeColor="text1"/>
          <w:szCs w:val="24"/>
        </w:rPr>
      </w:pPr>
      <w:commentRangeStart w:id="1587"/>
      <w:commentRangeStart w:id="1588"/>
      <w:commentRangeStart w:id="1589"/>
      <w:r w:rsidRPr="005E53AA">
        <w:rPr>
          <w:rFonts w:ascii="Garamond" w:hAnsi="Garamond"/>
          <w:color w:val="000000" w:themeColor="text1"/>
          <w:szCs w:val="24"/>
        </w:rPr>
        <w:t>As oficinas que adaptem ou reparem veículos utilizadores de GPL ou GN devem dispor</w:t>
      </w:r>
      <w:r w:rsidR="00AD46B0" w:rsidRPr="005E53AA">
        <w:rPr>
          <w:rFonts w:ascii="Garamond" w:hAnsi="Garamond"/>
          <w:color w:val="000000" w:themeColor="text1"/>
          <w:szCs w:val="24"/>
        </w:rPr>
        <w:t xml:space="preserve">, para os efeitos do </w:t>
      </w:r>
      <w:r w:rsidR="002567CD" w:rsidRPr="005E53AA">
        <w:rPr>
          <w:rFonts w:ascii="Garamond" w:hAnsi="Garamond"/>
          <w:color w:val="000000" w:themeColor="text1"/>
          <w:szCs w:val="24"/>
        </w:rPr>
        <w:fldChar w:fldCharType="begin"/>
      </w:r>
      <w:r w:rsidR="002567CD" w:rsidRPr="005E53AA">
        <w:rPr>
          <w:rFonts w:ascii="Garamond" w:hAnsi="Garamond"/>
          <w:color w:val="000000" w:themeColor="text1"/>
          <w:szCs w:val="24"/>
        </w:rPr>
        <w:instrText xml:space="preserve"> REF _Ref225518219 \r \h </w:instrText>
      </w:r>
      <w:r w:rsidR="00FC7A70" w:rsidRPr="005E53AA">
        <w:rPr>
          <w:rFonts w:ascii="Garamond" w:hAnsi="Garamond"/>
          <w:color w:val="000000" w:themeColor="text1"/>
          <w:szCs w:val="24"/>
        </w:rPr>
        <w:instrText xml:space="preserve"> \* MERGEFORMAT </w:instrText>
      </w:r>
      <w:r w:rsidR="002567CD" w:rsidRPr="005E53AA">
        <w:rPr>
          <w:rFonts w:ascii="Garamond" w:hAnsi="Garamond"/>
          <w:color w:val="000000" w:themeColor="text1"/>
          <w:szCs w:val="24"/>
        </w:rPr>
      </w:r>
      <w:r w:rsidR="002567CD" w:rsidRPr="005E53AA">
        <w:rPr>
          <w:rFonts w:ascii="Garamond" w:hAnsi="Garamond"/>
          <w:color w:val="000000" w:themeColor="text1"/>
          <w:szCs w:val="24"/>
        </w:rPr>
        <w:fldChar w:fldCharType="separate"/>
      </w:r>
      <w:r w:rsidR="009D4F47">
        <w:rPr>
          <w:rFonts w:ascii="Garamond" w:hAnsi="Garamond"/>
          <w:color w:val="000000" w:themeColor="text1"/>
          <w:szCs w:val="24"/>
        </w:rPr>
        <w:t>Artigo 40.º</w:t>
      </w:r>
      <w:r w:rsidR="002567CD" w:rsidRPr="005E53AA">
        <w:rPr>
          <w:rFonts w:ascii="Garamond" w:hAnsi="Garamond"/>
          <w:color w:val="000000" w:themeColor="text1"/>
          <w:szCs w:val="24"/>
        </w:rPr>
        <w:fldChar w:fldCharType="end"/>
      </w:r>
      <w:r w:rsidR="002567CD" w:rsidRPr="005E53AA">
        <w:rPr>
          <w:rFonts w:ascii="Garamond" w:hAnsi="Garamond"/>
          <w:color w:val="000000" w:themeColor="text1"/>
          <w:szCs w:val="24"/>
        </w:rPr>
        <w:t xml:space="preserve">, </w:t>
      </w:r>
      <w:r w:rsidRPr="005E53AA">
        <w:rPr>
          <w:rFonts w:ascii="Garamond" w:hAnsi="Garamond"/>
          <w:color w:val="000000" w:themeColor="text1"/>
          <w:szCs w:val="24"/>
        </w:rPr>
        <w:t>de um seguro de responsabilidade civil, garantia financeira ou instrumento equivalente válido para cobrir eventuais danos materiais e corporais, sofridos em caso de acidente resultante das ações relativas à instalação ou reparação dos veículos de valor mínimo obrigatório de € 600 000,00, atualizável, em cada ano civil, pelo Índice de Preços do Consumidor (IPC), quando positivo, referente ao ano civil anterior, publicado pelo Instituto Nacional de Estatística, I. P. (INE, I. P.).</w:t>
      </w:r>
      <w:commentRangeEnd w:id="1587"/>
      <w:r w:rsidR="0041387E" w:rsidRPr="005E53AA">
        <w:rPr>
          <w:rStyle w:val="Refdecomentrio"/>
          <w:rFonts w:ascii="Garamond" w:hAnsi="Garamond"/>
          <w:color w:val="000000" w:themeColor="text1"/>
          <w:sz w:val="24"/>
          <w:szCs w:val="24"/>
        </w:rPr>
        <w:commentReference w:id="1587"/>
      </w:r>
      <w:commentRangeEnd w:id="1588"/>
      <w:r w:rsidRPr="005E53AA">
        <w:rPr>
          <w:rStyle w:val="Refdecomentrio"/>
          <w:rFonts w:ascii="Garamond" w:hAnsi="Garamond"/>
          <w:color w:val="000000" w:themeColor="text1"/>
          <w:sz w:val="24"/>
          <w:szCs w:val="24"/>
        </w:rPr>
        <w:commentReference w:id="1588"/>
      </w:r>
      <w:commentRangeEnd w:id="1589"/>
      <w:r w:rsidRPr="005E53AA">
        <w:rPr>
          <w:rStyle w:val="Refdecomentrio"/>
          <w:rFonts w:ascii="Garamond" w:hAnsi="Garamond"/>
          <w:color w:val="000000" w:themeColor="text1"/>
          <w:sz w:val="24"/>
          <w:szCs w:val="24"/>
        </w:rPr>
        <w:commentReference w:id="1589"/>
      </w:r>
    </w:p>
    <w:p w14:paraId="248093C7" w14:textId="0FD324F9" w:rsidR="008A4623" w:rsidRPr="005E53AA" w:rsidRDefault="008A4623" w:rsidP="00D42425">
      <w:pPr>
        <w:pStyle w:val="PargrafodaLista"/>
        <w:widowControl w:val="0"/>
        <w:numPr>
          <w:ilvl w:val="0"/>
          <w:numId w:val="416"/>
        </w:numPr>
        <w:spacing w:after="0"/>
        <w:ind w:left="425" w:hanging="425"/>
        <w:contextualSpacing w:val="0"/>
        <w:rPr>
          <w:rFonts w:ascii="Garamond" w:hAnsi="Garamond"/>
          <w:color w:val="000000" w:themeColor="text1"/>
          <w:szCs w:val="24"/>
        </w:rPr>
      </w:pPr>
      <w:commentRangeStart w:id="1590"/>
      <w:commentRangeStart w:id="1591"/>
      <w:r w:rsidRPr="005E53AA">
        <w:rPr>
          <w:rFonts w:ascii="Garamond" w:hAnsi="Garamond"/>
          <w:color w:val="000000" w:themeColor="text1"/>
          <w:szCs w:val="24"/>
        </w:rPr>
        <w:t>As oficinas devem assegurar que os técnicos e mecânicos de auto/gás possuem a formação e título profissional legalmente exigível para o exercício das atividades de instalação e reparação dos veículos à utilização do GPL ou GN, nos termos da Lei n.º 13/2013, de 31 de janeiro</w:t>
      </w:r>
      <w:del w:id="1592" w:author="Maria João Torres" w:date="2026-09-01T15:51:00Z" w16du:dateUtc="2026-09-01T14:51:00Z">
        <w:r w:rsidRPr="005E53AA" w:rsidDel="00F25669">
          <w:rPr>
            <w:rFonts w:ascii="Garamond" w:hAnsi="Garamond"/>
            <w:color w:val="000000" w:themeColor="text1"/>
            <w:szCs w:val="24"/>
          </w:rPr>
          <w:delText>, na sua redação atual</w:delText>
        </w:r>
      </w:del>
      <w:r w:rsidRPr="005E53AA">
        <w:rPr>
          <w:rFonts w:ascii="Garamond" w:hAnsi="Garamond"/>
          <w:color w:val="000000" w:themeColor="text1"/>
          <w:szCs w:val="24"/>
        </w:rPr>
        <w:t>.</w:t>
      </w:r>
      <w:commentRangeEnd w:id="1590"/>
      <w:r w:rsidR="00417E38" w:rsidRPr="005E53AA">
        <w:rPr>
          <w:rStyle w:val="Refdecomentrio"/>
          <w:rFonts w:ascii="Garamond" w:hAnsi="Garamond"/>
          <w:color w:val="000000" w:themeColor="text1"/>
          <w:sz w:val="24"/>
          <w:szCs w:val="24"/>
        </w:rPr>
        <w:commentReference w:id="1590"/>
      </w:r>
      <w:commentRangeEnd w:id="1591"/>
      <w:r w:rsidRPr="005E53AA">
        <w:rPr>
          <w:rStyle w:val="Refdecomentrio"/>
          <w:rFonts w:ascii="Garamond" w:hAnsi="Garamond"/>
          <w:color w:val="000000" w:themeColor="text1"/>
          <w:sz w:val="24"/>
          <w:szCs w:val="24"/>
        </w:rPr>
        <w:commentReference w:id="1591"/>
      </w:r>
    </w:p>
    <w:p w14:paraId="73B2015F" w14:textId="4D91967C" w:rsidR="008A4623" w:rsidRPr="005E53AA" w:rsidRDefault="008A4623" w:rsidP="00D42425">
      <w:pPr>
        <w:pStyle w:val="PargrafodaLista"/>
        <w:widowControl w:val="0"/>
        <w:numPr>
          <w:ilvl w:val="0"/>
          <w:numId w:val="416"/>
        </w:numPr>
        <w:spacing w:after="0"/>
        <w:ind w:left="425" w:hanging="425"/>
        <w:contextualSpacing w:val="0"/>
        <w:rPr>
          <w:rFonts w:ascii="Garamond" w:hAnsi="Garamond"/>
          <w:color w:val="000000" w:themeColor="text1"/>
          <w:szCs w:val="24"/>
        </w:rPr>
      </w:pPr>
      <w:r w:rsidRPr="005E53AA">
        <w:rPr>
          <w:rFonts w:ascii="Garamond" w:hAnsi="Garamond"/>
          <w:color w:val="000000" w:themeColor="text1"/>
          <w:szCs w:val="24"/>
        </w:rPr>
        <w:t>A violação do disposto no n</w:t>
      </w:r>
      <w:r w:rsidR="00381F29" w:rsidRPr="005E53AA">
        <w:rPr>
          <w:rFonts w:ascii="Garamond" w:hAnsi="Garamond"/>
          <w:color w:val="000000" w:themeColor="text1"/>
          <w:szCs w:val="24"/>
        </w:rPr>
        <w:t>.º</w:t>
      </w:r>
      <w:r w:rsidRPr="005E53AA">
        <w:rPr>
          <w:rFonts w:ascii="Garamond" w:hAnsi="Garamond"/>
          <w:color w:val="000000" w:themeColor="text1"/>
          <w:szCs w:val="24"/>
        </w:rPr>
        <w:t xml:space="preserve"> 4 constitui contraordenação económica muito grave, nos termos do RJCE.</w:t>
      </w:r>
    </w:p>
    <w:p w14:paraId="0EEB8FAD" w14:textId="3347B568" w:rsidR="008A4623" w:rsidRPr="005E53AA" w:rsidRDefault="008A4623" w:rsidP="00D42425">
      <w:pPr>
        <w:pStyle w:val="PargrafodaLista"/>
        <w:widowControl w:val="0"/>
        <w:numPr>
          <w:ilvl w:val="0"/>
          <w:numId w:val="416"/>
        </w:numPr>
        <w:spacing w:after="0"/>
        <w:ind w:left="425" w:hanging="425"/>
        <w:contextualSpacing w:val="0"/>
        <w:rPr>
          <w:rFonts w:ascii="Garamond" w:hAnsi="Garamond"/>
          <w:color w:val="000000" w:themeColor="text1"/>
          <w:szCs w:val="24"/>
        </w:rPr>
      </w:pPr>
      <w:r w:rsidRPr="005E53AA">
        <w:rPr>
          <w:rFonts w:ascii="Garamond" w:hAnsi="Garamond"/>
          <w:color w:val="000000" w:themeColor="text1"/>
          <w:szCs w:val="24"/>
        </w:rPr>
        <w:t>A violação do disposto nos n.</w:t>
      </w:r>
      <w:r w:rsidRPr="005E53AA">
        <w:rPr>
          <w:rFonts w:ascii="Garamond" w:hAnsi="Garamond"/>
          <w:color w:val="000000" w:themeColor="text1"/>
          <w:szCs w:val="24"/>
          <w:vertAlign w:val="superscript"/>
        </w:rPr>
        <w:t>os</w:t>
      </w:r>
      <w:r w:rsidRPr="005E53AA">
        <w:rPr>
          <w:rFonts w:ascii="Garamond" w:hAnsi="Garamond"/>
          <w:color w:val="000000" w:themeColor="text1"/>
          <w:szCs w:val="24"/>
        </w:rPr>
        <w:t xml:space="preserve"> 1, 2</w:t>
      </w:r>
      <w:r w:rsidR="005D5703" w:rsidRPr="005E53AA">
        <w:rPr>
          <w:rFonts w:ascii="Garamond" w:hAnsi="Garamond"/>
          <w:color w:val="000000" w:themeColor="text1"/>
          <w:szCs w:val="24"/>
        </w:rPr>
        <w:t xml:space="preserve"> e </w:t>
      </w:r>
      <w:r w:rsidRPr="005E53AA">
        <w:rPr>
          <w:rFonts w:ascii="Garamond" w:hAnsi="Garamond"/>
          <w:color w:val="000000" w:themeColor="text1"/>
          <w:szCs w:val="24"/>
        </w:rPr>
        <w:t>3 constitui contraordenação económica grave, nos termos do RJCE.</w:t>
      </w:r>
    </w:p>
    <w:p w14:paraId="06FCCB15" w14:textId="77777777" w:rsidR="008A4623" w:rsidRPr="00FC7A70" w:rsidRDefault="008A4623" w:rsidP="00D42425">
      <w:pPr>
        <w:pStyle w:val="PargrafodaLista"/>
        <w:widowControl w:val="0"/>
        <w:numPr>
          <w:ilvl w:val="0"/>
          <w:numId w:val="199"/>
        </w:numPr>
        <w:spacing w:after="0"/>
        <w:contextualSpacing w:val="0"/>
        <w:jc w:val="center"/>
        <w:outlineLvl w:val="1"/>
        <w:rPr>
          <w:rFonts w:ascii="Garamond" w:hAnsi="Garamond"/>
          <w:color w:val="000000" w:themeColor="text1"/>
          <w:szCs w:val="24"/>
        </w:rPr>
      </w:pPr>
    </w:p>
    <w:p w14:paraId="5F0102DB" w14:textId="77777777" w:rsidR="008A4623" w:rsidRPr="00FC7A70" w:rsidRDefault="008A4623" w:rsidP="00D42425">
      <w:pPr>
        <w:widowControl w:val="0"/>
        <w:spacing w:after="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Adaptação de veículos matriculados à utilização de gás de petróleo liquefeito ou de gás natural comprimido e liquefeito</w:t>
      </w:r>
    </w:p>
    <w:p w14:paraId="44D77954" w14:textId="1E4C89BB" w:rsidR="008A4623" w:rsidRPr="005E53AA" w:rsidRDefault="008A4623" w:rsidP="00D42425">
      <w:pPr>
        <w:pStyle w:val="PargrafodaLista"/>
        <w:widowControl w:val="0"/>
        <w:numPr>
          <w:ilvl w:val="0"/>
          <w:numId w:val="417"/>
        </w:numPr>
        <w:spacing w:after="0"/>
        <w:ind w:left="426" w:hanging="426"/>
        <w:contextualSpacing w:val="0"/>
        <w:rPr>
          <w:rFonts w:ascii="Garamond" w:hAnsi="Garamond"/>
          <w:color w:val="000000" w:themeColor="text1"/>
          <w:szCs w:val="24"/>
        </w:rPr>
      </w:pPr>
      <w:commentRangeStart w:id="1593"/>
      <w:commentRangeStart w:id="1594"/>
      <w:r w:rsidRPr="005E53AA">
        <w:rPr>
          <w:rFonts w:ascii="Garamond" w:hAnsi="Garamond"/>
          <w:color w:val="000000" w:themeColor="text1"/>
          <w:szCs w:val="24"/>
        </w:rPr>
        <w:t>A oficina que realiza a adaptação de veículos matriculados à utilização de gás de petróleo liquefeito (GPL) ou de gás natural comprimido e liquefeito (GN) deve garantir a conformidade de montagem da adaptação a GPL ou GN com as prescrições técnicas fixadas, respetivamente, no Regulamento ECE/ONU n.º 67 ou no Regulamento ECE/ONU n.º 110 da Comissão Económica das Nações Unidas para a Europa, sendo responsável pela verificação de que o veículo cumpre com as especificações estabelecidas pelo seu fabricante e pelo fabricante dos componentes inerentes, bem como pela garantia de que a adaptação efetuada não introduz uma diminuição nas condições de segurança do veículo</w:t>
      </w:r>
      <w:commentRangeEnd w:id="1593"/>
      <w:r w:rsidR="00331738" w:rsidRPr="005E53AA">
        <w:rPr>
          <w:rStyle w:val="Refdecomentrio"/>
          <w:rFonts w:ascii="Garamond" w:hAnsi="Garamond"/>
          <w:color w:val="000000" w:themeColor="text1"/>
          <w:sz w:val="24"/>
          <w:szCs w:val="24"/>
        </w:rPr>
        <w:commentReference w:id="1593"/>
      </w:r>
      <w:commentRangeEnd w:id="1594"/>
      <w:r w:rsidRPr="005E53AA">
        <w:rPr>
          <w:rStyle w:val="Refdecomentrio"/>
          <w:rFonts w:ascii="Garamond" w:hAnsi="Garamond"/>
          <w:color w:val="000000" w:themeColor="text1"/>
          <w:sz w:val="24"/>
          <w:szCs w:val="24"/>
        </w:rPr>
        <w:commentReference w:id="1594"/>
      </w:r>
      <w:r w:rsidRPr="005E53AA">
        <w:rPr>
          <w:rFonts w:ascii="Garamond" w:hAnsi="Garamond"/>
          <w:color w:val="000000" w:themeColor="text1"/>
          <w:szCs w:val="24"/>
        </w:rPr>
        <w:t>.</w:t>
      </w:r>
    </w:p>
    <w:p w14:paraId="19566954" w14:textId="1DB4370B" w:rsidR="008A4623" w:rsidRPr="005E53AA" w:rsidRDefault="008A4623" w:rsidP="00DF7BBF">
      <w:pPr>
        <w:pStyle w:val="PargrafodaLista"/>
        <w:widowControl w:val="0"/>
        <w:numPr>
          <w:ilvl w:val="0"/>
          <w:numId w:val="417"/>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 xml:space="preserve">A conformidade da adaptação à utilização de GPL ou GN e o correto funcionamento de cada veículo são atestados por um certificado emitido pela oficina, conforme o modelo </w:t>
      </w:r>
      <w:r w:rsidR="00747FCD" w:rsidRPr="005E53AA">
        <w:rPr>
          <w:rFonts w:ascii="Garamond" w:hAnsi="Garamond"/>
          <w:color w:val="000000" w:themeColor="text1"/>
          <w:szCs w:val="24"/>
        </w:rPr>
        <w:t xml:space="preserve">aprovado </w:t>
      </w:r>
      <w:r w:rsidRPr="005E53AA">
        <w:rPr>
          <w:rFonts w:ascii="Garamond" w:hAnsi="Garamond"/>
          <w:color w:val="000000" w:themeColor="text1"/>
          <w:szCs w:val="24"/>
        </w:rPr>
        <w:t xml:space="preserve">em </w:t>
      </w:r>
      <w:r w:rsidR="00767A95" w:rsidRPr="005E53AA">
        <w:rPr>
          <w:rFonts w:ascii="Garamond" w:hAnsi="Garamond"/>
          <w:color w:val="000000" w:themeColor="text1"/>
          <w:szCs w:val="24"/>
        </w:rPr>
        <w:t xml:space="preserve">despacho </w:t>
      </w:r>
      <w:r w:rsidR="00747FCD" w:rsidRPr="005E53AA">
        <w:rPr>
          <w:rFonts w:ascii="Garamond" w:hAnsi="Garamond"/>
          <w:color w:val="000000" w:themeColor="text1"/>
          <w:szCs w:val="24"/>
        </w:rPr>
        <w:t>dos</w:t>
      </w:r>
      <w:r w:rsidRPr="005E53AA">
        <w:rPr>
          <w:rFonts w:ascii="Garamond" w:hAnsi="Garamond"/>
          <w:color w:val="000000" w:themeColor="text1"/>
          <w:szCs w:val="24"/>
        </w:rPr>
        <w:t xml:space="preserve"> membros do Governo responsáveis pelas áreas da administração interna, da economia e da energia</w:t>
      </w:r>
      <w:r w:rsidR="008262A1" w:rsidRPr="005E53AA">
        <w:rPr>
          <w:rFonts w:ascii="Garamond" w:hAnsi="Garamond"/>
          <w:color w:val="000000" w:themeColor="text1"/>
          <w:szCs w:val="24"/>
        </w:rPr>
        <w:t>, a publicar na 2.ª série do Diário da República.</w:t>
      </w:r>
    </w:p>
    <w:p w14:paraId="23137EE1" w14:textId="7368B232" w:rsidR="008A4623" w:rsidRPr="005E53AA" w:rsidRDefault="008A4623" w:rsidP="00DF7BBF">
      <w:pPr>
        <w:pStyle w:val="PargrafodaLista"/>
        <w:widowControl w:val="0"/>
        <w:numPr>
          <w:ilvl w:val="0"/>
          <w:numId w:val="417"/>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 xml:space="preserve">As oficinas devem manter um registo atualizado de todas as adaptações ou reparações efetuadas ao sistema de alimentação de GPL ou GN em veículos, o qual pode ser solicitado a todo tempo pelo IMT, I. P., ou por qualquer entidade fiscalizadora. </w:t>
      </w:r>
    </w:p>
    <w:p w14:paraId="3DF73C87" w14:textId="561C4893" w:rsidR="008A4623" w:rsidRPr="005E53AA" w:rsidRDefault="008A4623" w:rsidP="00DF7BBF">
      <w:pPr>
        <w:pStyle w:val="PargrafodaLista"/>
        <w:widowControl w:val="0"/>
        <w:numPr>
          <w:ilvl w:val="0"/>
          <w:numId w:val="417"/>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 violação do disposto nos n.</w:t>
      </w:r>
      <w:r w:rsidRPr="005E53AA">
        <w:rPr>
          <w:rFonts w:ascii="Garamond" w:hAnsi="Garamond"/>
          <w:color w:val="000000" w:themeColor="text1"/>
          <w:szCs w:val="24"/>
          <w:vertAlign w:val="superscript"/>
        </w:rPr>
        <w:t>os</w:t>
      </w:r>
      <w:r w:rsidRPr="005E53AA">
        <w:rPr>
          <w:rFonts w:ascii="Garamond" w:hAnsi="Garamond"/>
          <w:color w:val="000000" w:themeColor="text1"/>
          <w:szCs w:val="24"/>
        </w:rPr>
        <w:t xml:space="preserve"> 1 e 2 constitui contraordenação económica grave, nos termos do RJCE.</w:t>
      </w:r>
    </w:p>
    <w:p w14:paraId="50D9E920" w14:textId="170936D3" w:rsidR="008A4623" w:rsidRPr="005E53AA" w:rsidRDefault="008A4623" w:rsidP="00DF7BBF">
      <w:pPr>
        <w:pStyle w:val="PargrafodaLista"/>
        <w:widowControl w:val="0"/>
        <w:numPr>
          <w:ilvl w:val="0"/>
          <w:numId w:val="417"/>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 violação do disposto no n.</w:t>
      </w:r>
      <w:r w:rsidR="00EB1A59" w:rsidRPr="005E53AA">
        <w:rPr>
          <w:rFonts w:ascii="Garamond" w:hAnsi="Garamond"/>
          <w:color w:val="000000" w:themeColor="text1"/>
          <w:szCs w:val="24"/>
        </w:rPr>
        <w:t>º</w:t>
      </w:r>
      <w:r w:rsidRPr="005E53AA">
        <w:rPr>
          <w:rFonts w:ascii="Garamond" w:hAnsi="Garamond"/>
          <w:color w:val="000000" w:themeColor="text1"/>
          <w:szCs w:val="24"/>
        </w:rPr>
        <w:t xml:space="preserve"> 3 constitui contraordenação económica leve, nos termos do RJCE.</w:t>
      </w:r>
    </w:p>
    <w:p w14:paraId="05FAB7C8" w14:textId="77777777" w:rsidR="004547AD" w:rsidRPr="00FC7A70" w:rsidRDefault="004547AD" w:rsidP="00DF7BBF">
      <w:pPr>
        <w:widowControl w:val="0"/>
        <w:spacing w:after="120"/>
        <w:rPr>
          <w:rFonts w:ascii="Garamond" w:hAnsi="Garamond"/>
          <w:color w:val="000000" w:themeColor="text1"/>
          <w:szCs w:val="24"/>
        </w:rPr>
      </w:pPr>
    </w:p>
    <w:p w14:paraId="52D1418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F2FA651"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Reservatórios para o armazenamento de gás natural comprimido e liquefeito</w:t>
      </w:r>
    </w:p>
    <w:p w14:paraId="620C5FCB" w14:textId="00E2FAD2" w:rsidR="008A4623" w:rsidRPr="005E53AA" w:rsidRDefault="008A4623"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reservatórios utilizados para o armazenamento de GN que não façam parte integrante do quadro ou da carroçaria não podem ser utilizados por um período superior ao indicado pelo fabricante, não podendo este período exceder os 20 anos.</w:t>
      </w:r>
    </w:p>
    <w:p w14:paraId="0FC3DE05" w14:textId="6D24B519" w:rsidR="008A4623" w:rsidRPr="005E53AA" w:rsidRDefault="008A4623"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reservatórios de GN devem apresentar na sua superfície exterior e em local acessível a indicação da validade máxima de utilização estabelecida pelo fabricante.</w:t>
      </w:r>
    </w:p>
    <w:p w14:paraId="68290F2D" w14:textId="68B9F11B" w:rsidR="008A4623" w:rsidRPr="005E53AA" w:rsidRDefault="008A4623"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 data-limite de utilização de qualquer reservatório instalado deve ser inscrita nos documentos de identificação do veículo.</w:t>
      </w:r>
    </w:p>
    <w:p w14:paraId="0A381561" w14:textId="16650283" w:rsidR="008A4623" w:rsidRPr="005E53AA" w:rsidRDefault="008A4623"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reservatórios que deixem de estar válidos nos termos do n.º 1 devem ser inutilizados após a sua remoção de forma a não poderem ser reutilizados para o mesmo fim.</w:t>
      </w:r>
    </w:p>
    <w:p w14:paraId="2498F086" w14:textId="7486377E" w:rsidR="008A4623" w:rsidRPr="005E53AA" w:rsidRDefault="008A4623"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Nos reservatórios em uso não é permitida qualquer operação que introduza alterações estruturais, nomeadamente operações de soldadura ou que provoquem aquecimento.</w:t>
      </w:r>
    </w:p>
    <w:p w14:paraId="7E8AA0E2" w14:textId="7865059F" w:rsidR="00BB4E5A" w:rsidRPr="005E53AA" w:rsidRDefault="00BB4E5A"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Para efeitos de emissão do certificado referido no n.º 2 do artigo anterior, a instalação GN e respetivos reservatórios devem ser objeto de uma inspeção detalhada, realizada por um organismo de controlo e inspeção acreditado, para verificação da conformidade da instalação e das suas condições de segurança, nos termos do Regulamento ECE/ONU n.º 110.</w:t>
      </w:r>
    </w:p>
    <w:p w14:paraId="09CEE01F" w14:textId="5A6AB3C7" w:rsidR="00BB4E5A" w:rsidRPr="005E53AA" w:rsidRDefault="00BB4E5A"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 âmbito da inspeção referida no número anterior, é distinto das verificações realizadas nos CITV no âmbito das inspeções periódicas e inspeções extraordinárias dos veículos alimentados a GN, que visam principalmente a verificação da conformidade da instalação com o respetivo certificado de instalação e o correto funcionamento do sistema.</w:t>
      </w:r>
    </w:p>
    <w:p w14:paraId="08082B13" w14:textId="5B84BA18" w:rsidR="008A4623" w:rsidRPr="005E53AA" w:rsidRDefault="008A4623" w:rsidP="00DF7BBF">
      <w:pPr>
        <w:pStyle w:val="PargrafodaLista"/>
        <w:widowControl w:val="0"/>
        <w:numPr>
          <w:ilvl w:val="0"/>
          <w:numId w:val="418"/>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Todos os reservatórios devem ostentar em local visível uma etiqueta amarela com a indicação, em cor preta, da data da próxima inspeção, colocada pelo organismo de controlo e inspeção que proceda à referida operação, nos termos da legislação aplicável.</w:t>
      </w:r>
    </w:p>
    <w:p w14:paraId="3C691BB8" w14:textId="77777777" w:rsidR="008A4623" w:rsidRPr="00FC7A70" w:rsidRDefault="008A4623" w:rsidP="00DF7BBF">
      <w:pPr>
        <w:widowControl w:val="0"/>
        <w:spacing w:after="120"/>
        <w:rPr>
          <w:rFonts w:ascii="Garamond" w:hAnsi="Garamond"/>
          <w:color w:val="000000" w:themeColor="text1"/>
          <w:szCs w:val="24"/>
        </w:rPr>
      </w:pPr>
    </w:p>
    <w:p w14:paraId="275934F1" w14:textId="00C4AC9F" w:rsidR="008A4623" w:rsidRPr="00FC7A70" w:rsidRDefault="008A4623" w:rsidP="00DF7BBF">
      <w:pPr>
        <w:widowControl w:val="0"/>
        <w:spacing w:after="120"/>
        <w:jc w:val="center"/>
        <w:outlineLvl w:val="0"/>
        <w:rPr>
          <w:rFonts w:ascii="Garamond" w:hAnsi="Garamond"/>
          <w:smallCaps/>
          <w:color w:val="000000" w:themeColor="text1"/>
          <w:szCs w:val="24"/>
        </w:rPr>
      </w:pPr>
      <w:commentRangeStart w:id="1595"/>
      <w:commentRangeStart w:id="1596"/>
      <w:r w:rsidRPr="00FC7A70">
        <w:rPr>
          <w:rFonts w:ascii="Garamond" w:hAnsi="Garamond"/>
          <w:smallCaps/>
          <w:color w:val="000000" w:themeColor="text1"/>
          <w:szCs w:val="24"/>
        </w:rPr>
        <w:t xml:space="preserve">Subsecção </w:t>
      </w:r>
      <w:r w:rsidR="008A35BA" w:rsidRPr="00FC7A70">
        <w:rPr>
          <w:rFonts w:ascii="Garamond" w:hAnsi="Garamond"/>
          <w:smallCaps/>
          <w:color w:val="000000" w:themeColor="text1"/>
          <w:szCs w:val="24"/>
        </w:rPr>
        <w:t>X</w:t>
      </w:r>
    </w:p>
    <w:p w14:paraId="2450C5E3"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Centros de bronzeamento artificial</w:t>
      </w:r>
      <w:commentRangeEnd w:id="1595"/>
      <w:r w:rsidR="00A66EAF" w:rsidRPr="00FC7A70">
        <w:rPr>
          <w:rStyle w:val="Refdecomentrio"/>
          <w:rFonts w:ascii="Garamond" w:hAnsi="Garamond"/>
          <w:smallCaps/>
          <w:color w:val="000000" w:themeColor="text1"/>
          <w:sz w:val="24"/>
          <w:szCs w:val="24"/>
        </w:rPr>
        <w:commentReference w:id="1595"/>
      </w:r>
      <w:commentRangeEnd w:id="1596"/>
      <w:r w:rsidRPr="00FC7A70">
        <w:rPr>
          <w:rStyle w:val="Refdecomentrio"/>
          <w:rFonts w:ascii="Garamond" w:hAnsi="Garamond"/>
          <w:smallCaps/>
          <w:color w:val="000000" w:themeColor="text1"/>
          <w:sz w:val="24"/>
          <w:szCs w:val="24"/>
        </w:rPr>
        <w:commentReference w:id="1596"/>
      </w:r>
    </w:p>
    <w:p w14:paraId="03743904" w14:textId="77777777" w:rsidR="00377090" w:rsidRPr="00FC7A70" w:rsidRDefault="00377090" w:rsidP="00DF7BBF">
      <w:pPr>
        <w:pStyle w:val="PargrafodaLista"/>
        <w:widowControl w:val="0"/>
        <w:numPr>
          <w:ilvl w:val="0"/>
          <w:numId w:val="199"/>
        </w:numPr>
        <w:spacing w:after="120"/>
        <w:contextualSpacing w:val="0"/>
        <w:jc w:val="center"/>
        <w:outlineLvl w:val="1"/>
        <w:rPr>
          <w:rFonts w:ascii="Garamond" w:hAnsi="Garamond"/>
          <w:szCs w:val="24"/>
        </w:rPr>
      </w:pPr>
    </w:p>
    <w:p w14:paraId="7194D0CC" w14:textId="3873EAD4" w:rsidR="00377090" w:rsidRPr="00FC7A70" w:rsidRDefault="00377090"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Centros de bronzeamento artificial</w:t>
      </w:r>
      <w:r w:rsidR="00C51F2E" w:rsidRPr="00FC7A70">
        <w:rPr>
          <w:rFonts w:ascii="Garamond" w:eastAsiaTheme="majorEastAsia" w:hAnsi="Garamond" w:cstheme="majorBidi"/>
          <w:color w:val="000000" w:themeColor="text1"/>
          <w:szCs w:val="24"/>
        </w:rPr>
        <w:t xml:space="preserve"> e </w:t>
      </w:r>
      <w:r w:rsidR="00625E41" w:rsidRPr="00FC7A70">
        <w:rPr>
          <w:rFonts w:ascii="Garamond" w:eastAsiaTheme="majorEastAsia" w:hAnsi="Garamond" w:cstheme="majorBidi"/>
          <w:color w:val="000000" w:themeColor="text1"/>
          <w:szCs w:val="24"/>
        </w:rPr>
        <w:t>profissionais</w:t>
      </w:r>
    </w:p>
    <w:p w14:paraId="030D27A9" w14:textId="1889DF08" w:rsidR="00E03DBE" w:rsidRPr="005E53AA" w:rsidRDefault="00E03DBE" w:rsidP="00DF7BBF">
      <w:pPr>
        <w:pStyle w:val="PargrafodaLista"/>
        <w:widowControl w:val="0"/>
        <w:numPr>
          <w:ilvl w:val="0"/>
          <w:numId w:val="419"/>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 xml:space="preserve">Os </w:t>
      </w:r>
      <w:r w:rsidR="001658DB" w:rsidRPr="005E53AA">
        <w:rPr>
          <w:rFonts w:ascii="Garamond" w:hAnsi="Garamond"/>
          <w:color w:val="000000" w:themeColor="text1"/>
          <w:szCs w:val="24"/>
        </w:rPr>
        <w:t>c</w:t>
      </w:r>
      <w:r w:rsidRPr="005E53AA">
        <w:rPr>
          <w:rFonts w:ascii="Garamond" w:hAnsi="Garamond"/>
          <w:color w:val="000000" w:themeColor="text1"/>
          <w:szCs w:val="24"/>
        </w:rPr>
        <w:t>entros de bronzeamento artificial</w:t>
      </w:r>
      <w:r w:rsidR="001658DB" w:rsidRPr="005E53AA">
        <w:rPr>
          <w:rFonts w:ascii="Garamond" w:hAnsi="Garamond"/>
          <w:color w:val="000000" w:themeColor="text1"/>
          <w:szCs w:val="24"/>
        </w:rPr>
        <w:t xml:space="preserve"> são</w:t>
      </w:r>
      <w:r w:rsidRPr="005E53AA">
        <w:rPr>
          <w:rFonts w:ascii="Garamond" w:hAnsi="Garamond"/>
          <w:color w:val="000000" w:themeColor="text1"/>
          <w:szCs w:val="24"/>
        </w:rPr>
        <w:t xml:space="preserve"> estabelecimentos que prest</w:t>
      </w:r>
      <w:r w:rsidR="007C68D5" w:rsidRPr="005E53AA">
        <w:rPr>
          <w:rFonts w:ascii="Garamond" w:hAnsi="Garamond"/>
          <w:color w:val="000000" w:themeColor="text1"/>
          <w:szCs w:val="24"/>
        </w:rPr>
        <w:t>a</w:t>
      </w:r>
      <w:r w:rsidRPr="005E53AA">
        <w:rPr>
          <w:rFonts w:ascii="Garamond" w:hAnsi="Garamond"/>
          <w:color w:val="000000" w:themeColor="text1"/>
          <w:szCs w:val="24"/>
        </w:rPr>
        <w:t>m aos consumidores, de forma exclusiva ou em simultâneo com outras atividades, o serviço de bronzeamento artificial mediante a utilização de aparelhos que emitem radiações ultravioletas (UV)</w:t>
      </w:r>
      <w:r w:rsidR="00F00610" w:rsidRPr="005E53AA">
        <w:rPr>
          <w:rFonts w:ascii="Garamond" w:hAnsi="Garamond"/>
          <w:color w:val="000000" w:themeColor="text1"/>
          <w:szCs w:val="24"/>
        </w:rPr>
        <w:t>.</w:t>
      </w:r>
    </w:p>
    <w:p w14:paraId="4BE7B549" w14:textId="40604D19" w:rsidR="00625E41" w:rsidRPr="005E53AA" w:rsidRDefault="00625E41" w:rsidP="00DF7BBF">
      <w:pPr>
        <w:pStyle w:val="PargrafodaLista"/>
        <w:widowControl w:val="0"/>
        <w:numPr>
          <w:ilvl w:val="0"/>
          <w:numId w:val="419"/>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Durante o período de funcionamento do centro de bronzeamento artificial é obrigatória a presença do responsável técnico ou de, pelo menos, um profissional qualificado para a manutenção de aparelhos que emitem radiações UV, mediante formação inicial específica, ministrada por entidade formadora certificada, tal como reconhecida pela Direção-Geral de Saúde.</w:t>
      </w:r>
    </w:p>
    <w:p w14:paraId="132283CB" w14:textId="27DC72B9" w:rsidR="00625E41" w:rsidRPr="005E53AA" w:rsidRDefault="00625E41" w:rsidP="00DF7BBF">
      <w:pPr>
        <w:pStyle w:val="PargrafodaLista"/>
        <w:widowControl w:val="0"/>
        <w:numPr>
          <w:ilvl w:val="0"/>
          <w:numId w:val="419"/>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 reconhecimento das qualificações dos profissionais de centros de bronzeamento artificial nacionais de Estados-Membros da União Europeia e do espaço económico europeu obtidas fora de Portugal, da competência da Direção-Geral do Emprego e das Relações de Trabalho (DGERT), é regido pela Lei n.º 9/2009, de 4 de março, alterada pelas Leis n.</w:t>
      </w:r>
      <w:r w:rsidRPr="005E53AA">
        <w:rPr>
          <w:rFonts w:ascii="Garamond" w:hAnsi="Garamond"/>
          <w:color w:val="000000" w:themeColor="text1"/>
          <w:szCs w:val="24"/>
          <w:vertAlign w:val="superscript"/>
        </w:rPr>
        <w:t>os</w:t>
      </w:r>
      <w:r w:rsidRPr="005E53AA">
        <w:rPr>
          <w:rFonts w:ascii="Garamond" w:hAnsi="Garamond"/>
          <w:color w:val="000000" w:themeColor="text1"/>
          <w:szCs w:val="24"/>
        </w:rPr>
        <w:t xml:space="preserve"> 41/2012, de 28 de agosto, e 25/2014, de 2 de maio, sendo obrigatória a apresentação de declaração prévia em caso de livre prestação de serviços, nos termos do n.º 1 do artigo 5.º da referida lei.</w:t>
      </w:r>
    </w:p>
    <w:p w14:paraId="2E26C728" w14:textId="73C6C7E9" w:rsidR="00625E41" w:rsidRPr="005E53AA" w:rsidRDefault="00625E41" w:rsidP="00DF7BBF">
      <w:pPr>
        <w:pStyle w:val="PargrafodaLista"/>
        <w:widowControl w:val="0"/>
        <w:numPr>
          <w:ilvl w:val="0"/>
          <w:numId w:val="419"/>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Estão vedados o manuseamento e a manipulação de aparelhos de bronzeamento em centros de bronzeamento artificial por pessoal não qualificado para o efeito nos termos do presente artigo, excetuados os aparelhos acionados com a introdução de cartão ou ficha, em regime de self-service, sem prejuízo do disposto no n.º 5 do artigo seguinte.</w:t>
      </w:r>
    </w:p>
    <w:p w14:paraId="20B31D27" w14:textId="150A2A3F" w:rsidR="00625E41" w:rsidRPr="005E53AA" w:rsidRDefault="00625E41" w:rsidP="00DF7BBF">
      <w:pPr>
        <w:pStyle w:val="PargrafodaLista"/>
        <w:widowControl w:val="0"/>
        <w:numPr>
          <w:ilvl w:val="0"/>
          <w:numId w:val="419"/>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 violação do disposto nos n.</w:t>
      </w:r>
      <w:r w:rsidRPr="005E53AA">
        <w:rPr>
          <w:rFonts w:ascii="Garamond" w:hAnsi="Garamond"/>
          <w:color w:val="000000" w:themeColor="text1"/>
          <w:szCs w:val="24"/>
          <w:vertAlign w:val="superscript"/>
        </w:rPr>
        <w:t>os</w:t>
      </w:r>
      <w:r w:rsidRPr="005E53AA">
        <w:rPr>
          <w:rFonts w:ascii="Garamond" w:hAnsi="Garamond"/>
          <w:color w:val="000000" w:themeColor="text1"/>
          <w:szCs w:val="24"/>
        </w:rPr>
        <w:t xml:space="preserve"> 2 e 4 constitui contraordenação económica grave, punível nos termos do RJCE.</w:t>
      </w:r>
    </w:p>
    <w:p w14:paraId="2E1F251B" w14:textId="77777777" w:rsidR="00234D73" w:rsidRPr="00FC7A70" w:rsidRDefault="00234D7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BDF3800" w14:textId="77777777" w:rsidR="00234D73" w:rsidRPr="00FC7A70" w:rsidRDefault="00234D7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Aparelhos de bronzeamento</w:t>
      </w:r>
    </w:p>
    <w:p w14:paraId="3D7444DF" w14:textId="67C7CC64"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aparelhos de bronzeamento são os equipamentos nas suas diferentes categorias que emitem radiações UV para estimular a pigmentação da pele.</w:t>
      </w:r>
    </w:p>
    <w:p w14:paraId="3082F601" w14:textId="6223D931"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Aos aparelhos de bronzeamento utilizados nos centros de bronzeamento artificial aplica-se, quanto à sua colocação ou disponibilização no mercado, o disposto no Decreto-Lei n.º 21/2017, de 21 de fevereiro</w:t>
      </w:r>
      <w:del w:id="1597" w:author="Maria João Torres" w:date="2026-09-01T15:51:00Z" w16du:dateUtc="2026-09-01T14:51:00Z">
        <w:r w:rsidRPr="005E53AA" w:rsidDel="00F25669">
          <w:rPr>
            <w:rFonts w:ascii="Garamond" w:hAnsi="Garamond"/>
            <w:color w:val="000000" w:themeColor="text1"/>
            <w:szCs w:val="24"/>
          </w:rPr>
          <w:delText>, na sua redação atual</w:delText>
        </w:r>
      </w:del>
      <w:r w:rsidRPr="005E53AA">
        <w:rPr>
          <w:rFonts w:ascii="Garamond" w:hAnsi="Garamond"/>
          <w:color w:val="000000" w:themeColor="text1"/>
          <w:szCs w:val="24"/>
        </w:rPr>
        <w:t>.</w:t>
      </w:r>
    </w:p>
    <w:p w14:paraId="2B2459C8" w14:textId="3C25EBE9"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 xml:space="preserve">Os prestadores de serviço de bronzeamento artificial só podem utilizar aparelhos de bronzeamento artificial </w:t>
      </w:r>
      <w:r w:rsidR="0001032D" w:rsidRPr="005E53AA">
        <w:rPr>
          <w:rFonts w:ascii="Garamond" w:hAnsi="Garamond"/>
          <w:color w:val="000000" w:themeColor="text1"/>
          <w:szCs w:val="24"/>
        </w:rPr>
        <w:t>que cumpram os requisitos estabelecidos na</w:t>
      </w:r>
      <w:r w:rsidRPr="005E53AA">
        <w:rPr>
          <w:rFonts w:ascii="Garamond" w:hAnsi="Garamond"/>
          <w:color w:val="000000" w:themeColor="text1"/>
          <w:szCs w:val="24"/>
        </w:rPr>
        <w:t xml:space="preserve"> norma harmonizada </w:t>
      </w:r>
      <w:r w:rsidR="006929D3" w:rsidRPr="005E53AA">
        <w:rPr>
          <w:rFonts w:ascii="Garamond" w:hAnsi="Garamond"/>
          <w:color w:val="000000" w:themeColor="text1"/>
          <w:szCs w:val="24"/>
        </w:rPr>
        <w:t>NP EN 60335-2-27</w:t>
      </w:r>
      <w:r w:rsidRPr="005E53AA">
        <w:rPr>
          <w:rFonts w:ascii="Garamond" w:hAnsi="Garamond"/>
          <w:color w:val="000000" w:themeColor="text1"/>
          <w:szCs w:val="24"/>
        </w:rPr>
        <w:t>.</w:t>
      </w:r>
    </w:p>
    <w:p w14:paraId="2C952A32" w14:textId="27BA2C9E"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limites de irradiância efetiva</w:t>
      </w:r>
      <w:r w:rsidR="007278BB" w:rsidRPr="005E53AA">
        <w:rPr>
          <w:rFonts w:ascii="Garamond" w:hAnsi="Garamond"/>
          <w:color w:val="000000" w:themeColor="text1"/>
          <w:szCs w:val="24"/>
        </w:rPr>
        <w:t xml:space="preserve"> d</w:t>
      </w:r>
      <w:r w:rsidR="00C94EFE" w:rsidRPr="005E53AA">
        <w:rPr>
          <w:rFonts w:ascii="Garamond" w:hAnsi="Garamond"/>
          <w:color w:val="000000" w:themeColor="text1"/>
          <w:szCs w:val="24"/>
        </w:rPr>
        <w:t xml:space="preserve">as radiações UV a que são submetidos os utilizadores no âmbito da prestação de </w:t>
      </w:r>
      <w:r w:rsidR="00AA61C3" w:rsidRPr="005E53AA">
        <w:rPr>
          <w:rFonts w:ascii="Garamond" w:hAnsi="Garamond"/>
          <w:color w:val="000000" w:themeColor="text1"/>
          <w:szCs w:val="24"/>
        </w:rPr>
        <w:t>serviços de bronzeamento</w:t>
      </w:r>
      <w:r w:rsidRPr="005E53AA">
        <w:rPr>
          <w:rFonts w:ascii="Garamond" w:hAnsi="Garamond"/>
          <w:color w:val="000000" w:themeColor="text1"/>
          <w:szCs w:val="24"/>
        </w:rPr>
        <w:t xml:space="preserve">, bem como o </w:t>
      </w:r>
      <w:r w:rsidR="00AA61C3" w:rsidRPr="005E53AA">
        <w:rPr>
          <w:rFonts w:ascii="Garamond" w:hAnsi="Garamond"/>
          <w:color w:val="000000" w:themeColor="text1"/>
          <w:szCs w:val="24"/>
        </w:rPr>
        <w:t xml:space="preserve">seu </w:t>
      </w:r>
      <w:r w:rsidRPr="005E53AA">
        <w:rPr>
          <w:rFonts w:ascii="Garamond" w:hAnsi="Garamond"/>
          <w:color w:val="000000" w:themeColor="text1"/>
          <w:szCs w:val="24"/>
        </w:rPr>
        <w:t xml:space="preserve">respetivo método de medição de referência ou método equivalente, validado e com rastreabilidade metrológica e incerteza demonstrada, obedecem ao indicado na norma harmonizada </w:t>
      </w:r>
      <w:r w:rsidR="002126FA" w:rsidRPr="005E53AA">
        <w:rPr>
          <w:rFonts w:ascii="Garamond" w:hAnsi="Garamond"/>
          <w:color w:val="000000" w:themeColor="text1"/>
          <w:szCs w:val="24"/>
        </w:rPr>
        <w:t>NP EN 60335-2-27</w:t>
      </w:r>
      <w:r w:rsidRPr="005E53AA">
        <w:rPr>
          <w:rFonts w:ascii="Garamond" w:hAnsi="Garamond"/>
          <w:color w:val="000000" w:themeColor="text1"/>
          <w:szCs w:val="24"/>
        </w:rPr>
        <w:t>.</w:t>
      </w:r>
    </w:p>
    <w:p w14:paraId="71808026" w14:textId="5B7F00BB"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 xml:space="preserve">Os aparelhos de bronzeamento cujo funcionamento é acionado com a introdução de cartão ou ficha devem estar instalados em zonas próprias e separadas de zonas destinadas a outras atividades desenvolvidas no centro de bronzeamento artificial, sem prejuízo da especial e permanente vigilância pelo pessoal técnico do centro. </w:t>
      </w:r>
    </w:p>
    <w:p w14:paraId="69C136A6" w14:textId="0A9F45A4"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aparelhos de bronzeamento instalados nos centros de bronzeamento artificial devem ser utilizados de forma a satisfazer os requisitos de segurança e a não pôr em risco a saúde e segurança dos utilizadores e do pessoal técnico que os manipula.</w:t>
      </w:r>
    </w:p>
    <w:p w14:paraId="345A8075" w14:textId="476C2658"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Os aparelhos de bronzeamento são obrigatoriamente sujeitos a uma avaliação técnica anual</w:t>
      </w:r>
      <w:r w:rsidR="00893728" w:rsidRPr="005E53AA">
        <w:rPr>
          <w:rFonts w:ascii="Garamond" w:hAnsi="Garamond"/>
          <w:color w:val="000000" w:themeColor="text1"/>
          <w:szCs w:val="24"/>
        </w:rPr>
        <w:t xml:space="preserve"> de acordo com a NP EN 60335-2-27</w:t>
      </w:r>
      <w:r w:rsidRPr="005E53AA">
        <w:rPr>
          <w:rFonts w:ascii="Garamond" w:hAnsi="Garamond"/>
          <w:color w:val="000000" w:themeColor="text1"/>
          <w:szCs w:val="24"/>
        </w:rPr>
        <w:t>, a realizar por um organismo acreditado.</w:t>
      </w:r>
    </w:p>
    <w:p w14:paraId="0EFECF8A" w14:textId="3FB78D7B"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A prova da avaliação técnica obrigatória referida no número anterior deve estar acessível ao utilizador do aparelho e pode ser solicitada a qualquer momento pela autoridade de fiscalização do mercado.</w:t>
      </w:r>
    </w:p>
    <w:p w14:paraId="606C9C1A" w14:textId="2D279775" w:rsidR="00234D73" w:rsidRPr="005E53AA"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5E53AA">
        <w:rPr>
          <w:rFonts w:ascii="Garamond" w:hAnsi="Garamond"/>
          <w:color w:val="000000" w:themeColor="text1"/>
          <w:szCs w:val="24"/>
        </w:rPr>
        <w:t>Cada aparelho deve ter um livro de manutenção que contenha os seguintes elementos:</w:t>
      </w:r>
    </w:p>
    <w:p w14:paraId="41AD6969"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Dados e descrição do aparelho;</w:t>
      </w:r>
    </w:p>
    <w:p w14:paraId="34B1C46D" w14:textId="77777777" w:rsidR="00234D73"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do titular;</w:t>
      </w:r>
    </w:p>
    <w:p w14:paraId="6C460788" w14:textId="044926FA" w:rsidR="00C50C60" w:rsidRPr="00FC7A70" w:rsidDel="00970608" w:rsidRDefault="00C50C60" w:rsidP="00C50C60">
      <w:pPr>
        <w:widowControl w:val="0"/>
        <w:spacing w:after="120"/>
        <w:rPr>
          <w:del w:id="1598" w:author="G-MECT" w:date="2026-09-11T22:26:00Z" w16du:dateUtc="2026-09-11T21:26:00Z"/>
          <w:rFonts w:ascii="Garamond" w:hAnsi="Garamond"/>
          <w:color w:val="000000" w:themeColor="text1"/>
          <w:szCs w:val="24"/>
        </w:rPr>
      </w:pPr>
    </w:p>
    <w:p w14:paraId="22C956ED"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Registo de substituição de emissores UV, contendo, no mínimo, a data da substituição, o número de emissores substituídos, o tipo e a referência dos emissores de UV substituídos e dos emissores de UV colocados, bem como o registo do código de equivalência da gama das lâmpadas caso os emissores de UV sejam lâmpadas;</w:t>
      </w:r>
    </w:p>
    <w:p w14:paraId="211886F5"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Registo das manutenções e reparações efetuadas;</w:t>
      </w:r>
    </w:p>
    <w:p w14:paraId="44FE3C12"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Registo das ocorrências, nomeadamente das reclamações e acidentes;</w:t>
      </w:r>
    </w:p>
    <w:p w14:paraId="68535AEC"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Registo das avaliações técnicas anuais pelo organismo acreditado;</w:t>
      </w:r>
    </w:p>
    <w:p w14:paraId="60D40E83"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completa do instalador;</w:t>
      </w:r>
    </w:p>
    <w:p w14:paraId="423D9E51"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completa do fabricante;</w:t>
      </w:r>
    </w:p>
    <w:p w14:paraId="50EF6463" w14:textId="77777777" w:rsidR="00234D73" w:rsidRPr="00FC7A70" w:rsidRDefault="00234D73" w:rsidP="00DF7BBF">
      <w:pPr>
        <w:widowControl w:val="0"/>
        <w:numPr>
          <w:ilvl w:val="0"/>
          <w:numId w:val="18"/>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completa das entidades responsáveis pela manutenção e reparação dos aparelhos.</w:t>
      </w:r>
    </w:p>
    <w:p w14:paraId="36A5ACCF" w14:textId="1F9593D9" w:rsidR="00AA61C3" w:rsidRPr="00FC7A70" w:rsidRDefault="00AA61C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4 constitui contraordenação muito grave, punível nos termos do RJCE.</w:t>
      </w:r>
    </w:p>
    <w:p w14:paraId="0AEB1770" w14:textId="1BABEB7A" w:rsidR="00234D73" w:rsidRPr="00FC7A70"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w:t>
      </w:r>
      <w:r w:rsidR="005B4096" w:rsidRPr="00FC7A70">
        <w:rPr>
          <w:rFonts w:ascii="Garamond" w:hAnsi="Garamond"/>
          <w:color w:val="000000" w:themeColor="text1"/>
          <w:szCs w:val="24"/>
        </w:rPr>
        <w:t>3</w:t>
      </w:r>
      <w:r w:rsidR="00AA61C3" w:rsidRPr="00FC7A70">
        <w:rPr>
          <w:rFonts w:ascii="Garamond" w:hAnsi="Garamond"/>
          <w:color w:val="000000" w:themeColor="text1"/>
          <w:szCs w:val="24"/>
        </w:rPr>
        <w:t xml:space="preserve">, </w:t>
      </w:r>
      <w:r w:rsidR="003F5D1F" w:rsidRPr="00FC7A70">
        <w:rPr>
          <w:rFonts w:ascii="Garamond" w:hAnsi="Garamond"/>
          <w:color w:val="000000" w:themeColor="text1"/>
          <w:szCs w:val="24"/>
        </w:rPr>
        <w:t>5</w:t>
      </w:r>
      <w:r w:rsidRPr="00FC7A70">
        <w:rPr>
          <w:rFonts w:ascii="Garamond" w:hAnsi="Garamond"/>
          <w:color w:val="000000" w:themeColor="text1"/>
          <w:szCs w:val="24"/>
        </w:rPr>
        <w:t xml:space="preserve"> a </w:t>
      </w:r>
      <w:r w:rsidR="005B4096" w:rsidRPr="00FC7A70">
        <w:rPr>
          <w:rFonts w:ascii="Garamond" w:hAnsi="Garamond"/>
          <w:color w:val="000000" w:themeColor="text1"/>
          <w:szCs w:val="24"/>
        </w:rPr>
        <w:t>7</w:t>
      </w:r>
      <w:r w:rsidRPr="00FC7A70">
        <w:rPr>
          <w:rFonts w:ascii="Garamond" w:hAnsi="Garamond"/>
          <w:color w:val="000000" w:themeColor="text1"/>
          <w:szCs w:val="24"/>
        </w:rPr>
        <w:t xml:space="preserve"> e </w:t>
      </w:r>
      <w:r w:rsidR="005B4096" w:rsidRPr="00FC7A70">
        <w:rPr>
          <w:rFonts w:ascii="Garamond" w:hAnsi="Garamond"/>
          <w:color w:val="000000" w:themeColor="text1"/>
          <w:szCs w:val="24"/>
        </w:rPr>
        <w:t>9</w:t>
      </w:r>
      <w:r w:rsidRPr="00FC7A70">
        <w:rPr>
          <w:rFonts w:ascii="Garamond" w:hAnsi="Garamond"/>
          <w:color w:val="000000" w:themeColor="text1"/>
          <w:szCs w:val="24"/>
        </w:rPr>
        <w:t xml:space="preserve"> constitui contraordenação económica grave, punível nos termos do RJCE.</w:t>
      </w:r>
    </w:p>
    <w:p w14:paraId="77EEE59F" w14:textId="3BA02B44" w:rsidR="00234D73" w:rsidRPr="00FC7A70" w:rsidRDefault="00234D73" w:rsidP="00DF7BBF">
      <w:pPr>
        <w:pStyle w:val="PargrafodaLista"/>
        <w:widowControl w:val="0"/>
        <w:numPr>
          <w:ilvl w:val="0"/>
          <w:numId w:val="42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no n.º </w:t>
      </w:r>
      <w:r w:rsidR="005B4096" w:rsidRPr="00FC7A70">
        <w:rPr>
          <w:rFonts w:ascii="Garamond" w:hAnsi="Garamond"/>
          <w:color w:val="000000" w:themeColor="text1"/>
          <w:szCs w:val="24"/>
        </w:rPr>
        <w:t>8</w:t>
      </w:r>
      <w:r w:rsidRPr="00FC7A70">
        <w:rPr>
          <w:rFonts w:ascii="Garamond" w:hAnsi="Garamond"/>
          <w:color w:val="000000" w:themeColor="text1"/>
          <w:szCs w:val="24"/>
        </w:rPr>
        <w:t xml:space="preserve"> constitui contraordenação económica leve, punível nos termos do RJCE.</w:t>
      </w:r>
    </w:p>
    <w:p w14:paraId="71B1EB7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E79C6A4" w14:textId="017450EA"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Informações obrigatórias</w:t>
      </w:r>
      <w:r w:rsidR="00A472E1" w:rsidRPr="00FC7A70">
        <w:rPr>
          <w:rFonts w:ascii="Garamond" w:eastAsiaTheme="majorEastAsia" w:hAnsi="Garamond" w:cstheme="majorBidi"/>
          <w:color w:val="000000" w:themeColor="text1"/>
          <w:szCs w:val="24"/>
        </w:rPr>
        <w:t xml:space="preserve"> e publicidade</w:t>
      </w:r>
    </w:p>
    <w:p w14:paraId="60C65AAB" w14:textId="087A1B0B" w:rsidR="008A4623" w:rsidRPr="008E16D8" w:rsidRDefault="008A4623"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r w:rsidRPr="008E16D8">
        <w:rPr>
          <w:rFonts w:ascii="Garamond" w:hAnsi="Garamond"/>
          <w:color w:val="000000" w:themeColor="text1"/>
          <w:szCs w:val="24"/>
        </w:rPr>
        <w:t>O centro de bronzeamento artificial está obrigado a afixar de forma permanente, clara e visível, com caracteres facilmente legíveis, em local imediatamente acessível ao utilizador:</w:t>
      </w:r>
    </w:p>
    <w:p w14:paraId="34912AD6" w14:textId="77777777" w:rsidR="008A4623" w:rsidRPr="00FC7A70" w:rsidRDefault="008A4623" w:rsidP="00DF7BBF">
      <w:pPr>
        <w:widowControl w:val="0"/>
        <w:numPr>
          <w:ilvl w:val="0"/>
          <w:numId w:val="11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Um letreiro contendo informação destinada a possibilitar ao utilizador uma utilização adequada do centro, dos aparelhos de bronzeamento e do serviço de bronzeamento, </w:t>
      </w:r>
      <w:commentRangeStart w:id="1599"/>
      <w:commentRangeStart w:id="1600"/>
      <w:r w:rsidRPr="00FC7A70">
        <w:rPr>
          <w:rFonts w:ascii="Garamond" w:hAnsi="Garamond"/>
          <w:color w:val="000000" w:themeColor="text1"/>
          <w:szCs w:val="24"/>
        </w:rPr>
        <w:t>nos termos definidos na portaria dos membros do Governo responsáveis pelas áreas da economia e da saúde</w:t>
      </w:r>
      <w:commentRangeEnd w:id="1599"/>
      <w:r w:rsidR="0099154E" w:rsidRPr="00FC7A70">
        <w:rPr>
          <w:rStyle w:val="Refdecomentrio"/>
          <w:rFonts w:ascii="Garamond" w:hAnsi="Garamond"/>
          <w:color w:val="000000" w:themeColor="text1"/>
          <w:sz w:val="24"/>
          <w:szCs w:val="24"/>
        </w:rPr>
        <w:commentReference w:id="1599"/>
      </w:r>
      <w:commentRangeEnd w:id="1600"/>
      <w:r w:rsidRPr="00FC7A70">
        <w:rPr>
          <w:rStyle w:val="Refdecomentrio"/>
          <w:rFonts w:ascii="Garamond" w:hAnsi="Garamond"/>
          <w:color w:val="000000" w:themeColor="text1"/>
          <w:sz w:val="24"/>
          <w:szCs w:val="24"/>
        </w:rPr>
        <w:commentReference w:id="1600"/>
      </w:r>
      <w:r w:rsidRPr="00FC7A70">
        <w:rPr>
          <w:rFonts w:ascii="Garamond" w:hAnsi="Garamond"/>
          <w:color w:val="000000" w:themeColor="text1"/>
          <w:szCs w:val="24"/>
        </w:rPr>
        <w:t>; e</w:t>
      </w:r>
    </w:p>
    <w:p w14:paraId="40252FFB" w14:textId="77777777" w:rsidR="008A4623" w:rsidRPr="00FC7A70" w:rsidRDefault="008A4623" w:rsidP="00DF7BBF">
      <w:pPr>
        <w:widowControl w:val="0"/>
        <w:numPr>
          <w:ilvl w:val="0"/>
          <w:numId w:val="114"/>
        </w:numPr>
        <w:spacing w:after="120"/>
        <w:ind w:left="851" w:hanging="284"/>
        <w:rPr>
          <w:rFonts w:ascii="Garamond" w:hAnsi="Garamond"/>
          <w:color w:val="000000" w:themeColor="text1"/>
          <w:szCs w:val="24"/>
        </w:rPr>
      </w:pPr>
      <w:r w:rsidRPr="00FC7A70">
        <w:rPr>
          <w:rFonts w:ascii="Garamond" w:hAnsi="Garamond"/>
          <w:color w:val="000000" w:themeColor="text1"/>
          <w:szCs w:val="24"/>
        </w:rPr>
        <w:t>Os diplomas ou certificados de competência do pessoal técnico.</w:t>
      </w:r>
    </w:p>
    <w:p w14:paraId="6DAE7AA9" w14:textId="7C2B33C5" w:rsidR="008A4623" w:rsidRPr="00FC7A70" w:rsidRDefault="008A4623"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aparelhos de bronzeamento, independentemente do tipo, devem figurar, de forma visível e permanente de modo a estarem sempre legíveis, as seguintes advertências:</w:t>
      </w:r>
    </w:p>
    <w:p w14:paraId="59A4945D" w14:textId="77777777" w:rsidR="008A4623" w:rsidRPr="00FC7A70" w:rsidRDefault="008A4623" w:rsidP="00DF7BBF">
      <w:pPr>
        <w:widowControl w:val="0"/>
        <w:numPr>
          <w:ilvl w:val="0"/>
          <w:numId w:val="19"/>
        </w:numPr>
        <w:spacing w:after="120"/>
        <w:ind w:left="851" w:hanging="284"/>
        <w:rPr>
          <w:rFonts w:ascii="Garamond" w:hAnsi="Garamond"/>
          <w:color w:val="000000" w:themeColor="text1"/>
          <w:szCs w:val="24"/>
        </w:rPr>
      </w:pPr>
      <w:r w:rsidRPr="00FC7A70">
        <w:rPr>
          <w:rFonts w:ascii="Garamond" w:hAnsi="Garamond"/>
          <w:color w:val="000000" w:themeColor="text1"/>
          <w:szCs w:val="24"/>
        </w:rPr>
        <w:t>As radiações ultravioletas podem afetar os olhos e a pele. Utilize sempre os óculos de proteção; e</w:t>
      </w:r>
    </w:p>
    <w:p w14:paraId="19DC8E14" w14:textId="77777777" w:rsidR="008A4623" w:rsidRPr="00FC7A70" w:rsidRDefault="008A4623" w:rsidP="00DF7BBF">
      <w:pPr>
        <w:widowControl w:val="0"/>
        <w:numPr>
          <w:ilvl w:val="0"/>
          <w:numId w:val="19"/>
        </w:numPr>
        <w:spacing w:after="120"/>
        <w:ind w:left="851" w:hanging="284"/>
        <w:rPr>
          <w:rFonts w:ascii="Garamond" w:hAnsi="Garamond"/>
          <w:color w:val="000000" w:themeColor="text1"/>
          <w:szCs w:val="24"/>
        </w:rPr>
      </w:pPr>
      <w:r w:rsidRPr="00FC7A70">
        <w:rPr>
          <w:rFonts w:ascii="Garamond" w:hAnsi="Garamond"/>
          <w:color w:val="000000" w:themeColor="text1"/>
          <w:szCs w:val="24"/>
        </w:rPr>
        <w:t>Certos medicamentos e cosméticos podem aumentar a sensibilidade da pele às radiações.</w:t>
      </w:r>
    </w:p>
    <w:p w14:paraId="3D434405" w14:textId="240AABC0" w:rsidR="008A4623" w:rsidRPr="00FC7A70" w:rsidRDefault="008A4623"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Nos aparelhos de bronzeamento, cuja luminância seja superior a 100 000 cd/m2, deve </w:t>
      </w:r>
      <w:commentRangeStart w:id="1601"/>
      <w:commentRangeStart w:id="1602"/>
      <w:r w:rsidRPr="00FC7A70">
        <w:rPr>
          <w:rFonts w:ascii="Garamond" w:hAnsi="Garamond"/>
          <w:color w:val="000000" w:themeColor="text1"/>
          <w:szCs w:val="24"/>
        </w:rPr>
        <w:t>figurar a seguinte intervenção: «Atenção: Luz intensa. Não fixe a vista no emissor.».</w:t>
      </w:r>
    </w:p>
    <w:p w14:paraId="32037EE6" w14:textId="49CFCEEC" w:rsidR="00C93651" w:rsidRPr="00FC7A70" w:rsidRDefault="008A4623"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Nos aparelhos de bronzeamento deve estar indicada a identificação dos emissores UV, de acordo com as recomendações do fabricante</w:t>
      </w:r>
      <w:commentRangeEnd w:id="1601"/>
      <w:r w:rsidR="0099154E" w:rsidRPr="00FC7A70">
        <w:rPr>
          <w:rStyle w:val="Refdecomentrio"/>
          <w:rFonts w:ascii="Garamond" w:hAnsi="Garamond"/>
          <w:color w:val="000000" w:themeColor="text1"/>
          <w:sz w:val="24"/>
          <w:szCs w:val="24"/>
        </w:rPr>
        <w:commentReference w:id="1601"/>
      </w:r>
      <w:commentRangeEnd w:id="1602"/>
      <w:r w:rsidRPr="00FC7A70">
        <w:rPr>
          <w:rStyle w:val="Refdecomentrio"/>
          <w:rFonts w:ascii="Garamond" w:hAnsi="Garamond"/>
          <w:color w:val="000000" w:themeColor="text1"/>
          <w:sz w:val="24"/>
          <w:szCs w:val="24"/>
        </w:rPr>
        <w:commentReference w:id="1602"/>
      </w:r>
      <w:r w:rsidRPr="00FC7A70">
        <w:rPr>
          <w:rFonts w:ascii="Garamond" w:hAnsi="Garamond"/>
          <w:color w:val="000000" w:themeColor="text1"/>
          <w:szCs w:val="24"/>
        </w:rPr>
        <w:t>.</w:t>
      </w:r>
    </w:p>
    <w:p w14:paraId="13741701" w14:textId="08F0EC9C" w:rsidR="000B572D" w:rsidRPr="00FC7A70" w:rsidRDefault="000B572D"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do disposto no regime jurídico da publicidade, a publicidade relativa à prestação do serviço de bronzeamento artificial deve ser acompanhada das seguintes menções, redigida de forma clara e facilmente legíveis pelo utilizador:</w:t>
      </w:r>
    </w:p>
    <w:p w14:paraId="67A32B8C" w14:textId="77777777" w:rsidR="000B572D" w:rsidRPr="00FC7A70" w:rsidRDefault="000B572D" w:rsidP="00DF7BBF">
      <w:pPr>
        <w:widowControl w:val="0"/>
        <w:numPr>
          <w:ilvl w:val="0"/>
          <w:numId w:val="23"/>
        </w:numPr>
        <w:spacing w:after="120"/>
        <w:ind w:left="851" w:hanging="284"/>
        <w:rPr>
          <w:rFonts w:ascii="Garamond" w:hAnsi="Garamond"/>
          <w:color w:val="000000" w:themeColor="text1"/>
          <w:szCs w:val="24"/>
        </w:rPr>
      </w:pPr>
      <w:r w:rsidRPr="00FC7A70">
        <w:rPr>
          <w:rFonts w:ascii="Garamond" w:hAnsi="Garamond"/>
          <w:color w:val="000000" w:themeColor="text1"/>
          <w:szCs w:val="24"/>
        </w:rPr>
        <w:t>Os raios dos aparelhos de bronzeamento UV podem afetar a pele e os olhos; e</w:t>
      </w:r>
    </w:p>
    <w:p w14:paraId="79CA7DCF" w14:textId="77777777" w:rsidR="000B572D" w:rsidRPr="00FC7A70" w:rsidRDefault="000B572D" w:rsidP="00DF7BBF">
      <w:pPr>
        <w:widowControl w:val="0"/>
        <w:numPr>
          <w:ilvl w:val="0"/>
          <w:numId w:val="23"/>
        </w:numPr>
        <w:spacing w:after="120"/>
        <w:ind w:left="851" w:hanging="284"/>
        <w:rPr>
          <w:rFonts w:ascii="Garamond" w:hAnsi="Garamond"/>
          <w:color w:val="000000" w:themeColor="text1"/>
          <w:szCs w:val="24"/>
        </w:rPr>
      </w:pPr>
      <w:r w:rsidRPr="00FC7A70">
        <w:rPr>
          <w:rFonts w:ascii="Garamond" w:hAnsi="Garamond"/>
          <w:color w:val="000000" w:themeColor="text1"/>
          <w:szCs w:val="24"/>
        </w:rPr>
        <w:t>Estes efeitos dependem da natureza e da intensidade dos raios, assim como da sensibilidade da pele.</w:t>
      </w:r>
    </w:p>
    <w:p w14:paraId="68497A3D" w14:textId="4E14E0B8" w:rsidR="000B572D" w:rsidRPr="00FC7A70" w:rsidRDefault="000B572D"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Não é permitida qualquer referência a efeitos curativos ou benéficos para a saúde ou beleza resultantes da submissão ao bronzeamento artificial, nem alusões à ausência de riscos para a saúde e segurança das pessoas.</w:t>
      </w:r>
    </w:p>
    <w:p w14:paraId="65E362BB" w14:textId="328C11D4" w:rsidR="000B572D" w:rsidRPr="00FC7A70" w:rsidRDefault="000B572D" w:rsidP="00DF7BBF">
      <w:pPr>
        <w:pStyle w:val="PargrafodaLista"/>
        <w:widowControl w:val="0"/>
        <w:numPr>
          <w:ilvl w:val="0"/>
          <w:numId w:val="421"/>
        </w:numPr>
        <w:spacing w:after="120"/>
        <w:ind w:left="426" w:hanging="426"/>
        <w:contextualSpacing w:val="0"/>
        <w:rPr>
          <w:rFonts w:ascii="Garamond" w:hAnsi="Garamond"/>
          <w:color w:val="000000" w:themeColor="text1"/>
          <w:szCs w:val="24"/>
        </w:rPr>
      </w:pPr>
      <w:commentRangeStart w:id="1603"/>
      <w:commentRangeStart w:id="1604"/>
      <w:r w:rsidRPr="00FC7A70">
        <w:rPr>
          <w:rFonts w:ascii="Garamond" w:hAnsi="Garamond"/>
          <w:color w:val="000000" w:themeColor="text1"/>
          <w:szCs w:val="24"/>
        </w:rPr>
        <w:t>A violação do disposto no presente artigo constitui contraordenação económica leve, punível nos termos do RJCE.</w:t>
      </w:r>
      <w:commentRangeEnd w:id="1603"/>
      <w:r w:rsidR="00D25DAD" w:rsidRPr="00FC7A70">
        <w:rPr>
          <w:rStyle w:val="Refdecomentrio"/>
          <w:rFonts w:ascii="Garamond" w:hAnsi="Garamond"/>
          <w:color w:val="000000" w:themeColor="text1"/>
          <w:sz w:val="24"/>
          <w:szCs w:val="24"/>
        </w:rPr>
        <w:commentReference w:id="1603"/>
      </w:r>
      <w:commentRangeEnd w:id="1604"/>
      <w:r w:rsidRPr="00FC7A70">
        <w:rPr>
          <w:rStyle w:val="Refdecomentrio"/>
          <w:rFonts w:ascii="Garamond" w:hAnsi="Garamond"/>
          <w:color w:val="000000" w:themeColor="text1"/>
          <w:sz w:val="24"/>
          <w:szCs w:val="24"/>
        </w:rPr>
        <w:commentReference w:id="1604"/>
      </w:r>
    </w:p>
    <w:p w14:paraId="215D71AC" w14:textId="77777777" w:rsidR="004547AD" w:rsidRPr="00FC7A70" w:rsidRDefault="004547AD" w:rsidP="00DF7BBF">
      <w:pPr>
        <w:widowControl w:val="0"/>
        <w:spacing w:after="120"/>
        <w:rPr>
          <w:rFonts w:ascii="Garamond" w:hAnsi="Garamond"/>
          <w:color w:val="000000" w:themeColor="text1"/>
          <w:szCs w:val="24"/>
        </w:rPr>
      </w:pPr>
    </w:p>
    <w:p w14:paraId="26245A8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C0E3DA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Prestação de serviços de bronzeamento</w:t>
      </w:r>
    </w:p>
    <w:p w14:paraId="7D229A7A" w14:textId="0BBC14EF" w:rsidR="008A4623" w:rsidRPr="008E16D8"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8E16D8">
        <w:rPr>
          <w:rFonts w:ascii="Garamond" w:hAnsi="Garamond"/>
          <w:color w:val="000000" w:themeColor="text1"/>
          <w:szCs w:val="24"/>
        </w:rPr>
        <w:t>É proibida a prestação de serviços de bronzeamento artificial a:</w:t>
      </w:r>
    </w:p>
    <w:p w14:paraId="338D3368" w14:textId="77777777" w:rsidR="008A4623" w:rsidRPr="00FC7A70" w:rsidRDefault="008A4623" w:rsidP="00DF7BBF">
      <w:pPr>
        <w:widowControl w:val="0"/>
        <w:numPr>
          <w:ilvl w:val="0"/>
          <w:numId w:val="20"/>
        </w:numPr>
        <w:spacing w:after="120"/>
        <w:ind w:left="851" w:hanging="284"/>
        <w:rPr>
          <w:rFonts w:ascii="Garamond" w:hAnsi="Garamond"/>
          <w:color w:val="000000" w:themeColor="text1"/>
          <w:szCs w:val="24"/>
        </w:rPr>
      </w:pPr>
      <w:r w:rsidRPr="00FC7A70">
        <w:rPr>
          <w:rFonts w:ascii="Garamond" w:hAnsi="Garamond"/>
          <w:color w:val="000000" w:themeColor="text1"/>
          <w:szCs w:val="24"/>
        </w:rPr>
        <w:t>Menores de 18 anos;</w:t>
      </w:r>
    </w:p>
    <w:p w14:paraId="4AF9E4A3" w14:textId="77777777" w:rsidR="008A4623" w:rsidRPr="00FC7A70" w:rsidRDefault="008A4623" w:rsidP="00DF7BBF">
      <w:pPr>
        <w:widowControl w:val="0"/>
        <w:numPr>
          <w:ilvl w:val="0"/>
          <w:numId w:val="20"/>
        </w:numPr>
        <w:spacing w:after="120"/>
        <w:ind w:left="851" w:hanging="284"/>
        <w:rPr>
          <w:rFonts w:ascii="Garamond" w:hAnsi="Garamond"/>
          <w:color w:val="000000" w:themeColor="text1"/>
          <w:szCs w:val="24"/>
        </w:rPr>
      </w:pPr>
      <w:r w:rsidRPr="00FC7A70">
        <w:rPr>
          <w:rFonts w:ascii="Garamond" w:hAnsi="Garamond"/>
          <w:color w:val="000000" w:themeColor="text1"/>
          <w:szCs w:val="24"/>
        </w:rPr>
        <w:t>Grávidas;</w:t>
      </w:r>
    </w:p>
    <w:p w14:paraId="6FC52278" w14:textId="77777777" w:rsidR="008A4623" w:rsidRPr="00FC7A70" w:rsidRDefault="008A4623" w:rsidP="00DF7BBF">
      <w:pPr>
        <w:widowControl w:val="0"/>
        <w:numPr>
          <w:ilvl w:val="0"/>
          <w:numId w:val="20"/>
        </w:numPr>
        <w:spacing w:after="120"/>
        <w:ind w:left="851" w:hanging="284"/>
        <w:rPr>
          <w:rFonts w:ascii="Garamond" w:hAnsi="Garamond"/>
          <w:color w:val="000000" w:themeColor="text1"/>
          <w:szCs w:val="24"/>
        </w:rPr>
      </w:pPr>
      <w:r w:rsidRPr="00FC7A70">
        <w:rPr>
          <w:rFonts w:ascii="Garamond" w:hAnsi="Garamond"/>
          <w:color w:val="000000" w:themeColor="text1"/>
          <w:szCs w:val="24"/>
        </w:rPr>
        <w:t>Pessoas que apresentem sinais de insolação;</w:t>
      </w:r>
    </w:p>
    <w:p w14:paraId="78C84CF4" w14:textId="77777777" w:rsidR="008A4623" w:rsidRPr="00FC7A70" w:rsidRDefault="008A4623" w:rsidP="00DF7BBF">
      <w:pPr>
        <w:widowControl w:val="0"/>
        <w:numPr>
          <w:ilvl w:val="0"/>
          <w:numId w:val="20"/>
        </w:numPr>
        <w:spacing w:after="120"/>
        <w:ind w:left="851" w:hanging="284"/>
        <w:rPr>
          <w:rFonts w:ascii="Garamond" w:hAnsi="Garamond"/>
          <w:color w:val="000000" w:themeColor="text1"/>
          <w:szCs w:val="24"/>
        </w:rPr>
      </w:pPr>
      <w:r w:rsidRPr="00FC7A70">
        <w:rPr>
          <w:rFonts w:ascii="Garamond" w:hAnsi="Garamond"/>
          <w:color w:val="000000" w:themeColor="text1"/>
          <w:szCs w:val="24"/>
        </w:rPr>
        <w:t>Pessoas que se declarem de fotótipo I;</w:t>
      </w:r>
    </w:p>
    <w:p w14:paraId="373D141E" w14:textId="77777777" w:rsidR="008A4623" w:rsidRPr="00FC7A70" w:rsidRDefault="008A4623" w:rsidP="00DF7BBF">
      <w:pPr>
        <w:widowControl w:val="0"/>
        <w:numPr>
          <w:ilvl w:val="0"/>
          <w:numId w:val="20"/>
        </w:numPr>
        <w:spacing w:after="120"/>
        <w:ind w:left="851" w:hanging="284"/>
        <w:rPr>
          <w:rFonts w:ascii="Garamond" w:hAnsi="Garamond"/>
          <w:color w:val="000000" w:themeColor="text1"/>
          <w:szCs w:val="24"/>
        </w:rPr>
      </w:pPr>
      <w:r w:rsidRPr="00FC7A70">
        <w:rPr>
          <w:rFonts w:ascii="Garamond" w:hAnsi="Garamond"/>
          <w:color w:val="000000" w:themeColor="text1"/>
          <w:szCs w:val="24"/>
        </w:rPr>
        <w:t>Pessoas que se declarem de fotótipo II com nevos atípicos e ou uso concomitante de fármacos fotossensibilizantes.</w:t>
      </w:r>
    </w:p>
    <w:p w14:paraId="3D3996E5" w14:textId="0C8D8A3B"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centro de bronzeamento artificial deve obrigatoriamente fornecer aos utilizadores óculos de proteção adequados ao nível de radiações emitidas durante as sessões de exposição, bem como protetores genitais para os utilizadores do sexo masculino.</w:t>
      </w:r>
    </w:p>
    <w:p w14:paraId="655E9A6B" w14:textId="413521E4"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óculos de proteção e os protetores genitais, bem como as camas solares e todos os materiais com que o utilizador entre em contacto direto, devem ser submetidos, após cada sessão, a um tratamento de desinfeção e esterilização.</w:t>
      </w:r>
    </w:p>
    <w:p w14:paraId="7956E2CB" w14:textId="7323295D"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centro de bronzeamento artificial está obrigado a fornecer aos utilizadores uma declaração de consentimento, de acordo com o modelo a aprovar por portaria dos membros do Governo responsáveis pelas áreas da economia e da saúde, assinada pelos mesmos antes de se submeterem pela primeira vez às radiações dos aparelhos de UV naquele centro, da qual consta obrigatoriamente:</w:t>
      </w:r>
    </w:p>
    <w:p w14:paraId="1547837B" w14:textId="77777777" w:rsidR="008A4623" w:rsidRPr="00FC7A70" w:rsidRDefault="008A4623" w:rsidP="00DF7BBF">
      <w:pPr>
        <w:widowControl w:val="0"/>
        <w:numPr>
          <w:ilvl w:val="0"/>
          <w:numId w:val="21"/>
        </w:numPr>
        <w:spacing w:after="120"/>
        <w:ind w:left="851" w:hanging="284"/>
        <w:rPr>
          <w:rFonts w:ascii="Garamond" w:hAnsi="Garamond"/>
          <w:color w:val="000000" w:themeColor="text1"/>
          <w:szCs w:val="24"/>
        </w:rPr>
      </w:pPr>
      <w:r w:rsidRPr="00FC7A70">
        <w:rPr>
          <w:rFonts w:ascii="Garamond" w:hAnsi="Garamond"/>
          <w:color w:val="000000" w:themeColor="text1"/>
          <w:szCs w:val="24"/>
        </w:rPr>
        <w:t>A enumeração dos riscos associados ao bronzeamento artificial;</w:t>
      </w:r>
    </w:p>
    <w:p w14:paraId="738BB15D" w14:textId="77777777" w:rsidR="008A4623" w:rsidRPr="00FC7A70" w:rsidRDefault="008A4623" w:rsidP="00DF7BBF">
      <w:pPr>
        <w:widowControl w:val="0"/>
        <w:numPr>
          <w:ilvl w:val="0"/>
          <w:numId w:val="21"/>
        </w:numPr>
        <w:spacing w:after="120"/>
        <w:ind w:left="851" w:hanging="284"/>
        <w:rPr>
          <w:rFonts w:ascii="Garamond" w:hAnsi="Garamond"/>
          <w:color w:val="000000" w:themeColor="text1"/>
          <w:szCs w:val="24"/>
        </w:rPr>
      </w:pPr>
      <w:r w:rsidRPr="00FC7A70">
        <w:rPr>
          <w:rFonts w:ascii="Garamond" w:hAnsi="Garamond"/>
          <w:color w:val="000000" w:themeColor="text1"/>
          <w:szCs w:val="24"/>
        </w:rPr>
        <w:t>O fotótipo do utilizador, caso este o conheça, devendo ser expressa a proibição de prestação de serviços de bronzeamento artificial a pessoas que se declarem de fotótipo I;</w:t>
      </w:r>
    </w:p>
    <w:p w14:paraId="51203904" w14:textId="77777777" w:rsidR="008A4623" w:rsidRPr="00FC7A70" w:rsidRDefault="008A4623" w:rsidP="00DF7BBF">
      <w:pPr>
        <w:widowControl w:val="0"/>
        <w:numPr>
          <w:ilvl w:val="0"/>
          <w:numId w:val="21"/>
        </w:numPr>
        <w:spacing w:after="120"/>
        <w:ind w:left="851" w:hanging="284"/>
        <w:rPr>
          <w:rFonts w:ascii="Garamond" w:hAnsi="Garamond"/>
          <w:color w:val="000000" w:themeColor="text1"/>
          <w:szCs w:val="24"/>
        </w:rPr>
      </w:pPr>
      <w:r w:rsidRPr="00FC7A70">
        <w:rPr>
          <w:rFonts w:ascii="Garamond" w:hAnsi="Garamond"/>
          <w:color w:val="000000" w:themeColor="text1"/>
          <w:szCs w:val="24"/>
        </w:rPr>
        <w:t>O uso concomitante de fármacos fotossensibilizantes;</w:t>
      </w:r>
    </w:p>
    <w:p w14:paraId="5C382E96" w14:textId="77777777" w:rsidR="008A4623" w:rsidRPr="00FC7A70" w:rsidRDefault="008A4623" w:rsidP="00DF7BBF">
      <w:pPr>
        <w:widowControl w:val="0"/>
        <w:numPr>
          <w:ilvl w:val="0"/>
          <w:numId w:val="21"/>
        </w:numPr>
        <w:spacing w:after="120"/>
        <w:ind w:left="851" w:hanging="284"/>
        <w:rPr>
          <w:rFonts w:ascii="Garamond" w:hAnsi="Garamond"/>
          <w:color w:val="000000" w:themeColor="text1"/>
          <w:szCs w:val="24"/>
        </w:rPr>
      </w:pPr>
      <w:r w:rsidRPr="00FC7A70">
        <w:rPr>
          <w:rFonts w:ascii="Garamond" w:hAnsi="Garamond"/>
          <w:color w:val="000000" w:themeColor="text1"/>
          <w:szCs w:val="24"/>
        </w:rPr>
        <w:t>A validade do documento, que é de seis meses a contar da data da sua assinatura.</w:t>
      </w:r>
    </w:p>
    <w:p w14:paraId="72600C0D" w14:textId="63C48BDE"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da observância do disposto no regime de proteção de dados, o centro de bronzeamento artificial está obrigado a criar e manter atualizada, para cada utilizador, uma ficha individual onde constem os seguintes elementos:</w:t>
      </w:r>
    </w:p>
    <w:p w14:paraId="69BB4D93" w14:textId="77777777" w:rsidR="008A4623" w:rsidRPr="00FC7A70" w:rsidRDefault="008A4623" w:rsidP="00DF7BBF">
      <w:pPr>
        <w:widowControl w:val="0"/>
        <w:numPr>
          <w:ilvl w:val="0"/>
          <w:numId w:val="22"/>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w:t>
      </w:r>
    </w:p>
    <w:p w14:paraId="519BEE2C" w14:textId="77777777" w:rsidR="008A4623" w:rsidRPr="00FC7A70" w:rsidRDefault="008A4623" w:rsidP="00DF7BBF">
      <w:pPr>
        <w:widowControl w:val="0"/>
        <w:numPr>
          <w:ilvl w:val="0"/>
          <w:numId w:val="22"/>
        </w:numPr>
        <w:spacing w:after="120"/>
        <w:ind w:left="851" w:hanging="284"/>
        <w:rPr>
          <w:rFonts w:ascii="Garamond" w:hAnsi="Garamond"/>
          <w:color w:val="000000" w:themeColor="text1"/>
          <w:szCs w:val="24"/>
        </w:rPr>
      </w:pPr>
      <w:r w:rsidRPr="00FC7A70">
        <w:rPr>
          <w:rFonts w:ascii="Garamond" w:hAnsi="Garamond"/>
          <w:color w:val="000000" w:themeColor="text1"/>
          <w:szCs w:val="24"/>
        </w:rPr>
        <w:t>Fotótipo da pele;</w:t>
      </w:r>
    </w:p>
    <w:p w14:paraId="660CEBCB" w14:textId="77777777" w:rsidR="008A4623" w:rsidRPr="00FC7A70" w:rsidRDefault="008A4623" w:rsidP="00DF7BBF">
      <w:pPr>
        <w:widowControl w:val="0"/>
        <w:numPr>
          <w:ilvl w:val="0"/>
          <w:numId w:val="22"/>
        </w:numPr>
        <w:spacing w:after="120"/>
        <w:ind w:left="851" w:hanging="284"/>
        <w:rPr>
          <w:rFonts w:ascii="Garamond" w:hAnsi="Garamond"/>
          <w:color w:val="000000" w:themeColor="text1"/>
          <w:szCs w:val="24"/>
        </w:rPr>
      </w:pPr>
      <w:r w:rsidRPr="00FC7A70">
        <w:rPr>
          <w:rFonts w:ascii="Garamond" w:hAnsi="Garamond"/>
          <w:color w:val="000000" w:themeColor="text1"/>
          <w:szCs w:val="24"/>
        </w:rPr>
        <w:t>Programa de exposição recomendado, onde se inclui o número de exposições, tempo máximo de cada exposição, distância de exposição às radiações e intervalos entre exposições;</w:t>
      </w:r>
    </w:p>
    <w:p w14:paraId="18BEB479" w14:textId="77777777" w:rsidR="008A4623" w:rsidRPr="00FC7A70" w:rsidRDefault="008A4623" w:rsidP="00DF7BBF">
      <w:pPr>
        <w:widowControl w:val="0"/>
        <w:numPr>
          <w:ilvl w:val="0"/>
          <w:numId w:val="22"/>
        </w:numPr>
        <w:spacing w:after="120"/>
        <w:ind w:left="851" w:hanging="284"/>
        <w:rPr>
          <w:rFonts w:ascii="Garamond" w:hAnsi="Garamond"/>
          <w:color w:val="000000" w:themeColor="text1"/>
          <w:szCs w:val="24"/>
        </w:rPr>
      </w:pPr>
      <w:r w:rsidRPr="00FC7A70">
        <w:rPr>
          <w:rFonts w:ascii="Garamond" w:hAnsi="Garamond"/>
          <w:color w:val="000000" w:themeColor="text1"/>
          <w:szCs w:val="24"/>
        </w:rPr>
        <w:t>Número de sessões efetuadas no centro;</w:t>
      </w:r>
    </w:p>
    <w:p w14:paraId="671E44BF" w14:textId="4884FEB8" w:rsidR="008A4623" w:rsidRPr="00FC7A70" w:rsidRDefault="008A4623" w:rsidP="00DF7BBF">
      <w:pPr>
        <w:widowControl w:val="0"/>
        <w:numPr>
          <w:ilvl w:val="0"/>
          <w:numId w:val="22"/>
        </w:numPr>
        <w:spacing w:after="120"/>
        <w:ind w:left="851" w:hanging="284"/>
        <w:rPr>
          <w:rFonts w:ascii="Garamond" w:hAnsi="Garamond"/>
          <w:color w:val="000000" w:themeColor="text1"/>
          <w:szCs w:val="24"/>
        </w:rPr>
      </w:pPr>
      <w:r w:rsidRPr="00FC7A70">
        <w:rPr>
          <w:rFonts w:ascii="Garamond" w:hAnsi="Garamond"/>
          <w:color w:val="000000" w:themeColor="text1"/>
          <w:szCs w:val="24"/>
        </w:rPr>
        <w:t>Declaração a que se refere o número anterior.</w:t>
      </w:r>
    </w:p>
    <w:p w14:paraId="0F403579" w14:textId="5C629856"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centro de bronzeamento artificial deve possuir um arquivo organizado das fichas dos utilizadores pelo período de cinco anos.</w:t>
      </w:r>
    </w:p>
    <w:p w14:paraId="2D500D85" w14:textId="034777FA"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ins w:id="1605" w:author="Paulo Meireles de Oliveira" w:date="2026-09-11T16:59:00Z" w16du:dateUtc="2026-09-11T15:59:00Z">
        <w:r w:rsidR="002B0A55">
          <w:rPr>
            <w:rFonts w:ascii="Garamond" w:hAnsi="Garamond"/>
            <w:color w:val="000000" w:themeColor="text1"/>
            <w:szCs w:val="24"/>
          </w:rPr>
          <w:t>ºs</w:t>
        </w:r>
      </w:ins>
      <w:del w:id="1606" w:author="Paulo Meireles de Oliveira" w:date="2026-09-11T16:59:00Z" w16du:dateUtc="2026-09-11T15:59:00Z">
        <w:r w:rsidRPr="008E16D8" w:rsidDel="002B0A55">
          <w:rPr>
            <w:rFonts w:ascii="Garamond" w:hAnsi="Garamond"/>
            <w:color w:val="000000" w:themeColor="text1"/>
            <w:szCs w:val="24"/>
          </w:rPr>
          <w:delText>os</w:delText>
        </w:r>
      </w:del>
      <w:r w:rsidRPr="00FC7A70">
        <w:rPr>
          <w:rFonts w:ascii="Garamond" w:hAnsi="Garamond"/>
          <w:color w:val="000000" w:themeColor="text1"/>
          <w:szCs w:val="24"/>
        </w:rPr>
        <w:t xml:space="preserve"> 1 a </w:t>
      </w:r>
      <w:r w:rsidR="006761D2" w:rsidRPr="00FC7A70">
        <w:rPr>
          <w:rFonts w:ascii="Garamond" w:hAnsi="Garamond"/>
          <w:color w:val="000000" w:themeColor="text1"/>
          <w:szCs w:val="24"/>
        </w:rPr>
        <w:t>4</w:t>
      </w:r>
      <w:r w:rsidRPr="00FC7A70">
        <w:rPr>
          <w:rFonts w:ascii="Garamond" w:hAnsi="Garamond"/>
          <w:color w:val="000000" w:themeColor="text1"/>
          <w:szCs w:val="24"/>
        </w:rPr>
        <w:t xml:space="preserve"> constitui contraordenação económica muito grave, punível nos termos do RJCE.</w:t>
      </w:r>
    </w:p>
    <w:p w14:paraId="73236162" w14:textId="2F271A8E" w:rsidR="008A4623" w:rsidRPr="00FC7A70" w:rsidRDefault="008A4623" w:rsidP="00DF7BBF">
      <w:pPr>
        <w:pStyle w:val="PargrafodaLista"/>
        <w:widowControl w:val="0"/>
        <w:numPr>
          <w:ilvl w:val="0"/>
          <w:numId w:val="42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w:t>
      </w:r>
      <w:r w:rsidR="006761D2" w:rsidRPr="00FC7A70">
        <w:rPr>
          <w:rFonts w:ascii="Garamond" w:hAnsi="Garamond"/>
          <w:color w:val="000000" w:themeColor="text1"/>
          <w:szCs w:val="24"/>
        </w:rPr>
        <w:t>5</w:t>
      </w:r>
      <w:r w:rsidRPr="00FC7A70">
        <w:rPr>
          <w:rFonts w:ascii="Garamond" w:hAnsi="Garamond"/>
          <w:color w:val="000000" w:themeColor="text1"/>
          <w:szCs w:val="24"/>
        </w:rPr>
        <w:t xml:space="preserve"> e </w:t>
      </w:r>
      <w:r w:rsidR="006761D2" w:rsidRPr="00FC7A70">
        <w:rPr>
          <w:rFonts w:ascii="Garamond" w:hAnsi="Garamond"/>
          <w:color w:val="000000" w:themeColor="text1"/>
          <w:szCs w:val="24"/>
        </w:rPr>
        <w:t>6</w:t>
      </w:r>
      <w:r w:rsidRPr="00FC7A70">
        <w:rPr>
          <w:rFonts w:ascii="Garamond" w:hAnsi="Garamond"/>
          <w:color w:val="000000" w:themeColor="text1"/>
          <w:szCs w:val="24"/>
        </w:rPr>
        <w:t xml:space="preserve"> constitui contraordenação económica leve, punível nos termos do RJCE.</w:t>
      </w:r>
    </w:p>
    <w:p w14:paraId="686662AB" w14:textId="77777777" w:rsidR="004547AD" w:rsidRPr="00FC7A70" w:rsidRDefault="004547AD" w:rsidP="00DF7BBF">
      <w:pPr>
        <w:widowControl w:val="0"/>
        <w:spacing w:after="120"/>
        <w:rPr>
          <w:rFonts w:ascii="Garamond" w:hAnsi="Garamond"/>
          <w:color w:val="000000" w:themeColor="text1"/>
          <w:szCs w:val="24"/>
        </w:rPr>
      </w:pPr>
    </w:p>
    <w:p w14:paraId="0A4C2F77" w14:textId="354D5AE1"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X</w:t>
      </w:r>
      <w:r w:rsidR="00D05122" w:rsidRPr="00FC7A70">
        <w:rPr>
          <w:rFonts w:ascii="Garamond" w:hAnsi="Garamond"/>
          <w:smallCaps/>
          <w:color w:val="000000" w:themeColor="text1"/>
          <w:szCs w:val="24"/>
        </w:rPr>
        <w:t>I</w:t>
      </w:r>
    </w:p>
    <w:p w14:paraId="27C5AEE4"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Atividade funerária</w:t>
      </w:r>
    </w:p>
    <w:p w14:paraId="15DA348E" w14:textId="77777777" w:rsidR="0056555A" w:rsidRPr="00FC7A70" w:rsidRDefault="0056555A"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F6552FF" w14:textId="0611A465"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commentRangeStart w:id="1607"/>
      <w:commentRangeStart w:id="1608"/>
      <w:r w:rsidRPr="00FC7A70">
        <w:rPr>
          <w:rFonts w:ascii="Garamond" w:eastAsiaTheme="majorEastAsia" w:hAnsi="Garamond" w:cstheme="majorBidi"/>
          <w:color w:val="000000" w:themeColor="text1"/>
          <w:szCs w:val="24"/>
        </w:rPr>
        <w:t>Exercício da atividade</w:t>
      </w:r>
      <w:r w:rsidR="004C2C13" w:rsidRPr="00FC7A70">
        <w:rPr>
          <w:rFonts w:ascii="Garamond" w:eastAsiaTheme="majorEastAsia" w:hAnsi="Garamond" w:cstheme="majorBidi"/>
          <w:color w:val="000000" w:themeColor="text1"/>
          <w:szCs w:val="24"/>
        </w:rPr>
        <w:t xml:space="preserve"> funerária</w:t>
      </w:r>
      <w:commentRangeEnd w:id="1607"/>
      <w:r w:rsidR="00FF40F3" w:rsidRPr="00FC7A70">
        <w:rPr>
          <w:rStyle w:val="Refdecomentrio"/>
          <w:rFonts w:ascii="Garamond" w:eastAsiaTheme="majorEastAsia" w:hAnsi="Garamond" w:cstheme="majorBidi"/>
          <w:color w:val="000000" w:themeColor="text1"/>
          <w:sz w:val="24"/>
          <w:szCs w:val="24"/>
        </w:rPr>
        <w:commentReference w:id="1607"/>
      </w:r>
      <w:commentRangeEnd w:id="1608"/>
      <w:r w:rsidRPr="00FC7A70">
        <w:rPr>
          <w:rStyle w:val="Refdecomentrio"/>
          <w:rFonts w:ascii="Garamond" w:eastAsiaTheme="majorEastAsia" w:hAnsi="Garamond" w:cstheme="majorBidi"/>
          <w:color w:val="000000" w:themeColor="text1"/>
          <w:sz w:val="24"/>
          <w:szCs w:val="24"/>
        </w:rPr>
        <w:commentReference w:id="1608"/>
      </w:r>
    </w:p>
    <w:p w14:paraId="7E8BCBD1" w14:textId="641656CB" w:rsidR="00E842E1" w:rsidRPr="004F42BA" w:rsidRDefault="004C2C1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commentRangeStart w:id="1609"/>
      <w:commentRangeStart w:id="1610"/>
      <w:r w:rsidRPr="004F42BA">
        <w:rPr>
          <w:rFonts w:ascii="Garamond" w:hAnsi="Garamond"/>
          <w:color w:val="000000" w:themeColor="text1"/>
          <w:szCs w:val="24"/>
        </w:rPr>
        <w:t>A atividade funerária corresponde à prestação de quaisquer dos serviços relativos à organização e à realização de funerais humanos, de transporte, de inumação, de exumação, de cremação, de expatriação e de trasladação de cadáveres ou de restos mortais já inumados.</w:t>
      </w:r>
      <w:commentRangeEnd w:id="1609"/>
      <w:r w:rsidR="00FF40F3" w:rsidRPr="004F42BA">
        <w:rPr>
          <w:rStyle w:val="Refdecomentrio"/>
          <w:rFonts w:ascii="Garamond" w:hAnsi="Garamond"/>
          <w:color w:val="000000" w:themeColor="text1"/>
          <w:sz w:val="24"/>
          <w:szCs w:val="24"/>
        </w:rPr>
        <w:commentReference w:id="1609"/>
      </w:r>
      <w:commentRangeEnd w:id="1610"/>
      <w:r w:rsidRPr="004F42BA">
        <w:rPr>
          <w:rStyle w:val="Refdecomentrio"/>
          <w:rFonts w:ascii="Garamond" w:hAnsi="Garamond"/>
          <w:color w:val="000000" w:themeColor="text1"/>
          <w:sz w:val="24"/>
          <w:szCs w:val="24"/>
        </w:rPr>
        <w:commentReference w:id="1610"/>
      </w:r>
    </w:p>
    <w:p w14:paraId="1D2DE20C" w14:textId="5CC81ABA" w:rsidR="008A4623" w:rsidRPr="008302AF"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highlight w:val="yellow"/>
          <w:rPrChange w:id="1611" w:author="Paulo Meireles de Oliveira" w:date="2026-09-11T17:38:00Z" w16du:dateUtc="2026-09-11T16:38:00Z">
            <w:rPr>
              <w:rFonts w:ascii="Garamond" w:hAnsi="Garamond"/>
              <w:color w:val="000000" w:themeColor="text1"/>
              <w:szCs w:val="24"/>
            </w:rPr>
          </w:rPrChange>
        </w:rPr>
      </w:pPr>
      <w:r w:rsidRPr="008302AF">
        <w:rPr>
          <w:rFonts w:ascii="Garamond" w:hAnsi="Garamond"/>
          <w:color w:val="000000" w:themeColor="text1"/>
          <w:szCs w:val="24"/>
          <w:highlight w:val="yellow"/>
          <w:rPrChange w:id="1612" w:author="Paulo Meireles de Oliveira" w:date="2026-09-11T17:38:00Z" w16du:dateUtc="2026-09-11T16:38:00Z">
            <w:rPr>
              <w:rFonts w:ascii="Garamond" w:hAnsi="Garamond"/>
              <w:color w:val="000000" w:themeColor="text1"/>
              <w:szCs w:val="24"/>
            </w:rPr>
          </w:rPrChange>
        </w:rPr>
        <w:t>A atividade funerária pode ser exercida pelas agências funerárias e pelas IPSS ou entidades equiparadas.</w:t>
      </w:r>
    </w:p>
    <w:p w14:paraId="04459EEF" w14:textId="051D67B7" w:rsidR="008A4623" w:rsidRPr="004F42BA"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A atividade funerária fica sujeita às disposições da presente subsecção, bem como ao regime jurídico da remoção, transporte, inumação, exumação e trasladação de cadáveres, ossadas, cinzas, fetos mortos e peças anatómicas estabelecido pelo Decreto-Lei n.º 411/98, de 30 de dezembro</w:t>
      </w:r>
      <w:del w:id="1613" w:author="Maria João Torres" w:date="2026-09-01T15:51:00Z" w16du:dateUtc="2026-09-01T14:51:00Z">
        <w:r w:rsidRPr="004F42BA" w:rsidDel="00F25669">
          <w:rPr>
            <w:rFonts w:ascii="Garamond" w:hAnsi="Garamond"/>
            <w:color w:val="000000" w:themeColor="text1"/>
            <w:szCs w:val="24"/>
          </w:rPr>
          <w:delText>, na sua redação atual</w:delText>
        </w:r>
      </w:del>
      <w:r w:rsidRPr="004F42BA">
        <w:rPr>
          <w:rFonts w:ascii="Garamond" w:hAnsi="Garamond"/>
          <w:color w:val="000000" w:themeColor="text1"/>
          <w:szCs w:val="24"/>
        </w:rPr>
        <w:t>, e respetiva legislação complementar e ao regime previsto em convenções internacionais quanto ao transporte transfronteiriço.</w:t>
      </w:r>
    </w:p>
    <w:p w14:paraId="7DEEEF9E" w14:textId="0994E259" w:rsidR="008A4623" w:rsidRPr="004F42BA"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commentRangeStart w:id="1614"/>
      <w:commentRangeStart w:id="1615"/>
      <w:r w:rsidRPr="004F42BA">
        <w:rPr>
          <w:rFonts w:ascii="Garamond" w:hAnsi="Garamond"/>
          <w:color w:val="000000" w:themeColor="text1"/>
          <w:szCs w:val="24"/>
        </w:rPr>
        <w:t>As associações mutualistas apenas podem exercer a atividade funerária no âmbito das suas finalidades mutualistas e de prestação de serviços de carácter social aos respetivos associados e seus parentes no primeiro grau de linha reta, nos termos estatutários.</w:t>
      </w:r>
      <w:commentRangeEnd w:id="1614"/>
      <w:r w:rsidR="00567B56" w:rsidRPr="004F42BA">
        <w:rPr>
          <w:rStyle w:val="Refdecomentrio"/>
          <w:rFonts w:ascii="Garamond" w:hAnsi="Garamond"/>
          <w:color w:val="000000" w:themeColor="text1"/>
          <w:sz w:val="24"/>
          <w:szCs w:val="24"/>
        </w:rPr>
        <w:commentReference w:id="1614"/>
      </w:r>
      <w:commentRangeEnd w:id="1615"/>
      <w:r w:rsidRPr="004F42BA">
        <w:rPr>
          <w:rStyle w:val="Refdecomentrio"/>
          <w:rFonts w:ascii="Garamond" w:hAnsi="Garamond"/>
          <w:color w:val="000000" w:themeColor="text1"/>
          <w:sz w:val="24"/>
          <w:szCs w:val="24"/>
        </w:rPr>
        <w:commentReference w:id="1615"/>
      </w:r>
    </w:p>
    <w:p w14:paraId="526B7476" w14:textId="2520C2F3" w:rsidR="008A4623" w:rsidRPr="004F42BA"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A atividade funerária exercida pelas IPSS ou entidades equiparadas rege-se ainda pelos Estatutos das IPSS, pelo Código das Associações Mutualistas e demais legislação específica aplicável às entidades de economia social.</w:t>
      </w:r>
    </w:p>
    <w:p w14:paraId="7F5FBAA4" w14:textId="3D54B53A" w:rsidR="008A4623" w:rsidRPr="004F42BA"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Em complemento à atividade funerária podem ser exercidas as seguintes atividades conexas:</w:t>
      </w:r>
    </w:p>
    <w:p w14:paraId="16881560" w14:textId="24D17966"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Remoção de cadáveres, nos termos previstos no artigo 5.º do Decreto-Lei n.º 411/98, de 30 de dezembro</w:t>
      </w:r>
      <w:del w:id="1616" w:author="Maria João Torres" w:date="2026-09-01T15:52:00Z" w16du:dateUtc="2026-09-01T14:52: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7DA8B7A6"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Transporte de cadáveres para além das situações previstas no número anterior, designadamente dos estabelecimentos hospitalares para as delegações e dos gabinetes médico-legais do Instituto Nacional de Medicina Legal, I. P., para a realização de autópsia médico-legal;</w:t>
      </w:r>
    </w:p>
    <w:p w14:paraId="4C9A48D9"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Preparação e conservação temporária de cadáveres, exceto o embalsamamento de cadáveres que tenham sido objeto de autópsia médico-legal, caso em que só pode ser efetuado com autorização da competente autoridade judiciária;</w:t>
      </w:r>
    </w:p>
    <w:p w14:paraId="55E99C40"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Obtenção da documentação necessária à prestação dos serviços referidos no presente artigo;</w:t>
      </w:r>
    </w:p>
    <w:p w14:paraId="7E1C20E8"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Venda ao público de artigos funerários e religiosos;</w:t>
      </w:r>
    </w:p>
    <w:p w14:paraId="1827666F"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Aluguer ou cedência a outras entidades habilitadas a exercer a atividade funerária de veículos destinados à realização de funerais e de artigos funerários e religiosos;</w:t>
      </w:r>
    </w:p>
    <w:p w14:paraId="3A91776F"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Ornamentação, armação e decoração de atos fúnebres e religiosos;</w:t>
      </w:r>
    </w:p>
    <w:p w14:paraId="799F9F42"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Gestão e exploração de capelas e centros funerários, próprios ou alheios;</w:t>
      </w:r>
    </w:p>
    <w:p w14:paraId="7BADA12E"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Cremação em centro funerário de restos mortais não inumados ou provenientes de exumação;</w:t>
      </w:r>
    </w:p>
    <w:p w14:paraId="4F0D6BCE"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r w:rsidRPr="00FC7A70">
        <w:rPr>
          <w:rFonts w:ascii="Garamond" w:hAnsi="Garamond"/>
          <w:color w:val="000000" w:themeColor="text1"/>
          <w:szCs w:val="24"/>
        </w:rPr>
        <w:t>Gestão, exploração e conservação de cemitérios, ao abrigo da concessão de serviços públicos, aprovados nos termos da lei;</w:t>
      </w:r>
    </w:p>
    <w:p w14:paraId="50ED8EAF" w14:textId="77777777" w:rsidR="008A4623" w:rsidRPr="00FC7A70" w:rsidRDefault="008A4623" w:rsidP="00DF7BBF">
      <w:pPr>
        <w:widowControl w:val="0"/>
        <w:numPr>
          <w:ilvl w:val="0"/>
          <w:numId w:val="24"/>
        </w:numPr>
        <w:spacing w:after="120"/>
        <w:ind w:left="851" w:hanging="284"/>
        <w:rPr>
          <w:rFonts w:ascii="Garamond" w:hAnsi="Garamond"/>
          <w:color w:val="000000" w:themeColor="text1"/>
          <w:szCs w:val="24"/>
        </w:rPr>
      </w:pPr>
      <w:commentRangeStart w:id="1617"/>
      <w:commentRangeStart w:id="1618"/>
      <w:r w:rsidRPr="00FC7A70">
        <w:rPr>
          <w:rFonts w:ascii="Garamond" w:hAnsi="Garamond"/>
          <w:color w:val="000000" w:themeColor="text1"/>
          <w:szCs w:val="24"/>
        </w:rPr>
        <w:t>Consultas de apoio ao luto.</w:t>
      </w:r>
      <w:commentRangeEnd w:id="1617"/>
      <w:r w:rsidR="008175EF" w:rsidRPr="00FC7A70">
        <w:rPr>
          <w:rStyle w:val="Refdecomentrio"/>
          <w:rFonts w:ascii="Garamond" w:hAnsi="Garamond"/>
          <w:color w:val="000000" w:themeColor="text1"/>
          <w:sz w:val="24"/>
          <w:szCs w:val="24"/>
        </w:rPr>
        <w:commentReference w:id="1617"/>
      </w:r>
      <w:commentRangeEnd w:id="1618"/>
      <w:r w:rsidRPr="00FC7A70">
        <w:rPr>
          <w:rStyle w:val="Refdecomentrio"/>
          <w:rFonts w:ascii="Garamond" w:hAnsi="Garamond"/>
          <w:color w:val="000000" w:themeColor="text1"/>
          <w:sz w:val="24"/>
          <w:szCs w:val="24"/>
        </w:rPr>
        <w:commentReference w:id="1618"/>
      </w:r>
    </w:p>
    <w:p w14:paraId="4487A90A" w14:textId="514B47A2" w:rsidR="008A4623" w:rsidRPr="00FC7A70"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Não podem deter ou exercer, direta ou indiretamente, a propriedade, a exploração ou a gestão de agências funerárias:</w:t>
      </w:r>
    </w:p>
    <w:p w14:paraId="236CB9D4" w14:textId="77777777" w:rsidR="008A4623" w:rsidRPr="00FC7A70" w:rsidRDefault="008A4623" w:rsidP="00DF7BBF">
      <w:pPr>
        <w:widowControl w:val="0"/>
        <w:numPr>
          <w:ilvl w:val="0"/>
          <w:numId w:val="28"/>
        </w:numPr>
        <w:spacing w:after="120"/>
        <w:ind w:left="851" w:hanging="284"/>
        <w:rPr>
          <w:rFonts w:ascii="Garamond" w:hAnsi="Garamond"/>
          <w:color w:val="000000" w:themeColor="text1"/>
          <w:szCs w:val="24"/>
        </w:rPr>
      </w:pPr>
      <w:r w:rsidRPr="00FC7A70">
        <w:rPr>
          <w:rFonts w:ascii="Garamond" w:hAnsi="Garamond"/>
          <w:color w:val="000000" w:themeColor="text1"/>
          <w:szCs w:val="24"/>
        </w:rPr>
        <w:t>Proprietários, gestores ou entidades gestoras de clínicas médicas, estruturas residenciais para pessoas idosas, hospitais ou equiparados e entidades dedicadas ao transporte de doentes, sempre que qualquer uma destas se situe em território nacional, bem como profissionais a exercerem funções nas mesmas;</w:t>
      </w:r>
    </w:p>
    <w:p w14:paraId="1D21C1A6" w14:textId="77777777" w:rsidR="008A4623" w:rsidRPr="00FC7A70" w:rsidRDefault="008A4623" w:rsidP="00DF7BBF">
      <w:pPr>
        <w:widowControl w:val="0"/>
        <w:numPr>
          <w:ilvl w:val="0"/>
          <w:numId w:val="28"/>
        </w:numPr>
        <w:spacing w:after="120"/>
        <w:ind w:left="851" w:hanging="284"/>
        <w:rPr>
          <w:rFonts w:ascii="Garamond" w:hAnsi="Garamond"/>
          <w:color w:val="000000" w:themeColor="text1"/>
          <w:szCs w:val="24"/>
        </w:rPr>
      </w:pPr>
      <w:r w:rsidRPr="00FC7A70">
        <w:rPr>
          <w:rFonts w:ascii="Garamond" w:hAnsi="Garamond"/>
          <w:color w:val="000000" w:themeColor="text1"/>
          <w:szCs w:val="24"/>
        </w:rPr>
        <w:t>Proprietários, gestores ou entidades gestoras de cemitérios públicos, bem como profissionais a exercerem funções nos mesmos, para uma mesma área geográfica definida sob o ponto de vista de organização administrativa como distrito.</w:t>
      </w:r>
    </w:p>
    <w:p w14:paraId="330EC9A8" w14:textId="3841A45D" w:rsidR="008A4623" w:rsidRPr="00FC7A70"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IPSS ou entidades equiparadas cujo enquadramento estatutário acolha o exercício da atividade funerária são excetuadas do disposto no número anterior.</w:t>
      </w:r>
    </w:p>
    <w:p w14:paraId="595B0F64" w14:textId="4A09822D" w:rsidR="008A4623" w:rsidRPr="00FC7A70"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no n.º </w:t>
      </w:r>
      <w:r w:rsidR="004C2C13" w:rsidRPr="00FC7A70">
        <w:rPr>
          <w:rFonts w:ascii="Garamond" w:hAnsi="Garamond"/>
          <w:color w:val="000000" w:themeColor="text1"/>
          <w:szCs w:val="24"/>
        </w:rPr>
        <w:t>7</w:t>
      </w:r>
      <w:r w:rsidRPr="00FC7A70">
        <w:rPr>
          <w:rFonts w:ascii="Garamond" w:hAnsi="Garamond"/>
          <w:color w:val="000000" w:themeColor="text1"/>
          <w:szCs w:val="24"/>
        </w:rPr>
        <w:t xml:space="preserve"> constitui contraordenação económica muito grave, punível nos termos do RJCE.</w:t>
      </w:r>
    </w:p>
    <w:p w14:paraId="156A559C" w14:textId="291691EB" w:rsidR="008A4623" w:rsidRPr="00FC7A70" w:rsidRDefault="008A4623" w:rsidP="00DF7BBF">
      <w:pPr>
        <w:pStyle w:val="PargrafodaLista"/>
        <w:widowControl w:val="0"/>
        <w:numPr>
          <w:ilvl w:val="0"/>
          <w:numId w:val="42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w:t>
      </w:r>
      <w:r w:rsidR="008101DB" w:rsidRPr="00FC7A70">
        <w:rPr>
          <w:rFonts w:ascii="Garamond" w:hAnsi="Garamond"/>
          <w:color w:val="000000" w:themeColor="text1"/>
          <w:szCs w:val="24"/>
          <w:vertAlign w:val="superscript"/>
        </w:rPr>
        <w:t xml:space="preserve"> </w:t>
      </w:r>
      <w:r w:rsidR="008101DB" w:rsidRPr="00FC7A70">
        <w:rPr>
          <w:rFonts w:ascii="Garamond" w:hAnsi="Garamond"/>
          <w:color w:val="000000" w:themeColor="text1"/>
          <w:szCs w:val="24"/>
        </w:rPr>
        <w:t>n.º</w:t>
      </w:r>
      <w:r w:rsidRPr="00FC7A70">
        <w:rPr>
          <w:rFonts w:ascii="Garamond" w:hAnsi="Garamond"/>
          <w:color w:val="000000" w:themeColor="text1"/>
          <w:szCs w:val="24"/>
        </w:rPr>
        <w:t xml:space="preserve"> </w:t>
      </w:r>
      <w:r w:rsidR="004C2C13" w:rsidRPr="00FC7A70">
        <w:rPr>
          <w:rFonts w:ascii="Garamond" w:hAnsi="Garamond"/>
          <w:color w:val="000000" w:themeColor="text1"/>
          <w:szCs w:val="24"/>
        </w:rPr>
        <w:t>4</w:t>
      </w:r>
      <w:r w:rsidRPr="00FC7A70">
        <w:rPr>
          <w:rFonts w:ascii="Garamond" w:hAnsi="Garamond"/>
          <w:color w:val="000000" w:themeColor="text1"/>
          <w:szCs w:val="24"/>
        </w:rPr>
        <w:t xml:space="preserve"> constitui contraordenação económica grave, punível nos termos do RJCE.</w:t>
      </w:r>
    </w:p>
    <w:p w14:paraId="1F8CB729" w14:textId="77777777" w:rsidR="004547AD" w:rsidRPr="00FC7A70" w:rsidRDefault="004547AD" w:rsidP="00DF7BBF">
      <w:pPr>
        <w:widowControl w:val="0"/>
        <w:spacing w:after="120"/>
        <w:rPr>
          <w:rFonts w:ascii="Garamond" w:hAnsi="Garamond"/>
          <w:color w:val="000000" w:themeColor="text1"/>
          <w:szCs w:val="24"/>
        </w:rPr>
      </w:pPr>
    </w:p>
    <w:p w14:paraId="2B62F2D4"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057431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Prestadores estabelecidos noutro Estado-Membro ou no espaço económico europeu</w:t>
      </w:r>
    </w:p>
    <w:p w14:paraId="6EB5FF0E" w14:textId="466FCAE5" w:rsidR="008A4623" w:rsidRPr="004F42BA" w:rsidRDefault="008A4623" w:rsidP="00DF7BBF">
      <w:pPr>
        <w:pStyle w:val="PargrafodaLista"/>
        <w:widowControl w:val="0"/>
        <w:numPr>
          <w:ilvl w:val="0"/>
          <w:numId w:val="424"/>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Os prestadores legalmente estabelecidos noutro Estado-Membro da União Europeia ou do espaço económico europeu para a prática da atividade funerária podem exercê-la em território nacional em regime de livre prestação, sujeitos, no entanto:</w:t>
      </w:r>
    </w:p>
    <w:p w14:paraId="5706A848" w14:textId="332D14ED" w:rsidR="008A4623" w:rsidRPr="00FC7A70" w:rsidRDefault="008A4623" w:rsidP="00DF7BBF">
      <w:pPr>
        <w:widowControl w:val="0"/>
        <w:numPr>
          <w:ilvl w:val="0"/>
          <w:numId w:val="26"/>
        </w:numPr>
        <w:spacing w:after="120"/>
        <w:ind w:left="851" w:hanging="284"/>
        <w:rPr>
          <w:rFonts w:ascii="Garamond" w:hAnsi="Garamond"/>
          <w:color w:val="000000" w:themeColor="text1"/>
          <w:szCs w:val="24"/>
        </w:rPr>
      </w:pPr>
      <w:r w:rsidRPr="00FC7A70">
        <w:rPr>
          <w:rFonts w:ascii="Garamond" w:hAnsi="Garamond"/>
          <w:color w:val="000000" w:themeColor="text1"/>
          <w:szCs w:val="24"/>
        </w:rPr>
        <w:t>Ao regime jurídico da remoção, transporte, inumação, exumação, trasladação e cremação de cadáveres, aprovado pelo Decreto-Lei n.º 411/98, de 30 de dezembro</w:t>
      </w:r>
      <w:del w:id="1619" w:author="Maria João Torres" w:date="2026-09-01T15:52:00Z" w16du:dateUtc="2026-09-01T14:52: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3572B716" w14:textId="4461D246" w:rsidR="008A4623" w:rsidRPr="00FC7A70" w:rsidRDefault="008A4623" w:rsidP="00DF7BBF">
      <w:pPr>
        <w:widowControl w:val="0"/>
        <w:numPr>
          <w:ilvl w:val="0"/>
          <w:numId w:val="2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Ao disposto no n.º 2 do artigo </w:t>
      </w:r>
      <w:r w:rsidR="002673C1" w:rsidRPr="00FC7A70">
        <w:rPr>
          <w:rFonts w:ascii="Garamond" w:hAnsi="Garamond"/>
          <w:color w:val="000000" w:themeColor="text1"/>
          <w:szCs w:val="24"/>
        </w:rPr>
        <w:t>seguinte</w:t>
      </w:r>
      <w:r w:rsidRPr="00FC7A70">
        <w:rPr>
          <w:rFonts w:ascii="Garamond" w:hAnsi="Garamond"/>
          <w:color w:val="000000" w:themeColor="text1"/>
          <w:szCs w:val="24"/>
        </w:rPr>
        <w:t xml:space="preserve"> sobre os locais utilizados para a realização de velórios;</w:t>
      </w:r>
    </w:p>
    <w:p w14:paraId="0CE6942C" w14:textId="3EE23C97" w:rsidR="008A4623" w:rsidRPr="00FC7A70" w:rsidRDefault="008A4623" w:rsidP="00DF7BBF">
      <w:pPr>
        <w:widowControl w:val="0"/>
        <w:numPr>
          <w:ilvl w:val="0"/>
          <w:numId w:val="2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Às condições de acesso às casas mortuárias, aos serviços hospitalares, aos serviços médico-legais ou estruturas residenciais para pessoas idosas, referidas no n.º 1 do </w:t>
      </w:r>
      <w:r w:rsidR="00F02A71" w:rsidRPr="00FC7A70">
        <w:rPr>
          <w:rFonts w:ascii="Garamond" w:hAnsi="Garamond"/>
          <w:color w:val="000000" w:themeColor="text1"/>
          <w:szCs w:val="24"/>
        </w:rPr>
        <w:fldChar w:fldCharType="begin"/>
      </w:r>
      <w:r w:rsidR="00F02A71" w:rsidRPr="00FC7A70">
        <w:rPr>
          <w:rFonts w:ascii="Garamond" w:hAnsi="Garamond"/>
          <w:color w:val="000000" w:themeColor="text1"/>
          <w:szCs w:val="24"/>
        </w:rPr>
        <w:instrText xml:space="preserve"> REF _Ref225507826 \r \h </w:instrText>
      </w:r>
      <w:r w:rsidR="00FC7A70" w:rsidRPr="00FC7A70">
        <w:rPr>
          <w:rFonts w:ascii="Garamond" w:hAnsi="Garamond"/>
          <w:color w:val="000000" w:themeColor="text1"/>
          <w:szCs w:val="24"/>
        </w:rPr>
        <w:instrText xml:space="preserve"> \* MERGEFORMAT </w:instrText>
      </w:r>
      <w:r w:rsidR="00F02A71" w:rsidRPr="00FC7A70">
        <w:rPr>
          <w:rFonts w:ascii="Garamond" w:hAnsi="Garamond"/>
          <w:color w:val="000000" w:themeColor="text1"/>
          <w:szCs w:val="24"/>
        </w:rPr>
      </w:r>
      <w:r w:rsidR="00F02A71" w:rsidRPr="00FC7A70">
        <w:rPr>
          <w:rFonts w:ascii="Garamond" w:hAnsi="Garamond"/>
          <w:color w:val="000000" w:themeColor="text1"/>
          <w:szCs w:val="24"/>
        </w:rPr>
        <w:fldChar w:fldCharType="separate"/>
      </w:r>
      <w:r w:rsidR="009D4F47">
        <w:rPr>
          <w:rFonts w:ascii="Garamond" w:hAnsi="Garamond"/>
          <w:color w:val="000000" w:themeColor="text1"/>
          <w:szCs w:val="24"/>
        </w:rPr>
        <w:t>Artigo 149.º</w:t>
      </w:r>
      <w:r w:rsidR="00F02A71" w:rsidRPr="00FC7A70">
        <w:rPr>
          <w:rFonts w:ascii="Garamond" w:hAnsi="Garamond"/>
          <w:color w:val="000000" w:themeColor="text1"/>
          <w:szCs w:val="24"/>
        </w:rPr>
        <w:fldChar w:fldCharType="end"/>
      </w:r>
    </w:p>
    <w:p w14:paraId="04CF12E9" w14:textId="32440A7F" w:rsidR="008A4623" w:rsidRPr="00FC7A70" w:rsidRDefault="008A4623" w:rsidP="00DF7BBF">
      <w:pPr>
        <w:widowControl w:val="0"/>
        <w:numPr>
          <w:ilvl w:val="0"/>
          <w:numId w:val="2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Aos deveres constantes no n.º 3 do artigo </w:t>
      </w:r>
      <w:r w:rsidR="002673C1" w:rsidRPr="00FC7A70">
        <w:rPr>
          <w:rFonts w:ascii="Garamond" w:hAnsi="Garamond"/>
          <w:color w:val="000000" w:themeColor="text1"/>
          <w:szCs w:val="24"/>
        </w:rPr>
        <w:t>seguinte.</w:t>
      </w:r>
    </w:p>
    <w:p w14:paraId="17152D98" w14:textId="67540F3F" w:rsidR="008A4623" w:rsidRPr="00FC7A70" w:rsidRDefault="008A4623" w:rsidP="00DF7BBF">
      <w:pPr>
        <w:pStyle w:val="PargrafodaLista"/>
        <w:widowControl w:val="0"/>
        <w:numPr>
          <w:ilvl w:val="0"/>
          <w:numId w:val="42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de os prestadores referidos no n.º 1 explorarem, de forma ocasional e esporádica, instalações afetas à atividade funerária em território nacional, os prestadores referidos no número anterior devem observar o disposto no n.º 2 do artigo </w:t>
      </w:r>
      <w:r w:rsidR="00F02A71" w:rsidRPr="00FC7A70">
        <w:rPr>
          <w:rFonts w:ascii="Garamond" w:hAnsi="Garamond"/>
          <w:color w:val="000000" w:themeColor="text1"/>
          <w:szCs w:val="24"/>
        </w:rPr>
        <w:t>seguinte</w:t>
      </w:r>
      <w:r w:rsidRPr="00FC7A70">
        <w:rPr>
          <w:rFonts w:ascii="Garamond" w:hAnsi="Garamond"/>
          <w:color w:val="000000" w:themeColor="text1"/>
          <w:szCs w:val="24"/>
        </w:rPr>
        <w:t xml:space="preserve"> que se refere a essas instalações.</w:t>
      </w:r>
    </w:p>
    <w:p w14:paraId="2282D57F" w14:textId="1653CED1" w:rsidR="008A4623" w:rsidRPr="00FC7A70" w:rsidRDefault="008A4623" w:rsidP="00DF7BBF">
      <w:pPr>
        <w:pStyle w:val="PargrafodaLista"/>
        <w:widowControl w:val="0"/>
        <w:numPr>
          <w:ilvl w:val="0"/>
          <w:numId w:val="42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instalações referidas no número anterior devem ser exclusivamente afetas à atividade funerária e às atividades conexas. </w:t>
      </w:r>
    </w:p>
    <w:p w14:paraId="1045223C" w14:textId="762BFAF2" w:rsidR="008A4623" w:rsidRPr="00FC7A70" w:rsidRDefault="008A4623" w:rsidP="00DF7BBF">
      <w:pPr>
        <w:pStyle w:val="PargrafodaLista"/>
        <w:widowControl w:val="0"/>
        <w:numPr>
          <w:ilvl w:val="0"/>
          <w:numId w:val="42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2 e 3 constitui contraordenação económica grave, punível nos termos do RJCE.</w:t>
      </w:r>
    </w:p>
    <w:p w14:paraId="1690A9B5" w14:textId="77777777" w:rsidR="004547AD" w:rsidRPr="00FC7A70" w:rsidRDefault="004547AD" w:rsidP="00DF7BBF">
      <w:pPr>
        <w:widowControl w:val="0"/>
        <w:spacing w:after="120"/>
        <w:rPr>
          <w:rFonts w:ascii="Garamond" w:hAnsi="Garamond"/>
          <w:color w:val="000000" w:themeColor="text1"/>
          <w:szCs w:val="24"/>
        </w:rPr>
      </w:pPr>
    </w:p>
    <w:p w14:paraId="69331FE4" w14:textId="77777777" w:rsidR="008F7941" w:rsidRPr="00FC7A70" w:rsidRDefault="008F7941"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AFBF2F1"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Instalação e funcionamento</w:t>
      </w:r>
    </w:p>
    <w:p w14:paraId="0EA3F1E1" w14:textId="040881FE" w:rsidR="008A4623" w:rsidRPr="004F42BA" w:rsidRDefault="008A4623" w:rsidP="00DF7BBF">
      <w:pPr>
        <w:pStyle w:val="PargrafodaLista"/>
        <w:widowControl w:val="0"/>
        <w:numPr>
          <w:ilvl w:val="0"/>
          <w:numId w:val="425"/>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A atividade funerária e as atividades conexas apenas podem ser exercidas em instalações destinadas exclusivamente para essa finalidade e dotadas das condições adequadas.</w:t>
      </w:r>
    </w:p>
    <w:p w14:paraId="4282EE8C" w14:textId="37120713" w:rsidR="008A4623" w:rsidRPr="004F42BA" w:rsidRDefault="008A4623" w:rsidP="00DF7BBF">
      <w:pPr>
        <w:pStyle w:val="PargrafodaLista"/>
        <w:widowControl w:val="0"/>
        <w:numPr>
          <w:ilvl w:val="0"/>
          <w:numId w:val="425"/>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As instalações exploradas por agências funerárias ou por IPSS ou entidades equiparadas onde se desenvolva a atividade funerária, bem como todos os locais de que se faça uso na realização de velórios, devem assegurar a privacidade, o conforto e a segurança dos utilizadores.</w:t>
      </w:r>
    </w:p>
    <w:p w14:paraId="34065856" w14:textId="3CDDA529" w:rsidR="008A4623" w:rsidRPr="004F42BA" w:rsidRDefault="008A4623" w:rsidP="00DF7BBF">
      <w:pPr>
        <w:pStyle w:val="PargrafodaLista"/>
        <w:widowControl w:val="0"/>
        <w:numPr>
          <w:ilvl w:val="0"/>
          <w:numId w:val="425"/>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 xml:space="preserve">No âmbito do exercício da atividade funerária, as agências funerárias </w:t>
      </w:r>
      <w:r w:rsidR="00D15FA4" w:rsidRPr="004F42BA">
        <w:rPr>
          <w:rFonts w:ascii="Garamond" w:hAnsi="Garamond"/>
          <w:color w:val="000000" w:themeColor="text1"/>
          <w:szCs w:val="24"/>
        </w:rPr>
        <w:t xml:space="preserve">e </w:t>
      </w:r>
      <w:r w:rsidRPr="004F42BA">
        <w:rPr>
          <w:rFonts w:ascii="Garamond" w:hAnsi="Garamond"/>
          <w:color w:val="000000" w:themeColor="text1"/>
          <w:szCs w:val="24"/>
        </w:rPr>
        <w:t>as IPSS ou entidades equiparadas devem:</w:t>
      </w:r>
    </w:p>
    <w:p w14:paraId="7277AF29"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commentRangeStart w:id="1620"/>
      <w:commentRangeStart w:id="1621"/>
      <w:r w:rsidRPr="00FC7A70">
        <w:rPr>
          <w:rFonts w:ascii="Garamond" w:hAnsi="Garamond"/>
          <w:color w:val="000000" w:themeColor="text1"/>
          <w:szCs w:val="24"/>
        </w:rPr>
        <w:t>Dispor de responsável técnico qualificado, nos termos do artigo seguinte;</w:t>
      </w:r>
      <w:commentRangeEnd w:id="1620"/>
      <w:r w:rsidR="00F17357" w:rsidRPr="00FC7A70">
        <w:rPr>
          <w:rStyle w:val="Refdecomentrio"/>
          <w:rFonts w:ascii="Garamond" w:hAnsi="Garamond"/>
          <w:color w:val="000000" w:themeColor="text1"/>
          <w:sz w:val="24"/>
          <w:szCs w:val="24"/>
        </w:rPr>
        <w:commentReference w:id="1620"/>
      </w:r>
      <w:commentRangeEnd w:id="1621"/>
      <w:r w:rsidRPr="00FC7A70">
        <w:rPr>
          <w:rStyle w:val="Refdecomentrio"/>
          <w:rFonts w:ascii="Garamond" w:hAnsi="Garamond"/>
          <w:color w:val="000000" w:themeColor="text1"/>
          <w:sz w:val="24"/>
          <w:szCs w:val="24"/>
        </w:rPr>
        <w:commentReference w:id="1621"/>
      </w:r>
    </w:p>
    <w:p w14:paraId="7487A284"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de catálogo de artigos fúnebres e religiosos em formato físico ou eletrónico, de modo a garantir ao destinatário do serviço mais de uma alternativa de escolha;</w:t>
      </w:r>
    </w:p>
    <w:p w14:paraId="12728E14" w14:textId="59925D1C"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o transporte de cadáveres ou de restos mortais já inumados em condições de segurança e de respeito pela dignidade humana e, quando for o caso, mediante viatura em bom estado de conservação e homologada pelo IMT, I. P., nos termos do Decreto-Lei n.º 16/2010, de 12 de março</w:t>
      </w:r>
      <w:del w:id="1622" w:author="Maria João Torres" w:date="2026-09-01T15:52:00Z" w16du:dateUtc="2026-09-01T14:52: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ou por organismo congénere da União Europeia ou do Espaço Económico Europeu, nos termos da legislação aplicável;</w:t>
      </w:r>
    </w:p>
    <w:p w14:paraId="4FC14CF0"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No que diz respeito à atividade de conservação e preparação de cadáveres, garantir que os profissionais em causa e os locais de exercício dessa atividade cumprem os requisitos para a prática da tanatopraxia, previstos em portaria dos membros de Governo responsáveis pelas áreas da justiça, da economia e da saúde;</w:t>
      </w:r>
    </w:p>
    <w:p w14:paraId="45B16B74" w14:textId="1E60B280"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commentRangeStart w:id="1623"/>
      <w:commentRangeStart w:id="1624"/>
      <w:r w:rsidRPr="00FC7A70">
        <w:rPr>
          <w:rFonts w:ascii="Garamond" w:hAnsi="Garamond"/>
          <w:color w:val="000000" w:themeColor="text1"/>
          <w:szCs w:val="24"/>
        </w:rPr>
        <w:t>Possuir instalações abertas ao público, em território nacional, exclusivamente afetas à atividade funerária</w:t>
      </w:r>
      <w:commentRangeEnd w:id="1623"/>
      <w:r w:rsidR="00A909E5" w:rsidRPr="00FC7A70">
        <w:rPr>
          <w:rStyle w:val="Refdecomentrio"/>
          <w:rFonts w:ascii="Garamond" w:hAnsi="Garamond"/>
          <w:color w:val="000000" w:themeColor="text1"/>
          <w:sz w:val="24"/>
          <w:szCs w:val="24"/>
        </w:rPr>
        <w:commentReference w:id="1623"/>
      </w:r>
      <w:commentRangeEnd w:id="1624"/>
      <w:r w:rsidRPr="00FC7A70">
        <w:rPr>
          <w:rStyle w:val="Refdecomentrio"/>
          <w:rFonts w:ascii="Garamond" w:hAnsi="Garamond"/>
          <w:color w:val="000000" w:themeColor="text1"/>
          <w:sz w:val="24"/>
          <w:szCs w:val="24"/>
        </w:rPr>
        <w:commentReference w:id="1624"/>
      </w:r>
      <w:r w:rsidR="00F410B7" w:rsidRPr="00FC7A70">
        <w:rPr>
          <w:rFonts w:ascii="Garamond" w:hAnsi="Garamond"/>
          <w:color w:val="000000" w:themeColor="text1"/>
          <w:szCs w:val="24"/>
        </w:rPr>
        <w:t>;</w:t>
      </w:r>
    </w:p>
    <w:p w14:paraId="427419EE"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as condições adequadas à observação, por parte dos trabalhadores, das precauções universais aplicáveis na utilização e na manipulação de agentes biológicos, nomeadamente no que respeita à disponibilização e à utilização de equipamentos de proteção individual, quando não for possível adotar medidas de proteção coletiva;</w:t>
      </w:r>
    </w:p>
    <w:p w14:paraId="7B13A2AA"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Fazer cumprir as regras de segurança na utilização de produtos químicos e garantir o cumprimento das indicações do fabricante;</w:t>
      </w:r>
    </w:p>
    <w:p w14:paraId="3B54407B"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as medidas de primeiros socorros apropriadas em caso de acidente com exposição a agentes químicos ou biológicos;</w:t>
      </w:r>
    </w:p>
    <w:p w14:paraId="2A3A77BE"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Garantir as medidas adequadas de prevenção dos riscos ambientais para a saúde pública decorrentes das atividades funerárias;</w:t>
      </w:r>
    </w:p>
    <w:p w14:paraId="20106B53"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Fornecer a sua identificação fiscal sempre que, no exercício da sua atividade, tenham que praticar atos ou efetuar requerimentos junto das várias entidades com quem tenham de contactar, como cemitérios, serviços médico-legais, serviços de saúde pública de nível regional e local, conservatórias, autarquias locais, autoridades policiais, embaixadas, casas mortuárias, instituições hospitalares, estruturas residenciais para pessoas idosas, ou outras; </w:t>
      </w:r>
    </w:p>
    <w:p w14:paraId="30F20494"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Dar aos destinatários do serviço informações claras e precisas sobre preços e demais condições dos serviços prestados, designadamente, quanto à existência e conteúdo do serviço de funeral social, quando aplicável;</w:t>
      </w:r>
    </w:p>
    <w:p w14:paraId="4FA668CC"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Apresentar orçamento escrito do qual deve constar o preço total do serviço de funeral, discriminado por componentes e a identificação do prestador do serviço, nomeadamente a respetiva denominação, morada e número de identificação fiscal;</w:t>
      </w:r>
    </w:p>
    <w:p w14:paraId="3E0F3B71"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Guardar sigilo relativamente a todas as condições dos serviços prestados, salvo instruções do cliente em contrário ou decisão judicial;</w:t>
      </w:r>
    </w:p>
    <w:p w14:paraId="69683604"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Abster-se de usar serviços de terceiros que não sejam compatíveis com as características da atividade funerária;</w:t>
      </w:r>
    </w:p>
    <w:p w14:paraId="5DED1ABB" w14:textId="77777777" w:rsidR="008A4623" w:rsidRPr="00FC7A70" w:rsidRDefault="008A4623" w:rsidP="00DF7BBF">
      <w:pPr>
        <w:widowControl w:val="0"/>
        <w:numPr>
          <w:ilvl w:val="0"/>
          <w:numId w:val="25"/>
        </w:numPr>
        <w:spacing w:after="120"/>
        <w:ind w:left="851" w:hanging="284"/>
        <w:rPr>
          <w:rFonts w:ascii="Garamond" w:hAnsi="Garamond"/>
          <w:color w:val="000000" w:themeColor="text1"/>
          <w:szCs w:val="24"/>
        </w:rPr>
      </w:pPr>
      <w:r w:rsidRPr="00FC7A70">
        <w:rPr>
          <w:rFonts w:ascii="Garamond" w:hAnsi="Garamond"/>
          <w:color w:val="000000" w:themeColor="text1"/>
          <w:szCs w:val="24"/>
        </w:rPr>
        <w:t>Abster-se de contactar, por si ou através de terceiros, a família do falecido, as entidades gestoras de lares ou de hospitais, bem como quaisquer funcionários das mesmas, com o intuito de obter a encomenda da organização do funeral sem que os seus serviços tenham sido previamente solicitados para o efeito.</w:t>
      </w:r>
    </w:p>
    <w:p w14:paraId="6C276B9F" w14:textId="3E2C4237" w:rsidR="008A4623" w:rsidRPr="00FC7A70" w:rsidRDefault="008A4623" w:rsidP="00DF7BBF">
      <w:pPr>
        <w:pStyle w:val="PargrafodaLista"/>
        <w:widowControl w:val="0"/>
        <w:numPr>
          <w:ilvl w:val="0"/>
          <w:numId w:val="42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1 e nas alíneas </w:t>
      </w:r>
      <w:r w:rsidRPr="004F42BA">
        <w:rPr>
          <w:rFonts w:ascii="Garamond" w:hAnsi="Garamond"/>
          <w:i/>
          <w:iCs/>
          <w:color w:val="000000" w:themeColor="text1"/>
          <w:szCs w:val="24"/>
        </w:rPr>
        <w:t>a), c)</w:t>
      </w:r>
      <w:r w:rsidRPr="00FC7A70">
        <w:rPr>
          <w:rFonts w:ascii="Garamond" w:hAnsi="Garamond"/>
          <w:color w:val="000000" w:themeColor="text1"/>
          <w:szCs w:val="24"/>
        </w:rPr>
        <w:t xml:space="preserve"> a </w:t>
      </w:r>
      <w:r w:rsidRPr="004F42BA">
        <w:rPr>
          <w:rFonts w:ascii="Garamond" w:hAnsi="Garamond"/>
          <w:i/>
          <w:iCs/>
          <w:color w:val="000000" w:themeColor="text1"/>
          <w:szCs w:val="24"/>
        </w:rPr>
        <w:t>i)</w:t>
      </w:r>
      <w:r w:rsidRPr="00FC7A70">
        <w:rPr>
          <w:rFonts w:ascii="Garamond" w:hAnsi="Garamond"/>
          <w:color w:val="000000" w:themeColor="text1"/>
          <w:szCs w:val="24"/>
        </w:rPr>
        <w:t xml:space="preserve"> e </w:t>
      </w:r>
      <w:r w:rsidRPr="004F42BA">
        <w:rPr>
          <w:rFonts w:ascii="Garamond" w:hAnsi="Garamond"/>
          <w:i/>
          <w:iCs/>
          <w:color w:val="000000" w:themeColor="text1"/>
          <w:szCs w:val="24"/>
        </w:rPr>
        <w:t>k)</w:t>
      </w:r>
      <w:r w:rsidRPr="00FC7A70">
        <w:rPr>
          <w:rFonts w:ascii="Garamond" w:hAnsi="Garamond"/>
          <w:color w:val="000000" w:themeColor="text1"/>
          <w:szCs w:val="24"/>
        </w:rPr>
        <w:t xml:space="preserve"> a </w:t>
      </w:r>
      <w:r w:rsidRPr="004F42BA">
        <w:rPr>
          <w:rFonts w:ascii="Garamond" w:hAnsi="Garamond"/>
          <w:i/>
          <w:iCs/>
          <w:color w:val="000000" w:themeColor="text1"/>
          <w:szCs w:val="24"/>
        </w:rPr>
        <w:t>o)</w:t>
      </w:r>
      <w:r w:rsidRPr="00FC7A70">
        <w:rPr>
          <w:rFonts w:ascii="Garamond" w:hAnsi="Garamond"/>
          <w:color w:val="000000" w:themeColor="text1"/>
          <w:szCs w:val="24"/>
        </w:rPr>
        <w:t xml:space="preserve"> do n.º 3 constitui contraordenação económica muito grave, punível nos termos do RJCE.</w:t>
      </w:r>
    </w:p>
    <w:p w14:paraId="53E62663" w14:textId="43AA8ACD" w:rsidR="005E5EC9" w:rsidRDefault="005E5EC9" w:rsidP="00DF7BBF">
      <w:pPr>
        <w:pStyle w:val="PargrafodaLista"/>
        <w:widowControl w:val="0"/>
        <w:numPr>
          <w:ilvl w:val="0"/>
          <w:numId w:val="42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n.º 2 constitui contraordenação económica grave, punível nos termos do RJCE.</w:t>
      </w:r>
    </w:p>
    <w:p w14:paraId="57640A5A" w14:textId="77777777" w:rsidR="00C50C60" w:rsidRPr="00C50C60" w:rsidRDefault="00C50C60" w:rsidP="00C50C60">
      <w:pPr>
        <w:widowControl w:val="0"/>
        <w:spacing w:after="120"/>
        <w:rPr>
          <w:rFonts w:ascii="Garamond" w:hAnsi="Garamond"/>
          <w:color w:val="000000" w:themeColor="text1"/>
          <w:szCs w:val="24"/>
        </w:rPr>
      </w:pPr>
    </w:p>
    <w:p w14:paraId="3F589DFC" w14:textId="2C8F20A7" w:rsidR="008A4623" w:rsidRPr="00FC7A70" w:rsidRDefault="008A4623" w:rsidP="00DF7BBF">
      <w:pPr>
        <w:pStyle w:val="PargrafodaLista"/>
        <w:widowControl w:val="0"/>
        <w:numPr>
          <w:ilvl w:val="0"/>
          <w:numId w:val="42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violação do disposto na alínea </w:t>
      </w:r>
      <w:r w:rsidRPr="004F42BA">
        <w:rPr>
          <w:rFonts w:ascii="Garamond" w:hAnsi="Garamond"/>
          <w:i/>
          <w:iCs/>
          <w:color w:val="000000" w:themeColor="text1"/>
          <w:szCs w:val="24"/>
        </w:rPr>
        <w:t>b)</w:t>
      </w:r>
      <w:r w:rsidRPr="00FC7A70">
        <w:rPr>
          <w:rFonts w:ascii="Garamond" w:hAnsi="Garamond"/>
          <w:color w:val="000000" w:themeColor="text1"/>
          <w:szCs w:val="24"/>
        </w:rPr>
        <w:t xml:space="preserve"> e </w:t>
      </w:r>
      <w:r w:rsidRPr="004F42BA">
        <w:rPr>
          <w:rFonts w:ascii="Garamond" w:hAnsi="Garamond"/>
          <w:i/>
          <w:iCs/>
          <w:color w:val="000000" w:themeColor="text1"/>
          <w:szCs w:val="24"/>
        </w:rPr>
        <w:t>j)</w:t>
      </w:r>
      <w:r w:rsidRPr="00FC7A70">
        <w:rPr>
          <w:rFonts w:ascii="Garamond" w:hAnsi="Garamond"/>
          <w:color w:val="000000" w:themeColor="text1"/>
          <w:szCs w:val="24"/>
        </w:rPr>
        <w:t xml:space="preserve"> do n.º 3 constitui contraordenação económica leve, punível nos termos do RJCE.</w:t>
      </w:r>
    </w:p>
    <w:p w14:paraId="45B1A3B0"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71D638A"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Responsável técnico</w:t>
      </w:r>
    </w:p>
    <w:p w14:paraId="4D808C3C" w14:textId="159F36C2" w:rsidR="008A4623" w:rsidRPr="004F42BA" w:rsidRDefault="008A4623" w:rsidP="00DF7BBF">
      <w:pPr>
        <w:pStyle w:val="PargrafodaLista"/>
        <w:widowControl w:val="0"/>
        <w:numPr>
          <w:ilvl w:val="0"/>
          <w:numId w:val="426"/>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 xml:space="preserve">O responsável técnico procede à gestão e supervisão da atividade funerária de acordo com a legislação aplicável competindo-lhe assegurar a qualidade dos serviços de conservação e preparação de cadáveres a prestar pela entidade habilitada a exercer a atividade funerária, garantindo o cumprimento dos requisitos constantes da portaria referida na alínea </w:t>
      </w:r>
      <w:r w:rsidRPr="004F42BA">
        <w:rPr>
          <w:rFonts w:ascii="Garamond" w:hAnsi="Garamond"/>
          <w:i/>
          <w:iCs/>
          <w:color w:val="000000" w:themeColor="text1"/>
          <w:szCs w:val="24"/>
        </w:rPr>
        <w:t>d)</w:t>
      </w:r>
      <w:r w:rsidRPr="004F42BA">
        <w:rPr>
          <w:rFonts w:ascii="Garamond" w:hAnsi="Garamond"/>
          <w:color w:val="000000" w:themeColor="text1"/>
          <w:szCs w:val="24"/>
        </w:rPr>
        <w:t xml:space="preserve"> do n.º 3 do artigo anterior.</w:t>
      </w:r>
    </w:p>
    <w:p w14:paraId="5790B13D" w14:textId="6C3A3D98" w:rsidR="008A4623" w:rsidRPr="004F42BA" w:rsidRDefault="008A4623" w:rsidP="00DF7BBF">
      <w:pPr>
        <w:pStyle w:val="PargrafodaLista"/>
        <w:widowControl w:val="0"/>
        <w:numPr>
          <w:ilvl w:val="0"/>
          <w:numId w:val="426"/>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O responsável técnico deve ser detentor de um certificado de qualificações obtido através da conclusão com aproveitamento de unidades de formação ou através da certificação das unidades de competência do referencial de reconhecimento, validação e certificação de competências profissional associado à mesma qualificação.</w:t>
      </w:r>
    </w:p>
    <w:p w14:paraId="64EC4A06" w14:textId="5B92816A" w:rsidR="008A4623" w:rsidRPr="004F42BA" w:rsidRDefault="008A4623" w:rsidP="00DF7BBF">
      <w:pPr>
        <w:pStyle w:val="PargrafodaLista"/>
        <w:widowControl w:val="0"/>
        <w:numPr>
          <w:ilvl w:val="0"/>
          <w:numId w:val="426"/>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 xml:space="preserve">As matérias que integram o plano dos cursos de formação inicial dos profissionais, bem como a adaptação do regime de certificação das respetivas entidades formadoras constante da </w:t>
      </w:r>
      <w:r w:rsidR="00221DE9" w:rsidRPr="004F42BA">
        <w:rPr>
          <w:rFonts w:ascii="Garamond" w:hAnsi="Garamond"/>
          <w:color w:val="000000" w:themeColor="text1"/>
          <w:szCs w:val="24"/>
        </w:rPr>
        <w:t>P</w:t>
      </w:r>
      <w:r w:rsidRPr="004F42BA">
        <w:rPr>
          <w:rFonts w:ascii="Garamond" w:hAnsi="Garamond"/>
          <w:color w:val="000000" w:themeColor="text1"/>
          <w:szCs w:val="24"/>
        </w:rPr>
        <w:t>ortaria n.º 851/2010, de 6 de setembro</w:t>
      </w:r>
      <w:del w:id="1625" w:author="Maria João Torres" w:date="2026-09-01T15:52:00Z" w16du:dateUtc="2026-09-01T14:52:00Z">
        <w:r w:rsidRPr="004F42BA" w:rsidDel="00F25669">
          <w:rPr>
            <w:rFonts w:ascii="Garamond" w:hAnsi="Garamond"/>
            <w:color w:val="000000" w:themeColor="text1"/>
            <w:szCs w:val="24"/>
          </w:rPr>
          <w:delText>, na sua redação atual</w:delText>
        </w:r>
      </w:del>
      <w:r w:rsidRPr="004F42BA">
        <w:rPr>
          <w:rFonts w:ascii="Garamond" w:hAnsi="Garamond"/>
          <w:color w:val="000000" w:themeColor="text1"/>
          <w:szCs w:val="24"/>
        </w:rPr>
        <w:t>, constam de portaria do membro do Governo responsável pela área da economia e da formação profissional, sendo a certificação da competência da DGERT.</w:t>
      </w:r>
    </w:p>
    <w:p w14:paraId="57E0B25A" w14:textId="11417F03" w:rsidR="008A4623" w:rsidRPr="004F42BA" w:rsidRDefault="008A4623" w:rsidP="00DF7BBF">
      <w:pPr>
        <w:pStyle w:val="PargrafodaLista"/>
        <w:widowControl w:val="0"/>
        <w:numPr>
          <w:ilvl w:val="0"/>
          <w:numId w:val="426"/>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 xml:space="preserve">O reconhecimento das qualificações dos profissionais responsáveis técnicos de Estados-Membros da União Europeia e do espaço económico europeu obtidas fora de Portugal, da competência da </w:t>
      </w:r>
      <w:r w:rsidR="008D2D11" w:rsidRPr="004F42BA">
        <w:rPr>
          <w:rFonts w:ascii="Garamond" w:hAnsi="Garamond"/>
          <w:color w:val="000000" w:themeColor="text1"/>
          <w:szCs w:val="24"/>
        </w:rPr>
        <w:t>DGDCCS</w:t>
      </w:r>
      <w:r w:rsidRPr="004F42BA">
        <w:rPr>
          <w:rFonts w:ascii="Garamond" w:hAnsi="Garamond"/>
          <w:color w:val="000000" w:themeColor="text1"/>
          <w:szCs w:val="24"/>
        </w:rPr>
        <w:t>, segue os termos da Lei n.º 9/2009, de 4 de março</w:t>
      </w:r>
      <w:del w:id="1626" w:author="Maria João Torres" w:date="2026-09-01T15:52:00Z" w16du:dateUtc="2026-09-01T14:52:00Z">
        <w:r w:rsidRPr="004F42BA" w:rsidDel="00F25669">
          <w:rPr>
            <w:rFonts w:ascii="Garamond" w:hAnsi="Garamond"/>
            <w:color w:val="000000" w:themeColor="text1"/>
            <w:szCs w:val="24"/>
          </w:rPr>
          <w:delText>, na sua redação atual</w:delText>
        </w:r>
      </w:del>
      <w:r w:rsidRPr="004F42BA">
        <w:rPr>
          <w:rFonts w:ascii="Garamond" w:hAnsi="Garamond"/>
          <w:color w:val="000000" w:themeColor="text1"/>
          <w:szCs w:val="24"/>
        </w:rPr>
        <w:t>.</w:t>
      </w:r>
    </w:p>
    <w:p w14:paraId="62270F4B" w14:textId="2506892E" w:rsidR="008A4623" w:rsidRPr="004F42BA" w:rsidRDefault="008A4623" w:rsidP="00DF7BBF">
      <w:pPr>
        <w:pStyle w:val="PargrafodaLista"/>
        <w:widowControl w:val="0"/>
        <w:numPr>
          <w:ilvl w:val="0"/>
          <w:numId w:val="426"/>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Cada responsável técnico não pode ter a seu cargo mais de três instalações onde se exerça a atividade funerária, incluindo a sede social ou locais destinados à realização de velórios, as quais se devem localizar dentro do mesmo distrito.</w:t>
      </w:r>
    </w:p>
    <w:p w14:paraId="0F829FF8" w14:textId="30860303" w:rsidR="008A4623" w:rsidRPr="004F42BA" w:rsidRDefault="008A4623" w:rsidP="00DF7BBF">
      <w:pPr>
        <w:pStyle w:val="PargrafodaLista"/>
        <w:widowControl w:val="0"/>
        <w:numPr>
          <w:ilvl w:val="0"/>
          <w:numId w:val="426"/>
        </w:numPr>
        <w:spacing w:after="120"/>
        <w:ind w:left="426" w:hanging="426"/>
        <w:contextualSpacing w:val="0"/>
        <w:rPr>
          <w:rFonts w:ascii="Garamond" w:hAnsi="Garamond"/>
          <w:color w:val="000000" w:themeColor="text1"/>
          <w:szCs w:val="24"/>
        </w:rPr>
      </w:pPr>
      <w:r w:rsidRPr="004F42BA">
        <w:rPr>
          <w:rFonts w:ascii="Garamond" w:hAnsi="Garamond"/>
          <w:color w:val="000000" w:themeColor="text1"/>
          <w:szCs w:val="24"/>
        </w:rPr>
        <w:t>A violação do disposto no n.º 1, a gestão e supervisão da atividade funerária por profissional não qualificado nos termos dos n.</w:t>
      </w:r>
      <w:r w:rsidRPr="004F42BA">
        <w:rPr>
          <w:rFonts w:ascii="Garamond" w:hAnsi="Garamond"/>
          <w:color w:val="000000" w:themeColor="text1"/>
          <w:szCs w:val="24"/>
          <w:vertAlign w:val="superscript"/>
        </w:rPr>
        <w:t>os</w:t>
      </w:r>
      <w:r w:rsidRPr="004F42BA">
        <w:rPr>
          <w:rFonts w:ascii="Garamond" w:hAnsi="Garamond"/>
          <w:color w:val="000000" w:themeColor="text1"/>
          <w:szCs w:val="24"/>
        </w:rPr>
        <w:t xml:space="preserve"> 2 a 4, e a violação do disposto no n.º 5 constitui contraordenação económica grave, punível nos termos do RJCE.</w:t>
      </w:r>
    </w:p>
    <w:p w14:paraId="0D9E9864" w14:textId="77777777" w:rsidR="004547AD" w:rsidRPr="00FC7A70" w:rsidRDefault="004547AD" w:rsidP="00DF7BBF">
      <w:pPr>
        <w:widowControl w:val="0"/>
        <w:spacing w:after="120"/>
        <w:rPr>
          <w:rFonts w:ascii="Garamond" w:hAnsi="Garamond"/>
          <w:color w:val="000000" w:themeColor="text1"/>
          <w:szCs w:val="24"/>
        </w:rPr>
      </w:pPr>
    </w:p>
    <w:p w14:paraId="213F99E7"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627" w:name="_Ref225507826"/>
    </w:p>
    <w:bookmarkEnd w:id="1627"/>
    <w:p w14:paraId="3AC8993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Direito de escolha</w:t>
      </w:r>
    </w:p>
    <w:p w14:paraId="3CAB8C68" w14:textId="5C1DF0F0" w:rsidR="008A4623" w:rsidRPr="00061227" w:rsidRDefault="008A4623" w:rsidP="00DF7BBF">
      <w:pPr>
        <w:pStyle w:val="PargrafodaLista"/>
        <w:widowControl w:val="0"/>
        <w:numPr>
          <w:ilvl w:val="0"/>
          <w:numId w:val="427"/>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É proibido aos estabelecimentos hospitalares, estruturas residenciais para pessoas idosas e equipamentos similares organizar ou implementar escalas de entidades habilitadas a exercer a atividade funerária, destinadas à prestação preferencial ou exclusiva de quaisquer serviços funerários junto dos respetivos utentes e familiares.</w:t>
      </w:r>
    </w:p>
    <w:p w14:paraId="1C36440E" w14:textId="6FAE5A27" w:rsidR="008A4623" w:rsidRPr="00061227" w:rsidRDefault="008A4623" w:rsidP="00DF7BBF">
      <w:pPr>
        <w:pStyle w:val="PargrafodaLista"/>
        <w:widowControl w:val="0"/>
        <w:numPr>
          <w:ilvl w:val="0"/>
          <w:numId w:val="427"/>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O acesso a casas mortuárias, aos serviços hospitalares, aos serviços médico-legais ou às estruturas residenciais para pessoas idosas por parte do pessoal das agências funerárias ou das IPSS ou entidades equiparadas, no exercício da atividade funerária,</w:t>
      </w:r>
      <w:commentRangeStart w:id="1628"/>
      <w:commentRangeStart w:id="1629"/>
      <w:r w:rsidRPr="00061227">
        <w:rPr>
          <w:rFonts w:ascii="Garamond" w:hAnsi="Garamond"/>
          <w:color w:val="000000" w:themeColor="text1"/>
          <w:szCs w:val="24"/>
        </w:rPr>
        <w:t xml:space="preserve"> só é permitido após a contratação dos serviços relativos à atividade funerária.</w:t>
      </w:r>
      <w:commentRangeEnd w:id="1628"/>
      <w:r w:rsidR="00477192" w:rsidRPr="00061227">
        <w:rPr>
          <w:rStyle w:val="Refdecomentrio"/>
          <w:rFonts w:ascii="Garamond" w:hAnsi="Garamond"/>
          <w:color w:val="000000" w:themeColor="text1"/>
          <w:sz w:val="24"/>
          <w:szCs w:val="24"/>
        </w:rPr>
        <w:commentReference w:id="1628"/>
      </w:r>
      <w:commentRangeEnd w:id="1629"/>
      <w:r w:rsidRPr="00061227">
        <w:rPr>
          <w:rStyle w:val="Refdecomentrio"/>
          <w:rFonts w:ascii="Garamond" w:hAnsi="Garamond"/>
          <w:color w:val="000000" w:themeColor="text1"/>
          <w:sz w:val="24"/>
          <w:szCs w:val="24"/>
        </w:rPr>
        <w:commentReference w:id="1629"/>
      </w:r>
    </w:p>
    <w:p w14:paraId="68DD917E" w14:textId="4AF67600" w:rsidR="008A4623" w:rsidRPr="00061227" w:rsidRDefault="008A4623" w:rsidP="00DF7BBF">
      <w:pPr>
        <w:pStyle w:val="PargrafodaLista"/>
        <w:widowControl w:val="0"/>
        <w:numPr>
          <w:ilvl w:val="0"/>
          <w:numId w:val="427"/>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A escolha de entidades habilitadas a exercer a atividade funerária por estabelecimento hospitalar ou estrutura residencial para pessoas idosas só é permitida, nos termos previstos no Decreto-Lei n.º 248/83, de 9 de junho</w:t>
      </w:r>
      <w:del w:id="1630" w:author="Maria João Torres" w:date="2026-09-01T15:52:00Z" w16du:dateUtc="2026-09-01T14:52:00Z">
        <w:r w:rsidRPr="00061227" w:rsidDel="00F25669">
          <w:rPr>
            <w:rFonts w:ascii="Garamond" w:hAnsi="Garamond"/>
            <w:color w:val="000000" w:themeColor="text1"/>
            <w:szCs w:val="24"/>
          </w:rPr>
          <w:delText>, na sua redação atual</w:delText>
        </w:r>
      </w:del>
      <w:r w:rsidRPr="00061227">
        <w:rPr>
          <w:rFonts w:ascii="Garamond" w:hAnsi="Garamond"/>
          <w:color w:val="000000" w:themeColor="text1"/>
          <w:szCs w:val="24"/>
        </w:rPr>
        <w:t>, nos casos em que não exista qualquer familiar ou outra pessoa conhecida que assuma a responsabilidade pela contratação do funeral.</w:t>
      </w:r>
    </w:p>
    <w:p w14:paraId="172388C2" w14:textId="63935AE9" w:rsidR="008A4623" w:rsidRPr="00061227" w:rsidRDefault="008A4623" w:rsidP="00DF7BBF">
      <w:pPr>
        <w:pStyle w:val="PargrafodaLista"/>
        <w:widowControl w:val="0"/>
        <w:numPr>
          <w:ilvl w:val="0"/>
          <w:numId w:val="427"/>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A violação do disposto no presente artigo constitui contraordenação económica muito grave, punível nos termos do RJCE.</w:t>
      </w:r>
    </w:p>
    <w:p w14:paraId="03E49E0F" w14:textId="77777777" w:rsidR="004547AD" w:rsidRPr="00FC7A70" w:rsidRDefault="004547AD" w:rsidP="00DF7BBF">
      <w:pPr>
        <w:widowControl w:val="0"/>
        <w:spacing w:after="120"/>
        <w:rPr>
          <w:rFonts w:ascii="Garamond" w:hAnsi="Garamond"/>
          <w:color w:val="000000" w:themeColor="text1"/>
          <w:szCs w:val="24"/>
        </w:rPr>
      </w:pPr>
    </w:p>
    <w:p w14:paraId="4942493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FE255A8"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Funeral social</w:t>
      </w:r>
    </w:p>
    <w:p w14:paraId="78FCCB2B" w14:textId="04667679" w:rsidR="008A4623" w:rsidRPr="00061227"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As entidades que exerçam a atividade funerária devem dispor obrigatoriamente de um serviço básico de funeral social, disponível para os municípios da sede da entidade ou de alguma das suas filiais, caso existam.</w:t>
      </w:r>
    </w:p>
    <w:p w14:paraId="150B3938" w14:textId="039D51FD" w:rsidR="008A4623" w:rsidRPr="00061227"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O serviço básico de funeral social fica sujeito ao regime especial de preços que consiste na fixação de um preço máximo e que inclui:</w:t>
      </w:r>
    </w:p>
    <w:p w14:paraId="6A9ED1EA" w14:textId="77777777" w:rsidR="008A4623" w:rsidRPr="00FC7A70" w:rsidRDefault="008A4623" w:rsidP="00DF7BBF">
      <w:pPr>
        <w:widowControl w:val="0"/>
        <w:numPr>
          <w:ilvl w:val="0"/>
          <w:numId w:val="27"/>
        </w:numPr>
        <w:spacing w:after="120"/>
        <w:ind w:left="851" w:hanging="284"/>
        <w:rPr>
          <w:rFonts w:ascii="Garamond" w:hAnsi="Garamond"/>
          <w:color w:val="000000" w:themeColor="text1"/>
          <w:szCs w:val="24"/>
        </w:rPr>
      </w:pPr>
      <w:r w:rsidRPr="00FC7A70">
        <w:rPr>
          <w:rFonts w:ascii="Garamond" w:hAnsi="Garamond"/>
          <w:color w:val="000000" w:themeColor="text1"/>
          <w:szCs w:val="24"/>
        </w:rPr>
        <w:t>Urna em madeira de pinho ou equivalente, com uma espessura mínima de 15 mm, ferragens, lençol, almofada e lenço;</w:t>
      </w:r>
    </w:p>
    <w:p w14:paraId="69E7DD2A" w14:textId="77777777" w:rsidR="008A4623" w:rsidRPr="00FC7A70" w:rsidRDefault="008A4623" w:rsidP="00DF7BBF">
      <w:pPr>
        <w:widowControl w:val="0"/>
        <w:numPr>
          <w:ilvl w:val="0"/>
          <w:numId w:val="27"/>
        </w:numPr>
        <w:spacing w:after="120"/>
        <w:ind w:left="851" w:hanging="284"/>
        <w:rPr>
          <w:rFonts w:ascii="Garamond" w:hAnsi="Garamond"/>
          <w:color w:val="000000" w:themeColor="text1"/>
          <w:szCs w:val="24"/>
        </w:rPr>
      </w:pPr>
      <w:r w:rsidRPr="00FC7A70">
        <w:rPr>
          <w:rFonts w:ascii="Garamond" w:hAnsi="Garamond"/>
          <w:color w:val="000000" w:themeColor="text1"/>
          <w:szCs w:val="24"/>
        </w:rPr>
        <w:t>Transporte fúnebre individual;</w:t>
      </w:r>
    </w:p>
    <w:p w14:paraId="7F1C8851" w14:textId="77777777" w:rsidR="008A4623" w:rsidRPr="00FC7A70" w:rsidRDefault="008A4623" w:rsidP="00DF7BBF">
      <w:pPr>
        <w:widowControl w:val="0"/>
        <w:numPr>
          <w:ilvl w:val="0"/>
          <w:numId w:val="27"/>
        </w:numPr>
        <w:spacing w:after="120"/>
        <w:ind w:left="851" w:hanging="284"/>
        <w:rPr>
          <w:rFonts w:ascii="Garamond" w:hAnsi="Garamond"/>
          <w:color w:val="000000" w:themeColor="text1"/>
          <w:szCs w:val="24"/>
        </w:rPr>
      </w:pPr>
      <w:r w:rsidRPr="00FC7A70">
        <w:rPr>
          <w:rFonts w:ascii="Garamond" w:hAnsi="Garamond"/>
          <w:color w:val="000000" w:themeColor="text1"/>
          <w:szCs w:val="24"/>
        </w:rPr>
        <w:t>Serviços técnicos necessários à realização do funeral, prestados pela agência.</w:t>
      </w:r>
    </w:p>
    <w:p w14:paraId="04A6997E" w14:textId="073564C8" w:rsidR="008A4623" w:rsidRPr="00FC7A70"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commentRangeStart w:id="1631"/>
      <w:commentRangeStart w:id="1632"/>
      <w:commentRangeStart w:id="1633"/>
      <w:r w:rsidRPr="00FC7A70">
        <w:rPr>
          <w:rFonts w:ascii="Garamond" w:hAnsi="Garamond"/>
          <w:color w:val="000000" w:themeColor="text1"/>
          <w:szCs w:val="24"/>
        </w:rPr>
        <w:t xml:space="preserve">O preço máximo do serviço básico de funeral social não pode exceder o montante de € </w:t>
      </w:r>
      <w:r w:rsidR="00042C1F" w:rsidRPr="00FC7A70">
        <w:rPr>
          <w:rFonts w:ascii="Garamond" w:hAnsi="Garamond"/>
          <w:color w:val="000000" w:themeColor="text1"/>
          <w:szCs w:val="24"/>
        </w:rPr>
        <w:t>481</w:t>
      </w:r>
      <w:r w:rsidRPr="00FC7A70">
        <w:rPr>
          <w:rFonts w:ascii="Garamond" w:hAnsi="Garamond"/>
          <w:color w:val="000000" w:themeColor="text1"/>
          <w:szCs w:val="24"/>
        </w:rPr>
        <w:t>,</w:t>
      </w:r>
      <w:r w:rsidR="00042C1F" w:rsidRPr="00FC7A70">
        <w:rPr>
          <w:rFonts w:ascii="Garamond" w:hAnsi="Garamond"/>
          <w:color w:val="000000" w:themeColor="text1"/>
          <w:szCs w:val="24"/>
        </w:rPr>
        <w:t>00</w:t>
      </w:r>
      <w:r w:rsidRPr="00FC7A70">
        <w:rPr>
          <w:rFonts w:ascii="Garamond" w:hAnsi="Garamond"/>
          <w:color w:val="000000" w:themeColor="text1"/>
          <w:szCs w:val="24"/>
        </w:rPr>
        <w:t>.</w:t>
      </w:r>
    </w:p>
    <w:p w14:paraId="065B393D" w14:textId="0D8BFEE7" w:rsidR="008A4623" w:rsidRPr="00FC7A70"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atualização anual do preço máximo mencionado no número anterior, divulgada anualmente no sítio da internet da </w:t>
      </w:r>
      <w:r w:rsidR="008D2D11" w:rsidRPr="00FC7A70">
        <w:rPr>
          <w:rFonts w:ascii="Garamond" w:hAnsi="Garamond"/>
          <w:color w:val="000000" w:themeColor="text1"/>
          <w:szCs w:val="24"/>
        </w:rPr>
        <w:t xml:space="preserve">DGDCCS </w:t>
      </w:r>
      <w:r w:rsidRPr="00FC7A70">
        <w:rPr>
          <w:rFonts w:ascii="Garamond" w:hAnsi="Garamond"/>
          <w:color w:val="000000" w:themeColor="text1"/>
          <w:szCs w:val="24"/>
        </w:rPr>
        <w:t>e d</w:t>
      </w:r>
      <w:r w:rsidR="00337EC6" w:rsidRPr="00FC7A70">
        <w:rPr>
          <w:rFonts w:ascii="Garamond" w:hAnsi="Garamond"/>
          <w:color w:val="000000" w:themeColor="text1"/>
          <w:szCs w:val="24"/>
        </w:rPr>
        <w:t xml:space="preserve">o Instituto da </w:t>
      </w:r>
      <w:r w:rsidRPr="00FC7A70">
        <w:rPr>
          <w:rFonts w:ascii="Garamond" w:hAnsi="Garamond"/>
          <w:color w:val="000000" w:themeColor="text1"/>
          <w:szCs w:val="24"/>
        </w:rPr>
        <w:t xml:space="preserve">Segurança Social, </w:t>
      </w:r>
      <w:r w:rsidR="00337EC6" w:rsidRPr="00FC7A70">
        <w:rPr>
          <w:rFonts w:ascii="Garamond" w:hAnsi="Garamond"/>
          <w:color w:val="000000" w:themeColor="text1"/>
          <w:szCs w:val="24"/>
        </w:rPr>
        <w:t xml:space="preserve">I.P. </w:t>
      </w:r>
      <w:r w:rsidRPr="00FC7A70">
        <w:rPr>
          <w:rFonts w:ascii="Garamond" w:hAnsi="Garamond"/>
          <w:color w:val="000000" w:themeColor="text1"/>
          <w:szCs w:val="24"/>
        </w:rPr>
        <w:t>é efetuada no mês de outubro de cada ano civil, de acordo com o valor percentual correspondente à taxa de inflação anual, referente ao mês anterior, medida através da variação média do IPC, sem habitação, para o continente, publicado pelo INE, I. P.</w:t>
      </w:r>
    </w:p>
    <w:p w14:paraId="74AF910E" w14:textId="6E206EA9" w:rsidR="008A4623" w:rsidRPr="00FC7A70"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Ao preço máximo estabelecido no n.º 3 pode ser acrescida a taxa de inumação cobrada pelo cemitério.</w:t>
      </w:r>
    </w:p>
    <w:p w14:paraId="0E5CB343" w14:textId="2F55F946" w:rsidR="008A4623" w:rsidRPr="00FC7A70"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município referido no n.º 1 é o município onde se encontra o cadáver, independentemente do município onde é realizado o funeral.</w:t>
      </w:r>
    </w:p>
    <w:p w14:paraId="1555B77B" w14:textId="456340A5" w:rsidR="008A4623" w:rsidRPr="00FC7A70"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 houver lugar ao transporte do cadáver para outro município, ao preço máximo estabelecido no n.º 3 poderá acrescer o custo do mesmo, a suportar pelo requerente.</w:t>
      </w:r>
    </w:p>
    <w:p w14:paraId="146CAE9F" w14:textId="5CFCE1A0" w:rsidR="008A4623" w:rsidRPr="00FC7A70" w:rsidRDefault="008A4623" w:rsidP="00DF7BBF">
      <w:pPr>
        <w:pStyle w:val="PargrafodaLista"/>
        <w:widowControl w:val="0"/>
        <w:numPr>
          <w:ilvl w:val="0"/>
          <w:numId w:val="42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1, 2 e 3 constitui contraordenação económica grave, punível nos termos do RJCE.</w:t>
      </w:r>
      <w:commentRangeEnd w:id="1631"/>
      <w:r w:rsidR="00065B4E" w:rsidRPr="00FC7A70">
        <w:rPr>
          <w:rStyle w:val="Refdecomentrio"/>
          <w:rFonts w:ascii="Garamond" w:hAnsi="Garamond"/>
          <w:color w:val="000000" w:themeColor="text1"/>
          <w:sz w:val="24"/>
          <w:szCs w:val="24"/>
        </w:rPr>
        <w:commentReference w:id="1631"/>
      </w:r>
      <w:commentRangeEnd w:id="1632"/>
      <w:r w:rsidRPr="00FC7A70">
        <w:rPr>
          <w:rStyle w:val="Refdecomentrio"/>
          <w:rFonts w:ascii="Garamond" w:hAnsi="Garamond"/>
          <w:color w:val="000000" w:themeColor="text1"/>
          <w:sz w:val="24"/>
          <w:szCs w:val="24"/>
        </w:rPr>
        <w:commentReference w:id="1632"/>
      </w:r>
      <w:commentRangeEnd w:id="1633"/>
      <w:r w:rsidRPr="00FC7A70">
        <w:rPr>
          <w:rStyle w:val="Refdecomentrio"/>
          <w:rFonts w:ascii="Garamond" w:hAnsi="Garamond"/>
          <w:color w:val="000000" w:themeColor="text1"/>
          <w:sz w:val="24"/>
          <w:szCs w:val="24"/>
        </w:rPr>
        <w:commentReference w:id="1633"/>
      </w:r>
    </w:p>
    <w:p w14:paraId="7BD09796" w14:textId="77777777" w:rsidR="008A4623" w:rsidRPr="00FC7A70" w:rsidRDefault="008A4623" w:rsidP="00DF7BBF">
      <w:pPr>
        <w:widowControl w:val="0"/>
        <w:spacing w:after="120"/>
        <w:rPr>
          <w:rFonts w:ascii="Garamond" w:hAnsi="Garamond"/>
          <w:color w:val="000000" w:themeColor="text1"/>
          <w:szCs w:val="24"/>
        </w:rPr>
      </w:pPr>
    </w:p>
    <w:p w14:paraId="0C5454A6" w14:textId="1BDD108C"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X</w:t>
      </w:r>
      <w:r w:rsidR="008A35BA" w:rsidRPr="00FC7A70">
        <w:rPr>
          <w:rFonts w:ascii="Garamond" w:hAnsi="Garamond"/>
          <w:smallCaps/>
          <w:color w:val="000000" w:themeColor="text1"/>
          <w:szCs w:val="24"/>
        </w:rPr>
        <w:t>I</w:t>
      </w:r>
      <w:r w:rsidR="00D05122" w:rsidRPr="00FC7A70">
        <w:rPr>
          <w:rFonts w:ascii="Garamond" w:hAnsi="Garamond"/>
          <w:smallCaps/>
          <w:color w:val="000000" w:themeColor="text1"/>
          <w:szCs w:val="24"/>
        </w:rPr>
        <w:t>I</w:t>
      </w:r>
    </w:p>
    <w:p w14:paraId="1A402139"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Atividade leiloeira</w:t>
      </w:r>
    </w:p>
    <w:p w14:paraId="7949B3D0" w14:textId="77777777" w:rsidR="006F7B3E" w:rsidRPr="00FC7A70" w:rsidRDefault="006F7B3E" w:rsidP="00DF7BBF">
      <w:pPr>
        <w:widowControl w:val="0"/>
        <w:spacing w:after="120"/>
        <w:rPr>
          <w:rFonts w:ascii="Garamond" w:hAnsi="Garamond"/>
          <w:szCs w:val="24"/>
        </w:rPr>
      </w:pPr>
    </w:p>
    <w:p w14:paraId="7F7F214F" w14:textId="77777777" w:rsidR="006F7B3E" w:rsidRPr="00FC7A70" w:rsidRDefault="006F7B3E" w:rsidP="00DF7BBF">
      <w:pPr>
        <w:pStyle w:val="PargrafodaLista"/>
        <w:widowControl w:val="0"/>
        <w:numPr>
          <w:ilvl w:val="0"/>
          <w:numId w:val="199"/>
        </w:numPr>
        <w:spacing w:after="120"/>
        <w:contextualSpacing w:val="0"/>
        <w:jc w:val="center"/>
        <w:outlineLvl w:val="1"/>
        <w:rPr>
          <w:rFonts w:ascii="Garamond" w:hAnsi="Garamond"/>
          <w:szCs w:val="24"/>
        </w:rPr>
      </w:pPr>
    </w:p>
    <w:p w14:paraId="2146A8AD" w14:textId="1B09C369" w:rsidR="006F7B3E" w:rsidRPr="00FC7A70" w:rsidRDefault="006F7B3E"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Atividade leiloeira</w:t>
      </w:r>
    </w:p>
    <w:p w14:paraId="3C616372" w14:textId="6F5F94D5" w:rsidR="00623741" w:rsidRPr="00061227" w:rsidRDefault="006F7B3E" w:rsidP="00DF7BBF">
      <w:pPr>
        <w:pStyle w:val="PargrafodaLista"/>
        <w:widowControl w:val="0"/>
        <w:numPr>
          <w:ilvl w:val="0"/>
          <w:numId w:val="429"/>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 xml:space="preserve">A atividade leiloeira </w:t>
      </w:r>
      <w:r w:rsidR="00623741" w:rsidRPr="00061227">
        <w:rPr>
          <w:rFonts w:ascii="Garamond" w:hAnsi="Garamond"/>
          <w:color w:val="000000" w:themeColor="text1"/>
          <w:szCs w:val="24"/>
        </w:rPr>
        <w:t>corresponde à atividade de venda de bens móveis e imóveis, corpóreos e incorpóreos ou de animais, mediante mandato conferido pelo proprietário dos mesmos ou decorrente de decisão judicial, efetuado em leilão, através de um procedimento de licitação dirigido por um leiloeiro a quem compareça pessoalmente ou intervenha através de um meio de comunicação à distância, em que o bem é adjudicado à melhor oferta ficando o adjudicatário vinculado à aquisição do bem.</w:t>
      </w:r>
    </w:p>
    <w:p w14:paraId="3A28DBEA" w14:textId="20A69F79" w:rsidR="00623741" w:rsidRPr="00061227" w:rsidRDefault="006A4DF4" w:rsidP="00DF7BBF">
      <w:pPr>
        <w:pStyle w:val="PargrafodaLista"/>
        <w:widowControl w:val="0"/>
        <w:numPr>
          <w:ilvl w:val="0"/>
          <w:numId w:val="429"/>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 xml:space="preserve">Para efeitos do </w:t>
      </w:r>
      <w:del w:id="1634" w:author="Maria João Torres" w:date="2026-09-11T14:01:00Z" w16du:dateUtc="2026-09-11T13:01:00Z">
        <w:r w:rsidRPr="00061227">
          <w:rPr>
            <w:rFonts w:ascii="Garamond" w:hAnsi="Garamond"/>
            <w:color w:val="000000" w:themeColor="text1"/>
            <w:szCs w:val="24"/>
          </w:rPr>
          <w:delText>presente diploma</w:delText>
        </w:r>
      </w:del>
      <w:ins w:id="1635" w:author="Maria João Torres" w:date="2026-09-11T14:01:00Z" w16du:dateUtc="2026-09-11T13:01:00Z">
        <w:r w:rsidR="00AA1A5A">
          <w:rPr>
            <w:rFonts w:ascii="Garamond" w:hAnsi="Garamond"/>
            <w:color w:val="000000" w:themeColor="text1"/>
            <w:szCs w:val="24"/>
          </w:rPr>
          <w:t>presente decreto-lei</w:t>
        </w:r>
      </w:ins>
      <w:r w:rsidRPr="00061227">
        <w:rPr>
          <w:rFonts w:ascii="Garamond" w:hAnsi="Garamond"/>
          <w:color w:val="000000" w:themeColor="text1"/>
          <w:szCs w:val="24"/>
        </w:rPr>
        <w:t>, não é considerada atividade leiloeira, aquela exercida</w:t>
      </w:r>
      <w:r w:rsidR="007E6343" w:rsidRPr="00061227">
        <w:rPr>
          <w:rFonts w:ascii="Garamond" w:hAnsi="Garamond"/>
          <w:color w:val="000000" w:themeColor="text1"/>
          <w:szCs w:val="24"/>
        </w:rPr>
        <w:t>, a título ocasional, por</w:t>
      </w:r>
      <w:r w:rsidR="00623741" w:rsidRPr="00061227">
        <w:rPr>
          <w:rFonts w:ascii="Garamond" w:hAnsi="Garamond"/>
          <w:color w:val="000000" w:themeColor="text1"/>
          <w:szCs w:val="24"/>
        </w:rPr>
        <w:t xml:space="preserve"> entidades sem fins lucrativos no âmbito das suas atividades estatutárias</w:t>
      </w:r>
      <w:r w:rsidR="000562EC" w:rsidRPr="00061227">
        <w:rPr>
          <w:rFonts w:ascii="Garamond" w:hAnsi="Garamond"/>
          <w:color w:val="000000" w:themeColor="text1"/>
          <w:szCs w:val="24"/>
        </w:rPr>
        <w:t xml:space="preserve">. </w:t>
      </w:r>
    </w:p>
    <w:p w14:paraId="12CB649E" w14:textId="77777777" w:rsidR="006F7B3E" w:rsidRPr="00FC7A70" w:rsidRDefault="006F7B3E" w:rsidP="00DF7BBF">
      <w:pPr>
        <w:widowControl w:val="0"/>
        <w:spacing w:after="120"/>
        <w:rPr>
          <w:rFonts w:ascii="Garamond" w:hAnsi="Garamond"/>
          <w:szCs w:val="24"/>
        </w:rPr>
      </w:pPr>
    </w:p>
    <w:p w14:paraId="0C46732A" w14:textId="77777777" w:rsidR="00401A26" w:rsidRPr="00FC7A70" w:rsidRDefault="00401A26"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636" w:name="_Ref225508177"/>
    </w:p>
    <w:bookmarkEnd w:id="1636"/>
    <w:p w14:paraId="3095FF21"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Idoneidade</w:t>
      </w:r>
    </w:p>
    <w:p w14:paraId="05696C0F" w14:textId="22EFE0F7" w:rsidR="008A4623" w:rsidRPr="00061227" w:rsidRDefault="008A4623" w:rsidP="00DF7BBF">
      <w:pPr>
        <w:pStyle w:val="PargrafodaLista"/>
        <w:widowControl w:val="0"/>
        <w:numPr>
          <w:ilvl w:val="0"/>
          <w:numId w:val="430"/>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A atividade leiloeira só pode ser exercida por pessoas singulares ou coletivas consideradas idóneas.</w:t>
      </w:r>
    </w:p>
    <w:p w14:paraId="38633179" w14:textId="39F56E67" w:rsidR="008A4623" w:rsidRPr="00061227" w:rsidRDefault="008A4623" w:rsidP="00DF7BBF">
      <w:pPr>
        <w:pStyle w:val="PargrafodaLista"/>
        <w:widowControl w:val="0"/>
        <w:numPr>
          <w:ilvl w:val="0"/>
          <w:numId w:val="430"/>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 xml:space="preserve">Para efeitos do disposto no número anterior, determina a inidoneidade da pessoa singular ou coletiva </w:t>
      </w:r>
      <w:r w:rsidR="003910B2" w:rsidRPr="00061227">
        <w:rPr>
          <w:rFonts w:ascii="Garamond" w:hAnsi="Garamond"/>
          <w:color w:val="000000" w:themeColor="text1"/>
          <w:szCs w:val="24"/>
        </w:rPr>
        <w:t xml:space="preserve">que exerça a atividade leiloeira, </w:t>
      </w:r>
      <w:r w:rsidRPr="00061227">
        <w:rPr>
          <w:rFonts w:ascii="Garamond" w:hAnsi="Garamond"/>
          <w:color w:val="000000" w:themeColor="text1"/>
          <w:szCs w:val="24"/>
        </w:rPr>
        <w:t>a verificação de alguma das seguintes circunstâncias:</w:t>
      </w:r>
    </w:p>
    <w:p w14:paraId="506DC75F" w14:textId="77777777" w:rsidR="008A4623" w:rsidRPr="00FC7A70" w:rsidRDefault="008A4623" w:rsidP="00DF7BBF">
      <w:pPr>
        <w:widowControl w:val="0"/>
        <w:numPr>
          <w:ilvl w:val="0"/>
          <w:numId w:val="29"/>
        </w:numPr>
        <w:spacing w:after="120"/>
        <w:ind w:left="851" w:hanging="284"/>
        <w:rPr>
          <w:rFonts w:ascii="Garamond" w:hAnsi="Garamond"/>
          <w:color w:val="000000" w:themeColor="text1"/>
          <w:szCs w:val="24"/>
        </w:rPr>
      </w:pPr>
      <w:r w:rsidRPr="00FC7A70">
        <w:rPr>
          <w:rFonts w:ascii="Garamond" w:hAnsi="Garamond"/>
          <w:color w:val="000000" w:themeColor="text1"/>
          <w:szCs w:val="24"/>
        </w:rPr>
        <w:t>Ter sido declarada insolvente por decisão judicial nos últimos cinco anos, encontrar-se em fase de liquidação, dissolução ou cessação de atividade, sujeita a qualquer meio preventivo de liquidação de patrimónios ou em qualquer situação análoga, ou que tenha o respetivo processo pendente, salvo quando se encontrar abrangida por um plano especial de recuperação de empresas, sistema de recuperação de empresas por via extrajudicial, ou procedimento extrajudicial de conciliação, ao abrigo da legislação em vigor;</w:t>
      </w:r>
    </w:p>
    <w:p w14:paraId="1E866E3E" w14:textId="77777777" w:rsidR="008A4623" w:rsidRPr="00FC7A70" w:rsidRDefault="008A4623" w:rsidP="00DF7BBF">
      <w:pPr>
        <w:widowControl w:val="0"/>
        <w:numPr>
          <w:ilvl w:val="0"/>
          <w:numId w:val="29"/>
        </w:numPr>
        <w:spacing w:after="120"/>
        <w:ind w:left="851" w:hanging="284"/>
        <w:rPr>
          <w:rFonts w:ascii="Garamond" w:hAnsi="Garamond"/>
          <w:color w:val="000000" w:themeColor="text1"/>
          <w:szCs w:val="24"/>
        </w:rPr>
      </w:pPr>
      <w:r w:rsidRPr="00FC7A70">
        <w:rPr>
          <w:rFonts w:ascii="Garamond" w:hAnsi="Garamond"/>
          <w:color w:val="000000" w:themeColor="text1"/>
          <w:szCs w:val="24"/>
        </w:rPr>
        <w:t>Ter sido condenada, com trânsito em julgado, pela prática de um dos seguintes crimes, desde que puníveis com pena de prisão superior a seis meses:</w:t>
      </w:r>
    </w:p>
    <w:p w14:paraId="263FF520"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Crimes contra o património;</w:t>
      </w:r>
    </w:p>
    <w:p w14:paraId="7EAB93BA"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tráfico de metais preciosos ou de gemas;</w:t>
      </w:r>
    </w:p>
    <w:p w14:paraId="174F553D"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associação criminosa;</w:t>
      </w:r>
    </w:p>
    <w:p w14:paraId="5985B2A4"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tráfico de estupefacientes;</w:t>
      </w:r>
    </w:p>
    <w:p w14:paraId="7923213B"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branqueamento de capitais;</w:t>
      </w:r>
    </w:p>
    <w:p w14:paraId="53BEC49A"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administração danosa ou corrupção ativa;</w:t>
      </w:r>
    </w:p>
    <w:p w14:paraId="58891EA3"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Crimes de falsificação;</w:t>
      </w:r>
    </w:p>
    <w:p w14:paraId="1F693320"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tráfico de influência;</w:t>
      </w:r>
    </w:p>
    <w:p w14:paraId="21DB1949"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participação económica em negócio;</w:t>
      </w:r>
    </w:p>
    <w:p w14:paraId="6D65C402"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 de fraude na obtenção de subsídio ou subvenção;</w:t>
      </w:r>
    </w:p>
    <w:p w14:paraId="27F6DE18" w14:textId="77777777" w:rsidR="008A4623" w:rsidRPr="00FC7A70"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Crimes tributários ou aduaneiros previstos no Regime Geral das Infrações Tributárias (RGIT), aprovado pela Lei n.º 15/2001, de 5 de junho;</w:t>
      </w:r>
    </w:p>
    <w:p w14:paraId="44B2FE55" w14:textId="70EE990E" w:rsidR="008A4623" w:rsidRDefault="008A4623" w:rsidP="00DF7BBF">
      <w:pPr>
        <w:widowControl w:val="0"/>
        <w:numPr>
          <w:ilvl w:val="0"/>
          <w:numId w:val="30"/>
        </w:numPr>
        <w:spacing w:after="120"/>
        <w:ind w:left="1276" w:hanging="283"/>
        <w:rPr>
          <w:rFonts w:ascii="Garamond" w:hAnsi="Garamond"/>
          <w:color w:val="000000" w:themeColor="text1"/>
          <w:szCs w:val="24"/>
        </w:rPr>
      </w:pPr>
      <w:r w:rsidRPr="00FC7A70">
        <w:rPr>
          <w:rFonts w:ascii="Garamond" w:hAnsi="Garamond"/>
          <w:color w:val="000000" w:themeColor="text1"/>
          <w:szCs w:val="24"/>
        </w:rPr>
        <w:t>Crimes previstos no Código da Propriedade Industrial</w:t>
      </w:r>
      <w:r w:rsidR="00F410B7" w:rsidRPr="00FC7A70">
        <w:rPr>
          <w:rFonts w:ascii="Garamond" w:hAnsi="Garamond"/>
          <w:color w:val="000000" w:themeColor="text1"/>
          <w:szCs w:val="24"/>
        </w:rPr>
        <w:t>.</w:t>
      </w:r>
    </w:p>
    <w:p w14:paraId="1BD94BD6" w14:textId="77777777" w:rsidR="00C50C60" w:rsidRPr="00FC7A70" w:rsidRDefault="00C50C60" w:rsidP="00C50C60">
      <w:pPr>
        <w:widowControl w:val="0"/>
        <w:spacing w:after="120"/>
        <w:rPr>
          <w:rFonts w:ascii="Garamond" w:hAnsi="Garamond"/>
          <w:color w:val="000000" w:themeColor="text1"/>
          <w:szCs w:val="24"/>
        </w:rPr>
      </w:pPr>
    </w:p>
    <w:p w14:paraId="21D3E4E3" w14:textId="77777777" w:rsidR="008A4623" w:rsidRPr="00FC7A70" w:rsidRDefault="008A4623" w:rsidP="00DF7BBF">
      <w:pPr>
        <w:widowControl w:val="0"/>
        <w:numPr>
          <w:ilvl w:val="0"/>
          <w:numId w:val="29"/>
        </w:numPr>
        <w:spacing w:after="120"/>
        <w:ind w:left="851" w:hanging="284"/>
        <w:rPr>
          <w:rFonts w:ascii="Garamond" w:hAnsi="Garamond"/>
          <w:color w:val="000000" w:themeColor="text1"/>
          <w:szCs w:val="24"/>
        </w:rPr>
      </w:pPr>
      <w:r w:rsidRPr="00FC7A70">
        <w:rPr>
          <w:rFonts w:ascii="Garamond" w:hAnsi="Garamond"/>
          <w:color w:val="000000" w:themeColor="text1"/>
          <w:szCs w:val="24"/>
        </w:rPr>
        <w:t>Ter sido condenada, com trânsito em julgado, pela prática de concorrência ilícita ou desleal;</w:t>
      </w:r>
    </w:p>
    <w:p w14:paraId="5900A26B" w14:textId="77777777" w:rsidR="008A4623" w:rsidRPr="00FC7A70" w:rsidRDefault="008A4623" w:rsidP="00DF7BBF">
      <w:pPr>
        <w:widowControl w:val="0"/>
        <w:numPr>
          <w:ilvl w:val="0"/>
          <w:numId w:val="29"/>
        </w:numPr>
        <w:spacing w:after="120"/>
        <w:ind w:left="851" w:hanging="284"/>
        <w:rPr>
          <w:rFonts w:ascii="Garamond" w:hAnsi="Garamond"/>
          <w:color w:val="000000" w:themeColor="text1"/>
          <w:szCs w:val="24"/>
        </w:rPr>
      </w:pPr>
      <w:r w:rsidRPr="00FC7A70">
        <w:rPr>
          <w:rFonts w:ascii="Garamond" w:hAnsi="Garamond"/>
          <w:color w:val="000000" w:themeColor="text1"/>
          <w:szCs w:val="24"/>
        </w:rPr>
        <w:t>Encontrar-se inibida para o exercício do comércio, seja qual for a causa que o determine;</w:t>
      </w:r>
    </w:p>
    <w:p w14:paraId="0863C76E" w14:textId="77777777" w:rsidR="008A4623" w:rsidRPr="00FC7A70" w:rsidRDefault="008A4623" w:rsidP="00DF7BBF">
      <w:pPr>
        <w:widowControl w:val="0"/>
        <w:numPr>
          <w:ilvl w:val="0"/>
          <w:numId w:val="29"/>
        </w:numPr>
        <w:spacing w:after="120"/>
        <w:ind w:left="851" w:hanging="284"/>
        <w:rPr>
          <w:rFonts w:ascii="Garamond" w:hAnsi="Garamond"/>
          <w:color w:val="000000" w:themeColor="text1"/>
          <w:szCs w:val="24"/>
        </w:rPr>
      </w:pPr>
      <w:r w:rsidRPr="00FC7A70">
        <w:rPr>
          <w:rFonts w:ascii="Garamond" w:hAnsi="Garamond"/>
          <w:color w:val="000000" w:themeColor="text1"/>
          <w:szCs w:val="24"/>
        </w:rPr>
        <w:t>Não ter a situação tributária e contributiva regularizada.</w:t>
      </w:r>
    </w:p>
    <w:p w14:paraId="76E6714B" w14:textId="572AF3D9" w:rsidR="008A4623" w:rsidRPr="00FC7A70" w:rsidRDefault="008A4623" w:rsidP="00DF7BBF">
      <w:pPr>
        <w:pStyle w:val="PargrafodaLista"/>
        <w:widowControl w:val="0"/>
        <w:numPr>
          <w:ilvl w:val="0"/>
          <w:numId w:val="4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Determina ainda a inidoneidade da pessoa coletiva a verificação de alguma das circunstâncias previstas no número anterior relativamente aos seus administradores, diretores ou gerentes.</w:t>
      </w:r>
    </w:p>
    <w:p w14:paraId="01953C24" w14:textId="235BA6E2" w:rsidR="008A4623" w:rsidRPr="00FC7A70" w:rsidRDefault="008A4623" w:rsidP="00DF7BBF">
      <w:pPr>
        <w:pStyle w:val="PargrafodaLista"/>
        <w:widowControl w:val="0"/>
        <w:numPr>
          <w:ilvl w:val="0"/>
          <w:numId w:val="4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condenações a que se refere a alínea </w:t>
      </w:r>
      <w:r w:rsidRPr="00061227">
        <w:rPr>
          <w:rFonts w:ascii="Garamond" w:hAnsi="Garamond"/>
          <w:i/>
          <w:iCs/>
          <w:color w:val="000000" w:themeColor="text1"/>
          <w:szCs w:val="24"/>
        </w:rPr>
        <w:t>b)</w:t>
      </w:r>
      <w:r w:rsidRPr="00FC7A70">
        <w:rPr>
          <w:rFonts w:ascii="Garamond" w:hAnsi="Garamond"/>
          <w:color w:val="000000" w:themeColor="text1"/>
          <w:szCs w:val="24"/>
        </w:rPr>
        <w:t xml:space="preserve"> do n.º 2 deixam de ser relevantes para os efeitos previstos nesse número e no n.º 3 a partir da data do cancelamento definitivo da sua inscrição no registo criminal.</w:t>
      </w:r>
    </w:p>
    <w:p w14:paraId="4B1ABC95" w14:textId="64255711" w:rsidR="008A4623" w:rsidRPr="00FC7A70" w:rsidRDefault="008A4623" w:rsidP="00DF7BBF">
      <w:pPr>
        <w:pStyle w:val="PargrafodaLista"/>
        <w:widowControl w:val="0"/>
        <w:numPr>
          <w:ilvl w:val="0"/>
          <w:numId w:val="4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Sempre que exista uma situação de inidoneidade nos termos números anteriores deve a </w:t>
      </w:r>
      <w:r w:rsidR="008D2D11" w:rsidRPr="00FC7A70">
        <w:rPr>
          <w:rFonts w:ascii="Garamond" w:hAnsi="Garamond"/>
          <w:color w:val="000000" w:themeColor="text1"/>
          <w:szCs w:val="24"/>
        </w:rPr>
        <w:t xml:space="preserve">DGDCCS </w:t>
      </w:r>
      <w:r w:rsidRPr="00FC7A70">
        <w:rPr>
          <w:rFonts w:ascii="Garamond" w:hAnsi="Garamond"/>
          <w:color w:val="000000" w:themeColor="text1"/>
          <w:szCs w:val="24"/>
        </w:rPr>
        <w:t xml:space="preserve">indicar a razão de inidoneidade na declaração de caducidade referida </w:t>
      </w:r>
      <w:r w:rsidR="003910B2" w:rsidRPr="00FC7A70">
        <w:rPr>
          <w:rFonts w:ascii="Garamond" w:hAnsi="Garamond"/>
          <w:color w:val="000000" w:themeColor="text1"/>
          <w:szCs w:val="24"/>
        </w:rPr>
        <w:t xml:space="preserve">na alínea </w:t>
      </w:r>
      <w:r w:rsidR="00B47C7F" w:rsidRPr="00061227">
        <w:rPr>
          <w:rFonts w:ascii="Garamond" w:hAnsi="Garamond"/>
          <w:i/>
          <w:iCs/>
          <w:color w:val="000000" w:themeColor="text1"/>
          <w:szCs w:val="24"/>
        </w:rPr>
        <w:t>e</w:t>
      </w:r>
      <w:r w:rsidR="003910B2" w:rsidRPr="00061227">
        <w:rPr>
          <w:rFonts w:ascii="Garamond" w:hAnsi="Garamond"/>
          <w:i/>
          <w:iCs/>
          <w:color w:val="000000" w:themeColor="text1"/>
          <w:szCs w:val="24"/>
        </w:rPr>
        <w:t>)</w:t>
      </w:r>
      <w:r w:rsidR="003910B2" w:rsidRPr="00FC7A70">
        <w:rPr>
          <w:rFonts w:ascii="Garamond" w:hAnsi="Garamond"/>
          <w:color w:val="000000" w:themeColor="text1"/>
          <w:szCs w:val="24"/>
        </w:rPr>
        <w:t xml:space="preserve"> do n.º 1 do </w:t>
      </w:r>
      <w:r w:rsidR="003910B2" w:rsidRPr="00FC7A70">
        <w:rPr>
          <w:rFonts w:ascii="Garamond" w:hAnsi="Garamond"/>
          <w:color w:val="000000" w:themeColor="text1"/>
          <w:szCs w:val="24"/>
        </w:rPr>
        <w:fldChar w:fldCharType="begin"/>
      </w:r>
      <w:r w:rsidR="003910B2" w:rsidRPr="00FC7A70">
        <w:rPr>
          <w:rFonts w:ascii="Garamond" w:hAnsi="Garamond"/>
          <w:color w:val="000000" w:themeColor="text1"/>
          <w:szCs w:val="24"/>
        </w:rPr>
        <w:instrText xml:space="preserve"> REF _Ref227771087 \r \h </w:instrText>
      </w:r>
      <w:r w:rsidR="00FC7A70" w:rsidRPr="00FC7A70">
        <w:rPr>
          <w:rFonts w:ascii="Garamond" w:hAnsi="Garamond"/>
          <w:color w:val="000000" w:themeColor="text1"/>
          <w:szCs w:val="24"/>
        </w:rPr>
        <w:instrText xml:space="preserve"> \* MERGEFORMAT </w:instrText>
      </w:r>
      <w:r w:rsidR="003910B2" w:rsidRPr="00FC7A70">
        <w:rPr>
          <w:rFonts w:ascii="Garamond" w:hAnsi="Garamond"/>
          <w:color w:val="000000" w:themeColor="text1"/>
          <w:szCs w:val="24"/>
        </w:rPr>
      </w:r>
      <w:r w:rsidR="003910B2" w:rsidRPr="00FC7A70">
        <w:rPr>
          <w:rFonts w:ascii="Garamond" w:hAnsi="Garamond"/>
          <w:color w:val="000000" w:themeColor="text1"/>
          <w:szCs w:val="24"/>
        </w:rPr>
        <w:fldChar w:fldCharType="separate"/>
      </w:r>
      <w:r w:rsidR="009D4F47">
        <w:rPr>
          <w:rFonts w:ascii="Garamond" w:hAnsi="Garamond"/>
          <w:color w:val="000000" w:themeColor="text1"/>
          <w:szCs w:val="24"/>
        </w:rPr>
        <w:t>Artigo 35.º</w:t>
      </w:r>
      <w:r w:rsidR="003910B2" w:rsidRPr="00FC7A70">
        <w:rPr>
          <w:rFonts w:ascii="Garamond" w:hAnsi="Garamond"/>
          <w:color w:val="000000" w:themeColor="text1"/>
          <w:szCs w:val="24"/>
        </w:rPr>
        <w:fldChar w:fldCharType="end"/>
      </w:r>
      <w:r w:rsidRPr="00FC7A70">
        <w:rPr>
          <w:rFonts w:ascii="Garamond" w:hAnsi="Garamond"/>
          <w:color w:val="000000" w:themeColor="text1"/>
          <w:szCs w:val="24"/>
        </w:rPr>
        <w:t>.</w:t>
      </w:r>
    </w:p>
    <w:p w14:paraId="2EFF2D17" w14:textId="4542B638" w:rsidR="00842419" w:rsidRPr="00FC7A70" w:rsidRDefault="00842419" w:rsidP="00DF7BBF">
      <w:pPr>
        <w:pStyle w:val="PargrafodaLista"/>
        <w:widowControl w:val="0"/>
        <w:numPr>
          <w:ilvl w:val="0"/>
          <w:numId w:val="43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caducidade do título digital de atividade económica determina a resolução dos contratos de leilão em vigor, celebrados pela empresa leiloeira relativos ao exercício da atividade em território nacional. </w:t>
      </w:r>
    </w:p>
    <w:p w14:paraId="04AEA846" w14:textId="77777777" w:rsidR="004547AD" w:rsidRPr="00FC7A70" w:rsidRDefault="004547AD" w:rsidP="00DF7BBF">
      <w:pPr>
        <w:widowControl w:val="0"/>
        <w:spacing w:after="120"/>
        <w:rPr>
          <w:rFonts w:ascii="Garamond" w:hAnsi="Garamond"/>
          <w:color w:val="000000" w:themeColor="text1"/>
          <w:szCs w:val="24"/>
        </w:rPr>
      </w:pPr>
    </w:p>
    <w:p w14:paraId="2831B39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71778F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Obrigações</w:t>
      </w:r>
    </w:p>
    <w:p w14:paraId="4A89280C" w14:textId="486AE050" w:rsidR="008A4623" w:rsidRPr="00061227" w:rsidRDefault="008A4623" w:rsidP="00DF7BBF">
      <w:pPr>
        <w:pStyle w:val="PargrafodaLista"/>
        <w:widowControl w:val="0"/>
        <w:numPr>
          <w:ilvl w:val="0"/>
          <w:numId w:val="431"/>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As empresas leiloeiras devem:</w:t>
      </w:r>
    </w:p>
    <w:p w14:paraId="0AD23FA9" w14:textId="266160F6" w:rsidR="008A4623" w:rsidRPr="00FC7A70" w:rsidRDefault="008A4623" w:rsidP="00DF7BBF">
      <w:pPr>
        <w:widowControl w:val="0"/>
        <w:numPr>
          <w:ilvl w:val="0"/>
          <w:numId w:val="31"/>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Identificar, em todos os estabelecimentos de que disponham em território nacional, incluindo</w:t>
      </w:r>
      <w:r w:rsidR="008F7941" w:rsidRPr="00FC7A70">
        <w:rPr>
          <w:rFonts w:ascii="Garamond" w:hAnsi="Garamond"/>
          <w:color w:val="000000" w:themeColor="text1"/>
          <w:szCs w:val="24"/>
        </w:rPr>
        <w:t xml:space="preserve"> </w:t>
      </w:r>
      <w:r w:rsidRPr="00FC7A70">
        <w:rPr>
          <w:rFonts w:ascii="Garamond" w:hAnsi="Garamond"/>
          <w:color w:val="000000" w:themeColor="text1"/>
          <w:szCs w:val="24"/>
        </w:rPr>
        <w:t>nos de carácter provisório e nos respetivos sítios na Internet, a sua denominação e título digital de atividade económica;</w:t>
      </w:r>
    </w:p>
    <w:p w14:paraId="3EE0EE11" w14:textId="77777777" w:rsidR="008A4623" w:rsidRPr="00FC7A70" w:rsidRDefault="008A4623" w:rsidP="00DF7BBF">
      <w:pPr>
        <w:widowControl w:val="0"/>
        <w:numPr>
          <w:ilvl w:val="0"/>
          <w:numId w:val="31"/>
        </w:numPr>
        <w:spacing w:after="120"/>
        <w:ind w:left="851" w:hanging="284"/>
        <w:rPr>
          <w:rFonts w:ascii="Garamond" w:hAnsi="Garamond"/>
          <w:color w:val="000000" w:themeColor="text1"/>
          <w:szCs w:val="24"/>
        </w:rPr>
      </w:pPr>
      <w:r w:rsidRPr="00FC7A70">
        <w:rPr>
          <w:rFonts w:ascii="Garamond" w:hAnsi="Garamond"/>
          <w:color w:val="000000" w:themeColor="text1"/>
          <w:szCs w:val="24"/>
        </w:rPr>
        <w:t>Disponibilizar no local de realização do leilão, bem como no seu sítio na Internet, o respetivo regulamento com as condições de funcionamento do leilão;</w:t>
      </w:r>
    </w:p>
    <w:p w14:paraId="5619DA71" w14:textId="3FA9E20A" w:rsidR="008A4623" w:rsidRPr="00FC7A70" w:rsidRDefault="008A4623" w:rsidP="00DF7BBF">
      <w:pPr>
        <w:widowControl w:val="0"/>
        <w:numPr>
          <w:ilvl w:val="0"/>
          <w:numId w:val="31"/>
        </w:numPr>
        <w:spacing w:after="120"/>
        <w:ind w:left="851" w:hanging="284"/>
        <w:rPr>
          <w:rFonts w:ascii="Garamond" w:hAnsi="Garamond"/>
          <w:color w:val="000000" w:themeColor="text1"/>
          <w:szCs w:val="24"/>
        </w:rPr>
      </w:pPr>
      <w:r w:rsidRPr="00FC7A70">
        <w:rPr>
          <w:rFonts w:ascii="Garamond" w:hAnsi="Garamond"/>
          <w:color w:val="000000" w:themeColor="text1"/>
          <w:szCs w:val="24"/>
        </w:rPr>
        <w:t>Organizar e conservar atualizado um registo</w:t>
      </w:r>
      <w:r w:rsidR="00B60087" w:rsidRPr="00FC7A70">
        <w:rPr>
          <w:rFonts w:ascii="Garamond" w:hAnsi="Garamond"/>
          <w:color w:val="000000" w:themeColor="text1"/>
          <w:szCs w:val="24"/>
        </w:rPr>
        <w:t>, físico ou digital,</w:t>
      </w:r>
      <w:r w:rsidRPr="00FC7A70">
        <w:rPr>
          <w:rFonts w:ascii="Garamond" w:hAnsi="Garamond"/>
          <w:color w:val="000000" w:themeColor="text1"/>
          <w:szCs w:val="24"/>
        </w:rPr>
        <w:t xml:space="preserve"> de todos os contratos de leilão celebrados no exercício da respetiva atividade;</w:t>
      </w:r>
    </w:p>
    <w:p w14:paraId="38DDF9D7" w14:textId="44EDB1D0" w:rsidR="008A4623" w:rsidRPr="00FC7A70" w:rsidRDefault="008A4623" w:rsidP="00DF7BBF">
      <w:pPr>
        <w:widowControl w:val="0"/>
        <w:numPr>
          <w:ilvl w:val="0"/>
          <w:numId w:val="31"/>
        </w:numPr>
        <w:spacing w:after="120"/>
        <w:ind w:left="851" w:hanging="284"/>
        <w:rPr>
          <w:rFonts w:ascii="Garamond" w:hAnsi="Garamond"/>
          <w:color w:val="000000" w:themeColor="text1"/>
          <w:szCs w:val="24"/>
        </w:rPr>
      </w:pPr>
      <w:r w:rsidRPr="00FC7A70">
        <w:rPr>
          <w:rFonts w:ascii="Garamond" w:hAnsi="Garamond"/>
          <w:color w:val="000000" w:themeColor="text1"/>
          <w:szCs w:val="24"/>
        </w:rPr>
        <w:t>Conservar em arquivo</w:t>
      </w:r>
      <w:r w:rsidR="00B60087" w:rsidRPr="00FC7A70">
        <w:rPr>
          <w:rFonts w:ascii="Garamond" w:hAnsi="Garamond"/>
          <w:color w:val="000000" w:themeColor="text1"/>
          <w:szCs w:val="24"/>
        </w:rPr>
        <w:t>, físico ou digital,</w:t>
      </w:r>
      <w:r w:rsidR="000A399C" w:rsidRPr="00FC7A70">
        <w:rPr>
          <w:rFonts w:ascii="Garamond" w:hAnsi="Garamond"/>
          <w:color w:val="000000" w:themeColor="text1"/>
          <w:szCs w:val="24"/>
        </w:rPr>
        <w:t xml:space="preserve"> </w:t>
      </w:r>
      <w:r w:rsidRPr="00FC7A70">
        <w:rPr>
          <w:rFonts w:ascii="Garamond" w:hAnsi="Garamond"/>
          <w:color w:val="000000" w:themeColor="text1"/>
          <w:szCs w:val="24"/>
        </w:rPr>
        <w:t>cópia de todos os contratos de leilão celebrados no exercício da atividade, pelo período mínimo de cinco anos a contar da respetiva assinatura</w:t>
      </w:r>
      <w:r w:rsidR="00F410B7" w:rsidRPr="00FC7A70">
        <w:rPr>
          <w:rFonts w:ascii="Garamond" w:hAnsi="Garamond"/>
          <w:color w:val="000000" w:themeColor="text1"/>
          <w:szCs w:val="24"/>
        </w:rPr>
        <w:t>.</w:t>
      </w:r>
    </w:p>
    <w:p w14:paraId="36C69050" w14:textId="59B2B9FF" w:rsidR="008A4623" w:rsidRPr="00FC7A70" w:rsidRDefault="008A4623" w:rsidP="00DF7BBF">
      <w:pPr>
        <w:pStyle w:val="PargrafodaLista"/>
        <w:widowControl w:val="0"/>
        <w:numPr>
          <w:ilvl w:val="0"/>
          <w:numId w:val="43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Na sua relação com os clientes e destinatários de venda, a empresa leiloeira é obrigada a:</w:t>
      </w:r>
    </w:p>
    <w:p w14:paraId="7A9B136B" w14:textId="77777777" w:rsidR="008A4623" w:rsidRPr="00FC7A70" w:rsidRDefault="008A4623" w:rsidP="00DF7BBF">
      <w:pPr>
        <w:widowControl w:val="0"/>
        <w:numPr>
          <w:ilvl w:val="0"/>
          <w:numId w:val="34"/>
        </w:numPr>
        <w:spacing w:after="120"/>
        <w:ind w:left="851" w:hanging="284"/>
        <w:rPr>
          <w:rFonts w:ascii="Garamond" w:hAnsi="Garamond"/>
          <w:color w:val="000000" w:themeColor="text1"/>
          <w:szCs w:val="24"/>
        </w:rPr>
      </w:pPr>
      <w:r w:rsidRPr="00FC7A70">
        <w:rPr>
          <w:rFonts w:ascii="Garamond" w:hAnsi="Garamond"/>
          <w:color w:val="000000" w:themeColor="text1"/>
          <w:szCs w:val="24"/>
        </w:rPr>
        <w:t>Certificar-se, no momento da celebração do contrato, de que os seus clientes têm capacidade e legitimidade para contratar nos negócios que irá promover;</w:t>
      </w:r>
    </w:p>
    <w:p w14:paraId="2A44DF37" w14:textId="073B1D7E" w:rsidR="008A4623" w:rsidRPr="00FC7A70" w:rsidRDefault="008A4623" w:rsidP="00DF7BBF">
      <w:pPr>
        <w:widowControl w:val="0"/>
        <w:numPr>
          <w:ilvl w:val="0"/>
          <w:numId w:val="34"/>
        </w:numPr>
        <w:spacing w:after="120"/>
        <w:ind w:left="851" w:hanging="284"/>
        <w:rPr>
          <w:rFonts w:ascii="Garamond" w:hAnsi="Garamond"/>
          <w:color w:val="000000" w:themeColor="text1"/>
          <w:szCs w:val="24"/>
        </w:rPr>
      </w:pPr>
      <w:r w:rsidRPr="00FC7A70">
        <w:rPr>
          <w:rFonts w:ascii="Garamond" w:hAnsi="Garamond"/>
          <w:color w:val="000000" w:themeColor="text1"/>
          <w:szCs w:val="24"/>
        </w:rPr>
        <w:t>Respeitar as disposições previstas no Decreto-Lei n.º 24/2014, de 14 de fevereiro</w:t>
      </w:r>
      <w:del w:id="1637" w:author="Maria João Torres" w:date="2026-09-01T15:52:00Z" w16du:dateUtc="2026-09-01T14:52: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 relativo aos contratos celebrados à distância e aos contratos celebrados fora do estabelecimento comercial, que lhes sejam aplicáveis, designadamente a disponibilização de informação pré-contratual;</w:t>
      </w:r>
    </w:p>
    <w:p w14:paraId="2F3417D3" w14:textId="77777777" w:rsidR="008A4623" w:rsidRPr="00FC7A70" w:rsidRDefault="008A4623" w:rsidP="00DF7BBF">
      <w:pPr>
        <w:widowControl w:val="0"/>
        <w:numPr>
          <w:ilvl w:val="0"/>
          <w:numId w:val="34"/>
        </w:numPr>
        <w:spacing w:after="120"/>
        <w:ind w:left="851" w:hanging="284"/>
        <w:rPr>
          <w:rFonts w:ascii="Garamond" w:hAnsi="Garamond"/>
          <w:color w:val="000000" w:themeColor="text1"/>
          <w:szCs w:val="24"/>
        </w:rPr>
      </w:pPr>
      <w:r w:rsidRPr="00FC7A70">
        <w:rPr>
          <w:rFonts w:ascii="Garamond" w:hAnsi="Garamond"/>
          <w:color w:val="000000" w:themeColor="text1"/>
          <w:szCs w:val="24"/>
        </w:rPr>
        <w:t>Comunicar imediatamente aos destinatários qualquer facto que possa pôr em causa a concretização do negócio visado;</w:t>
      </w:r>
    </w:p>
    <w:p w14:paraId="7C82C121" w14:textId="77777777" w:rsidR="008A4623" w:rsidRPr="00FC7A70" w:rsidRDefault="008A4623" w:rsidP="00C50C60">
      <w:pPr>
        <w:widowControl w:val="0"/>
        <w:numPr>
          <w:ilvl w:val="0"/>
          <w:numId w:val="34"/>
        </w:numPr>
        <w:spacing w:after="0"/>
        <w:ind w:left="851" w:hanging="284"/>
        <w:rPr>
          <w:rFonts w:ascii="Garamond" w:hAnsi="Garamond"/>
          <w:color w:val="000000" w:themeColor="text1"/>
          <w:szCs w:val="24"/>
        </w:rPr>
      </w:pPr>
      <w:r w:rsidRPr="00FC7A70">
        <w:rPr>
          <w:rFonts w:ascii="Garamond" w:hAnsi="Garamond"/>
          <w:color w:val="000000" w:themeColor="text1"/>
          <w:szCs w:val="24"/>
        </w:rPr>
        <w:t>Avisar de imediato os clientes e destinatários sempre que constatem que o estado dos bens que lhes são confiados não corresponde à descrição constante nos documentos que titularam a entrega ou levantamento dos mesmos;</w:t>
      </w:r>
    </w:p>
    <w:p w14:paraId="3F381A21" w14:textId="7C11E1E2" w:rsidR="008A4623" w:rsidRPr="00FC7A70" w:rsidRDefault="008A4623" w:rsidP="00C50C60">
      <w:pPr>
        <w:widowControl w:val="0"/>
        <w:numPr>
          <w:ilvl w:val="0"/>
          <w:numId w:val="34"/>
        </w:numPr>
        <w:spacing w:after="0"/>
        <w:ind w:left="851" w:hanging="284"/>
        <w:rPr>
          <w:rFonts w:ascii="Garamond" w:hAnsi="Garamond"/>
          <w:color w:val="000000" w:themeColor="text1"/>
          <w:szCs w:val="24"/>
        </w:rPr>
      </w:pPr>
      <w:r w:rsidRPr="00FC7A70">
        <w:rPr>
          <w:rFonts w:ascii="Garamond" w:hAnsi="Garamond"/>
          <w:color w:val="000000" w:themeColor="text1"/>
          <w:szCs w:val="24"/>
        </w:rPr>
        <w:t>Facultar ao público o exame das coisas a leiloar por um período mínimo de duas horas</w:t>
      </w:r>
      <w:r w:rsidR="00422B02" w:rsidRPr="00FC7A70">
        <w:rPr>
          <w:rFonts w:ascii="Garamond" w:hAnsi="Garamond"/>
          <w:color w:val="000000" w:themeColor="text1"/>
          <w:szCs w:val="24"/>
        </w:rPr>
        <w:t xml:space="preserve"> antes do início do leilão</w:t>
      </w:r>
      <w:r w:rsidRPr="00FC7A70">
        <w:rPr>
          <w:rFonts w:ascii="Garamond" w:hAnsi="Garamond"/>
          <w:color w:val="000000" w:themeColor="text1"/>
          <w:szCs w:val="24"/>
        </w:rPr>
        <w:t>;</w:t>
      </w:r>
    </w:p>
    <w:p w14:paraId="664F49AA" w14:textId="7DF7976F" w:rsidR="008A4623" w:rsidRPr="00FC7A70" w:rsidRDefault="008A4623" w:rsidP="00C50C60">
      <w:pPr>
        <w:widowControl w:val="0"/>
        <w:numPr>
          <w:ilvl w:val="0"/>
          <w:numId w:val="34"/>
        </w:numPr>
        <w:spacing w:after="0"/>
        <w:ind w:left="851" w:hanging="284"/>
        <w:rPr>
          <w:rFonts w:ascii="Garamond" w:hAnsi="Garamond"/>
          <w:color w:val="000000" w:themeColor="text1"/>
          <w:szCs w:val="24"/>
        </w:rPr>
      </w:pPr>
      <w:r w:rsidRPr="00FC7A70">
        <w:rPr>
          <w:rFonts w:ascii="Garamond" w:hAnsi="Garamond"/>
          <w:color w:val="000000" w:themeColor="text1"/>
          <w:szCs w:val="24"/>
        </w:rPr>
        <w:t xml:space="preserve">Assegurar que os seus representantes e </w:t>
      </w:r>
      <w:r w:rsidR="007E698B" w:rsidRPr="00FC7A70">
        <w:rPr>
          <w:rFonts w:ascii="Garamond" w:hAnsi="Garamond"/>
          <w:color w:val="000000" w:themeColor="text1"/>
          <w:szCs w:val="24"/>
        </w:rPr>
        <w:t>colaboradores</w:t>
      </w:r>
      <w:r w:rsidRPr="00FC7A70">
        <w:rPr>
          <w:rFonts w:ascii="Garamond" w:hAnsi="Garamond"/>
          <w:color w:val="000000" w:themeColor="text1"/>
          <w:szCs w:val="24"/>
        </w:rPr>
        <w:t xml:space="preserve"> estão devidamente identificados com cartão que identifique a empresa e tenha aposto </w:t>
      </w:r>
      <w:r w:rsidR="00422B02" w:rsidRPr="00FC7A70">
        <w:rPr>
          <w:rFonts w:ascii="Garamond" w:hAnsi="Garamond"/>
          <w:color w:val="000000" w:themeColor="text1"/>
          <w:szCs w:val="24"/>
        </w:rPr>
        <w:t xml:space="preserve">a sua fotografia e </w:t>
      </w:r>
      <w:r w:rsidRPr="00FC7A70">
        <w:rPr>
          <w:rFonts w:ascii="Garamond" w:hAnsi="Garamond"/>
          <w:color w:val="000000" w:themeColor="text1"/>
          <w:szCs w:val="24"/>
        </w:rPr>
        <w:t>o seu nome.</w:t>
      </w:r>
    </w:p>
    <w:p w14:paraId="5BBF2F6C" w14:textId="1036B546" w:rsidR="00A8701B" w:rsidRPr="00FC7A70" w:rsidRDefault="00A8701B" w:rsidP="00DF7BBF">
      <w:pPr>
        <w:pStyle w:val="PargrafodaLista"/>
        <w:widowControl w:val="0"/>
        <w:numPr>
          <w:ilvl w:val="0"/>
          <w:numId w:val="43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Quando intervenham em </w:t>
      </w:r>
      <w:r w:rsidR="00597CAA" w:rsidRPr="00FC7A70">
        <w:rPr>
          <w:rFonts w:ascii="Garamond" w:hAnsi="Garamond"/>
          <w:color w:val="000000" w:themeColor="text1"/>
          <w:szCs w:val="24"/>
        </w:rPr>
        <w:t xml:space="preserve">processos de insolvência, as empresas leiloeiras </w:t>
      </w:r>
      <w:r w:rsidR="0012533F" w:rsidRPr="00FC7A70">
        <w:rPr>
          <w:rFonts w:ascii="Garamond" w:hAnsi="Garamond"/>
          <w:color w:val="000000" w:themeColor="text1"/>
          <w:szCs w:val="24"/>
        </w:rPr>
        <w:t>asseguram que não atuam em conflito de interesses</w:t>
      </w:r>
      <w:r w:rsidR="002A7486" w:rsidRPr="00FC7A70">
        <w:rPr>
          <w:rFonts w:ascii="Garamond" w:hAnsi="Garamond"/>
          <w:color w:val="000000" w:themeColor="text1"/>
          <w:szCs w:val="24"/>
        </w:rPr>
        <w:t xml:space="preserve"> </w:t>
      </w:r>
      <w:r w:rsidR="00906228" w:rsidRPr="00FC7A70">
        <w:rPr>
          <w:rFonts w:ascii="Garamond" w:hAnsi="Garamond"/>
          <w:color w:val="000000" w:themeColor="text1"/>
          <w:szCs w:val="24"/>
        </w:rPr>
        <w:t>em relação às partes intervenientes, objeto do leilão e processo judicial.</w:t>
      </w:r>
      <w:r w:rsidR="00755C8E" w:rsidRPr="00FC7A70">
        <w:rPr>
          <w:rFonts w:ascii="Garamond" w:hAnsi="Garamond"/>
          <w:color w:val="000000" w:themeColor="text1"/>
          <w:szCs w:val="24"/>
        </w:rPr>
        <w:t xml:space="preserve"> </w:t>
      </w:r>
    </w:p>
    <w:p w14:paraId="0AC9EB42" w14:textId="6769AE96" w:rsidR="008A4623" w:rsidRPr="00FC7A70" w:rsidRDefault="008A4623" w:rsidP="00DF7BBF">
      <w:pPr>
        <w:pStyle w:val="PargrafodaLista"/>
        <w:widowControl w:val="0"/>
        <w:numPr>
          <w:ilvl w:val="0"/>
          <w:numId w:val="43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São livros obrigatórios</w:t>
      </w:r>
      <w:r w:rsidR="00976760" w:rsidRPr="00FC7A70">
        <w:rPr>
          <w:rFonts w:ascii="Garamond" w:hAnsi="Garamond"/>
          <w:color w:val="000000" w:themeColor="text1"/>
          <w:szCs w:val="24"/>
        </w:rPr>
        <w:t>, em suporte digital ou físico,</w:t>
      </w:r>
      <w:r w:rsidRPr="00FC7A70">
        <w:rPr>
          <w:rFonts w:ascii="Garamond" w:hAnsi="Garamond"/>
          <w:color w:val="000000" w:themeColor="text1"/>
          <w:szCs w:val="24"/>
        </w:rPr>
        <w:t xml:space="preserve"> das empresas leiloeiras:</w:t>
      </w:r>
    </w:p>
    <w:p w14:paraId="7F52F70C" w14:textId="77777777" w:rsidR="008A4623" w:rsidRPr="00FC7A70" w:rsidRDefault="008A4623" w:rsidP="00DF7BBF">
      <w:pPr>
        <w:widowControl w:val="0"/>
        <w:numPr>
          <w:ilvl w:val="0"/>
          <w:numId w:val="32"/>
        </w:numPr>
        <w:spacing w:after="120"/>
        <w:ind w:left="851" w:hanging="284"/>
        <w:rPr>
          <w:rFonts w:ascii="Garamond" w:hAnsi="Garamond"/>
          <w:color w:val="000000" w:themeColor="text1"/>
          <w:szCs w:val="24"/>
        </w:rPr>
      </w:pPr>
      <w:r w:rsidRPr="00FC7A70">
        <w:rPr>
          <w:rFonts w:ascii="Garamond" w:hAnsi="Garamond"/>
          <w:color w:val="000000" w:themeColor="text1"/>
          <w:szCs w:val="24"/>
        </w:rPr>
        <w:t>Registo de entrada, por ordem, de todos os bens que lhe sejam remetidos para venda;</w:t>
      </w:r>
    </w:p>
    <w:p w14:paraId="2CDC90C8" w14:textId="77777777" w:rsidR="008A4623" w:rsidRPr="00FC7A70" w:rsidRDefault="008A4623" w:rsidP="00DF7BBF">
      <w:pPr>
        <w:widowControl w:val="0"/>
        <w:numPr>
          <w:ilvl w:val="0"/>
          <w:numId w:val="32"/>
        </w:numPr>
        <w:spacing w:after="120"/>
        <w:ind w:left="851" w:hanging="284"/>
        <w:rPr>
          <w:rFonts w:ascii="Garamond" w:hAnsi="Garamond"/>
          <w:color w:val="000000" w:themeColor="text1"/>
          <w:szCs w:val="24"/>
        </w:rPr>
      </w:pPr>
      <w:r w:rsidRPr="00FC7A70">
        <w:rPr>
          <w:rFonts w:ascii="Garamond" w:hAnsi="Garamond"/>
          <w:color w:val="000000" w:themeColor="text1"/>
          <w:szCs w:val="24"/>
        </w:rPr>
        <w:t>Diário de saída, de todos os bens, efetivamente vendidos ou apenas devolvidos, com menção da data do leilão, nomes dos vendedores e compradores e dos preços obtidos;</w:t>
      </w:r>
    </w:p>
    <w:p w14:paraId="24AB013B" w14:textId="77777777" w:rsidR="008A4623" w:rsidRPr="00FC7A70" w:rsidRDefault="008A4623" w:rsidP="00DF7BBF">
      <w:pPr>
        <w:widowControl w:val="0"/>
        <w:numPr>
          <w:ilvl w:val="0"/>
          <w:numId w:val="32"/>
        </w:numPr>
        <w:spacing w:after="120"/>
        <w:ind w:left="851" w:hanging="284"/>
        <w:rPr>
          <w:rFonts w:ascii="Garamond" w:hAnsi="Garamond"/>
          <w:color w:val="000000" w:themeColor="text1"/>
          <w:szCs w:val="24"/>
        </w:rPr>
      </w:pPr>
      <w:r w:rsidRPr="00FC7A70">
        <w:rPr>
          <w:rFonts w:ascii="Garamond" w:hAnsi="Garamond"/>
          <w:color w:val="000000" w:themeColor="text1"/>
          <w:szCs w:val="24"/>
        </w:rPr>
        <w:t>Diário de leilões, destinado à escrituração de todos os leilões realizados, por ordem cronológica, com indicação da data de leilão, nome do comitente, números dos lotes, nomes dos compradores e a soma total do produto bruto do leilão.</w:t>
      </w:r>
    </w:p>
    <w:p w14:paraId="4F5AED3B" w14:textId="043FD5C2" w:rsidR="008A4623" w:rsidRPr="00FC7A70" w:rsidRDefault="008A4623" w:rsidP="00DF7BBF">
      <w:pPr>
        <w:pStyle w:val="PargrafodaLista"/>
        <w:widowControl w:val="0"/>
        <w:numPr>
          <w:ilvl w:val="0"/>
          <w:numId w:val="43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2467D7F3" w14:textId="77777777" w:rsidR="004547AD" w:rsidRPr="00FC7A70" w:rsidRDefault="004547AD" w:rsidP="00DF7BBF">
      <w:pPr>
        <w:widowControl w:val="0"/>
        <w:spacing w:after="120"/>
        <w:rPr>
          <w:rFonts w:ascii="Garamond" w:hAnsi="Garamond"/>
          <w:color w:val="000000" w:themeColor="text1"/>
          <w:szCs w:val="24"/>
        </w:rPr>
      </w:pPr>
    </w:p>
    <w:p w14:paraId="6E4BBE2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357098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Proibições</w:t>
      </w:r>
    </w:p>
    <w:p w14:paraId="1D161E32" w14:textId="68C46549" w:rsidR="008A4623" w:rsidRPr="00061227" w:rsidRDefault="008A4623" w:rsidP="00DF7BBF">
      <w:pPr>
        <w:pStyle w:val="PargrafodaLista"/>
        <w:widowControl w:val="0"/>
        <w:numPr>
          <w:ilvl w:val="0"/>
          <w:numId w:val="432"/>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Está expressamente vedado à empresa leiloeira:</w:t>
      </w:r>
    </w:p>
    <w:p w14:paraId="749131F0" w14:textId="77777777" w:rsidR="008A4623" w:rsidRPr="00FC7A70" w:rsidRDefault="008A4623" w:rsidP="00DF7BBF">
      <w:pPr>
        <w:widowControl w:val="0"/>
        <w:numPr>
          <w:ilvl w:val="0"/>
          <w:numId w:val="35"/>
        </w:numPr>
        <w:spacing w:after="120"/>
        <w:ind w:left="851" w:hanging="284"/>
        <w:rPr>
          <w:rFonts w:ascii="Garamond" w:hAnsi="Garamond"/>
          <w:color w:val="000000" w:themeColor="text1"/>
          <w:szCs w:val="24"/>
        </w:rPr>
      </w:pPr>
      <w:r w:rsidRPr="00FC7A70">
        <w:rPr>
          <w:rFonts w:ascii="Garamond" w:hAnsi="Garamond"/>
          <w:color w:val="000000" w:themeColor="text1"/>
          <w:szCs w:val="24"/>
        </w:rPr>
        <w:t>Intervir como parte interessada em qualquer negócio que incida sobre os bens compreendidos no contrato de leilão de que seja parte, sendo esta proibição igualmente aplicável nos casos em que o interessado no negócio seja sócio ou representante legal da empresa de leilão, ou cônjuge, ascendente ou descendente no 1.º grau;</w:t>
      </w:r>
    </w:p>
    <w:p w14:paraId="0135B2DC" w14:textId="77777777" w:rsidR="008A4623" w:rsidRPr="00FC7A70" w:rsidRDefault="008A4623" w:rsidP="00DF7BBF">
      <w:pPr>
        <w:widowControl w:val="0"/>
        <w:numPr>
          <w:ilvl w:val="0"/>
          <w:numId w:val="35"/>
        </w:numPr>
        <w:spacing w:after="120"/>
        <w:ind w:left="851" w:hanging="284"/>
        <w:rPr>
          <w:rFonts w:ascii="Garamond" w:hAnsi="Garamond"/>
          <w:color w:val="000000" w:themeColor="text1"/>
          <w:szCs w:val="24"/>
        </w:rPr>
      </w:pPr>
      <w:r w:rsidRPr="00FC7A70">
        <w:rPr>
          <w:rFonts w:ascii="Garamond" w:hAnsi="Garamond"/>
          <w:color w:val="000000" w:themeColor="text1"/>
          <w:szCs w:val="24"/>
        </w:rPr>
        <w:t>Vender a crédito sem autorização escrita dos clientes.</w:t>
      </w:r>
    </w:p>
    <w:p w14:paraId="041B6057" w14:textId="5EA906DC" w:rsidR="008A4623" w:rsidRPr="00FC7A70" w:rsidRDefault="008A4623" w:rsidP="00DF7BBF">
      <w:pPr>
        <w:pStyle w:val="PargrafodaLista"/>
        <w:widowControl w:val="0"/>
        <w:numPr>
          <w:ilvl w:val="0"/>
          <w:numId w:val="43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proibições referidas no número anterior são extensíveis aos sócios ou representantes legais da empresa leiloeira, aos seus cônjuges, e aos ascendentes ou descendentes de qualquer destes.</w:t>
      </w:r>
    </w:p>
    <w:p w14:paraId="294BA8D9" w14:textId="0B09982E" w:rsidR="008A4623" w:rsidRPr="00FC7A70" w:rsidRDefault="008A4623" w:rsidP="00DF7BBF">
      <w:pPr>
        <w:pStyle w:val="PargrafodaLista"/>
        <w:widowControl w:val="0"/>
        <w:numPr>
          <w:ilvl w:val="0"/>
          <w:numId w:val="43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muito grave, nos termos do RJCE.</w:t>
      </w:r>
    </w:p>
    <w:p w14:paraId="0F32480B" w14:textId="77777777" w:rsidR="004547AD" w:rsidRPr="00FC7A70" w:rsidRDefault="004547AD" w:rsidP="00DF7BBF">
      <w:pPr>
        <w:widowControl w:val="0"/>
        <w:spacing w:after="120"/>
        <w:rPr>
          <w:rFonts w:ascii="Garamond" w:hAnsi="Garamond"/>
          <w:color w:val="000000" w:themeColor="text1"/>
          <w:szCs w:val="24"/>
        </w:rPr>
      </w:pPr>
    </w:p>
    <w:p w14:paraId="5F4BBC3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91998DA"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Contrato de prestação de serviço de leilão</w:t>
      </w:r>
    </w:p>
    <w:p w14:paraId="36098630" w14:textId="753CA650" w:rsidR="008A4623" w:rsidRPr="00061227" w:rsidRDefault="008A4623" w:rsidP="00DF7BBF">
      <w:pPr>
        <w:pStyle w:val="PargrafodaLista"/>
        <w:widowControl w:val="0"/>
        <w:numPr>
          <w:ilvl w:val="0"/>
          <w:numId w:val="433"/>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O contrato de prestação de serviço de leilão é obrigatoriamente reduzido a escrito, de forma clara, precisa e com caracteres legíveis, em formato digital com assinatura eletrónica, ou feito em dois exemplares, assinado por ambas as partes.</w:t>
      </w:r>
    </w:p>
    <w:p w14:paraId="266DB29C" w14:textId="26004E0B" w:rsidR="008A4623" w:rsidRPr="00061227" w:rsidRDefault="008A4623" w:rsidP="00DF7BBF">
      <w:pPr>
        <w:pStyle w:val="PargrafodaLista"/>
        <w:widowControl w:val="0"/>
        <w:numPr>
          <w:ilvl w:val="0"/>
          <w:numId w:val="433"/>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Do contrato constam, obrigatoriamente, os seguintes elementos:</w:t>
      </w:r>
    </w:p>
    <w:p w14:paraId="5969D5F9" w14:textId="5DA7B063"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identificação da empresa leiloeira com indicação da sua sede, número de identificação fiscal ou de pessoa coletiva, consoante se trate de pessoa singular ou coletiva, </w:t>
      </w:r>
      <w:r w:rsidR="00C830BB" w:rsidRPr="00FC7A70">
        <w:rPr>
          <w:rFonts w:ascii="Garamond" w:hAnsi="Garamond"/>
          <w:color w:val="000000" w:themeColor="text1"/>
          <w:szCs w:val="24"/>
        </w:rPr>
        <w:t xml:space="preserve">número de título digital de atividade económica, </w:t>
      </w:r>
      <w:r w:rsidRPr="00FC7A70">
        <w:rPr>
          <w:rFonts w:ascii="Garamond" w:hAnsi="Garamond"/>
          <w:color w:val="000000" w:themeColor="text1"/>
          <w:szCs w:val="24"/>
        </w:rPr>
        <w:t>bem como nome e número de identificação fiscal dos seus representantes legais;</w:t>
      </w:r>
    </w:p>
    <w:p w14:paraId="4C42A05A" w14:textId="77777777"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do cliente ou da entidade mandante, com menção do nome, residência, número de identificação civil e número fiscal de contribuinte e, quando caso disso, do processo judicial, no âmbito do qual o serviço é adjudicado;</w:t>
      </w:r>
    </w:p>
    <w:p w14:paraId="7E15DBBD" w14:textId="1FB2DAD3" w:rsidR="008A586C" w:rsidRPr="00FC7A70" w:rsidRDefault="008A586C"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O número de identificação bancária (IBAN) do cliente ou da entidade mandante;</w:t>
      </w:r>
    </w:p>
    <w:p w14:paraId="330E6FF1" w14:textId="1E842D28"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Indicação </w:t>
      </w:r>
      <w:r w:rsidR="00C830BB" w:rsidRPr="00FC7A70">
        <w:rPr>
          <w:rFonts w:ascii="Garamond" w:hAnsi="Garamond"/>
          <w:color w:val="000000" w:themeColor="text1"/>
          <w:szCs w:val="24"/>
        </w:rPr>
        <w:t xml:space="preserve">pormenorizada </w:t>
      </w:r>
      <w:r w:rsidRPr="00FC7A70">
        <w:rPr>
          <w:rFonts w:ascii="Garamond" w:hAnsi="Garamond"/>
          <w:color w:val="000000" w:themeColor="text1"/>
          <w:szCs w:val="24"/>
        </w:rPr>
        <w:t>do tipo de bens a submeter a leilão, designadamente, se se trata de bens móveis ou imóveis;</w:t>
      </w:r>
    </w:p>
    <w:p w14:paraId="4BE942D2" w14:textId="77777777"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A remuneração da empresa leiloeira, devida com a conclusão do negócio visado com a realização do leilão;</w:t>
      </w:r>
    </w:p>
    <w:p w14:paraId="4EB55D10" w14:textId="5988AC3F"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identificação do seguro de responsabilidade civil, da garantia financeira ou instrumento equivalente </w:t>
      </w:r>
      <w:r w:rsidR="006966E2" w:rsidRPr="00FC7A70">
        <w:rPr>
          <w:rFonts w:ascii="Garamond" w:hAnsi="Garamond"/>
          <w:color w:val="000000" w:themeColor="text1"/>
          <w:szCs w:val="24"/>
        </w:rPr>
        <w:t>nos termos do</w:t>
      </w:r>
      <w:r w:rsidR="00C0101A" w:rsidRPr="00FC7A70">
        <w:rPr>
          <w:rFonts w:ascii="Garamond" w:hAnsi="Garamond"/>
          <w:color w:val="000000" w:themeColor="text1"/>
          <w:szCs w:val="24"/>
        </w:rPr>
        <w:t xml:space="preserve"> </w:t>
      </w:r>
      <w:r w:rsidR="00C0101A" w:rsidRPr="00FC7A70">
        <w:rPr>
          <w:rFonts w:ascii="Garamond" w:hAnsi="Garamond"/>
          <w:color w:val="000000" w:themeColor="text1"/>
          <w:szCs w:val="24"/>
        </w:rPr>
        <w:fldChar w:fldCharType="begin"/>
      </w:r>
      <w:r w:rsidR="00C0101A" w:rsidRPr="00FC7A70">
        <w:rPr>
          <w:rFonts w:ascii="Garamond" w:hAnsi="Garamond"/>
          <w:color w:val="000000" w:themeColor="text1"/>
          <w:szCs w:val="24"/>
        </w:rPr>
        <w:instrText xml:space="preserve"> REF _Ref225518219 \r \h </w:instrText>
      </w:r>
      <w:r w:rsidR="00FC7A70" w:rsidRPr="00FC7A70">
        <w:rPr>
          <w:rFonts w:ascii="Garamond" w:hAnsi="Garamond"/>
          <w:color w:val="000000" w:themeColor="text1"/>
          <w:szCs w:val="24"/>
        </w:rPr>
        <w:instrText xml:space="preserve"> \* MERGEFORMAT </w:instrText>
      </w:r>
      <w:r w:rsidR="00C0101A" w:rsidRPr="00FC7A70">
        <w:rPr>
          <w:rFonts w:ascii="Garamond" w:hAnsi="Garamond"/>
          <w:color w:val="000000" w:themeColor="text1"/>
          <w:szCs w:val="24"/>
        </w:rPr>
      </w:r>
      <w:r w:rsidR="00C0101A" w:rsidRPr="00FC7A70">
        <w:rPr>
          <w:rFonts w:ascii="Garamond" w:hAnsi="Garamond"/>
          <w:color w:val="000000" w:themeColor="text1"/>
          <w:szCs w:val="24"/>
        </w:rPr>
        <w:fldChar w:fldCharType="separate"/>
      </w:r>
      <w:r w:rsidR="009D4F47">
        <w:rPr>
          <w:rFonts w:ascii="Garamond" w:hAnsi="Garamond"/>
          <w:color w:val="000000" w:themeColor="text1"/>
          <w:szCs w:val="24"/>
        </w:rPr>
        <w:t>Artigo 40.º</w:t>
      </w:r>
      <w:r w:rsidR="00C0101A" w:rsidRPr="00FC7A70">
        <w:rPr>
          <w:rFonts w:ascii="Garamond" w:hAnsi="Garamond"/>
          <w:color w:val="000000" w:themeColor="text1"/>
          <w:szCs w:val="24"/>
        </w:rPr>
        <w:fldChar w:fldCharType="end"/>
      </w:r>
      <w:r w:rsidRPr="00FC7A70">
        <w:rPr>
          <w:rFonts w:ascii="Garamond" w:hAnsi="Garamond"/>
          <w:color w:val="000000" w:themeColor="text1"/>
          <w:szCs w:val="24"/>
        </w:rPr>
        <w:t>, com indicação da apólice ou documento comprovativo da manutenção do contrato de garantia financeira ou instrumento equivalente, da empresa de seguros e do capital seguro;</w:t>
      </w:r>
    </w:p>
    <w:p w14:paraId="1EC0026F" w14:textId="77777777"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discriminada de eventuais serviços acessórios a prestar pela empresa leiloeira;</w:t>
      </w:r>
    </w:p>
    <w:p w14:paraId="472A2B13" w14:textId="77777777" w:rsidR="008A4623" w:rsidRPr="00FC7A70" w:rsidRDefault="008A4623" w:rsidP="00DF7BBF">
      <w:pPr>
        <w:widowControl w:val="0"/>
        <w:numPr>
          <w:ilvl w:val="0"/>
          <w:numId w:val="33"/>
        </w:numPr>
        <w:spacing w:after="120"/>
        <w:ind w:left="851" w:hanging="284"/>
        <w:rPr>
          <w:rFonts w:ascii="Garamond" w:hAnsi="Garamond"/>
          <w:color w:val="000000" w:themeColor="text1"/>
          <w:szCs w:val="24"/>
        </w:rPr>
      </w:pPr>
      <w:r w:rsidRPr="00FC7A70">
        <w:rPr>
          <w:rFonts w:ascii="Garamond" w:hAnsi="Garamond"/>
          <w:color w:val="000000" w:themeColor="text1"/>
          <w:szCs w:val="24"/>
        </w:rPr>
        <w:t>A referência ao regime de exclusividade, quando acordado, com especificação dos efeitos que do mesmo decorrem, quer para a empresa leiloeira quer para o cliente.</w:t>
      </w:r>
    </w:p>
    <w:p w14:paraId="37C34E12" w14:textId="2A76F60D" w:rsidR="008A4623" w:rsidRPr="00FC7A70" w:rsidRDefault="008A4623" w:rsidP="00DF7BBF">
      <w:pPr>
        <w:pStyle w:val="PargrafodaLista"/>
        <w:widowControl w:val="0"/>
        <w:numPr>
          <w:ilvl w:val="0"/>
          <w:numId w:val="43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o contrato for omisso sobre o respetivo prazo de duração, considera-se celebrado por um período de seis meses.</w:t>
      </w:r>
    </w:p>
    <w:p w14:paraId="5A96DE08" w14:textId="63AFAA08" w:rsidR="008A4623" w:rsidRPr="00FC7A70" w:rsidRDefault="008A4623" w:rsidP="00DF7BBF">
      <w:pPr>
        <w:pStyle w:val="PargrafodaLista"/>
        <w:widowControl w:val="0"/>
        <w:numPr>
          <w:ilvl w:val="0"/>
          <w:numId w:val="43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direito da empresa leiloeira à remuneração cujo pagamento caiba ao cliente proprietário dos bens objeto do leilão não é afastado pelo exercício de direito legal de preferência, nem pela anulação ou declaração de nulidade da venda efetuada, quando aquela não tenha contribuído para o vício que lhes deu causa, nem pudesse razoavelmente ter conhecimento do mesmo.</w:t>
      </w:r>
    </w:p>
    <w:p w14:paraId="68D0BC69" w14:textId="09CC6381" w:rsidR="008A4623" w:rsidRPr="00FC7A70" w:rsidRDefault="008A4623" w:rsidP="00DF7BBF">
      <w:pPr>
        <w:pStyle w:val="PargrafodaLista"/>
        <w:widowControl w:val="0"/>
        <w:numPr>
          <w:ilvl w:val="0"/>
          <w:numId w:val="43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1 e 2 do presente artigo constitui contraordenação económica grave, nos termos do RJCE.</w:t>
      </w:r>
    </w:p>
    <w:p w14:paraId="3F0E47F2" w14:textId="77777777" w:rsidR="004547AD" w:rsidRPr="00FC7A70" w:rsidRDefault="004547AD" w:rsidP="00DF7BBF">
      <w:pPr>
        <w:widowControl w:val="0"/>
        <w:spacing w:after="120"/>
        <w:rPr>
          <w:rFonts w:ascii="Garamond" w:hAnsi="Garamond"/>
          <w:color w:val="000000" w:themeColor="text1"/>
          <w:szCs w:val="24"/>
        </w:rPr>
      </w:pPr>
    </w:p>
    <w:p w14:paraId="2AD8EA6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EC75B7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Intervenção de notário ou profissional equiparado</w:t>
      </w:r>
    </w:p>
    <w:p w14:paraId="210D9C3C" w14:textId="4138613A" w:rsidR="008A4623" w:rsidRPr="00061227" w:rsidRDefault="008A4623" w:rsidP="00DF7BBF">
      <w:pPr>
        <w:pStyle w:val="PargrafodaLista"/>
        <w:widowControl w:val="0"/>
        <w:numPr>
          <w:ilvl w:val="0"/>
          <w:numId w:val="434"/>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A escritura pública ou o documento particular que titule negócio sobre bem leiloado deve mencionar se o mesmo foi objeto da intervenção de empresa leiloeira, com indicação, em caso afirmativo, da respetiva denominação social e do título digital de atividade económica.</w:t>
      </w:r>
    </w:p>
    <w:p w14:paraId="222F6AC3" w14:textId="6CCEA71D" w:rsidR="008A4623" w:rsidRPr="00061227" w:rsidRDefault="008A4623" w:rsidP="00DF7BBF">
      <w:pPr>
        <w:pStyle w:val="PargrafodaLista"/>
        <w:widowControl w:val="0"/>
        <w:numPr>
          <w:ilvl w:val="0"/>
          <w:numId w:val="434"/>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O notário ou profissional equiparado que intervenha em negócios sobre bens leiloados deve advertir os intervenientes do dever de fazerem constar dos documentos respetivos a intervenção referida no número anterior de que tenham conhecimento.</w:t>
      </w:r>
    </w:p>
    <w:p w14:paraId="101F80D3" w14:textId="768928C3" w:rsidR="008A4623" w:rsidRPr="00061227" w:rsidRDefault="008A4623" w:rsidP="00DF7BBF">
      <w:pPr>
        <w:pStyle w:val="PargrafodaLista"/>
        <w:widowControl w:val="0"/>
        <w:numPr>
          <w:ilvl w:val="0"/>
          <w:numId w:val="434"/>
        </w:numPr>
        <w:spacing w:after="120"/>
        <w:ind w:left="426" w:hanging="426"/>
        <w:contextualSpacing w:val="0"/>
        <w:rPr>
          <w:rFonts w:ascii="Garamond" w:hAnsi="Garamond"/>
          <w:color w:val="000000" w:themeColor="text1"/>
          <w:szCs w:val="24"/>
        </w:rPr>
      </w:pPr>
      <w:r w:rsidRPr="00061227">
        <w:rPr>
          <w:rFonts w:ascii="Garamond" w:hAnsi="Garamond"/>
          <w:color w:val="000000" w:themeColor="text1"/>
          <w:szCs w:val="24"/>
        </w:rPr>
        <w:t>Quando, no exercício das respetivas funções, detete indícios de exercício da atividade leiloeira por pessoa singular ou coletiva que não esteja legalmente habilitada para o exercício daquela atividade, o notário ou profissional equiparado deve enviar à ASAE, no prazo de 15 dias, cópia dos documentos em que conste a intervenção do potencial infrator.</w:t>
      </w:r>
    </w:p>
    <w:p w14:paraId="535DD707" w14:textId="77777777" w:rsidR="004547AD" w:rsidRPr="00FC7A70" w:rsidRDefault="004547AD" w:rsidP="00DF7BBF">
      <w:pPr>
        <w:widowControl w:val="0"/>
        <w:spacing w:after="120"/>
        <w:rPr>
          <w:rFonts w:ascii="Garamond" w:hAnsi="Garamond"/>
          <w:color w:val="000000" w:themeColor="text1"/>
          <w:szCs w:val="24"/>
        </w:rPr>
      </w:pPr>
    </w:p>
    <w:p w14:paraId="239DEB28"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C5E0D45" w14:textId="7D5D67AE"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Quantias prestadas pelos destinatários</w:t>
      </w:r>
      <w:r w:rsidR="00B15559" w:rsidRPr="00FC7A70">
        <w:rPr>
          <w:rFonts w:ascii="Garamond" w:eastAsiaTheme="majorEastAsia" w:hAnsi="Garamond" w:cstheme="majorBidi"/>
          <w:color w:val="000000" w:themeColor="text1"/>
          <w:szCs w:val="24"/>
        </w:rPr>
        <w:t xml:space="preserve"> do leilão</w:t>
      </w:r>
    </w:p>
    <w:p w14:paraId="5F2FC20B" w14:textId="52D58078" w:rsidR="008A4623" w:rsidRPr="001F769B" w:rsidRDefault="008A4623" w:rsidP="00DF7BBF">
      <w:pPr>
        <w:pStyle w:val="PargrafodaLista"/>
        <w:widowControl w:val="0"/>
        <w:numPr>
          <w:ilvl w:val="0"/>
          <w:numId w:val="435"/>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empresa leiloeira pode exigir o registo prévio dos destinatários do leilão interessados em licitar os bens, bem como o pagamento de uma caução.</w:t>
      </w:r>
    </w:p>
    <w:p w14:paraId="4633FFC1" w14:textId="2EDAEFCD" w:rsidR="008A4623" w:rsidRPr="001F769B" w:rsidRDefault="008A4623" w:rsidP="00DF7BBF">
      <w:pPr>
        <w:pStyle w:val="PargrafodaLista"/>
        <w:widowControl w:val="0"/>
        <w:numPr>
          <w:ilvl w:val="0"/>
          <w:numId w:val="435"/>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É expressamente vedado às empresas leiloeiras utilizar em proveito próprio as quantias referidas no número anterior.</w:t>
      </w:r>
    </w:p>
    <w:p w14:paraId="53E76E32" w14:textId="733F2E0D" w:rsidR="008A4623" w:rsidRPr="001F769B" w:rsidRDefault="008A4623" w:rsidP="00DF7BBF">
      <w:pPr>
        <w:pStyle w:val="PargrafodaLista"/>
        <w:widowControl w:val="0"/>
        <w:numPr>
          <w:ilvl w:val="0"/>
          <w:numId w:val="435"/>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O depósito efetuado nos termos do n.º 1 é gratuito, aplicando-se, com as necessárias adaptações, as disposições previstas no Código Civil para o contrato de depósito.</w:t>
      </w:r>
    </w:p>
    <w:p w14:paraId="707B6142" w14:textId="7AD591EE" w:rsidR="008A4623" w:rsidRPr="001F769B" w:rsidRDefault="008A4623" w:rsidP="00DF7BBF">
      <w:pPr>
        <w:pStyle w:val="PargrafodaLista"/>
        <w:widowControl w:val="0"/>
        <w:numPr>
          <w:ilvl w:val="0"/>
          <w:numId w:val="435"/>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conta de venda em leilão será fornecida aos clientes nos 10 dias posteriores à entrega dos bens adjudicados, devendo o pagamento devido ser efetuado</w:t>
      </w:r>
      <w:r w:rsidR="0070304F" w:rsidRPr="001F769B">
        <w:rPr>
          <w:rFonts w:ascii="Garamond" w:hAnsi="Garamond"/>
          <w:color w:val="000000" w:themeColor="text1"/>
          <w:szCs w:val="24"/>
        </w:rPr>
        <w:t>, através de transferência bancária,</w:t>
      </w:r>
      <w:r w:rsidRPr="001F769B">
        <w:rPr>
          <w:rFonts w:ascii="Garamond" w:hAnsi="Garamond"/>
          <w:color w:val="000000" w:themeColor="text1"/>
          <w:szCs w:val="24"/>
        </w:rPr>
        <w:t xml:space="preserve"> nos oito dias subsequentes.</w:t>
      </w:r>
    </w:p>
    <w:p w14:paraId="484F0CCC" w14:textId="7B78533F" w:rsidR="008A4623" w:rsidRPr="001F769B" w:rsidRDefault="008A4623" w:rsidP="00DF7BBF">
      <w:pPr>
        <w:pStyle w:val="PargrafodaLista"/>
        <w:widowControl w:val="0"/>
        <w:numPr>
          <w:ilvl w:val="0"/>
          <w:numId w:val="435"/>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violação do disposto nos n.</w:t>
      </w:r>
      <w:r w:rsidRPr="001F769B">
        <w:rPr>
          <w:rFonts w:ascii="Garamond" w:hAnsi="Garamond"/>
          <w:color w:val="000000" w:themeColor="text1"/>
          <w:szCs w:val="24"/>
          <w:vertAlign w:val="superscript"/>
        </w:rPr>
        <w:t>os</w:t>
      </w:r>
      <w:r w:rsidRPr="001F769B">
        <w:rPr>
          <w:rFonts w:ascii="Garamond" w:hAnsi="Garamond"/>
          <w:color w:val="000000" w:themeColor="text1"/>
          <w:szCs w:val="24"/>
        </w:rPr>
        <w:t xml:space="preserve"> 2 e 3 do presente artigo constitui contraordenação económica grave, nos termos do RJCE.</w:t>
      </w:r>
    </w:p>
    <w:p w14:paraId="7D98A9EA" w14:textId="77777777" w:rsidR="004547AD" w:rsidRDefault="004547AD" w:rsidP="00DF7BBF">
      <w:pPr>
        <w:widowControl w:val="0"/>
        <w:spacing w:after="120"/>
        <w:rPr>
          <w:rFonts w:ascii="Garamond" w:hAnsi="Garamond"/>
          <w:color w:val="000000" w:themeColor="text1"/>
          <w:szCs w:val="24"/>
        </w:rPr>
      </w:pPr>
    </w:p>
    <w:p w14:paraId="3D1595A5" w14:textId="77777777" w:rsidR="005A6223" w:rsidRPr="00FC7A70" w:rsidRDefault="005A6223" w:rsidP="00DF7BBF">
      <w:pPr>
        <w:widowControl w:val="0"/>
        <w:spacing w:after="120"/>
        <w:rPr>
          <w:rFonts w:ascii="Garamond" w:hAnsi="Garamond"/>
          <w:color w:val="000000" w:themeColor="text1"/>
          <w:szCs w:val="24"/>
        </w:rPr>
      </w:pPr>
    </w:p>
    <w:p w14:paraId="1BAAD6A3"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FC0043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Leilões eletrónicos</w:t>
      </w:r>
    </w:p>
    <w:p w14:paraId="046F6318"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Sem prejuízo do cumprimento das demais obrigações aplicáveis aos leilões, a realização de leilões eletrónicos deve obedecer ao seguinte:</w:t>
      </w:r>
    </w:p>
    <w:p w14:paraId="40393568" w14:textId="77777777" w:rsidR="008A4623" w:rsidRPr="00FC7A70" w:rsidRDefault="008A4623" w:rsidP="00DF7BBF">
      <w:pPr>
        <w:widowControl w:val="0"/>
        <w:numPr>
          <w:ilvl w:val="0"/>
          <w:numId w:val="36"/>
        </w:numPr>
        <w:spacing w:after="120"/>
        <w:ind w:left="851" w:hanging="284"/>
        <w:rPr>
          <w:rFonts w:ascii="Garamond" w:hAnsi="Garamond"/>
          <w:color w:val="000000" w:themeColor="text1"/>
          <w:szCs w:val="24"/>
        </w:rPr>
      </w:pPr>
      <w:r w:rsidRPr="00FC7A70">
        <w:rPr>
          <w:rFonts w:ascii="Garamond" w:hAnsi="Garamond"/>
          <w:color w:val="000000" w:themeColor="text1"/>
          <w:szCs w:val="24"/>
        </w:rPr>
        <w:t>Divulgação, de forma clara e inequívoca, do dia e hora de abertura e de termo de cada leilão eletrónico com, pelo menos, três dias de antecedência face ao seu início;</w:t>
      </w:r>
    </w:p>
    <w:p w14:paraId="6DC2BEA1" w14:textId="77777777" w:rsidR="008A4623" w:rsidRPr="00FC7A70" w:rsidRDefault="008A4623" w:rsidP="00DF7BBF">
      <w:pPr>
        <w:widowControl w:val="0"/>
        <w:numPr>
          <w:ilvl w:val="0"/>
          <w:numId w:val="36"/>
        </w:numPr>
        <w:spacing w:after="120"/>
        <w:ind w:left="851" w:hanging="284"/>
        <w:rPr>
          <w:rFonts w:ascii="Garamond" w:hAnsi="Garamond"/>
          <w:color w:val="000000" w:themeColor="text1"/>
          <w:szCs w:val="24"/>
        </w:rPr>
      </w:pPr>
      <w:r w:rsidRPr="00FC7A70">
        <w:rPr>
          <w:rFonts w:ascii="Garamond" w:hAnsi="Garamond"/>
          <w:color w:val="000000" w:themeColor="text1"/>
          <w:szCs w:val="24"/>
        </w:rPr>
        <w:t>Indicação, no respetivo sítio na Internet, do local e do horário em que os bens podem ser examinados, quando aplicável;</w:t>
      </w:r>
    </w:p>
    <w:p w14:paraId="63181D3F" w14:textId="77777777" w:rsidR="008A4623" w:rsidRPr="00FC7A70" w:rsidRDefault="008A4623" w:rsidP="00DF7BBF">
      <w:pPr>
        <w:widowControl w:val="0"/>
        <w:numPr>
          <w:ilvl w:val="0"/>
          <w:numId w:val="36"/>
        </w:numPr>
        <w:spacing w:after="120"/>
        <w:ind w:left="851" w:hanging="284"/>
        <w:rPr>
          <w:rFonts w:ascii="Garamond" w:hAnsi="Garamond"/>
          <w:color w:val="000000" w:themeColor="text1"/>
          <w:szCs w:val="24"/>
        </w:rPr>
      </w:pPr>
      <w:r w:rsidRPr="00FC7A70">
        <w:rPr>
          <w:rFonts w:ascii="Garamond" w:hAnsi="Garamond"/>
          <w:color w:val="000000" w:themeColor="text1"/>
          <w:szCs w:val="24"/>
        </w:rPr>
        <w:t>As ofertas de licitação, uma vez introduzidas no sistema, não podem ser retiradas;</w:t>
      </w:r>
    </w:p>
    <w:p w14:paraId="2F26F658" w14:textId="77777777" w:rsidR="008A4623" w:rsidRPr="00FC7A70" w:rsidRDefault="008A4623" w:rsidP="00DF7BBF">
      <w:pPr>
        <w:widowControl w:val="0"/>
        <w:numPr>
          <w:ilvl w:val="0"/>
          <w:numId w:val="36"/>
        </w:numPr>
        <w:spacing w:after="120"/>
        <w:ind w:left="851" w:hanging="284"/>
        <w:rPr>
          <w:rFonts w:ascii="Garamond" w:hAnsi="Garamond"/>
          <w:color w:val="000000" w:themeColor="text1"/>
          <w:szCs w:val="24"/>
        </w:rPr>
      </w:pPr>
      <w:r w:rsidRPr="00FC7A70">
        <w:rPr>
          <w:rFonts w:ascii="Garamond" w:hAnsi="Garamond"/>
          <w:color w:val="000000" w:themeColor="text1"/>
          <w:szCs w:val="24"/>
        </w:rPr>
        <w:t>Divulgação do resultado do leilão eletrónico no sítio na Internet, com indicação do montante pelo qual os bens foram adjudicados, de forma clara e inequívoca;</w:t>
      </w:r>
    </w:p>
    <w:p w14:paraId="04C55C7F" w14:textId="77777777" w:rsidR="008A4623" w:rsidRPr="00FC7A70" w:rsidRDefault="008A4623" w:rsidP="00DF7BBF">
      <w:pPr>
        <w:widowControl w:val="0"/>
        <w:numPr>
          <w:ilvl w:val="0"/>
          <w:numId w:val="36"/>
        </w:numPr>
        <w:spacing w:after="120"/>
        <w:ind w:left="851" w:hanging="284"/>
        <w:rPr>
          <w:rFonts w:ascii="Garamond" w:hAnsi="Garamond"/>
          <w:color w:val="000000" w:themeColor="text1"/>
          <w:szCs w:val="24"/>
        </w:rPr>
      </w:pPr>
      <w:r w:rsidRPr="00FC7A70">
        <w:rPr>
          <w:rFonts w:ascii="Garamond" w:hAnsi="Garamond"/>
          <w:color w:val="000000" w:themeColor="text1"/>
          <w:szCs w:val="24"/>
        </w:rPr>
        <w:t>Comprovação da identidade dos participantes no leilão através de meios de autenticação segura, nomeadamente o cartão de cidadão ou a chave móvel digital.</w:t>
      </w:r>
    </w:p>
    <w:p w14:paraId="227A3567" w14:textId="77777777" w:rsidR="008A4623" w:rsidRPr="00FC7A70" w:rsidRDefault="008A4623" w:rsidP="00DF7BBF">
      <w:pPr>
        <w:widowControl w:val="0"/>
        <w:spacing w:after="120"/>
        <w:rPr>
          <w:rFonts w:ascii="Garamond" w:hAnsi="Garamond"/>
          <w:color w:val="000000" w:themeColor="text1"/>
          <w:szCs w:val="24"/>
        </w:rPr>
      </w:pPr>
    </w:p>
    <w:p w14:paraId="455F6BE9" w14:textId="0AD09531"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XI</w:t>
      </w:r>
      <w:r w:rsidR="008A35BA" w:rsidRPr="00FC7A70">
        <w:rPr>
          <w:rFonts w:ascii="Garamond" w:hAnsi="Garamond"/>
          <w:smallCaps/>
          <w:color w:val="000000" w:themeColor="text1"/>
          <w:szCs w:val="24"/>
        </w:rPr>
        <w:t>I</w:t>
      </w:r>
      <w:r w:rsidR="00D05122" w:rsidRPr="00FC7A70">
        <w:rPr>
          <w:rFonts w:ascii="Garamond" w:hAnsi="Garamond"/>
          <w:smallCaps/>
          <w:color w:val="000000" w:themeColor="text1"/>
          <w:szCs w:val="24"/>
        </w:rPr>
        <w:t>I</w:t>
      </w:r>
    </w:p>
    <w:p w14:paraId="78BBAC06"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Atividade prestamista</w:t>
      </w:r>
    </w:p>
    <w:p w14:paraId="7C00A2C9" w14:textId="77777777" w:rsidR="004547AD" w:rsidRPr="00FC7A70" w:rsidRDefault="004547AD" w:rsidP="00DF7BBF">
      <w:pPr>
        <w:widowControl w:val="0"/>
        <w:spacing w:after="120"/>
        <w:rPr>
          <w:rFonts w:ascii="Garamond" w:hAnsi="Garamond"/>
          <w:szCs w:val="24"/>
        </w:rPr>
      </w:pPr>
    </w:p>
    <w:p w14:paraId="52C34EF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638" w:name="_Ref225508191"/>
    </w:p>
    <w:bookmarkEnd w:id="1638"/>
    <w:p w14:paraId="5DDABA48" w14:textId="3E495A7C" w:rsidR="008868F6" w:rsidRPr="00FC7A70" w:rsidRDefault="005F3ADC"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Âmbito</w:t>
      </w:r>
      <w:r w:rsidR="00625E41" w:rsidRPr="00FC7A70">
        <w:rPr>
          <w:rFonts w:ascii="Garamond" w:eastAsiaTheme="majorEastAsia" w:hAnsi="Garamond" w:cstheme="majorBidi"/>
          <w:color w:val="000000" w:themeColor="text1"/>
          <w:szCs w:val="24"/>
        </w:rPr>
        <w:t xml:space="preserve"> e atividade</w:t>
      </w:r>
    </w:p>
    <w:p w14:paraId="77FDB459" w14:textId="414DD7F9" w:rsidR="000820AB" w:rsidRPr="001F769B" w:rsidRDefault="000820AB"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atividade prestamista, corresponde à atividade de mútuo garantido por penhor.</w:t>
      </w:r>
    </w:p>
    <w:p w14:paraId="716B92FF" w14:textId="49FB6E8F" w:rsidR="008A4623" w:rsidRPr="001F769B" w:rsidRDefault="008A4623"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atividade prestamista só pode ser exercida por pessoas singulares ou coletivas consideradas idóneas nos termos do</w:t>
      </w:r>
      <w:r w:rsidR="005F3ADC" w:rsidRPr="001F769B">
        <w:rPr>
          <w:rFonts w:ascii="Garamond" w:hAnsi="Garamond"/>
          <w:color w:val="000000" w:themeColor="text1"/>
          <w:szCs w:val="24"/>
        </w:rPr>
        <w:t xml:space="preserve"> </w:t>
      </w:r>
      <w:commentRangeStart w:id="1639"/>
      <w:commentRangeStart w:id="1640"/>
      <w:commentRangeStart w:id="1641"/>
      <w:r w:rsidR="005F3ADC" w:rsidRPr="001F769B">
        <w:rPr>
          <w:rFonts w:ascii="Garamond" w:hAnsi="Garamond"/>
          <w:color w:val="000000" w:themeColor="text1"/>
          <w:szCs w:val="24"/>
        </w:rPr>
        <w:fldChar w:fldCharType="begin"/>
      </w:r>
      <w:r w:rsidR="005F3ADC" w:rsidRPr="001F769B">
        <w:rPr>
          <w:rFonts w:ascii="Garamond" w:hAnsi="Garamond"/>
          <w:color w:val="000000" w:themeColor="text1"/>
          <w:szCs w:val="24"/>
        </w:rPr>
        <w:instrText xml:space="preserve"> REF _Ref225508177 \r \h </w:instrText>
      </w:r>
      <w:r w:rsidR="00FC7A70" w:rsidRPr="001F769B">
        <w:rPr>
          <w:rFonts w:ascii="Garamond" w:hAnsi="Garamond"/>
          <w:color w:val="000000" w:themeColor="text1"/>
          <w:szCs w:val="24"/>
        </w:rPr>
        <w:instrText xml:space="preserve"> \* MERGEFORMAT </w:instrText>
      </w:r>
      <w:r w:rsidR="005F3ADC" w:rsidRPr="001F769B">
        <w:rPr>
          <w:rFonts w:ascii="Garamond" w:hAnsi="Garamond"/>
          <w:color w:val="000000" w:themeColor="text1"/>
          <w:szCs w:val="24"/>
        </w:rPr>
      </w:r>
      <w:r w:rsidR="005F3ADC" w:rsidRPr="001F769B">
        <w:rPr>
          <w:rFonts w:ascii="Garamond" w:hAnsi="Garamond"/>
          <w:color w:val="000000" w:themeColor="text1"/>
          <w:szCs w:val="24"/>
        </w:rPr>
        <w:fldChar w:fldCharType="separate"/>
      </w:r>
      <w:r w:rsidR="009D4F47">
        <w:rPr>
          <w:rFonts w:ascii="Garamond" w:hAnsi="Garamond"/>
          <w:color w:val="000000" w:themeColor="text1"/>
          <w:szCs w:val="24"/>
        </w:rPr>
        <w:t>Artigo 152.º</w:t>
      </w:r>
      <w:r w:rsidR="005F3ADC" w:rsidRPr="001F769B">
        <w:rPr>
          <w:rFonts w:ascii="Garamond" w:hAnsi="Garamond"/>
          <w:color w:val="000000" w:themeColor="text1"/>
          <w:szCs w:val="24"/>
        </w:rPr>
        <w:fldChar w:fldCharType="end"/>
      </w:r>
      <w:r w:rsidRPr="001F769B">
        <w:rPr>
          <w:rFonts w:ascii="Garamond" w:hAnsi="Garamond"/>
          <w:color w:val="000000" w:themeColor="text1"/>
          <w:szCs w:val="24"/>
        </w:rPr>
        <w:t>.</w:t>
      </w:r>
      <w:commentRangeEnd w:id="1639"/>
      <w:r w:rsidR="00856DD5" w:rsidRPr="001F769B">
        <w:rPr>
          <w:rStyle w:val="Refdecomentrio"/>
          <w:rFonts w:ascii="Garamond" w:hAnsi="Garamond"/>
          <w:color w:val="000000" w:themeColor="text1"/>
          <w:sz w:val="24"/>
          <w:szCs w:val="24"/>
        </w:rPr>
        <w:commentReference w:id="1639"/>
      </w:r>
      <w:commentRangeEnd w:id="1640"/>
      <w:r w:rsidRPr="001F769B">
        <w:rPr>
          <w:rStyle w:val="Refdecomentrio"/>
          <w:rFonts w:ascii="Garamond" w:hAnsi="Garamond"/>
          <w:color w:val="000000" w:themeColor="text1"/>
          <w:sz w:val="24"/>
          <w:szCs w:val="24"/>
        </w:rPr>
        <w:commentReference w:id="1640"/>
      </w:r>
      <w:commentRangeEnd w:id="1641"/>
      <w:r w:rsidRPr="001F769B">
        <w:rPr>
          <w:rStyle w:val="Refdecomentrio"/>
          <w:rFonts w:ascii="Garamond" w:hAnsi="Garamond"/>
          <w:color w:val="000000" w:themeColor="text1"/>
          <w:sz w:val="24"/>
          <w:szCs w:val="24"/>
        </w:rPr>
        <w:commentReference w:id="1641"/>
      </w:r>
    </w:p>
    <w:p w14:paraId="46F32A23" w14:textId="019C19AF" w:rsidR="008A4623" w:rsidRPr="001F769B" w:rsidRDefault="008A4623"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Os operadores económicos que exerçam a atividade prestamista devem dispor de um avaliador de artigos com metais preciosos e de materiais gemológicos, nos termos do regime jurídico da ourivesaria e das contrastarias.</w:t>
      </w:r>
    </w:p>
    <w:p w14:paraId="42099629" w14:textId="197A5332" w:rsidR="008A4623" w:rsidRPr="001F769B" w:rsidRDefault="008A4623"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Os prestamistas que exponham e vendam ao público artigos com metal precioso usado adquiridos em leilão para venda das coisas dadas em penhor devem obedecer ao disposto no regime jurídico da ourivesaria e das contrastarias e respetiva legislação complementar.</w:t>
      </w:r>
    </w:p>
    <w:p w14:paraId="04D2832E" w14:textId="19845E1B" w:rsidR="008A4623" w:rsidRPr="001F769B" w:rsidRDefault="008A4623"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São obrigatoriamente afixadas em lugar bem visível em cada estabelecimento onde é exercida a atividade e com caracteres legíveis:</w:t>
      </w:r>
    </w:p>
    <w:p w14:paraId="1AFF3ED9" w14:textId="77777777" w:rsidR="008A4623" w:rsidRPr="00FC7A70" w:rsidRDefault="008A4623" w:rsidP="00DF7BBF">
      <w:pPr>
        <w:widowControl w:val="0"/>
        <w:numPr>
          <w:ilvl w:val="0"/>
          <w:numId w:val="37"/>
        </w:numPr>
        <w:spacing w:after="120"/>
        <w:ind w:left="851" w:hanging="284"/>
        <w:rPr>
          <w:rFonts w:ascii="Garamond" w:hAnsi="Garamond"/>
          <w:color w:val="000000" w:themeColor="text1"/>
          <w:szCs w:val="24"/>
        </w:rPr>
      </w:pPr>
      <w:r w:rsidRPr="00FC7A70">
        <w:rPr>
          <w:rFonts w:ascii="Garamond" w:hAnsi="Garamond"/>
          <w:color w:val="000000" w:themeColor="text1"/>
          <w:szCs w:val="24"/>
        </w:rPr>
        <w:t>Indicação das taxas relativas à avaliação e ao juro remuneratório;</w:t>
      </w:r>
    </w:p>
    <w:p w14:paraId="4D1ADB14" w14:textId="77777777" w:rsidR="008A4623" w:rsidRPr="00FC7A70" w:rsidRDefault="008A4623" w:rsidP="00DF7BBF">
      <w:pPr>
        <w:widowControl w:val="0"/>
        <w:numPr>
          <w:ilvl w:val="0"/>
          <w:numId w:val="37"/>
        </w:numPr>
        <w:spacing w:after="120"/>
        <w:ind w:left="851" w:hanging="284"/>
        <w:rPr>
          <w:rFonts w:ascii="Garamond" w:hAnsi="Garamond"/>
          <w:color w:val="000000" w:themeColor="text1"/>
          <w:szCs w:val="24"/>
        </w:rPr>
      </w:pPr>
      <w:r w:rsidRPr="00FC7A70">
        <w:rPr>
          <w:rFonts w:ascii="Garamond" w:hAnsi="Garamond"/>
          <w:color w:val="000000" w:themeColor="text1"/>
          <w:szCs w:val="24"/>
        </w:rPr>
        <w:t>Prova de que os instrumentos de pesagem cumprem com as inspeções obrigatórias;</w:t>
      </w:r>
    </w:p>
    <w:p w14:paraId="1A537CB6" w14:textId="77777777" w:rsidR="008A4623" w:rsidRPr="00FC7A70" w:rsidRDefault="008A4623" w:rsidP="00DF7BBF">
      <w:pPr>
        <w:widowControl w:val="0"/>
        <w:numPr>
          <w:ilvl w:val="0"/>
          <w:numId w:val="37"/>
        </w:numPr>
        <w:spacing w:after="120"/>
        <w:ind w:left="851" w:hanging="284"/>
        <w:rPr>
          <w:rFonts w:ascii="Garamond" w:hAnsi="Garamond"/>
          <w:color w:val="000000" w:themeColor="text1"/>
          <w:szCs w:val="24"/>
        </w:rPr>
      </w:pPr>
      <w:commentRangeStart w:id="1642"/>
      <w:commentRangeStart w:id="1643"/>
      <w:r w:rsidRPr="00FC7A70">
        <w:rPr>
          <w:rFonts w:ascii="Garamond" w:hAnsi="Garamond"/>
          <w:color w:val="000000" w:themeColor="text1"/>
          <w:szCs w:val="24"/>
        </w:rPr>
        <w:t>Prova da validade do seguro obrigatório;</w:t>
      </w:r>
      <w:commentRangeEnd w:id="1642"/>
      <w:r w:rsidR="006F71CC" w:rsidRPr="00FC7A70">
        <w:rPr>
          <w:rStyle w:val="Refdecomentrio"/>
          <w:rFonts w:ascii="Garamond" w:hAnsi="Garamond"/>
          <w:color w:val="000000" w:themeColor="text1"/>
          <w:sz w:val="24"/>
          <w:szCs w:val="24"/>
        </w:rPr>
        <w:commentReference w:id="1642"/>
      </w:r>
      <w:commentRangeEnd w:id="1643"/>
      <w:r w:rsidRPr="00FC7A70">
        <w:rPr>
          <w:rStyle w:val="Refdecomentrio"/>
          <w:rFonts w:ascii="Garamond" w:hAnsi="Garamond"/>
          <w:color w:val="000000" w:themeColor="text1"/>
          <w:sz w:val="24"/>
          <w:szCs w:val="24"/>
        </w:rPr>
        <w:commentReference w:id="1643"/>
      </w:r>
    </w:p>
    <w:p w14:paraId="0FE421EB" w14:textId="7E603927" w:rsidR="008A4623" w:rsidRPr="00FC7A70" w:rsidRDefault="008A4623" w:rsidP="00DF7BBF">
      <w:pPr>
        <w:widowControl w:val="0"/>
        <w:numPr>
          <w:ilvl w:val="0"/>
          <w:numId w:val="37"/>
        </w:numPr>
        <w:spacing w:after="120"/>
        <w:ind w:left="851" w:hanging="284"/>
        <w:rPr>
          <w:rFonts w:ascii="Garamond" w:hAnsi="Garamond"/>
          <w:color w:val="000000" w:themeColor="text1"/>
          <w:szCs w:val="24"/>
        </w:rPr>
      </w:pPr>
      <w:r w:rsidRPr="00FC7A70">
        <w:rPr>
          <w:rFonts w:ascii="Garamond" w:hAnsi="Garamond"/>
          <w:color w:val="000000" w:themeColor="text1"/>
          <w:szCs w:val="24"/>
        </w:rPr>
        <w:t>Cotação diária de ouro e dos restantes metais precioso, de acordo com o Banco de Portugal</w:t>
      </w:r>
      <w:r w:rsidR="00173253" w:rsidRPr="00FC7A70">
        <w:rPr>
          <w:rFonts w:ascii="Garamond" w:hAnsi="Garamond"/>
          <w:color w:val="000000" w:themeColor="text1"/>
          <w:szCs w:val="24"/>
        </w:rPr>
        <w:t>, e com indicação expressa dessa fonte</w:t>
      </w:r>
      <w:r w:rsidRPr="00FC7A70">
        <w:rPr>
          <w:rFonts w:ascii="Garamond" w:hAnsi="Garamond"/>
          <w:color w:val="000000" w:themeColor="text1"/>
          <w:szCs w:val="24"/>
        </w:rPr>
        <w:t>;</w:t>
      </w:r>
    </w:p>
    <w:p w14:paraId="3DF5F902" w14:textId="77777777" w:rsidR="008A4623" w:rsidRPr="00FC7A70" w:rsidRDefault="008A4623" w:rsidP="00DF7BBF">
      <w:pPr>
        <w:widowControl w:val="0"/>
        <w:numPr>
          <w:ilvl w:val="0"/>
          <w:numId w:val="37"/>
        </w:numPr>
        <w:spacing w:after="120"/>
        <w:ind w:left="851" w:hanging="284"/>
        <w:rPr>
          <w:rFonts w:ascii="Garamond" w:hAnsi="Garamond"/>
          <w:color w:val="000000" w:themeColor="text1"/>
          <w:szCs w:val="24"/>
        </w:rPr>
      </w:pPr>
      <w:r w:rsidRPr="00FC7A70">
        <w:rPr>
          <w:rFonts w:ascii="Garamond" w:hAnsi="Garamond"/>
          <w:color w:val="000000" w:themeColor="text1"/>
          <w:szCs w:val="24"/>
        </w:rPr>
        <w:t>Quadro das marcas das punções legais, impresso pela Contrastaria Nacional.</w:t>
      </w:r>
    </w:p>
    <w:p w14:paraId="205E83E4" w14:textId="3E225D02" w:rsidR="008A4623" w:rsidRPr="00FC7A70" w:rsidRDefault="008A4623" w:rsidP="00DF7BBF">
      <w:pPr>
        <w:widowControl w:val="0"/>
        <w:numPr>
          <w:ilvl w:val="0"/>
          <w:numId w:val="3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Lista de avaliadores de artigos com metais preciosos e de materiais genealógicos, gerida e organizada pela </w:t>
      </w:r>
      <w:r w:rsidR="00204408" w:rsidRPr="00FC7A70">
        <w:rPr>
          <w:rFonts w:ascii="Garamond" w:hAnsi="Garamond"/>
          <w:color w:val="000000" w:themeColor="text1"/>
          <w:szCs w:val="24"/>
        </w:rPr>
        <w:t>Imprensa Nacional – Casa da Moeda, S. A. (INCM)</w:t>
      </w:r>
      <w:r w:rsidRPr="00FC7A70">
        <w:rPr>
          <w:rFonts w:ascii="Garamond" w:hAnsi="Garamond"/>
          <w:color w:val="000000" w:themeColor="text1"/>
          <w:szCs w:val="24"/>
        </w:rPr>
        <w:t>.</w:t>
      </w:r>
    </w:p>
    <w:p w14:paraId="64F68436" w14:textId="617D32A2" w:rsidR="008A4623" w:rsidRPr="00FC7A70" w:rsidRDefault="008A4623"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taxas de juro remuneratórios devem ser reveladas pelo prestamista ao interessado antes da celebração do contrato de penhor.</w:t>
      </w:r>
    </w:p>
    <w:p w14:paraId="7E83DFCE" w14:textId="22C8F62B" w:rsidR="008A4623" w:rsidRPr="00FC7A70" w:rsidRDefault="008A4623" w:rsidP="00DF7BBF">
      <w:pPr>
        <w:pStyle w:val="PargrafodaLista"/>
        <w:widowControl w:val="0"/>
        <w:numPr>
          <w:ilvl w:val="0"/>
          <w:numId w:val="43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2316498E" w14:textId="77777777" w:rsidR="004547AD" w:rsidRDefault="004547AD" w:rsidP="00DF7BBF">
      <w:pPr>
        <w:widowControl w:val="0"/>
        <w:spacing w:after="120"/>
        <w:rPr>
          <w:rFonts w:ascii="Garamond" w:hAnsi="Garamond"/>
          <w:color w:val="000000" w:themeColor="text1"/>
          <w:szCs w:val="24"/>
        </w:rPr>
      </w:pPr>
    </w:p>
    <w:p w14:paraId="1C0EE8E6" w14:textId="77777777" w:rsidR="005A6223" w:rsidRPr="00FC7A70" w:rsidRDefault="005A6223" w:rsidP="00DF7BBF">
      <w:pPr>
        <w:widowControl w:val="0"/>
        <w:spacing w:after="120"/>
        <w:rPr>
          <w:rFonts w:ascii="Garamond" w:hAnsi="Garamond"/>
          <w:color w:val="000000" w:themeColor="text1"/>
          <w:szCs w:val="24"/>
        </w:rPr>
      </w:pPr>
    </w:p>
    <w:p w14:paraId="242DD899"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E8D2A60"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Contrato</w:t>
      </w:r>
    </w:p>
    <w:p w14:paraId="789F6622" w14:textId="1B94474A" w:rsidR="008A4623" w:rsidRPr="001F769B"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Podem ser dadas em penhor todas as coisas móveis livremente transacionáveis, com exceção das seguintes:</w:t>
      </w:r>
    </w:p>
    <w:p w14:paraId="161E2E93" w14:textId="77777777" w:rsidR="008A4623" w:rsidRPr="00FC7A70" w:rsidRDefault="008A4623" w:rsidP="00DF7BBF">
      <w:pPr>
        <w:widowControl w:val="0"/>
        <w:numPr>
          <w:ilvl w:val="0"/>
          <w:numId w:val="38"/>
        </w:numPr>
        <w:spacing w:after="120"/>
        <w:ind w:left="851" w:hanging="284"/>
        <w:rPr>
          <w:rFonts w:ascii="Garamond" w:hAnsi="Garamond"/>
          <w:color w:val="000000" w:themeColor="text1"/>
          <w:szCs w:val="24"/>
        </w:rPr>
      </w:pPr>
      <w:r w:rsidRPr="00FC7A70">
        <w:rPr>
          <w:rFonts w:ascii="Garamond" w:hAnsi="Garamond"/>
          <w:color w:val="000000" w:themeColor="text1"/>
          <w:szCs w:val="24"/>
        </w:rPr>
        <w:t>Artigos militares ou de fardamento das Forças Armadas ou de segurança;</w:t>
      </w:r>
    </w:p>
    <w:p w14:paraId="1EED7992" w14:textId="77777777" w:rsidR="008A4623" w:rsidRPr="00FC7A70" w:rsidRDefault="008A4623" w:rsidP="00DF7BBF">
      <w:pPr>
        <w:widowControl w:val="0"/>
        <w:numPr>
          <w:ilvl w:val="0"/>
          <w:numId w:val="38"/>
        </w:numPr>
        <w:spacing w:after="120"/>
        <w:ind w:left="851" w:hanging="284"/>
        <w:rPr>
          <w:rFonts w:ascii="Garamond" w:hAnsi="Garamond"/>
          <w:color w:val="000000" w:themeColor="text1"/>
          <w:szCs w:val="24"/>
        </w:rPr>
      </w:pPr>
      <w:r w:rsidRPr="00FC7A70">
        <w:rPr>
          <w:rFonts w:ascii="Garamond" w:hAnsi="Garamond"/>
          <w:color w:val="000000" w:themeColor="text1"/>
          <w:szCs w:val="24"/>
        </w:rPr>
        <w:t>Armas e munições;</w:t>
      </w:r>
    </w:p>
    <w:p w14:paraId="175DAA69" w14:textId="77777777" w:rsidR="008A4623" w:rsidRPr="00FC7A70" w:rsidRDefault="008A4623" w:rsidP="00DF7BBF">
      <w:pPr>
        <w:widowControl w:val="0"/>
        <w:numPr>
          <w:ilvl w:val="0"/>
          <w:numId w:val="38"/>
        </w:numPr>
        <w:spacing w:after="120"/>
        <w:ind w:left="851" w:hanging="284"/>
        <w:rPr>
          <w:rFonts w:ascii="Garamond" w:hAnsi="Garamond"/>
          <w:color w:val="000000" w:themeColor="text1"/>
          <w:szCs w:val="24"/>
        </w:rPr>
      </w:pPr>
      <w:r w:rsidRPr="00FC7A70">
        <w:rPr>
          <w:rFonts w:ascii="Garamond" w:hAnsi="Garamond"/>
          <w:color w:val="000000" w:themeColor="text1"/>
          <w:szCs w:val="24"/>
        </w:rPr>
        <w:t>Matérias inflamáveis, explosivas ou tóxicas;</w:t>
      </w:r>
    </w:p>
    <w:p w14:paraId="7F5F45D9" w14:textId="77777777" w:rsidR="008A4623" w:rsidRPr="00FC7A70" w:rsidRDefault="008A4623" w:rsidP="00DF7BBF">
      <w:pPr>
        <w:widowControl w:val="0"/>
        <w:numPr>
          <w:ilvl w:val="0"/>
          <w:numId w:val="38"/>
        </w:numPr>
        <w:spacing w:after="120"/>
        <w:ind w:left="851" w:hanging="284"/>
        <w:rPr>
          <w:rFonts w:ascii="Garamond" w:hAnsi="Garamond"/>
          <w:color w:val="000000" w:themeColor="text1"/>
          <w:szCs w:val="24"/>
        </w:rPr>
      </w:pPr>
      <w:r w:rsidRPr="00FC7A70">
        <w:rPr>
          <w:rFonts w:ascii="Garamond" w:hAnsi="Garamond"/>
          <w:color w:val="000000" w:themeColor="text1"/>
          <w:szCs w:val="24"/>
        </w:rPr>
        <w:t>Objetos especialmente destinados ao exercício do culto público;</w:t>
      </w:r>
    </w:p>
    <w:p w14:paraId="05078F85" w14:textId="77777777" w:rsidR="008A4623" w:rsidRPr="00FC7A70" w:rsidRDefault="008A4623" w:rsidP="00DF7BBF">
      <w:pPr>
        <w:widowControl w:val="0"/>
        <w:numPr>
          <w:ilvl w:val="0"/>
          <w:numId w:val="38"/>
        </w:numPr>
        <w:spacing w:after="120"/>
        <w:ind w:left="851" w:hanging="284"/>
        <w:rPr>
          <w:rFonts w:ascii="Garamond" w:hAnsi="Garamond"/>
          <w:color w:val="000000" w:themeColor="text1"/>
          <w:szCs w:val="24"/>
        </w:rPr>
      </w:pPr>
      <w:r w:rsidRPr="00FC7A70">
        <w:rPr>
          <w:rFonts w:ascii="Garamond" w:hAnsi="Garamond"/>
          <w:color w:val="000000" w:themeColor="text1"/>
          <w:szCs w:val="24"/>
        </w:rPr>
        <w:t>Coisas móveis sujeitas a registo.</w:t>
      </w:r>
    </w:p>
    <w:p w14:paraId="0E199432" w14:textId="6185B5B5"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contrato de mútuo garantido por penhor é obrigatoriamente reduzido a escrito, de forma clara, precisa e com caracteres legíveis, </w:t>
      </w:r>
      <w:r w:rsidR="000807B6" w:rsidRPr="00FC7A70">
        <w:rPr>
          <w:rFonts w:ascii="Garamond" w:hAnsi="Garamond"/>
          <w:color w:val="000000" w:themeColor="text1"/>
          <w:szCs w:val="24"/>
        </w:rPr>
        <w:t xml:space="preserve">em formato digital com assinatura eletrónica ou </w:t>
      </w:r>
      <w:r w:rsidRPr="00FC7A70">
        <w:rPr>
          <w:rFonts w:ascii="Garamond" w:hAnsi="Garamond"/>
          <w:color w:val="000000" w:themeColor="text1"/>
          <w:szCs w:val="24"/>
        </w:rPr>
        <w:t>feito em dois exemplares</w:t>
      </w:r>
      <w:r w:rsidR="00C40995" w:rsidRPr="00FC7A70">
        <w:rPr>
          <w:rFonts w:ascii="Garamond" w:hAnsi="Garamond"/>
          <w:color w:val="000000" w:themeColor="text1"/>
          <w:szCs w:val="24"/>
        </w:rPr>
        <w:t>,</w:t>
      </w:r>
      <w:r w:rsidRPr="00FC7A70">
        <w:rPr>
          <w:rFonts w:ascii="Garamond" w:hAnsi="Garamond"/>
          <w:color w:val="000000" w:themeColor="text1"/>
          <w:szCs w:val="24"/>
        </w:rPr>
        <w:t xml:space="preserve"> assinado por ambas as partes, ficando um deles na posse do mutuante, que se designa por «termo de penhor», sendo o outro, denominado «cautela de penhor», destinado ao mutuário.</w:t>
      </w:r>
    </w:p>
    <w:p w14:paraId="06570275" w14:textId="5277C8B7"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contrato são identificadas as partes contratantes,</w:t>
      </w:r>
      <w:r w:rsidR="008C5F69" w:rsidRPr="00FC7A70">
        <w:rPr>
          <w:rFonts w:ascii="Garamond" w:hAnsi="Garamond"/>
          <w:color w:val="000000" w:themeColor="text1"/>
          <w:szCs w:val="24"/>
        </w:rPr>
        <w:t xml:space="preserve"> incluindo o número de título digital de atividade económica do mutuante,</w:t>
      </w:r>
      <w:r w:rsidRPr="00FC7A70">
        <w:rPr>
          <w:rFonts w:ascii="Garamond" w:hAnsi="Garamond"/>
          <w:color w:val="000000" w:themeColor="text1"/>
          <w:szCs w:val="24"/>
        </w:rPr>
        <w:t xml:space="preserve"> </w:t>
      </w:r>
      <w:r w:rsidR="008C5F69" w:rsidRPr="00FC7A70">
        <w:rPr>
          <w:rFonts w:ascii="Garamond" w:hAnsi="Garamond"/>
          <w:color w:val="000000" w:themeColor="text1"/>
          <w:szCs w:val="24"/>
        </w:rPr>
        <w:t xml:space="preserve">o </w:t>
      </w:r>
      <w:r w:rsidRPr="00FC7A70">
        <w:rPr>
          <w:rFonts w:ascii="Garamond" w:hAnsi="Garamond"/>
          <w:color w:val="000000" w:themeColor="text1"/>
          <w:szCs w:val="24"/>
        </w:rPr>
        <w:t>nome do mutuário, residência, número de identificação civil e número de identificação fiscal, bem como a descrição pormenorizada das coisas dadas em penhor.</w:t>
      </w:r>
    </w:p>
    <w:p w14:paraId="5305F022" w14:textId="31F5719E"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Salvo disposição contratual em contrário, o contrato de mútuo garantido por penhor é celebrado pelo prazo de um mês, sendo renovável por períodos iguais e sucessivos, até ao máximo de dois anos.</w:t>
      </w:r>
    </w:p>
    <w:p w14:paraId="25DA39F2" w14:textId="50E1AD63"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contrato considera-se automaticamente renovado com o pagamento dos juros relativos ao mês anterior, bem como os juros moratórios, se a eles houver lugar.</w:t>
      </w:r>
    </w:p>
    <w:p w14:paraId="3FEDBA7A" w14:textId="41BC41F4"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Pela renovação do contrato referido no número anterior não são cobradas quaisquer taxas ou comissões, designadamente a taxa de avaliação.</w:t>
      </w:r>
    </w:p>
    <w:p w14:paraId="1E17B1B0" w14:textId="315FF45A"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Constam, ainda, do contrato:</w:t>
      </w:r>
    </w:p>
    <w:p w14:paraId="0E087ED6"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O valor da avaliação;</w:t>
      </w:r>
    </w:p>
    <w:p w14:paraId="76F69FAC"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 taxa de avaliação e o montante cobrado a esse título;</w:t>
      </w:r>
    </w:p>
    <w:p w14:paraId="6E5871B5"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O montante mutuado;</w:t>
      </w:r>
    </w:p>
    <w:p w14:paraId="520F2011"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 taxa de juro;</w:t>
      </w:r>
    </w:p>
    <w:p w14:paraId="294E1AFF"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 data de início e termo do contrato;</w:t>
      </w:r>
    </w:p>
    <w:p w14:paraId="346E74EA"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As regras indemnizatórias em caso de perda, extravio, furto, roubo ou incêndio das coisas dadas em penhor;</w:t>
      </w:r>
    </w:p>
    <w:p w14:paraId="0C880B67"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As condições de amortização do empréstimo;</w:t>
      </w:r>
    </w:p>
    <w:p w14:paraId="5A2A3274"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 informação sobre a possibilidade de venda da coisa em leilão em caso de mora por período superior a três meses;</w:t>
      </w:r>
    </w:p>
    <w:p w14:paraId="1FDE6349"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As condições de resgate das coisas dadas em penhor;</w:t>
      </w:r>
    </w:p>
    <w:p w14:paraId="3193A483"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As regras para a atribuição do remanescente da venda da coisa dada em penhor;</w:t>
      </w:r>
    </w:p>
    <w:p w14:paraId="081B09E3" w14:textId="77777777" w:rsidR="008A4623" w:rsidRPr="00FC7A70"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A informação ao mutuário de que a cautela de penhor só pode ser transmitida a terceiros mediante prévio conhecimento do mutuante, dos elementos de identificação do novo titular;</w:t>
      </w:r>
    </w:p>
    <w:p w14:paraId="10570A35" w14:textId="78BD41BC" w:rsidR="008A4623" w:rsidRDefault="008A4623" w:rsidP="00DF7BBF">
      <w:pPr>
        <w:widowControl w:val="0"/>
        <w:numPr>
          <w:ilvl w:val="0"/>
          <w:numId w:val="40"/>
        </w:numPr>
        <w:spacing w:after="120"/>
        <w:ind w:left="851" w:hanging="284"/>
        <w:rPr>
          <w:rFonts w:ascii="Garamond" w:hAnsi="Garamond"/>
          <w:color w:val="000000" w:themeColor="text1"/>
          <w:szCs w:val="24"/>
        </w:rPr>
      </w:pPr>
      <w:r w:rsidRPr="00FC7A70">
        <w:rPr>
          <w:rFonts w:ascii="Garamond" w:hAnsi="Garamond"/>
          <w:color w:val="000000" w:themeColor="text1"/>
          <w:szCs w:val="24"/>
        </w:rPr>
        <w:t>Campos para a indicação, facultativa, do endereço de correio eletrónico, para efeito de comunicações do mutuante, e do número de identificação bancária (</w:t>
      </w:r>
      <w:r w:rsidR="00585882" w:rsidRPr="00FC7A70">
        <w:rPr>
          <w:rFonts w:ascii="Garamond" w:hAnsi="Garamond"/>
          <w:color w:val="000000" w:themeColor="text1"/>
          <w:szCs w:val="24"/>
        </w:rPr>
        <w:t>IBAN</w:t>
      </w:r>
      <w:r w:rsidRPr="00FC7A70">
        <w:rPr>
          <w:rFonts w:ascii="Garamond" w:hAnsi="Garamond"/>
          <w:color w:val="000000" w:themeColor="text1"/>
          <w:szCs w:val="24"/>
        </w:rPr>
        <w:t>) do mutuário, para efeito de devolução do remanescente da venda da coisa dada em penhor.</w:t>
      </w:r>
    </w:p>
    <w:p w14:paraId="1F4C3A69" w14:textId="414199A3" w:rsidR="005A6223" w:rsidRPr="00FC7A70" w:rsidDel="00466586" w:rsidRDefault="005A6223" w:rsidP="005A6223">
      <w:pPr>
        <w:widowControl w:val="0"/>
        <w:spacing w:after="120"/>
        <w:rPr>
          <w:del w:id="1644" w:author="G-MECT" w:date="2026-09-11T22:35:00Z" w16du:dateUtc="2026-09-11T21:35:00Z"/>
          <w:rFonts w:ascii="Garamond" w:hAnsi="Garamond"/>
          <w:color w:val="000000" w:themeColor="text1"/>
          <w:szCs w:val="24"/>
        </w:rPr>
      </w:pPr>
    </w:p>
    <w:p w14:paraId="762F4454" w14:textId="6D333CEE"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1F769B">
        <w:rPr>
          <w:rFonts w:ascii="Garamond" w:hAnsi="Garamond"/>
          <w:color w:val="000000" w:themeColor="text1"/>
          <w:szCs w:val="24"/>
        </w:rPr>
        <w:t>os</w:t>
      </w:r>
      <w:r w:rsidRPr="00FC7A70">
        <w:rPr>
          <w:rFonts w:ascii="Garamond" w:hAnsi="Garamond"/>
          <w:color w:val="000000" w:themeColor="text1"/>
          <w:szCs w:val="24"/>
        </w:rPr>
        <w:t xml:space="preserve"> 1, 2, 3 e 7 do presente artigo constitui contraordenação económica grave nos termos do RJCE.</w:t>
      </w:r>
    </w:p>
    <w:p w14:paraId="0E5D49BF" w14:textId="6F90F993" w:rsidR="008A4623" w:rsidRPr="00FC7A70" w:rsidRDefault="008A4623" w:rsidP="00DF7BBF">
      <w:pPr>
        <w:pStyle w:val="PargrafodaLista"/>
        <w:widowControl w:val="0"/>
        <w:numPr>
          <w:ilvl w:val="0"/>
          <w:numId w:val="43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4, 5 e 6 do presente artigo constitui contraordenação económica leve nos termos do RJCE.</w:t>
      </w:r>
    </w:p>
    <w:p w14:paraId="3AF86E8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6FC078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Avaliação</w:t>
      </w:r>
    </w:p>
    <w:p w14:paraId="0DB98A4E" w14:textId="6AFDF476" w:rsidR="008A4623" w:rsidRPr="001F769B"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Na avaliação das coisas dadas em penhor devem ser tidas em consideração a antiguidade, o valor artístico, a raridade, o estado de conservação, bem como o tipo de peça, atendendo ao seu valor de revenda.</w:t>
      </w:r>
    </w:p>
    <w:p w14:paraId="21FB9805" w14:textId="57A28EE6" w:rsidR="008A4623" w:rsidRPr="001F769B"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Quando esteja em causa a avaliação de artigos com metal precioso usado devem, ainda, ser considerados:</w:t>
      </w:r>
    </w:p>
    <w:p w14:paraId="4C03CECF" w14:textId="77777777" w:rsidR="008A4623" w:rsidRPr="00FC7A70" w:rsidRDefault="008A4623" w:rsidP="00DF7BBF">
      <w:pPr>
        <w:widowControl w:val="0"/>
        <w:numPr>
          <w:ilvl w:val="0"/>
          <w:numId w:val="39"/>
        </w:numPr>
        <w:spacing w:after="120"/>
        <w:ind w:left="851" w:hanging="284"/>
        <w:rPr>
          <w:rFonts w:ascii="Garamond" w:hAnsi="Garamond"/>
          <w:color w:val="000000" w:themeColor="text1"/>
          <w:szCs w:val="24"/>
        </w:rPr>
      </w:pPr>
      <w:r w:rsidRPr="00FC7A70">
        <w:rPr>
          <w:rFonts w:ascii="Garamond" w:hAnsi="Garamond"/>
          <w:color w:val="000000" w:themeColor="text1"/>
          <w:szCs w:val="24"/>
        </w:rPr>
        <w:t>A cotação diária do ouro e dos restantes metais preciosos;</w:t>
      </w:r>
    </w:p>
    <w:p w14:paraId="4921B09E" w14:textId="77777777" w:rsidR="008A4623" w:rsidRPr="00FC7A70" w:rsidRDefault="008A4623" w:rsidP="00DF7BBF">
      <w:pPr>
        <w:widowControl w:val="0"/>
        <w:numPr>
          <w:ilvl w:val="0"/>
          <w:numId w:val="39"/>
        </w:numPr>
        <w:spacing w:after="120"/>
        <w:ind w:left="851" w:hanging="284"/>
        <w:rPr>
          <w:rFonts w:ascii="Garamond" w:hAnsi="Garamond"/>
          <w:color w:val="000000" w:themeColor="text1"/>
          <w:szCs w:val="24"/>
        </w:rPr>
      </w:pPr>
      <w:r w:rsidRPr="00FC7A70">
        <w:rPr>
          <w:rFonts w:ascii="Garamond" w:hAnsi="Garamond"/>
          <w:color w:val="000000" w:themeColor="text1"/>
          <w:szCs w:val="24"/>
        </w:rPr>
        <w:t>O peso das peças;</w:t>
      </w:r>
    </w:p>
    <w:p w14:paraId="2C8179F0" w14:textId="77777777" w:rsidR="008A4623" w:rsidRPr="00FC7A70" w:rsidRDefault="008A4623" w:rsidP="00DF7BBF">
      <w:pPr>
        <w:widowControl w:val="0"/>
        <w:numPr>
          <w:ilvl w:val="0"/>
          <w:numId w:val="39"/>
        </w:numPr>
        <w:spacing w:after="120"/>
        <w:ind w:left="851" w:hanging="284"/>
        <w:rPr>
          <w:rFonts w:ascii="Garamond" w:hAnsi="Garamond"/>
          <w:color w:val="000000" w:themeColor="text1"/>
          <w:szCs w:val="24"/>
        </w:rPr>
      </w:pPr>
      <w:r w:rsidRPr="00FC7A70">
        <w:rPr>
          <w:rFonts w:ascii="Garamond" w:hAnsi="Garamond"/>
          <w:color w:val="000000" w:themeColor="text1"/>
          <w:szCs w:val="24"/>
        </w:rPr>
        <w:t>O toque do metal precioso de acordo com o regime jurídico da ourivesaria e das contrastarias.</w:t>
      </w:r>
    </w:p>
    <w:p w14:paraId="7E2FAC2C" w14:textId="3A108F5B" w:rsidR="008A4623" w:rsidRPr="00FC7A70"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pesagem das peças prevista na alínea </w:t>
      </w:r>
      <w:r w:rsidRPr="001F769B">
        <w:rPr>
          <w:rFonts w:ascii="Garamond" w:hAnsi="Garamond"/>
          <w:i/>
          <w:iCs/>
          <w:color w:val="000000" w:themeColor="text1"/>
          <w:szCs w:val="24"/>
        </w:rPr>
        <w:t>b)</w:t>
      </w:r>
      <w:r w:rsidRPr="00FC7A70">
        <w:rPr>
          <w:rFonts w:ascii="Garamond" w:hAnsi="Garamond"/>
          <w:color w:val="000000" w:themeColor="text1"/>
          <w:szCs w:val="24"/>
        </w:rPr>
        <w:t xml:space="preserve"> do número anterior é obrigatoriamente efetuada na presença do mutuário.</w:t>
      </w:r>
    </w:p>
    <w:p w14:paraId="05ED18D6" w14:textId="6E8CE033" w:rsidR="008A4623" w:rsidRPr="00FC7A70"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mutuário pode solicitar a avaliação de artigos com metal precioso usado, por um avaliador constante da lista a que se refere a alínea </w:t>
      </w:r>
      <w:r w:rsidRPr="001F769B">
        <w:rPr>
          <w:rFonts w:ascii="Garamond" w:hAnsi="Garamond"/>
          <w:i/>
          <w:iCs/>
          <w:color w:val="000000" w:themeColor="text1"/>
          <w:szCs w:val="24"/>
        </w:rPr>
        <w:t>f)</w:t>
      </w:r>
      <w:r w:rsidRPr="00FC7A70">
        <w:rPr>
          <w:rFonts w:ascii="Garamond" w:hAnsi="Garamond"/>
          <w:color w:val="000000" w:themeColor="text1"/>
          <w:szCs w:val="24"/>
        </w:rPr>
        <w:t xml:space="preserve"> do n.º </w:t>
      </w:r>
      <w:r w:rsidR="00C71E4A" w:rsidRPr="00FC7A70">
        <w:rPr>
          <w:rFonts w:ascii="Garamond" w:hAnsi="Garamond"/>
          <w:color w:val="000000" w:themeColor="text1"/>
          <w:szCs w:val="24"/>
        </w:rPr>
        <w:t>5</w:t>
      </w:r>
      <w:r w:rsidRPr="00FC7A70">
        <w:rPr>
          <w:rFonts w:ascii="Garamond" w:hAnsi="Garamond"/>
          <w:color w:val="000000" w:themeColor="text1"/>
          <w:szCs w:val="24"/>
        </w:rPr>
        <w:t xml:space="preserve"> do</w:t>
      </w:r>
      <w:r w:rsidR="00FC4EB3" w:rsidRPr="00FC7A70">
        <w:rPr>
          <w:rFonts w:ascii="Garamond" w:hAnsi="Garamond"/>
          <w:color w:val="000000" w:themeColor="text1"/>
          <w:szCs w:val="24"/>
        </w:rPr>
        <w:t xml:space="preserve"> </w:t>
      </w:r>
      <w:r w:rsidR="00FC4EB3" w:rsidRPr="00E33F9C">
        <w:rPr>
          <w:rFonts w:ascii="Garamond" w:hAnsi="Garamond"/>
          <w:color w:val="000000" w:themeColor="text1"/>
          <w:szCs w:val="24"/>
        </w:rPr>
        <w:fldChar w:fldCharType="begin"/>
      </w:r>
      <w:r w:rsidR="00FC4EB3" w:rsidRPr="00E33F9C">
        <w:rPr>
          <w:rFonts w:ascii="Garamond" w:hAnsi="Garamond"/>
          <w:color w:val="000000" w:themeColor="text1"/>
          <w:szCs w:val="24"/>
        </w:rPr>
        <w:instrText xml:space="preserve"> REF _Ref225508191 \r \h </w:instrText>
      </w:r>
      <w:r w:rsidR="00FC7A70" w:rsidRPr="00E33F9C">
        <w:rPr>
          <w:rFonts w:ascii="Garamond" w:hAnsi="Garamond"/>
          <w:color w:val="000000" w:themeColor="text1"/>
          <w:szCs w:val="24"/>
        </w:rPr>
        <w:instrText xml:space="preserve"> \* MERGEFORMAT </w:instrText>
      </w:r>
      <w:r w:rsidR="00FC4EB3" w:rsidRPr="00E33F9C">
        <w:rPr>
          <w:rFonts w:ascii="Garamond" w:hAnsi="Garamond"/>
          <w:color w:val="000000" w:themeColor="text1"/>
          <w:szCs w:val="24"/>
        </w:rPr>
      </w:r>
      <w:r w:rsidR="00FC4EB3" w:rsidRPr="00E33F9C">
        <w:rPr>
          <w:rFonts w:ascii="Garamond" w:hAnsi="Garamond"/>
          <w:color w:val="000000" w:themeColor="text1"/>
          <w:szCs w:val="24"/>
        </w:rPr>
        <w:fldChar w:fldCharType="separate"/>
      </w:r>
      <w:r w:rsidR="009D4F47" w:rsidRPr="00E33F9C">
        <w:rPr>
          <w:rFonts w:ascii="Garamond" w:hAnsi="Garamond"/>
          <w:color w:val="000000" w:themeColor="text1"/>
          <w:szCs w:val="24"/>
        </w:rPr>
        <w:t>Artigo 159.º</w:t>
      </w:r>
      <w:r w:rsidR="00FC4EB3" w:rsidRPr="00E33F9C">
        <w:rPr>
          <w:rFonts w:ascii="Garamond" w:hAnsi="Garamond"/>
          <w:color w:val="000000" w:themeColor="text1"/>
          <w:szCs w:val="24"/>
        </w:rPr>
        <w:fldChar w:fldCharType="end"/>
      </w:r>
      <w:del w:id="1645" w:author="G-MECT" w:date="2026-09-11T22:36:00Z" w16du:dateUtc="2026-09-11T21:36:00Z">
        <w:r w:rsidR="00F26B50" w:rsidRPr="00E33F9C" w:rsidDel="00466586">
          <w:rPr>
            <w:rFonts w:ascii="Garamond" w:hAnsi="Garamond"/>
            <w:color w:val="000000" w:themeColor="text1"/>
            <w:szCs w:val="24"/>
          </w:rPr>
          <w:fldChar w:fldCharType="begin"/>
        </w:r>
        <w:r w:rsidR="00F26B50" w:rsidRPr="00E33F9C" w:rsidDel="00466586">
          <w:rPr>
            <w:rFonts w:ascii="Garamond" w:hAnsi="Garamond"/>
            <w:color w:val="000000" w:themeColor="text1"/>
            <w:szCs w:val="24"/>
          </w:rPr>
          <w:delInstrText xml:space="preserve"> REF _Ref225507889 \r \h </w:delInstrText>
        </w:r>
        <w:r w:rsidR="00FC7A70" w:rsidRPr="00E33F9C" w:rsidDel="00466586">
          <w:rPr>
            <w:rFonts w:ascii="Garamond" w:hAnsi="Garamond"/>
            <w:color w:val="000000" w:themeColor="text1"/>
            <w:szCs w:val="24"/>
          </w:rPr>
          <w:delInstrText xml:space="preserve"> \* MERGEFORMAT </w:delInstrText>
        </w:r>
        <w:r w:rsidR="00F26B50" w:rsidRPr="00E33F9C" w:rsidDel="00466586">
          <w:rPr>
            <w:rFonts w:ascii="Garamond" w:hAnsi="Garamond"/>
            <w:color w:val="000000" w:themeColor="text1"/>
            <w:szCs w:val="24"/>
          </w:rPr>
        </w:r>
        <w:r w:rsidR="00F26B50" w:rsidRPr="00E33F9C" w:rsidDel="00466586">
          <w:rPr>
            <w:rFonts w:ascii="Garamond" w:hAnsi="Garamond"/>
            <w:color w:val="000000" w:themeColor="text1"/>
            <w:szCs w:val="24"/>
          </w:rPr>
          <w:fldChar w:fldCharType="separate"/>
        </w:r>
        <w:r w:rsidR="009D4F47" w:rsidRPr="00E33F9C" w:rsidDel="00466586">
          <w:rPr>
            <w:rFonts w:ascii="Garamond" w:hAnsi="Garamond"/>
            <w:b/>
            <w:bCs/>
            <w:color w:val="000000" w:themeColor="text1"/>
            <w:szCs w:val="24"/>
          </w:rPr>
          <w:delText>Erro! A origem da referência não fo</w:delText>
        </w:r>
      </w:del>
      <w:del w:id="1646" w:author="G-MECT" w:date="2026-09-11T22:35:00Z" w16du:dateUtc="2026-09-11T21:35:00Z">
        <w:r w:rsidR="009D4F47" w:rsidRPr="00E33F9C" w:rsidDel="00466586">
          <w:rPr>
            <w:rFonts w:ascii="Garamond" w:hAnsi="Garamond"/>
            <w:b/>
            <w:bCs/>
            <w:color w:val="000000" w:themeColor="text1"/>
            <w:szCs w:val="24"/>
          </w:rPr>
          <w:delText>i encontrada</w:delText>
        </w:r>
      </w:del>
      <w:del w:id="1647" w:author="G-MECT" w:date="2026-09-11T22:36:00Z" w16du:dateUtc="2026-09-11T21:36:00Z">
        <w:r w:rsidR="009D4F47" w:rsidRPr="00E33F9C" w:rsidDel="00466586">
          <w:rPr>
            <w:rFonts w:ascii="Garamond" w:hAnsi="Garamond"/>
            <w:b/>
            <w:bCs/>
            <w:color w:val="000000" w:themeColor="text1"/>
            <w:szCs w:val="24"/>
          </w:rPr>
          <w:delText>.</w:delText>
        </w:r>
        <w:r w:rsidR="00F26B50" w:rsidRPr="00E33F9C" w:rsidDel="00466586">
          <w:rPr>
            <w:rFonts w:ascii="Garamond" w:hAnsi="Garamond"/>
            <w:color w:val="000000" w:themeColor="text1"/>
            <w:szCs w:val="24"/>
          </w:rPr>
          <w:fldChar w:fldCharType="end"/>
        </w:r>
      </w:del>
      <w:r w:rsidR="00BC476B" w:rsidRPr="00E33F9C">
        <w:rPr>
          <w:rFonts w:ascii="Garamond" w:hAnsi="Garamond"/>
          <w:color w:val="000000" w:themeColor="text1"/>
          <w:szCs w:val="24"/>
        </w:rPr>
        <w:t>,</w:t>
      </w:r>
      <w:r w:rsidRPr="00E33F9C">
        <w:rPr>
          <w:rFonts w:ascii="Garamond" w:hAnsi="Garamond"/>
          <w:color w:val="000000" w:themeColor="text1"/>
          <w:szCs w:val="24"/>
        </w:rPr>
        <w:t xml:space="preserve"> antes</w:t>
      </w:r>
      <w:r w:rsidRPr="00FC7A70">
        <w:rPr>
          <w:rFonts w:ascii="Garamond" w:hAnsi="Garamond"/>
          <w:color w:val="000000" w:themeColor="text1"/>
          <w:szCs w:val="24"/>
        </w:rPr>
        <w:t xml:space="preserve"> da celebração do contrato de mútuo.</w:t>
      </w:r>
    </w:p>
    <w:p w14:paraId="73DE7F2A" w14:textId="4D8A0EE4" w:rsidR="008A4623" w:rsidRPr="00FC7A70"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momento da celebração do contrato de mútuo garantido por penhor o prestamista pode cobrar, a título de avaliação da coisa, a importância que resultar da aplicação de uma taxa única não superior a 1 % sobre o montante mutuado.</w:t>
      </w:r>
    </w:p>
    <w:p w14:paraId="39C15BA7" w14:textId="5BD5D261" w:rsidR="008A4623" w:rsidRPr="00FC7A70"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mutuante deve obrigatoriamente informar o mutuário da taxa referida no número anterior antes da avaliação da coisa.</w:t>
      </w:r>
    </w:p>
    <w:p w14:paraId="49E5F700" w14:textId="4A8A1B58" w:rsidR="008A4623" w:rsidRPr="00FC7A70"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É proibida a cobrança da taxa de avaliação nos casos de incumprimento do dever de informação previsto no número anterior ou do dever de afixação a que se refere a alínea </w:t>
      </w:r>
      <w:r w:rsidRPr="001F769B">
        <w:rPr>
          <w:rFonts w:ascii="Garamond" w:hAnsi="Garamond"/>
          <w:i/>
          <w:iCs/>
          <w:color w:val="000000" w:themeColor="text1"/>
          <w:szCs w:val="24"/>
        </w:rPr>
        <w:t>a)</w:t>
      </w:r>
      <w:r w:rsidRPr="00FC7A70">
        <w:rPr>
          <w:rFonts w:ascii="Garamond" w:hAnsi="Garamond"/>
          <w:color w:val="000000" w:themeColor="text1"/>
          <w:szCs w:val="24"/>
        </w:rPr>
        <w:t xml:space="preserve"> do n.º </w:t>
      </w:r>
      <w:r w:rsidR="004E0323" w:rsidRPr="00FC7A70">
        <w:rPr>
          <w:rFonts w:ascii="Garamond" w:hAnsi="Garamond"/>
          <w:color w:val="000000" w:themeColor="text1"/>
          <w:szCs w:val="24"/>
        </w:rPr>
        <w:t>5</w:t>
      </w:r>
      <w:r w:rsidRPr="00FC7A70">
        <w:rPr>
          <w:rFonts w:ascii="Garamond" w:hAnsi="Garamond"/>
          <w:color w:val="000000" w:themeColor="text1"/>
          <w:szCs w:val="24"/>
        </w:rPr>
        <w:t xml:space="preserve"> do</w:t>
      </w:r>
      <w:r w:rsidR="008A10C3" w:rsidRPr="00FC7A70">
        <w:rPr>
          <w:rFonts w:ascii="Garamond" w:hAnsi="Garamond"/>
          <w:color w:val="000000" w:themeColor="text1"/>
          <w:szCs w:val="24"/>
        </w:rPr>
        <w:t xml:space="preserve"> </w:t>
      </w:r>
      <w:r w:rsidR="004E0323" w:rsidRPr="00FC7A70">
        <w:rPr>
          <w:rFonts w:ascii="Garamond" w:hAnsi="Garamond"/>
          <w:color w:val="000000" w:themeColor="text1"/>
          <w:szCs w:val="24"/>
        </w:rPr>
        <w:fldChar w:fldCharType="begin"/>
      </w:r>
      <w:r w:rsidR="004E0323" w:rsidRPr="00FC7A70">
        <w:rPr>
          <w:rFonts w:ascii="Garamond" w:hAnsi="Garamond"/>
          <w:color w:val="000000" w:themeColor="text1"/>
          <w:szCs w:val="24"/>
        </w:rPr>
        <w:instrText xml:space="preserve"> REF _Ref225508191 \r \h </w:instrText>
      </w:r>
      <w:r w:rsidR="00FC7A70" w:rsidRPr="00FC7A70">
        <w:rPr>
          <w:rFonts w:ascii="Garamond" w:hAnsi="Garamond"/>
          <w:color w:val="000000" w:themeColor="text1"/>
          <w:szCs w:val="24"/>
        </w:rPr>
        <w:instrText xml:space="preserve"> \* MERGEFORMAT </w:instrText>
      </w:r>
      <w:r w:rsidR="004E0323" w:rsidRPr="00FC7A70">
        <w:rPr>
          <w:rFonts w:ascii="Garamond" w:hAnsi="Garamond"/>
          <w:color w:val="000000" w:themeColor="text1"/>
          <w:szCs w:val="24"/>
        </w:rPr>
      </w:r>
      <w:r w:rsidR="004E0323" w:rsidRPr="00FC7A70">
        <w:rPr>
          <w:rFonts w:ascii="Garamond" w:hAnsi="Garamond"/>
          <w:color w:val="000000" w:themeColor="text1"/>
          <w:szCs w:val="24"/>
        </w:rPr>
        <w:fldChar w:fldCharType="separate"/>
      </w:r>
      <w:r w:rsidR="009D4F47">
        <w:rPr>
          <w:rFonts w:ascii="Garamond" w:hAnsi="Garamond"/>
          <w:color w:val="000000" w:themeColor="text1"/>
          <w:szCs w:val="24"/>
        </w:rPr>
        <w:t>Artigo 159.º</w:t>
      </w:r>
      <w:r w:rsidR="004E0323" w:rsidRPr="00FC7A70">
        <w:rPr>
          <w:rFonts w:ascii="Garamond" w:hAnsi="Garamond"/>
          <w:color w:val="000000" w:themeColor="text1"/>
          <w:szCs w:val="24"/>
        </w:rPr>
        <w:fldChar w:fldCharType="end"/>
      </w:r>
      <w:r w:rsidR="004E0323" w:rsidRPr="00FC7A70">
        <w:rPr>
          <w:rFonts w:ascii="Garamond" w:hAnsi="Garamond"/>
          <w:color w:val="000000" w:themeColor="text1"/>
          <w:szCs w:val="24"/>
        </w:rPr>
        <w:t>.</w:t>
      </w:r>
    </w:p>
    <w:p w14:paraId="164192F8" w14:textId="3381FA0D" w:rsidR="008A4623" w:rsidRPr="00FC7A70" w:rsidRDefault="008A4623" w:rsidP="00DF7BBF">
      <w:pPr>
        <w:pStyle w:val="PargrafodaLista"/>
        <w:widowControl w:val="0"/>
        <w:numPr>
          <w:ilvl w:val="0"/>
          <w:numId w:val="43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nos termos do RJCE.</w:t>
      </w:r>
    </w:p>
    <w:p w14:paraId="250ED960" w14:textId="77777777" w:rsidR="004547AD" w:rsidRPr="00FC7A70" w:rsidRDefault="004547AD" w:rsidP="00DF7BBF">
      <w:pPr>
        <w:widowControl w:val="0"/>
        <w:spacing w:after="120"/>
        <w:rPr>
          <w:rFonts w:ascii="Garamond" w:hAnsi="Garamond"/>
          <w:color w:val="000000" w:themeColor="text1"/>
          <w:szCs w:val="24"/>
        </w:rPr>
      </w:pPr>
    </w:p>
    <w:p w14:paraId="6CAFF10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07E46BA"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Juros</w:t>
      </w:r>
    </w:p>
    <w:p w14:paraId="376C4B00" w14:textId="0986C52C" w:rsidR="008A4623" w:rsidRPr="001F769B" w:rsidRDefault="008A4623" w:rsidP="00DF7BBF">
      <w:pPr>
        <w:pStyle w:val="PargrafodaLista"/>
        <w:widowControl w:val="0"/>
        <w:numPr>
          <w:ilvl w:val="0"/>
          <w:numId w:val="439"/>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Os juros vencem-se com a celebração do contrato, sendo exigíveis a partir do 25.º dia da data da sua celebração ou renovação, salvo se o mutuário proceder à amortização antecipada, caso em que apenas são exigíveis os juros que proporcionalmente correspondam ao período transcorrido até essa data.</w:t>
      </w:r>
    </w:p>
    <w:p w14:paraId="50861B89" w14:textId="140100C1" w:rsidR="008A4623" w:rsidRPr="001F769B" w:rsidRDefault="008A4623" w:rsidP="00DF7BBF">
      <w:pPr>
        <w:pStyle w:val="PargrafodaLista"/>
        <w:widowControl w:val="0"/>
        <w:numPr>
          <w:ilvl w:val="0"/>
          <w:numId w:val="439"/>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taxa de juro remuneratória a cobrar na atividade prestamista não pode exceder, em cada ano civil, 85 % do valor máximo da taxa anual de encargos efetiva global (TAEG), aplicável aos cartões de crédito destinada a vigorar no 1.º trimestre de cada ano civil, de acordo com a informação divulgada pelo Banco de Portugal ao abrigo do n.º 3 do artigo 28.º do Decreto-Lei n.º 133/2009, de 2 de junho</w:t>
      </w:r>
      <w:del w:id="1648" w:author="Maria João Torres" w:date="2026-09-01T15:52:00Z" w16du:dateUtc="2026-09-01T14:52:00Z">
        <w:r w:rsidRPr="001F769B" w:rsidDel="00F25669">
          <w:rPr>
            <w:rFonts w:ascii="Garamond" w:hAnsi="Garamond"/>
            <w:color w:val="000000" w:themeColor="text1"/>
            <w:szCs w:val="24"/>
          </w:rPr>
          <w:delText>, na sua redação atual</w:delText>
        </w:r>
      </w:del>
      <w:r w:rsidRPr="001F769B">
        <w:rPr>
          <w:rFonts w:ascii="Garamond" w:hAnsi="Garamond"/>
          <w:color w:val="000000" w:themeColor="text1"/>
          <w:szCs w:val="24"/>
        </w:rPr>
        <w:t>.</w:t>
      </w:r>
    </w:p>
    <w:p w14:paraId="43DB3D1F" w14:textId="0E6B047B" w:rsidR="008A4623" w:rsidRDefault="008A4623" w:rsidP="00DF7BBF">
      <w:pPr>
        <w:pStyle w:val="PargrafodaLista"/>
        <w:widowControl w:val="0"/>
        <w:numPr>
          <w:ilvl w:val="0"/>
          <w:numId w:val="439"/>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No momento da celebração dos contratos, bem como aos períodos de renovação sucessiva, é aplicável a taxa de juro máxima que estiver em vigor de acordo com o número anterior.</w:t>
      </w:r>
    </w:p>
    <w:p w14:paraId="58DA6208" w14:textId="77777777" w:rsidR="005A6223" w:rsidRDefault="005A6223" w:rsidP="005A6223">
      <w:pPr>
        <w:widowControl w:val="0"/>
        <w:spacing w:after="120"/>
        <w:rPr>
          <w:rFonts w:ascii="Garamond" w:hAnsi="Garamond"/>
          <w:color w:val="000000" w:themeColor="text1"/>
          <w:szCs w:val="24"/>
        </w:rPr>
      </w:pPr>
    </w:p>
    <w:p w14:paraId="6D373D5C" w14:textId="77777777" w:rsidR="005A6223" w:rsidRPr="005A6223" w:rsidRDefault="005A6223" w:rsidP="005A6223">
      <w:pPr>
        <w:widowControl w:val="0"/>
        <w:spacing w:after="120"/>
        <w:rPr>
          <w:rFonts w:ascii="Garamond" w:hAnsi="Garamond"/>
          <w:color w:val="000000" w:themeColor="text1"/>
          <w:szCs w:val="24"/>
        </w:rPr>
      </w:pPr>
    </w:p>
    <w:p w14:paraId="4CC4ACBF" w14:textId="39648D18" w:rsidR="008A4623" w:rsidRPr="001F769B" w:rsidRDefault="008A4623" w:rsidP="00DF7BBF">
      <w:pPr>
        <w:pStyle w:val="PargrafodaLista"/>
        <w:widowControl w:val="0"/>
        <w:numPr>
          <w:ilvl w:val="0"/>
          <w:numId w:val="439"/>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taxa de juro máxima a que se referem os números anteriores é uma taxa anual nominal, devendo o cálculo dos juros ser feito com base na convenção 30/360 dias para o prazo inicial do contrato, e com base na convenção atual/360 dias, para as renovações tomando como referência o número de dias de duração do contrato e um ano de 360 dias.</w:t>
      </w:r>
    </w:p>
    <w:p w14:paraId="3023F71A" w14:textId="21F1DBEC" w:rsidR="008A4623" w:rsidRPr="001F769B" w:rsidRDefault="008A4623" w:rsidP="00DF7BBF">
      <w:pPr>
        <w:pStyle w:val="PargrafodaLista"/>
        <w:widowControl w:val="0"/>
        <w:numPr>
          <w:ilvl w:val="0"/>
          <w:numId w:val="439"/>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 xml:space="preserve">A taxa máxima dos juros remuneratórios e a taxa máxima diária que proporcionalmente lhe corresponda são divulgadas anualmente no sítio na Internet da </w:t>
      </w:r>
      <w:r w:rsidR="00901AC4" w:rsidRPr="001F769B">
        <w:rPr>
          <w:rFonts w:ascii="Garamond" w:hAnsi="Garamond"/>
          <w:color w:val="000000" w:themeColor="text1"/>
          <w:szCs w:val="24"/>
        </w:rPr>
        <w:t>DGDCCS</w:t>
      </w:r>
      <w:r w:rsidRPr="001F769B">
        <w:rPr>
          <w:rFonts w:ascii="Garamond" w:hAnsi="Garamond"/>
          <w:color w:val="000000" w:themeColor="text1"/>
          <w:szCs w:val="24"/>
        </w:rPr>
        <w:t>.</w:t>
      </w:r>
    </w:p>
    <w:p w14:paraId="6ECB6082" w14:textId="3D678FE6" w:rsidR="008A4623" w:rsidRPr="001F769B" w:rsidRDefault="008A4623" w:rsidP="00DF7BBF">
      <w:pPr>
        <w:pStyle w:val="PargrafodaLista"/>
        <w:widowControl w:val="0"/>
        <w:numPr>
          <w:ilvl w:val="0"/>
          <w:numId w:val="439"/>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violação do disposto nos n.</w:t>
      </w:r>
      <w:r w:rsidRPr="001F769B">
        <w:rPr>
          <w:rFonts w:ascii="Garamond" w:hAnsi="Garamond"/>
          <w:color w:val="000000" w:themeColor="text1"/>
          <w:szCs w:val="24"/>
          <w:vertAlign w:val="superscript"/>
        </w:rPr>
        <w:t>os</w:t>
      </w:r>
      <w:r w:rsidRPr="001F769B">
        <w:rPr>
          <w:rFonts w:ascii="Garamond" w:hAnsi="Garamond"/>
          <w:color w:val="000000" w:themeColor="text1"/>
          <w:szCs w:val="24"/>
        </w:rPr>
        <w:t xml:space="preserve"> 2 e 3 do presente artigo constitui contraordenação económica grave, nos termos do RJCE.</w:t>
      </w:r>
    </w:p>
    <w:p w14:paraId="0B4240AF"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F54A104"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Mora</w:t>
      </w:r>
    </w:p>
    <w:p w14:paraId="2CB1F025" w14:textId="5DA96ABC" w:rsidR="008A4623" w:rsidRPr="001F769B" w:rsidRDefault="008A4623" w:rsidP="00DF7BBF">
      <w:pPr>
        <w:pStyle w:val="PargrafodaLista"/>
        <w:widowControl w:val="0"/>
        <w:numPr>
          <w:ilvl w:val="0"/>
          <w:numId w:val="440"/>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Em caso de mora do mutuário é aplicada a taxa de juro supletiva legal para dívidas civis, salvo se esta for inferior à taxa de juro remuneratório vigente à data da celebração do contrato.</w:t>
      </w:r>
    </w:p>
    <w:p w14:paraId="41567F2D" w14:textId="048CA4C9" w:rsidR="008A4623" w:rsidRPr="001F769B" w:rsidRDefault="008A4623" w:rsidP="00DF7BBF">
      <w:pPr>
        <w:pStyle w:val="PargrafodaLista"/>
        <w:widowControl w:val="0"/>
        <w:numPr>
          <w:ilvl w:val="0"/>
          <w:numId w:val="440"/>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Os juros de mora são calculados ao dia e incidem apenas sobre o capital em dívida.</w:t>
      </w:r>
    </w:p>
    <w:p w14:paraId="2E59C2FB" w14:textId="436A271F" w:rsidR="008A4623" w:rsidRPr="001F769B" w:rsidRDefault="008A4623" w:rsidP="00DF7BBF">
      <w:pPr>
        <w:pStyle w:val="PargrafodaLista"/>
        <w:widowControl w:val="0"/>
        <w:numPr>
          <w:ilvl w:val="0"/>
          <w:numId w:val="440"/>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Nos contratos de mútuo garantido por penhor não é permitida a capitalização de juros.</w:t>
      </w:r>
    </w:p>
    <w:p w14:paraId="4499E4A9" w14:textId="52A6E8AB" w:rsidR="008A4623" w:rsidRPr="001F769B" w:rsidRDefault="008A4623" w:rsidP="00DF7BBF">
      <w:pPr>
        <w:pStyle w:val="PargrafodaLista"/>
        <w:widowControl w:val="0"/>
        <w:numPr>
          <w:ilvl w:val="0"/>
          <w:numId w:val="440"/>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violação no disposto no presente artigo constitui contraordenação económica grave, nos termos do RJCE.</w:t>
      </w:r>
    </w:p>
    <w:p w14:paraId="6692DDA7" w14:textId="77777777" w:rsidR="004547AD" w:rsidRPr="00FC7A70" w:rsidRDefault="004547AD" w:rsidP="00DF7BBF">
      <w:pPr>
        <w:widowControl w:val="0"/>
        <w:spacing w:after="120"/>
        <w:rPr>
          <w:rFonts w:ascii="Garamond" w:hAnsi="Garamond"/>
          <w:color w:val="000000" w:themeColor="text1"/>
          <w:szCs w:val="24"/>
        </w:rPr>
      </w:pPr>
    </w:p>
    <w:p w14:paraId="5EE5FA30"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13DEF4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Amortização e resgate</w:t>
      </w:r>
    </w:p>
    <w:p w14:paraId="0010AEB7" w14:textId="021F6481" w:rsidR="008A4623" w:rsidRPr="001F769B" w:rsidRDefault="008A4623" w:rsidP="00DF7BBF">
      <w:pPr>
        <w:pStyle w:val="PargrafodaLista"/>
        <w:widowControl w:val="0"/>
        <w:numPr>
          <w:ilvl w:val="0"/>
          <w:numId w:val="441"/>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amortização de toda a dívida e o resgate das coisas dadas em penhor podem ser feitos em qualquer momento mediante o pagamento do capital e juros vencidos.</w:t>
      </w:r>
    </w:p>
    <w:p w14:paraId="1B0B6000" w14:textId="6F5139EA" w:rsidR="008A4623" w:rsidRPr="001F769B" w:rsidRDefault="008A4623" w:rsidP="00DF7BBF">
      <w:pPr>
        <w:pStyle w:val="PargrafodaLista"/>
        <w:widowControl w:val="0"/>
        <w:numPr>
          <w:ilvl w:val="0"/>
          <w:numId w:val="441"/>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Sem prejuízo do número anterior, quando o resgate da coisa se realize na fase de venda, é também devida a respetiva taxa de venda.</w:t>
      </w:r>
    </w:p>
    <w:p w14:paraId="1E6E985A" w14:textId="0AC0E4E0" w:rsidR="008A4623" w:rsidRPr="001F769B" w:rsidRDefault="008A4623" w:rsidP="00DF7BBF">
      <w:pPr>
        <w:pStyle w:val="PargrafodaLista"/>
        <w:widowControl w:val="0"/>
        <w:numPr>
          <w:ilvl w:val="0"/>
          <w:numId w:val="441"/>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São permitidas amortizações parciais do empréstimo, a efetuar no momento da renovação do contrato, de valor não inferior a 10 % do capital em dívida.</w:t>
      </w:r>
    </w:p>
    <w:p w14:paraId="13D7663A" w14:textId="59960FEE" w:rsidR="008A4623" w:rsidRPr="001F769B" w:rsidRDefault="008A4623" w:rsidP="00DF7BBF">
      <w:pPr>
        <w:pStyle w:val="PargrafodaLista"/>
        <w:widowControl w:val="0"/>
        <w:numPr>
          <w:ilvl w:val="0"/>
          <w:numId w:val="441"/>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Em caso de amortização parcial os juros vincendos incidem apenas sobre o capital em dívida.</w:t>
      </w:r>
    </w:p>
    <w:p w14:paraId="49797505" w14:textId="680F2882" w:rsidR="008A4623" w:rsidRPr="001F769B" w:rsidRDefault="008A4623" w:rsidP="00DF7BBF">
      <w:pPr>
        <w:pStyle w:val="PargrafodaLista"/>
        <w:widowControl w:val="0"/>
        <w:numPr>
          <w:ilvl w:val="0"/>
          <w:numId w:val="441"/>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Os valores das amortizações parciais e os juros pagos são apensos ao contrato de penhor.</w:t>
      </w:r>
    </w:p>
    <w:p w14:paraId="538B1243" w14:textId="1B955B89" w:rsidR="008A4623" w:rsidRPr="001F769B" w:rsidRDefault="008A4623" w:rsidP="00DF7BBF">
      <w:pPr>
        <w:pStyle w:val="PargrafodaLista"/>
        <w:widowControl w:val="0"/>
        <w:numPr>
          <w:ilvl w:val="0"/>
          <w:numId w:val="441"/>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violação do disposto no n.º 5 do presente artigo constitui contraordenação económica leve, nos termos do RJCE.</w:t>
      </w:r>
    </w:p>
    <w:p w14:paraId="19487F3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BCCEA2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Perda, extravio, furto, roubo ou incêndio das coisas dadas em penhor</w:t>
      </w:r>
    </w:p>
    <w:p w14:paraId="4F407087" w14:textId="494858D4" w:rsidR="008A4623" w:rsidRPr="001F769B" w:rsidRDefault="008A4623" w:rsidP="00DF7BBF">
      <w:pPr>
        <w:pStyle w:val="PargrafodaLista"/>
        <w:widowControl w:val="0"/>
        <w:numPr>
          <w:ilvl w:val="0"/>
          <w:numId w:val="442"/>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Em caso de perda, extravio, furto, roubo ou incêndio das coisas dadas em penhor, o mutuário fica exonerado do cumprimento das suas obrigações, ficando o prestamista obrigado a indemnizá-lo nos termos do número seguinte.</w:t>
      </w:r>
    </w:p>
    <w:p w14:paraId="7629BD03" w14:textId="42D8BB26" w:rsidR="008A4623" w:rsidRPr="001F769B" w:rsidRDefault="008A4623" w:rsidP="00DF7BBF">
      <w:pPr>
        <w:pStyle w:val="PargrafodaLista"/>
        <w:widowControl w:val="0"/>
        <w:numPr>
          <w:ilvl w:val="0"/>
          <w:numId w:val="442"/>
        </w:numPr>
        <w:spacing w:after="120"/>
        <w:ind w:left="426" w:hanging="426"/>
        <w:contextualSpacing w:val="0"/>
        <w:rPr>
          <w:rFonts w:ascii="Garamond" w:hAnsi="Garamond"/>
          <w:color w:val="000000" w:themeColor="text1"/>
          <w:szCs w:val="24"/>
        </w:rPr>
      </w:pPr>
      <w:r w:rsidRPr="001F769B">
        <w:rPr>
          <w:rFonts w:ascii="Garamond" w:hAnsi="Garamond"/>
          <w:color w:val="000000" w:themeColor="text1"/>
          <w:szCs w:val="24"/>
        </w:rPr>
        <w:t>A indemnização referida no número anterior é a que resultar do valor da avaliação da coisa, deduzida do valor em dívida à data da ocorrência e acrescida de metade do valor da avaliação.</w:t>
      </w:r>
    </w:p>
    <w:p w14:paraId="3A45115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ACA9E98"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Venda das coisas dadas em penhor</w:t>
      </w:r>
    </w:p>
    <w:p w14:paraId="5A330D5A" w14:textId="4B1C9E12" w:rsidR="008A4623" w:rsidRPr="00431AB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Em caso de mora por período superior a três meses</w:t>
      </w:r>
      <w:r w:rsidR="00694A08" w:rsidRPr="00431AB0">
        <w:rPr>
          <w:rFonts w:ascii="Garamond" w:hAnsi="Garamond"/>
          <w:color w:val="000000" w:themeColor="text1"/>
          <w:szCs w:val="24"/>
        </w:rPr>
        <w:t>,</w:t>
      </w:r>
      <w:r w:rsidRPr="00431AB0">
        <w:rPr>
          <w:rFonts w:ascii="Garamond" w:hAnsi="Garamond"/>
          <w:color w:val="000000" w:themeColor="text1"/>
          <w:szCs w:val="24"/>
        </w:rPr>
        <w:t xml:space="preserve"> a coisa dada em penhor pode ser vendida em leilão ou por venda direta a entidades que, por determinação legal, tenham direito a adquirir determinados bens.</w:t>
      </w:r>
    </w:p>
    <w:p w14:paraId="73941141" w14:textId="26C49BE2" w:rsidR="008A4623" w:rsidRPr="00431AB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As vendas em leilão são publicitadas mediante a publicação de anúncio num dos jornais mais lidos da localidade, a afixação de editais na porta do estabelecimento do prestamista e, quando exista, a publicação de anúncio no seu sítio na Internet, com a antecedência mínima de 10 dias em relação ao dia da venda e com a indicação da seguinte informação:</w:t>
      </w:r>
    </w:p>
    <w:p w14:paraId="1266E978" w14:textId="77777777" w:rsidR="008A4623" w:rsidRPr="00FC7A70" w:rsidRDefault="008A4623" w:rsidP="005A6223">
      <w:pPr>
        <w:widowControl w:val="0"/>
        <w:numPr>
          <w:ilvl w:val="0"/>
          <w:numId w:val="41"/>
        </w:numPr>
        <w:spacing w:after="0"/>
        <w:ind w:left="851" w:hanging="284"/>
        <w:rPr>
          <w:rFonts w:ascii="Garamond" w:hAnsi="Garamond"/>
          <w:color w:val="000000" w:themeColor="text1"/>
          <w:szCs w:val="24"/>
        </w:rPr>
      </w:pPr>
      <w:r w:rsidRPr="00FC7A70">
        <w:rPr>
          <w:rFonts w:ascii="Garamond" w:hAnsi="Garamond"/>
          <w:color w:val="000000" w:themeColor="text1"/>
          <w:szCs w:val="24"/>
        </w:rPr>
        <w:t>Local, dia e hora da realização do leilão;</w:t>
      </w:r>
    </w:p>
    <w:p w14:paraId="11176801" w14:textId="77777777" w:rsidR="008A4623" w:rsidRPr="00FC7A70" w:rsidRDefault="008A4623" w:rsidP="005A6223">
      <w:pPr>
        <w:widowControl w:val="0"/>
        <w:numPr>
          <w:ilvl w:val="0"/>
          <w:numId w:val="41"/>
        </w:numPr>
        <w:spacing w:after="0"/>
        <w:ind w:left="851" w:hanging="284"/>
        <w:rPr>
          <w:rFonts w:ascii="Garamond" w:hAnsi="Garamond"/>
          <w:color w:val="000000" w:themeColor="text1"/>
          <w:szCs w:val="24"/>
        </w:rPr>
      </w:pPr>
      <w:r w:rsidRPr="00FC7A70">
        <w:rPr>
          <w:rFonts w:ascii="Garamond" w:hAnsi="Garamond"/>
          <w:color w:val="000000" w:themeColor="text1"/>
          <w:szCs w:val="24"/>
        </w:rPr>
        <w:t>Local e data em que estarão expostas ou poderão ser examinadas as coisas dadas em penhor;</w:t>
      </w:r>
    </w:p>
    <w:p w14:paraId="49FDA5CF" w14:textId="77777777" w:rsidR="008A4623" w:rsidRPr="00FC7A70" w:rsidRDefault="008A4623" w:rsidP="005A6223">
      <w:pPr>
        <w:widowControl w:val="0"/>
        <w:numPr>
          <w:ilvl w:val="0"/>
          <w:numId w:val="41"/>
        </w:numPr>
        <w:spacing w:after="0"/>
        <w:ind w:left="851" w:hanging="284"/>
        <w:rPr>
          <w:rFonts w:ascii="Garamond" w:hAnsi="Garamond"/>
          <w:color w:val="000000" w:themeColor="text1"/>
          <w:szCs w:val="24"/>
        </w:rPr>
      </w:pPr>
      <w:r w:rsidRPr="00FC7A70">
        <w:rPr>
          <w:rFonts w:ascii="Garamond" w:hAnsi="Garamond"/>
          <w:color w:val="000000" w:themeColor="text1"/>
          <w:szCs w:val="24"/>
        </w:rPr>
        <w:t>Indicação de que a venda se refere a bens que garantem empréstimos e que à data têm juros vencidos e não pagos há mais de três meses.</w:t>
      </w:r>
    </w:p>
    <w:p w14:paraId="22CEDFED" w14:textId="2A7AA102" w:rsidR="008A4623" w:rsidRPr="00FC7A7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mutuante avisa os mutuários proprietários das cautelas cujas coisas irão ser levadas a leilão, por escrito, mediante carta registada com aviso de receção para a morada ou através do endereço de correio eletrónico indicado no contrato, com a antecedência mínima de 10 dias sobre a data da realização do leilão.</w:t>
      </w:r>
    </w:p>
    <w:p w14:paraId="757145E2" w14:textId="215AC7A0" w:rsidR="008A4623" w:rsidRPr="00FC7A7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Caso as comunicações previstas no número anterior sejam devolvidas, deve o prestamista proceder ao seu reenvio se a morada for distinta da constante do contrato, devendo o reenvio, no caso da devolução por correio eletrónico, ser efetuado mediante carta registada com aviso de receção.</w:t>
      </w:r>
    </w:p>
    <w:p w14:paraId="1592F78D" w14:textId="0EB361AE" w:rsidR="008A4623" w:rsidRPr="00FC7A70" w:rsidRDefault="008A4623" w:rsidP="005A6223">
      <w:pPr>
        <w:pStyle w:val="PargrafodaLista"/>
        <w:widowControl w:val="0"/>
        <w:numPr>
          <w:ilvl w:val="0"/>
          <w:numId w:val="443"/>
        </w:numPr>
        <w:spacing w:after="0"/>
        <w:ind w:left="425" w:hanging="425"/>
        <w:contextualSpacing w:val="0"/>
        <w:rPr>
          <w:rFonts w:ascii="Garamond" w:hAnsi="Garamond"/>
          <w:color w:val="000000" w:themeColor="text1"/>
          <w:szCs w:val="24"/>
        </w:rPr>
      </w:pPr>
      <w:r w:rsidRPr="00FC7A70">
        <w:rPr>
          <w:rFonts w:ascii="Garamond" w:hAnsi="Garamond"/>
          <w:color w:val="000000" w:themeColor="text1"/>
          <w:szCs w:val="24"/>
        </w:rPr>
        <w:t>Caso o proprietário da cautela pretenda evitar a venda da coisa deve proceder ao respetivo resgate nos termos do artigo anterior ou ao pagamento dos juros vencidos, antes da realização do leilão.</w:t>
      </w:r>
    </w:p>
    <w:p w14:paraId="422F86DB" w14:textId="2F8F45BA" w:rsidR="008A4623" w:rsidRPr="00FC7A70" w:rsidRDefault="008A4623" w:rsidP="005A6223">
      <w:pPr>
        <w:pStyle w:val="PargrafodaLista"/>
        <w:widowControl w:val="0"/>
        <w:numPr>
          <w:ilvl w:val="0"/>
          <w:numId w:val="443"/>
        </w:numPr>
        <w:spacing w:after="0"/>
        <w:ind w:left="425" w:hanging="425"/>
        <w:contextualSpacing w:val="0"/>
        <w:rPr>
          <w:rFonts w:ascii="Garamond" w:hAnsi="Garamond"/>
          <w:color w:val="000000" w:themeColor="text1"/>
          <w:szCs w:val="24"/>
        </w:rPr>
      </w:pPr>
      <w:r w:rsidRPr="00FC7A70">
        <w:rPr>
          <w:rFonts w:ascii="Garamond" w:hAnsi="Garamond"/>
          <w:color w:val="000000" w:themeColor="text1"/>
          <w:szCs w:val="24"/>
        </w:rPr>
        <w:t>Caso o pagamento dos juros a que se refere o número anterior se efetue na fase de venda, o mutuante pode exigir o pagamento da taxa de 5 % sobre o montante dos juros vencidos.</w:t>
      </w:r>
    </w:p>
    <w:p w14:paraId="345566F6" w14:textId="7700F48A" w:rsidR="008A4623" w:rsidRPr="00FC7A70" w:rsidRDefault="008A4623" w:rsidP="005A6223">
      <w:pPr>
        <w:pStyle w:val="PargrafodaLista"/>
        <w:widowControl w:val="0"/>
        <w:numPr>
          <w:ilvl w:val="0"/>
          <w:numId w:val="443"/>
        </w:numPr>
        <w:spacing w:after="0"/>
        <w:ind w:left="425" w:hanging="425"/>
        <w:contextualSpacing w:val="0"/>
        <w:rPr>
          <w:rFonts w:ascii="Garamond" w:hAnsi="Garamond"/>
          <w:color w:val="000000" w:themeColor="text1"/>
          <w:szCs w:val="24"/>
        </w:rPr>
      </w:pPr>
      <w:r w:rsidRPr="00FC7A70">
        <w:rPr>
          <w:rFonts w:ascii="Garamond" w:hAnsi="Garamond"/>
          <w:color w:val="000000" w:themeColor="text1"/>
          <w:szCs w:val="24"/>
        </w:rPr>
        <w:t>O prestamista deve comunicar à ASAE a realização do leilão com uma antecedência mínima de 20 dias, sobre a respetiva data, indicando nessa comunicação os elementos a que se refere o n.º 2.</w:t>
      </w:r>
    </w:p>
    <w:p w14:paraId="4B5BB851" w14:textId="0CBAE4E5" w:rsidR="008A4623" w:rsidRPr="00FC7A7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esteja em causa a venda de artigos com metal precioso usado dados em penhor, o prestamista deve observar as disposições legais aplicáveis aos leilões e ao pagamento destes artigos, previstas no regime jurídico da ourivesaria e das contrastarias.</w:t>
      </w:r>
    </w:p>
    <w:p w14:paraId="18BAEA2C" w14:textId="629F2ABC" w:rsidR="008A4623" w:rsidRPr="00FC7A7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commentRangeStart w:id="1649"/>
      <w:commentRangeStart w:id="1650"/>
      <w:r w:rsidRPr="00FC7A70">
        <w:rPr>
          <w:rFonts w:ascii="Garamond" w:hAnsi="Garamond"/>
          <w:color w:val="000000" w:themeColor="text1"/>
          <w:szCs w:val="24"/>
        </w:rPr>
        <w:t xml:space="preserve">A </w:t>
      </w:r>
      <w:r w:rsidR="00B62537" w:rsidRPr="00FC7A70">
        <w:rPr>
          <w:rFonts w:ascii="Garamond" w:hAnsi="Garamond"/>
          <w:color w:val="000000" w:themeColor="text1"/>
          <w:szCs w:val="24"/>
        </w:rPr>
        <w:t xml:space="preserve">“Plataforma dos Licenciamentos” inclui </w:t>
      </w:r>
      <w:r w:rsidRPr="00FC7A70">
        <w:rPr>
          <w:rFonts w:ascii="Garamond" w:hAnsi="Garamond"/>
          <w:color w:val="000000" w:themeColor="text1"/>
          <w:szCs w:val="24"/>
        </w:rPr>
        <w:t>uma listagem dos leilões de penhores agendados, com indicação da data, hora, endereço e entidade promotora.</w:t>
      </w:r>
      <w:commentRangeEnd w:id="1649"/>
      <w:r w:rsidR="00246AAD" w:rsidRPr="00FC7A70">
        <w:rPr>
          <w:rStyle w:val="Refdecomentrio"/>
          <w:rFonts w:ascii="Garamond" w:hAnsi="Garamond"/>
          <w:color w:val="000000" w:themeColor="text1"/>
          <w:sz w:val="24"/>
          <w:szCs w:val="24"/>
        </w:rPr>
        <w:commentReference w:id="1649"/>
      </w:r>
      <w:commentRangeEnd w:id="1650"/>
      <w:r w:rsidRPr="00FC7A70">
        <w:rPr>
          <w:rStyle w:val="Refdecomentrio"/>
          <w:rFonts w:ascii="Garamond" w:hAnsi="Garamond"/>
          <w:color w:val="000000" w:themeColor="text1"/>
          <w:sz w:val="24"/>
          <w:szCs w:val="24"/>
        </w:rPr>
        <w:commentReference w:id="1650"/>
      </w:r>
    </w:p>
    <w:p w14:paraId="55B65F4B" w14:textId="1D48FE5C" w:rsidR="008A4623" w:rsidRPr="00FC7A70" w:rsidRDefault="008A4623" w:rsidP="00DF7BBF">
      <w:pPr>
        <w:pStyle w:val="PargrafodaLista"/>
        <w:widowControl w:val="0"/>
        <w:numPr>
          <w:ilvl w:val="0"/>
          <w:numId w:val="44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nos n.</w:t>
      </w:r>
      <w:r w:rsidRPr="00FC7A70">
        <w:rPr>
          <w:rFonts w:ascii="Garamond" w:hAnsi="Garamond"/>
          <w:color w:val="000000" w:themeColor="text1"/>
          <w:szCs w:val="24"/>
          <w:vertAlign w:val="superscript"/>
        </w:rPr>
        <w:t>os</w:t>
      </w:r>
      <w:r w:rsidRPr="00FC7A70">
        <w:rPr>
          <w:rFonts w:ascii="Garamond" w:hAnsi="Garamond"/>
          <w:color w:val="000000" w:themeColor="text1"/>
          <w:szCs w:val="24"/>
        </w:rPr>
        <w:t xml:space="preserve"> 2, 3, 4 e 7 do presente artigo constitui contraordenação económica grave, nos termos do RJCE.</w:t>
      </w:r>
    </w:p>
    <w:p w14:paraId="66491051" w14:textId="77777777" w:rsidR="004547AD" w:rsidRPr="00FC7A70" w:rsidRDefault="004547AD" w:rsidP="00DF7BBF">
      <w:pPr>
        <w:widowControl w:val="0"/>
        <w:spacing w:after="120"/>
        <w:rPr>
          <w:rFonts w:ascii="Garamond" w:hAnsi="Garamond"/>
          <w:color w:val="000000" w:themeColor="text1"/>
          <w:szCs w:val="24"/>
        </w:rPr>
      </w:pPr>
    </w:p>
    <w:p w14:paraId="50729AC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0757F2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Realização de leilões</w:t>
      </w:r>
    </w:p>
    <w:p w14:paraId="169C3FDC" w14:textId="2D292D8A"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Na venda em leilão deve ser facultado ao público o exame das coisas a leiloar, pelo menos, durante as duas horas que o antecedem.</w:t>
      </w:r>
    </w:p>
    <w:p w14:paraId="034A86FC" w14:textId="653D3D45"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venda é efetuada no dia e hora designados nos anúncios da venda, na presença da ASAE, à qual devem ser facultados os contratos relativos aos bens a leiloar, bem como o mapa com a relação dos bens a leiloar, contendo o número de contrato, o peso e o toque do metal precioso, quando estejam em causa artigos com metal precioso usado, o valor da avaliação e, ainda, espaços destinados ao registo do valor da venda e da identificação do comprador.</w:t>
      </w:r>
    </w:p>
    <w:p w14:paraId="5D291D87" w14:textId="0A1E1987"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venda é pública, podendo licitar todos os interessados, incluindo o prestamista.</w:t>
      </w:r>
    </w:p>
    <w:p w14:paraId="0D5EB5CA" w14:textId="765A061D"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 prestamista que licitar na venda quaisquer coisas dadas em penhor fica sujeito a observar todas as condições da venda, exceto quanto ao depósito do preço.</w:t>
      </w:r>
    </w:p>
    <w:p w14:paraId="0570C686" w14:textId="5BB9F373"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 valor base de licitação das coisas em venda não pode ser inferior ao valor da avaliação.</w:t>
      </w:r>
    </w:p>
    <w:p w14:paraId="527CC8BD" w14:textId="496F6494"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As coisas dadas em penhor são adjudicadas ao interessado que tiver feito o maior lance e mediante o depósito do respetivo valor.</w:t>
      </w:r>
    </w:p>
    <w:p w14:paraId="182DCE22" w14:textId="66B23942"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inexistência de qualquer proposta aquisitiva determina que as coisas em causa sejam relegadas para outra venda em leilão, a realizar em data a anunciar de acordo com o previsto no n.º 2 do artigo anterior.</w:t>
      </w:r>
    </w:p>
    <w:p w14:paraId="3049AF2A" w14:textId="4CDEB5BE"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 disposto no número anterior não se aplica na falta de qualquer proposta aquisitiva em dois leilões consecutivos.</w:t>
      </w:r>
    </w:p>
    <w:p w14:paraId="15D1BCAC" w14:textId="2C4C7322"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inobservância do presente artigo ou dos n.</w:t>
      </w:r>
      <w:r w:rsidRPr="00431AB0">
        <w:rPr>
          <w:rFonts w:ascii="Garamond" w:hAnsi="Garamond"/>
          <w:color w:val="000000" w:themeColor="text1"/>
          <w:szCs w:val="24"/>
          <w:vertAlign w:val="superscript"/>
        </w:rPr>
        <w:t>os</w:t>
      </w:r>
      <w:r w:rsidRPr="00431AB0">
        <w:rPr>
          <w:rFonts w:ascii="Garamond" w:hAnsi="Garamond"/>
          <w:color w:val="000000" w:themeColor="text1"/>
          <w:szCs w:val="24"/>
        </w:rPr>
        <w:t xml:space="preserve"> 2 e 7 do artigo anterior determina que a ASAE suspenda a realização da venda em leilão e que a mesma seja adiada para outra data.</w:t>
      </w:r>
    </w:p>
    <w:p w14:paraId="2A3FC0DE" w14:textId="0B1B61CE"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violação do disposto nos n.</w:t>
      </w:r>
      <w:r w:rsidRPr="00431AB0">
        <w:rPr>
          <w:rFonts w:ascii="Garamond" w:hAnsi="Garamond"/>
          <w:color w:val="000000" w:themeColor="text1"/>
          <w:szCs w:val="24"/>
          <w:vertAlign w:val="superscript"/>
        </w:rPr>
        <w:t>os</w:t>
      </w:r>
      <w:r w:rsidRPr="00431AB0">
        <w:rPr>
          <w:rFonts w:ascii="Garamond" w:hAnsi="Garamond"/>
          <w:color w:val="000000" w:themeColor="text1"/>
          <w:szCs w:val="24"/>
        </w:rPr>
        <w:t xml:space="preserve"> </w:t>
      </w:r>
      <w:r w:rsidR="0083559F" w:rsidRPr="00431AB0">
        <w:rPr>
          <w:rFonts w:ascii="Garamond" w:hAnsi="Garamond"/>
          <w:color w:val="000000" w:themeColor="text1"/>
          <w:szCs w:val="24"/>
        </w:rPr>
        <w:t xml:space="preserve">2, </w:t>
      </w:r>
      <w:r w:rsidRPr="00431AB0">
        <w:rPr>
          <w:rFonts w:ascii="Garamond" w:hAnsi="Garamond"/>
          <w:color w:val="000000" w:themeColor="text1"/>
          <w:szCs w:val="24"/>
        </w:rPr>
        <w:t>5 a 7 do presente artigo constitui contraordenação económica grave, nos termos do RJCE.</w:t>
      </w:r>
    </w:p>
    <w:p w14:paraId="6AD6C8D5" w14:textId="3904CC0D" w:rsidR="008A4623" w:rsidRPr="00431AB0" w:rsidRDefault="008A4623" w:rsidP="00DF7BBF">
      <w:pPr>
        <w:pStyle w:val="PargrafodaLista"/>
        <w:widowControl w:val="0"/>
        <w:numPr>
          <w:ilvl w:val="0"/>
          <w:numId w:val="444"/>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violação do disposto nos n.</w:t>
      </w:r>
      <w:r w:rsidRPr="00431AB0">
        <w:rPr>
          <w:rFonts w:ascii="Garamond" w:hAnsi="Garamond"/>
          <w:color w:val="000000" w:themeColor="text1"/>
          <w:szCs w:val="24"/>
          <w:vertAlign w:val="superscript"/>
        </w:rPr>
        <w:t>os</w:t>
      </w:r>
      <w:r w:rsidRPr="00431AB0">
        <w:rPr>
          <w:rFonts w:ascii="Garamond" w:hAnsi="Garamond"/>
          <w:color w:val="000000" w:themeColor="text1"/>
          <w:szCs w:val="24"/>
        </w:rPr>
        <w:t xml:space="preserve"> 1</w:t>
      </w:r>
      <w:r w:rsidR="00EF1C8F" w:rsidRPr="00431AB0">
        <w:rPr>
          <w:rFonts w:ascii="Garamond" w:hAnsi="Garamond"/>
          <w:color w:val="000000" w:themeColor="text1"/>
          <w:szCs w:val="24"/>
        </w:rPr>
        <w:t>, 3 e</w:t>
      </w:r>
      <w:r w:rsidRPr="00431AB0">
        <w:rPr>
          <w:rFonts w:ascii="Garamond" w:hAnsi="Garamond"/>
          <w:color w:val="000000" w:themeColor="text1"/>
          <w:szCs w:val="24"/>
        </w:rPr>
        <w:t xml:space="preserve"> 4 do presente artigo constitui contraordenação económica leve, nos termos do RJCE.</w:t>
      </w:r>
    </w:p>
    <w:p w14:paraId="2CFB700E" w14:textId="77777777" w:rsidR="004547AD" w:rsidRPr="00FC7A70" w:rsidRDefault="004547AD" w:rsidP="00DF7BBF">
      <w:pPr>
        <w:widowControl w:val="0"/>
        <w:spacing w:after="120"/>
        <w:rPr>
          <w:rFonts w:ascii="Garamond" w:hAnsi="Garamond"/>
          <w:color w:val="000000" w:themeColor="text1"/>
          <w:szCs w:val="24"/>
        </w:rPr>
      </w:pPr>
    </w:p>
    <w:p w14:paraId="4CE3787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E149150"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Taxa de venda e resgate na fase da venda</w:t>
      </w:r>
    </w:p>
    <w:p w14:paraId="06178601" w14:textId="343FFFB1" w:rsidR="008A4623" w:rsidRPr="00431AB0" w:rsidRDefault="008A4623" w:rsidP="00DF7BBF">
      <w:pPr>
        <w:pStyle w:val="PargrafodaLista"/>
        <w:widowControl w:val="0"/>
        <w:numPr>
          <w:ilvl w:val="0"/>
          <w:numId w:val="445"/>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Sobre o preço de adjudicação incide uma taxa de 11 % a título de comissão sobre a venda, a pagar pelo mutuário, a qual reverte a favor do prestamista.</w:t>
      </w:r>
    </w:p>
    <w:p w14:paraId="4F7C82F8" w14:textId="156797D2" w:rsidR="008A4623" w:rsidRPr="00431AB0" w:rsidRDefault="008A4623" w:rsidP="00DF7BBF">
      <w:pPr>
        <w:pStyle w:val="PargrafodaLista"/>
        <w:widowControl w:val="0"/>
        <w:numPr>
          <w:ilvl w:val="0"/>
          <w:numId w:val="445"/>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Até ao momento da adjudicação de qualquer coisa dada em penhor, podem os mutuários resgatá-la mediante o pagamento imediato do capital e dos juros em dívida e da comissão a que se refere o número anterior, a qual, neste caso, incide sobre o valor da licitação, cobrável apenas nas situações de resgate na fase de venda.</w:t>
      </w:r>
    </w:p>
    <w:p w14:paraId="76B93D2E" w14:textId="46D2A618" w:rsidR="008A4623" w:rsidRPr="00431AB0" w:rsidRDefault="008A4623" w:rsidP="00DF7BBF">
      <w:pPr>
        <w:pStyle w:val="PargrafodaLista"/>
        <w:widowControl w:val="0"/>
        <w:numPr>
          <w:ilvl w:val="0"/>
          <w:numId w:val="445"/>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Por fase de venda considera-se o período de cinco dias úteis imediatamente anteriores à data anunciada para a realização do leilão.</w:t>
      </w:r>
    </w:p>
    <w:p w14:paraId="70057A46" w14:textId="77777777" w:rsidR="004547AD" w:rsidRPr="00FC7A70" w:rsidRDefault="004547AD" w:rsidP="00DF7BBF">
      <w:pPr>
        <w:widowControl w:val="0"/>
        <w:spacing w:after="120"/>
        <w:rPr>
          <w:rFonts w:ascii="Garamond" w:hAnsi="Garamond"/>
          <w:color w:val="000000" w:themeColor="text1"/>
          <w:szCs w:val="24"/>
        </w:rPr>
      </w:pPr>
    </w:p>
    <w:p w14:paraId="3B6D0CCA"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F30073D"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Remanescentes</w:t>
      </w:r>
    </w:p>
    <w:p w14:paraId="70929E20" w14:textId="49894CF4" w:rsidR="008A4623" w:rsidRPr="00431AB0" w:rsidRDefault="008A4623" w:rsidP="00DF7BBF">
      <w:pPr>
        <w:pStyle w:val="PargrafodaLista"/>
        <w:widowControl w:val="0"/>
        <w:numPr>
          <w:ilvl w:val="0"/>
          <w:numId w:val="446"/>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Deduzidos os valores em dívida, isto é, capital, juros contados ao dia e a taxa de venda, ao produto obtido na venda, o remanescente, se o houver, é entregue ao mutuário, no prazo máximo de seis meses, a contar da data da realização da venda.</w:t>
      </w:r>
    </w:p>
    <w:p w14:paraId="43C93247" w14:textId="6BD31EE5" w:rsidR="008A4623" w:rsidRPr="00431AB0" w:rsidRDefault="008A4623" w:rsidP="00DF7BBF">
      <w:pPr>
        <w:pStyle w:val="PargrafodaLista"/>
        <w:widowControl w:val="0"/>
        <w:numPr>
          <w:ilvl w:val="0"/>
          <w:numId w:val="446"/>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 prestamista fica obrigado, nos oito dias subsequentes à elaboração do mapa resumo da venda a que se refere o n.º 1 do artigo seguinte, a avisar o mutuário, por escrito, em carta registada com aviso de receção, para a morada indicada no contrato de mútuo, do seguinte:</w:t>
      </w:r>
    </w:p>
    <w:p w14:paraId="189AA2FD" w14:textId="77777777" w:rsidR="008A4623" w:rsidRPr="00FC7A70" w:rsidRDefault="008A4623" w:rsidP="00DF7BBF">
      <w:pPr>
        <w:widowControl w:val="0"/>
        <w:numPr>
          <w:ilvl w:val="0"/>
          <w:numId w:val="42"/>
        </w:numPr>
        <w:spacing w:after="120"/>
        <w:ind w:left="851" w:hanging="284"/>
        <w:rPr>
          <w:rFonts w:ascii="Garamond" w:hAnsi="Garamond"/>
          <w:color w:val="000000" w:themeColor="text1"/>
          <w:szCs w:val="24"/>
        </w:rPr>
      </w:pPr>
      <w:r w:rsidRPr="00FC7A70">
        <w:rPr>
          <w:rFonts w:ascii="Garamond" w:hAnsi="Garamond"/>
          <w:color w:val="000000" w:themeColor="text1"/>
          <w:szCs w:val="24"/>
        </w:rPr>
        <w:t>Das coisas dadas em penhor que foram vendidas, com indicação do respetivo contrato;</w:t>
      </w:r>
    </w:p>
    <w:p w14:paraId="7F6B8B8A" w14:textId="77777777" w:rsidR="008A4623" w:rsidRPr="00FC7A70" w:rsidRDefault="008A4623" w:rsidP="00DF7BBF">
      <w:pPr>
        <w:widowControl w:val="0"/>
        <w:numPr>
          <w:ilvl w:val="0"/>
          <w:numId w:val="42"/>
        </w:numPr>
        <w:spacing w:after="120"/>
        <w:ind w:left="851" w:hanging="284"/>
        <w:rPr>
          <w:rFonts w:ascii="Garamond" w:hAnsi="Garamond"/>
          <w:color w:val="000000" w:themeColor="text1"/>
          <w:szCs w:val="24"/>
        </w:rPr>
      </w:pPr>
      <w:r w:rsidRPr="00FC7A70">
        <w:rPr>
          <w:rFonts w:ascii="Garamond" w:hAnsi="Garamond"/>
          <w:color w:val="000000" w:themeColor="text1"/>
          <w:szCs w:val="24"/>
        </w:rPr>
        <w:t>Do valor obtido na venda;</w:t>
      </w:r>
    </w:p>
    <w:p w14:paraId="5BD51FD9" w14:textId="77777777" w:rsidR="008A4623" w:rsidRPr="00FC7A70" w:rsidRDefault="008A4623" w:rsidP="00DF7BBF">
      <w:pPr>
        <w:widowControl w:val="0"/>
        <w:numPr>
          <w:ilvl w:val="0"/>
          <w:numId w:val="42"/>
        </w:numPr>
        <w:spacing w:after="120"/>
        <w:ind w:left="851" w:hanging="284"/>
        <w:rPr>
          <w:rFonts w:ascii="Garamond" w:hAnsi="Garamond"/>
          <w:color w:val="000000" w:themeColor="text1"/>
          <w:szCs w:val="24"/>
        </w:rPr>
      </w:pPr>
      <w:r w:rsidRPr="00FC7A70">
        <w:rPr>
          <w:rFonts w:ascii="Garamond" w:hAnsi="Garamond"/>
          <w:color w:val="000000" w:themeColor="text1"/>
          <w:szCs w:val="24"/>
        </w:rPr>
        <w:t>Do valor correspondente ao remanescente a que o mutuário tem direito;</w:t>
      </w:r>
    </w:p>
    <w:p w14:paraId="1A33A545" w14:textId="77777777" w:rsidR="008A4623" w:rsidRPr="00FC7A70" w:rsidRDefault="008A4623" w:rsidP="00DF7BBF">
      <w:pPr>
        <w:widowControl w:val="0"/>
        <w:numPr>
          <w:ilvl w:val="0"/>
          <w:numId w:val="42"/>
        </w:numPr>
        <w:spacing w:after="120"/>
        <w:ind w:left="851" w:hanging="284"/>
        <w:rPr>
          <w:rFonts w:ascii="Garamond" w:hAnsi="Garamond"/>
          <w:color w:val="000000" w:themeColor="text1"/>
          <w:szCs w:val="24"/>
        </w:rPr>
      </w:pPr>
      <w:r w:rsidRPr="00FC7A70">
        <w:rPr>
          <w:rFonts w:ascii="Garamond" w:hAnsi="Garamond"/>
          <w:color w:val="000000" w:themeColor="text1"/>
          <w:szCs w:val="24"/>
        </w:rPr>
        <w:t>Do prazo para entrega do remanescente;</w:t>
      </w:r>
    </w:p>
    <w:p w14:paraId="4A580EF3" w14:textId="5765B560" w:rsidR="008A4623" w:rsidRPr="00FC7A70" w:rsidRDefault="008A4623" w:rsidP="00DF7BBF">
      <w:pPr>
        <w:widowControl w:val="0"/>
        <w:numPr>
          <w:ilvl w:val="0"/>
          <w:numId w:val="42"/>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 caso de o mutuário ter indicado o </w:t>
      </w:r>
      <w:r w:rsidR="00585882" w:rsidRPr="00FC7A70">
        <w:rPr>
          <w:rFonts w:ascii="Garamond" w:hAnsi="Garamond"/>
          <w:color w:val="000000" w:themeColor="text1"/>
          <w:szCs w:val="24"/>
        </w:rPr>
        <w:t xml:space="preserve">IBAN </w:t>
      </w:r>
      <w:r w:rsidRPr="00FC7A70">
        <w:rPr>
          <w:rFonts w:ascii="Garamond" w:hAnsi="Garamond"/>
          <w:color w:val="000000" w:themeColor="text1"/>
          <w:szCs w:val="24"/>
        </w:rPr>
        <w:t>no contrato, da data em que irá ser realizada a transferência do remanescente por aquela via.</w:t>
      </w:r>
    </w:p>
    <w:p w14:paraId="2F4253AD" w14:textId="06B4A92B" w:rsidR="008A4623" w:rsidRPr="00FC7A70" w:rsidRDefault="008A4623" w:rsidP="00DF7BBF">
      <w:pPr>
        <w:pStyle w:val="PargrafodaLista"/>
        <w:widowControl w:val="0"/>
        <w:numPr>
          <w:ilvl w:val="0"/>
          <w:numId w:val="44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Caso a carta registada seja devolvida, deve o prestamista proceder ao seu reenvio se a morada for distinta da constante do contrato.</w:t>
      </w:r>
    </w:p>
    <w:p w14:paraId="1E90CDB2" w14:textId="1635471A" w:rsidR="008A4623" w:rsidRPr="00FC7A70" w:rsidRDefault="008A4623" w:rsidP="00DF7BBF">
      <w:pPr>
        <w:pStyle w:val="PargrafodaLista"/>
        <w:widowControl w:val="0"/>
        <w:numPr>
          <w:ilvl w:val="0"/>
          <w:numId w:val="44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pagamento do remanescente dá lugar à entrega da cautela e de recibo assinado pelo mutuário, salvo quando o pagamento seja efetuado através de transferência bancária.</w:t>
      </w:r>
    </w:p>
    <w:p w14:paraId="342FE1D5" w14:textId="5DF75557" w:rsidR="008A4623" w:rsidRDefault="008A4623" w:rsidP="00DF7BBF">
      <w:pPr>
        <w:pStyle w:val="PargrafodaLista"/>
        <w:widowControl w:val="0"/>
        <w:numPr>
          <w:ilvl w:val="0"/>
          <w:numId w:val="44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valores dos remanescentes não reclamados pelos mutuários no prazo mencionado no n.º 1 revertem em 60 % para o Estado e em 40 % para o mutuante.</w:t>
      </w:r>
    </w:p>
    <w:p w14:paraId="140D350E" w14:textId="77777777" w:rsidR="005A6223" w:rsidRPr="005A6223" w:rsidRDefault="005A6223" w:rsidP="005A6223">
      <w:pPr>
        <w:widowControl w:val="0"/>
        <w:spacing w:after="120"/>
        <w:rPr>
          <w:rFonts w:ascii="Garamond" w:hAnsi="Garamond"/>
          <w:color w:val="000000" w:themeColor="text1"/>
          <w:szCs w:val="24"/>
        </w:rPr>
      </w:pPr>
    </w:p>
    <w:p w14:paraId="2BF77CC0" w14:textId="565DEC6D" w:rsidR="008A4623" w:rsidRPr="00FC7A70" w:rsidRDefault="008A4623" w:rsidP="00DF7BBF">
      <w:pPr>
        <w:pStyle w:val="PargrafodaLista"/>
        <w:widowControl w:val="0"/>
        <w:numPr>
          <w:ilvl w:val="0"/>
          <w:numId w:val="44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leve, nos termos do RJCE.</w:t>
      </w:r>
    </w:p>
    <w:p w14:paraId="1C59D362" w14:textId="77777777" w:rsidR="004547AD" w:rsidRPr="00FC7A70" w:rsidRDefault="004547AD" w:rsidP="00DF7BBF">
      <w:pPr>
        <w:widowControl w:val="0"/>
        <w:spacing w:after="120"/>
        <w:rPr>
          <w:rFonts w:ascii="Garamond" w:hAnsi="Garamond"/>
          <w:color w:val="000000" w:themeColor="text1"/>
          <w:szCs w:val="24"/>
        </w:rPr>
      </w:pPr>
    </w:p>
    <w:p w14:paraId="5079997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323A7E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Obrigações posteriores à venda</w:t>
      </w:r>
    </w:p>
    <w:p w14:paraId="59ECBC7B" w14:textId="458D9F52" w:rsidR="008A4623" w:rsidRPr="00431AB0" w:rsidRDefault="008A4623" w:rsidP="00DF7BBF">
      <w:pPr>
        <w:pStyle w:val="PargrafodaLista"/>
        <w:widowControl w:val="0"/>
        <w:numPr>
          <w:ilvl w:val="0"/>
          <w:numId w:val="447"/>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 xml:space="preserve">Concluído o processo de venda, o prestamista fica obrigado, no prazo de 30 dias subsequentes, a elaborar um mapa resumo da mesma, </w:t>
      </w:r>
      <w:r w:rsidR="009D49AC" w:rsidRPr="00431AB0">
        <w:rPr>
          <w:rFonts w:ascii="Garamond" w:hAnsi="Garamond"/>
          <w:color w:val="000000" w:themeColor="text1"/>
          <w:szCs w:val="24"/>
        </w:rPr>
        <w:t xml:space="preserve">em formato digital, </w:t>
      </w:r>
      <w:r w:rsidRPr="00431AB0">
        <w:rPr>
          <w:rFonts w:ascii="Garamond" w:hAnsi="Garamond"/>
          <w:color w:val="000000" w:themeColor="text1"/>
          <w:szCs w:val="24"/>
        </w:rPr>
        <w:t xml:space="preserve">conforme o modelo definido por despacho publicado pelo diretor-geral da </w:t>
      </w:r>
      <w:r w:rsidR="008D2D11" w:rsidRPr="00431AB0">
        <w:rPr>
          <w:rFonts w:ascii="Garamond" w:hAnsi="Garamond"/>
          <w:color w:val="000000" w:themeColor="text1"/>
          <w:szCs w:val="24"/>
        </w:rPr>
        <w:t>DGDCCS</w:t>
      </w:r>
      <w:r w:rsidRPr="00431AB0">
        <w:rPr>
          <w:rFonts w:ascii="Garamond" w:hAnsi="Garamond"/>
          <w:color w:val="000000" w:themeColor="text1"/>
          <w:szCs w:val="24"/>
        </w:rPr>
        <w:t>, e do qual faz parte integrante, no qual constem, relativamente aos bens vendidos, os seguintes elementos:</w:t>
      </w:r>
    </w:p>
    <w:p w14:paraId="6A078EAD"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Número do contrato;</w:t>
      </w:r>
    </w:p>
    <w:p w14:paraId="3EF97470"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do mutuário;</w:t>
      </w:r>
    </w:p>
    <w:p w14:paraId="02F4D49E"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Descrição das coisas;</w:t>
      </w:r>
    </w:p>
    <w:p w14:paraId="058D6268"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Fotografia a cores das coisas, quando se trate de artigos com metal precioso usado;</w:t>
      </w:r>
    </w:p>
    <w:p w14:paraId="1C04DB52"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Valor da avaliação individual das coisas que fazem parte do contrato;</w:t>
      </w:r>
    </w:p>
    <w:p w14:paraId="015E915B"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Montante inicial mutuado;</w:t>
      </w:r>
    </w:p>
    <w:p w14:paraId="23FAF99C"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Montante em dívida à data da venda com discriminação do capital, juros e taxa de venda;</w:t>
      </w:r>
    </w:p>
    <w:p w14:paraId="6E469193"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Valor obtido na venda;</w:t>
      </w:r>
    </w:p>
    <w:p w14:paraId="244BB56E"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Valor dos remanescentes, se os houver;</w:t>
      </w:r>
    </w:p>
    <w:p w14:paraId="077C0EB6"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Valor por cobrar, caso exista;</w:t>
      </w:r>
    </w:p>
    <w:p w14:paraId="3D4D161D"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Identificação do adquirente;</w:t>
      </w:r>
    </w:p>
    <w:p w14:paraId="515620A3" w14:textId="77777777" w:rsidR="008A4623" w:rsidRPr="00FC7A70" w:rsidRDefault="008A4623" w:rsidP="00DF7BBF">
      <w:pPr>
        <w:widowControl w:val="0"/>
        <w:numPr>
          <w:ilvl w:val="0"/>
          <w:numId w:val="43"/>
        </w:numPr>
        <w:spacing w:after="120"/>
        <w:ind w:left="851" w:hanging="284"/>
        <w:rPr>
          <w:rFonts w:ascii="Garamond" w:hAnsi="Garamond"/>
          <w:color w:val="000000" w:themeColor="text1"/>
          <w:szCs w:val="24"/>
        </w:rPr>
      </w:pPr>
      <w:r w:rsidRPr="00FC7A70">
        <w:rPr>
          <w:rFonts w:ascii="Garamond" w:hAnsi="Garamond"/>
          <w:color w:val="000000" w:themeColor="text1"/>
          <w:szCs w:val="24"/>
        </w:rPr>
        <w:t>Meio de pagamento utilizado na aquisição, com indicação do número de cheque, do número da transferência bancária, ou do pagamento por meio eletrónico.</w:t>
      </w:r>
    </w:p>
    <w:p w14:paraId="702EFFB4" w14:textId="7876757A" w:rsidR="008A4623" w:rsidRPr="00FC7A70" w:rsidRDefault="008A4623" w:rsidP="00DF7BBF">
      <w:pPr>
        <w:pStyle w:val="PargrafodaLista"/>
        <w:widowControl w:val="0"/>
        <w:numPr>
          <w:ilvl w:val="0"/>
          <w:numId w:val="44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mapa referido no número anterior é feito em duplicado, devendo um exemplar</w:t>
      </w:r>
      <w:r w:rsidR="00EF1C8F" w:rsidRPr="00FC7A70">
        <w:rPr>
          <w:rFonts w:ascii="Garamond" w:hAnsi="Garamond"/>
          <w:color w:val="000000" w:themeColor="text1"/>
          <w:szCs w:val="24"/>
        </w:rPr>
        <w:t>, em formato digital,</w:t>
      </w:r>
      <w:r w:rsidR="000A399C" w:rsidRPr="00FC7A70">
        <w:rPr>
          <w:rFonts w:ascii="Garamond" w:hAnsi="Garamond"/>
          <w:color w:val="000000" w:themeColor="text1"/>
          <w:szCs w:val="24"/>
        </w:rPr>
        <w:t xml:space="preserve"> </w:t>
      </w:r>
      <w:commentRangeStart w:id="1651"/>
      <w:commentRangeStart w:id="1652"/>
      <w:r w:rsidRPr="00FC7A70">
        <w:rPr>
          <w:rFonts w:ascii="Garamond" w:hAnsi="Garamond"/>
          <w:color w:val="000000" w:themeColor="text1"/>
          <w:szCs w:val="24"/>
        </w:rPr>
        <w:t>ser enviado à ASAE</w:t>
      </w:r>
      <w:r w:rsidR="00EF1C8F" w:rsidRPr="00FC7A70">
        <w:rPr>
          <w:rFonts w:ascii="Garamond" w:hAnsi="Garamond"/>
          <w:color w:val="000000" w:themeColor="text1"/>
          <w:szCs w:val="24"/>
        </w:rPr>
        <w:t>, através da “Plataforma dos Licenciamentos”,</w:t>
      </w:r>
      <w:r w:rsidRPr="00FC7A70">
        <w:rPr>
          <w:rFonts w:ascii="Garamond" w:hAnsi="Garamond"/>
          <w:color w:val="000000" w:themeColor="text1"/>
          <w:szCs w:val="24"/>
        </w:rPr>
        <w:t xml:space="preserve"> </w:t>
      </w:r>
      <w:commentRangeEnd w:id="1651"/>
      <w:r w:rsidR="006D4191" w:rsidRPr="00FC7A70">
        <w:rPr>
          <w:rStyle w:val="Refdecomentrio"/>
          <w:rFonts w:ascii="Garamond" w:hAnsi="Garamond"/>
          <w:color w:val="000000" w:themeColor="text1"/>
          <w:sz w:val="24"/>
          <w:szCs w:val="24"/>
        </w:rPr>
        <w:commentReference w:id="1651"/>
      </w:r>
      <w:commentRangeEnd w:id="1652"/>
      <w:r w:rsidRPr="00FC7A70">
        <w:rPr>
          <w:rStyle w:val="Refdecomentrio"/>
          <w:rFonts w:ascii="Garamond" w:hAnsi="Garamond"/>
          <w:color w:val="000000" w:themeColor="text1"/>
          <w:sz w:val="24"/>
          <w:szCs w:val="24"/>
        </w:rPr>
        <w:commentReference w:id="1652"/>
      </w:r>
      <w:r w:rsidRPr="00FC7A70">
        <w:rPr>
          <w:rFonts w:ascii="Garamond" w:hAnsi="Garamond"/>
          <w:color w:val="000000" w:themeColor="text1"/>
          <w:szCs w:val="24"/>
        </w:rPr>
        <w:t>no prazo máximo de 10 dias a contar do termo do prazo a que se refere o número anterior, e destinando-se o outro ao prestamista, para que o possa exibir aos interessados.</w:t>
      </w:r>
    </w:p>
    <w:p w14:paraId="56148B35" w14:textId="71D6AE39" w:rsidR="008A4623" w:rsidRPr="00FC7A70" w:rsidRDefault="008A4623" w:rsidP="00DF7BBF">
      <w:pPr>
        <w:pStyle w:val="PargrafodaLista"/>
        <w:widowControl w:val="0"/>
        <w:numPr>
          <w:ilvl w:val="0"/>
          <w:numId w:val="44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Decorrido o prazo de seis meses a contar da realização da venda, o prestamista fica obrigado a entregar, no setor de cobranças de uma repartição de finanças, a importância que, nos termos do disposto no n.º 5 do artigo anterior, eventualmente reverta a favor do Estado.</w:t>
      </w:r>
    </w:p>
    <w:p w14:paraId="6D2D62F7" w14:textId="6ECA170E" w:rsidR="008A4623" w:rsidRPr="00FC7A70" w:rsidRDefault="008A4623" w:rsidP="005A6223">
      <w:pPr>
        <w:pStyle w:val="PargrafodaLista"/>
        <w:widowControl w:val="0"/>
        <w:numPr>
          <w:ilvl w:val="0"/>
          <w:numId w:val="447"/>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Os prestamistas devem manter, durante cinco anos, um registo dos contratos de mútuo garantidos por penhor e outro dos mapas das vendas.</w:t>
      </w:r>
    </w:p>
    <w:p w14:paraId="013AA175" w14:textId="73831440" w:rsidR="008A4623" w:rsidRPr="00FC7A70" w:rsidRDefault="008A4623" w:rsidP="005A6223">
      <w:pPr>
        <w:pStyle w:val="PargrafodaLista"/>
        <w:widowControl w:val="0"/>
        <w:numPr>
          <w:ilvl w:val="0"/>
          <w:numId w:val="447"/>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leve, nos termos do RJCE.</w:t>
      </w:r>
    </w:p>
    <w:p w14:paraId="26F13F62" w14:textId="0A0E9F6D" w:rsidR="00D05122" w:rsidRPr="00FC7A70" w:rsidRDefault="00D05122" w:rsidP="005A6223">
      <w:pPr>
        <w:widowControl w:val="0"/>
        <w:spacing w:after="0"/>
        <w:jc w:val="center"/>
        <w:outlineLvl w:val="0"/>
        <w:rPr>
          <w:rFonts w:ascii="Garamond" w:hAnsi="Garamond"/>
          <w:smallCaps/>
          <w:color w:val="000000" w:themeColor="text1"/>
          <w:szCs w:val="24"/>
        </w:rPr>
      </w:pPr>
      <w:r w:rsidRPr="00FC7A70">
        <w:rPr>
          <w:rFonts w:ascii="Garamond" w:hAnsi="Garamond"/>
          <w:smallCaps/>
          <w:color w:val="000000" w:themeColor="text1"/>
          <w:szCs w:val="24"/>
        </w:rPr>
        <w:t>Subsecção X</w:t>
      </w:r>
      <w:r w:rsidR="00285225" w:rsidRPr="00FC7A70">
        <w:rPr>
          <w:rFonts w:ascii="Garamond" w:hAnsi="Garamond"/>
          <w:smallCaps/>
          <w:color w:val="000000" w:themeColor="text1"/>
          <w:szCs w:val="24"/>
        </w:rPr>
        <w:t>I</w:t>
      </w:r>
      <w:r w:rsidRPr="00FC7A70">
        <w:rPr>
          <w:rFonts w:ascii="Garamond" w:hAnsi="Garamond"/>
          <w:smallCaps/>
          <w:color w:val="000000" w:themeColor="text1"/>
          <w:szCs w:val="24"/>
        </w:rPr>
        <w:t>V</w:t>
      </w:r>
    </w:p>
    <w:p w14:paraId="101964A7" w14:textId="77777777" w:rsidR="00D05122" w:rsidRPr="00FC7A70" w:rsidRDefault="00D05122" w:rsidP="005A6223">
      <w:pPr>
        <w:widowControl w:val="0"/>
        <w:spacing w:after="0"/>
        <w:jc w:val="center"/>
        <w:outlineLvl w:val="0"/>
        <w:rPr>
          <w:rFonts w:ascii="Garamond" w:hAnsi="Garamond"/>
          <w:smallCaps/>
          <w:color w:val="000000" w:themeColor="text1"/>
          <w:szCs w:val="24"/>
        </w:rPr>
      </w:pPr>
      <w:r w:rsidRPr="00FC7A70">
        <w:rPr>
          <w:rFonts w:ascii="Garamond" w:hAnsi="Garamond"/>
          <w:smallCaps/>
          <w:color w:val="000000" w:themeColor="text1"/>
          <w:szCs w:val="24"/>
        </w:rPr>
        <w:t>Restauração e bebidas</w:t>
      </w:r>
    </w:p>
    <w:p w14:paraId="50D257F8" w14:textId="77777777" w:rsidR="00073B5A" w:rsidRPr="00FC7A70" w:rsidRDefault="00073B5A" w:rsidP="00DF7BBF">
      <w:pPr>
        <w:pStyle w:val="PargrafodaLista"/>
        <w:widowControl w:val="0"/>
        <w:numPr>
          <w:ilvl w:val="0"/>
          <w:numId w:val="199"/>
        </w:numPr>
        <w:spacing w:after="120"/>
        <w:contextualSpacing w:val="0"/>
        <w:jc w:val="center"/>
        <w:outlineLvl w:val="1"/>
        <w:rPr>
          <w:rFonts w:ascii="Garamond" w:hAnsi="Garamond"/>
          <w:smallCaps/>
          <w:color w:val="000000" w:themeColor="text1"/>
          <w:szCs w:val="24"/>
        </w:rPr>
      </w:pPr>
    </w:p>
    <w:p w14:paraId="3141A8A1" w14:textId="507D3824" w:rsidR="00073B5A" w:rsidRPr="00FC7A70" w:rsidRDefault="00073B5A" w:rsidP="00DF7BBF">
      <w:pPr>
        <w:widowControl w:val="0"/>
        <w:spacing w:after="120"/>
        <w:jc w:val="center"/>
        <w:outlineLvl w:val="0"/>
        <w:rPr>
          <w:rFonts w:ascii="Garamond" w:hAnsi="Garamond"/>
          <w:color w:val="000000" w:themeColor="text1"/>
          <w:szCs w:val="24"/>
        </w:rPr>
      </w:pPr>
      <w:r w:rsidRPr="00FC7A70">
        <w:rPr>
          <w:rFonts w:ascii="Garamond" w:hAnsi="Garamond"/>
          <w:color w:val="000000" w:themeColor="text1"/>
          <w:szCs w:val="24"/>
        </w:rPr>
        <w:t>Definições relevantes</w:t>
      </w:r>
    </w:p>
    <w:p w14:paraId="2785447D" w14:textId="4CE8B0F8" w:rsidR="00073B5A" w:rsidRPr="00FC7A70" w:rsidRDefault="0037464E"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Para efeitos da presente subsecção</w:t>
      </w:r>
      <w:r w:rsidR="00C822FD" w:rsidRPr="00FC7A70">
        <w:rPr>
          <w:rFonts w:ascii="Garamond" w:hAnsi="Garamond"/>
          <w:color w:val="000000" w:themeColor="text1"/>
          <w:szCs w:val="24"/>
        </w:rPr>
        <w:t>, considera-se</w:t>
      </w:r>
      <w:r w:rsidRPr="00FC7A70">
        <w:rPr>
          <w:rFonts w:ascii="Garamond" w:hAnsi="Garamond"/>
          <w:color w:val="000000" w:themeColor="text1"/>
          <w:szCs w:val="24"/>
        </w:rPr>
        <w:t>:</w:t>
      </w:r>
    </w:p>
    <w:p w14:paraId="31BCEBF7" w14:textId="77777777" w:rsidR="004366DD" w:rsidRPr="00FC7A70" w:rsidRDefault="00977A49" w:rsidP="00DF7BBF">
      <w:pPr>
        <w:pStyle w:val="PargrafodaLista"/>
        <w:widowControl w:val="0"/>
        <w:numPr>
          <w:ilvl w:val="0"/>
          <w:numId w:val="1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«Área do estabelecimento de restauração», a área destinada ao público, integrando diversos espaços, designadamente as salas de refeição, zona de acolhimento e de receção, bar, balcão, bengaleiro, instalações sanitárias, as zonas de circulação dos clientes internas ao estabelecimento, nomeadamente as escadas de ligação entre os vários pisos e, quando existentes, as esplanadas e as salas ou espaços destinados a dança e ou espetáculo;</w:t>
      </w:r>
    </w:p>
    <w:p w14:paraId="7D4F5D09" w14:textId="77777777" w:rsidR="004366DD" w:rsidRPr="00FC7A70" w:rsidRDefault="00CC6DBE" w:rsidP="00DF7BBF">
      <w:pPr>
        <w:pStyle w:val="PargrafodaLista"/>
        <w:widowControl w:val="0"/>
        <w:numPr>
          <w:ilvl w:val="0"/>
          <w:numId w:val="1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«Atividade de restauração ou de bebidas não sedentária», a atividade de prestar serviços de alimentação e de bebidas, mediante remuneração, em que a presença do prestador nos locais da prestação não reveste um carácter fixo e permanente, nomeadamente em unidades móveis ou amovíveis, bem como em instalações fixas onde se realizem menos de 20 eventos anuais, com uma duração anual acumulada máxima de 30 dias;</w:t>
      </w:r>
    </w:p>
    <w:p w14:paraId="0C855D2C" w14:textId="77777777" w:rsidR="004366DD" w:rsidRPr="00FC7A70" w:rsidRDefault="004B1584" w:rsidP="00DF7BBF">
      <w:pPr>
        <w:pStyle w:val="PargrafodaLista"/>
        <w:widowControl w:val="0"/>
        <w:numPr>
          <w:ilvl w:val="0"/>
          <w:numId w:val="1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«Capacidade do estabelecimento de restauração ou de bebidas», o número de lugares, sentados e de pé, para os clientes que cada estabelecimento comporta, deduzido da área correspondente aos corredores de circulação obrigatórios;</w:t>
      </w:r>
    </w:p>
    <w:p w14:paraId="654A4947" w14:textId="77777777" w:rsidR="004366DD" w:rsidRPr="00FC7A70" w:rsidRDefault="00274614" w:rsidP="00DF7BBF">
      <w:pPr>
        <w:pStyle w:val="PargrafodaLista"/>
        <w:widowControl w:val="0"/>
        <w:numPr>
          <w:ilvl w:val="0"/>
          <w:numId w:val="1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«Estabelecimento de bebidas», o estabelecimento de serviços destinado a prestar, mediante remuneração, serviços de bebidas e cafetaria no próprio estabelecimento ou fora dele;</w:t>
      </w:r>
    </w:p>
    <w:p w14:paraId="7439DE25" w14:textId="2E5C2A5A" w:rsidR="0001218C" w:rsidRPr="00FC7A70" w:rsidRDefault="00DB42A3" w:rsidP="00DF7BBF">
      <w:pPr>
        <w:pStyle w:val="PargrafodaLista"/>
        <w:widowControl w:val="0"/>
        <w:numPr>
          <w:ilvl w:val="0"/>
          <w:numId w:val="115"/>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«Estabelecimento de restauração», o estabelecimento destinado a prestar, mediante remuneração, serviços de alimentação e de bebidas no próprio estabelecimento ou fora dele, com exceção das cantinas, os refeitórios e os bares de entidades públicas, de empresas, de estabelecimentos de ensino e de associações sem fins lucrativos, destinados a fornecer serviços de alimentação e de bebidas exclusivamente ao respetivo pessoal, alunos e associados, e seus acompanhantes, e que publicitem este condicionamento</w:t>
      </w:r>
      <w:r w:rsidR="009D0DB8" w:rsidRPr="00FC7A70">
        <w:rPr>
          <w:rFonts w:ascii="Garamond" w:hAnsi="Garamond"/>
          <w:color w:val="000000" w:themeColor="text1"/>
          <w:szCs w:val="24"/>
        </w:rPr>
        <w:t>.</w:t>
      </w:r>
    </w:p>
    <w:p w14:paraId="3BBCA749" w14:textId="77777777" w:rsidR="00073B5A" w:rsidRPr="00FC7A70" w:rsidRDefault="00073B5A" w:rsidP="00DF7BBF">
      <w:pPr>
        <w:widowControl w:val="0"/>
        <w:spacing w:after="120"/>
        <w:rPr>
          <w:rFonts w:ascii="Garamond" w:hAnsi="Garamond"/>
          <w:szCs w:val="24"/>
        </w:rPr>
      </w:pPr>
    </w:p>
    <w:p w14:paraId="39370A2C"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F8E19F9" w14:textId="45FE8BF3"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Deveres gerais da entidade exploradora do estabelecimento</w:t>
      </w:r>
      <w:r w:rsidR="00293DFC" w:rsidRPr="00FC7A70">
        <w:rPr>
          <w:rFonts w:ascii="Garamond" w:hAnsi="Garamond"/>
          <w:szCs w:val="24"/>
        </w:rPr>
        <w:t xml:space="preserve"> </w:t>
      </w:r>
      <w:r w:rsidR="00293DFC" w:rsidRPr="00FC7A70">
        <w:rPr>
          <w:rFonts w:ascii="Garamond" w:eastAsiaTheme="majorEastAsia" w:hAnsi="Garamond" w:cstheme="majorBidi"/>
          <w:color w:val="000000" w:themeColor="text1"/>
          <w:szCs w:val="24"/>
        </w:rPr>
        <w:t>de restauração ou bebida</w:t>
      </w:r>
    </w:p>
    <w:p w14:paraId="59870CB8" w14:textId="56A7778F" w:rsidR="00D05122" w:rsidRPr="00431AB0" w:rsidRDefault="00D05122" w:rsidP="00DF7BBF">
      <w:pPr>
        <w:pStyle w:val="PargrafodaLista"/>
        <w:widowControl w:val="0"/>
        <w:numPr>
          <w:ilvl w:val="0"/>
          <w:numId w:val="448"/>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 operador económico que explore um estabelecimento de restauração ou bebida deve:</w:t>
      </w:r>
    </w:p>
    <w:p w14:paraId="2CFFCF94" w14:textId="77777777" w:rsidR="00D05122" w:rsidRPr="00FC7A70" w:rsidRDefault="00D05122" w:rsidP="00DF7BBF">
      <w:pPr>
        <w:widowControl w:val="0"/>
        <w:numPr>
          <w:ilvl w:val="0"/>
          <w:numId w:val="248"/>
        </w:numPr>
        <w:spacing w:after="120"/>
        <w:ind w:left="851" w:hanging="284"/>
        <w:rPr>
          <w:rFonts w:ascii="Garamond" w:hAnsi="Garamond"/>
          <w:color w:val="000000" w:themeColor="text1"/>
          <w:szCs w:val="24"/>
        </w:rPr>
      </w:pPr>
      <w:r w:rsidRPr="00FC7A70">
        <w:rPr>
          <w:rFonts w:ascii="Garamond" w:hAnsi="Garamond"/>
          <w:color w:val="000000" w:themeColor="text1"/>
          <w:szCs w:val="24"/>
        </w:rPr>
        <w:t>Manter em permanente bom estado de conservação e de higiene as instalações, equipamentos, mobiliário e utensílios do estabelecimento;</w:t>
      </w:r>
    </w:p>
    <w:p w14:paraId="6CCB2758" w14:textId="6702F7A8" w:rsidR="00D05122" w:rsidRPr="00FC7A70" w:rsidRDefault="00D05122" w:rsidP="00DF7BBF">
      <w:pPr>
        <w:widowControl w:val="0"/>
        <w:numPr>
          <w:ilvl w:val="0"/>
          <w:numId w:val="248"/>
        </w:numPr>
        <w:spacing w:after="120"/>
        <w:ind w:left="851" w:hanging="284"/>
        <w:rPr>
          <w:rFonts w:ascii="Garamond" w:hAnsi="Garamond"/>
          <w:color w:val="000000" w:themeColor="text1"/>
          <w:szCs w:val="24"/>
        </w:rPr>
      </w:pPr>
      <w:r w:rsidRPr="00FC7A70">
        <w:rPr>
          <w:rFonts w:ascii="Garamond" w:hAnsi="Garamond"/>
          <w:color w:val="000000" w:themeColor="text1"/>
          <w:szCs w:val="24"/>
        </w:rPr>
        <w:t>Cumprir e fazer cumprir as normas legais e regulamentares aplicáveis ao manuseamento, preparação, acondicionamento e venda de produtos alimentares</w:t>
      </w:r>
      <w:r w:rsidR="00356CAF" w:rsidRPr="00FC7A70">
        <w:rPr>
          <w:rFonts w:ascii="Garamond" w:hAnsi="Garamond"/>
          <w:color w:val="000000" w:themeColor="text1"/>
          <w:szCs w:val="24"/>
        </w:rPr>
        <w:t>, designadamente o disposto nos Regulamentos de Higiene dos Géneros Alimentícios e Regras Especificas dos Géneros Alimentícios de Origem Animal, designadamente Regulamentos (CE) n.º 852/2004 e n.º 853/2004, ambos do Parlamento Europeu e do Conselho, de 29 de abril de 2004</w:t>
      </w:r>
      <w:r w:rsidRPr="00FC7A70">
        <w:rPr>
          <w:rFonts w:ascii="Garamond" w:hAnsi="Garamond"/>
          <w:color w:val="000000" w:themeColor="text1"/>
          <w:szCs w:val="24"/>
        </w:rPr>
        <w:t>;</w:t>
      </w:r>
    </w:p>
    <w:p w14:paraId="48B15F38" w14:textId="77777777" w:rsidR="00D05122" w:rsidRPr="00FC7A70" w:rsidRDefault="00D05122" w:rsidP="00DF7BBF">
      <w:pPr>
        <w:widowControl w:val="0"/>
        <w:numPr>
          <w:ilvl w:val="0"/>
          <w:numId w:val="248"/>
        </w:numPr>
        <w:spacing w:after="120"/>
        <w:ind w:left="851" w:hanging="284"/>
        <w:rPr>
          <w:rFonts w:ascii="Garamond" w:hAnsi="Garamond"/>
          <w:color w:val="000000" w:themeColor="text1"/>
          <w:szCs w:val="24"/>
        </w:rPr>
      </w:pPr>
      <w:r w:rsidRPr="00FC7A70">
        <w:rPr>
          <w:rFonts w:ascii="Garamond" w:hAnsi="Garamond"/>
          <w:color w:val="000000" w:themeColor="text1"/>
          <w:szCs w:val="24"/>
        </w:rPr>
        <w:t>Cumprir e fazer cumprir as demais regras legais e regulamentares aplicáveis à atividade;</w:t>
      </w:r>
    </w:p>
    <w:p w14:paraId="579EB1BF" w14:textId="77777777" w:rsidR="00D05122" w:rsidRPr="00FC7A70" w:rsidRDefault="00D05122" w:rsidP="00DF7BBF">
      <w:pPr>
        <w:widowControl w:val="0"/>
        <w:numPr>
          <w:ilvl w:val="0"/>
          <w:numId w:val="248"/>
        </w:numPr>
        <w:spacing w:after="120"/>
        <w:ind w:left="851" w:hanging="284"/>
        <w:rPr>
          <w:rFonts w:ascii="Garamond" w:hAnsi="Garamond"/>
          <w:color w:val="000000" w:themeColor="text1"/>
          <w:szCs w:val="24"/>
        </w:rPr>
      </w:pPr>
      <w:r w:rsidRPr="00FC7A70">
        <w:rPr>
          <w:rFonts w:ascii="Garamond" w:hAnsi="Garamond"/>
          <w:color w:val="000000" w:themeColor="text1"/>
          <w:szCs w:val="24"/>
        </w:rPr>
        <w:t>Facultar às autoridades fiscalizadoras competentes o acesso ao estabelecimento e o exame de documentos, livros e registos diretamente relacionados com a respetiva atividade.</w:t>
      </w:r>
    </w:p>
    <w:p w14:paraId="7E15D462" w14:textId="7152ADDB" w:rsidR="00D05122" w:rsidRPr="00FC7A70" w:rsidRDefault="00D05122" w:rsidP="00DF7BBF">
      <w:pPr>
        <w:pStyle w:val="PargrafodaLista"/>
        <w:widowControl w:val="0"/>
        <w:numPr>
          <w:ilvl w:val="0"/>
          <w:numId w:val="448"/>
        </w:numPr>
        <w:spacing w:after="120"/>
        <w:ind w:left="426" w:hanging="426"/>
        <w:contextualSpacing w:val="0"/>
        <w:rPr>
          <w:rFonts w:ascii="Garamond" w:hAnsi="Garamond"/>
          <w:color w:val="000000" w:themeColor="text1"/>
          <w:szCs w:val="24"/>
        </w:rPr>
      </w:pPr>
      <w:commentRangeStart w:id="1653"/>
      <w:commentRangeStart w:id="1654"/>
      <w:r w:rsidRPr="00FC7A70">
        <w:rPr>
          <w:rFonts w:ascii="Garamond" w:hAnsi="Garamond"/>
          <w:color w:val="000000" w:themeColor="text1"/>
          <w:szCs w:val="24"/>
        </w:rPr>
        <w:t>O estabelecimento de restauração ou de bebidas não pode exigir o pagamento de gratificações pelo serviço prestado.</w:t>
      </w:r>
      <w:commentRangeEnd w:id="1653"/>
      <w:r w:rsidR="006B723C" w:rsidRPr="00FC7A70">
        <w:rPr>
          <w:rStyle w:val="Refdecomentrio"/>
          <w:rFonts w:ascii="Garamond" w:hAnsi="Garamond"/>
          <w:color w:val="000000" w:themeColor="text1"/>
          <w:sz w:val="24"/>
          <w:szCs w:val="24"/>
        </w:rPr>
        <w:commentReference w:id="1653"/>
      </w:r>
      <w:commentRangeEnd w:id="1654"/>
      <w:r w:rsidRPr="00FC7A70">
        <w:rPr>
          <w:rStyle w:val="Refdecomentrio"/>
          <w:rFonts w:ascii="Garamond" w:hAnsi="Garamond"/>
          <w:color w:val="000000" w:themeColor="text1"/>
          <w:sz w:val="24"/>
          <w:szCs w:val="24"/>
        </w:rPr>
        <w:commentReference w:id="1654"/>
      </w:r>
    </w:p>
    <w:p w14:paraId="2681B84D" w14:textId="3F633022" w:rsidR="00D05122" w:rsidRPr="00FC7A70" w:rsidRDefault="00D05122" w:rsidP="00DF7BBF">
      <w:pPr>
        <w:pStyle w:val="PargrafodaLista"/>
        <w:widowControl w:val="0"/>
        <w:numPr>
          <w:ilvl w:val="0"/>
          <w:numId w:val="448"/>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presente artigo constitui contraordenação económica grave, punível nos termos do RJCE.</w:t>
      </w:r>
    </w:p>
    <w:p w14:paraId="59882FD2" w14:textId="77777777" w:rsidR="00D05122" w:rsidRPr="00FC7A70" w:rsidRDefault="00D05122" w:rsidP="00DF7BBF">
      <w:pPr>
        <w:widowControl w:val="0"/>
        <w:spacing w:after="120"/>
        <w:rPr>
          <w:rFonts w:ascii="Garamond" w:hAnsi="Garamond"/>
          <w:color w:val="000000" w:themeColor="text1"/>
          <w:szCs w:val="24"/>
        </w:rPr>
      </w:pPr>
    </w:p>
    <w:p w14:paraId="589F80ED"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A21E4AD"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Infraestruturas</w:t>
      </w:r>
    </w:p>
    <w:p w14:paraId="014EC639" w14:textId="5A2CF144" w:rsidR="00D05122" w:rsidRPr="00431AB0" w:rsidRDefault="00D05122" w:rsidP="00DF7BBF">
      <w:pPr>
        <w:pStyle w:val="PargrafodaLista"/>
        <w:widowControl w:val="0"/>
        <w:numPr>
          <w:ilvl w:val="0"/>
          <w:numId w:val="449"/>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Os estabelecimentos de restauração ou de bebidas devem possuir infraestruturas básicas de fornecimento de água, eletricidade e rede de esgotos com as respetivas ligações às redes gerais, nos termos da legislação aplicável.</w:t>
      </w:r>
    </w:p>
    <w:p w14:paraId="46173879" w14:textId="45AE64B7" w:rsidR="00D05122" w:rsidRPr="00431AB0" w:rsidRDefault="00D05122" w:rsidP="00DF7BBF">
      <w:pPr>
        <w:pStyle w:val="PargrafodaLista"/>
        <w:widowControl w:val="0"/>
        <w:numPr>
          <w:ilvl w:val="0"/>
          <w:numId w:val="449"/>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Sempre que não exista rede pública de abastecimento de água, os estabelecimentos de restauração ou de bebidas devem dispor de reservatórios de água próprios com capacidade suficiente para satisfazer as necessidades correntes dos serviços que prestam.</w:t>
      </w:r>
    </w:p>
    <w:p w14:paraId="03DE438B" w14:textId="683878FC" w:rsidR="00D05122" w:rsidRPr="00431AB0" w:rsidRDefault="00D05122" w:rsidP="00DF7BBF">
      <w:pPr>
        <w:pStyle w:val="PargrafodaLista"/>
        <w:widowControl w:val="0"/>
        <w:numPr>
          <w:ilvl w:val="0"/>
          <w:numId w:val="449"/>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Para efeitos do disposto no número anterior, a captação e a reserva de água devem possuir adequadas condições de proteção sanitária e o sistema ser dotado dos processos de tratamento requeridos para potabilização da água ou para a manutenção dessa potabilização, de acordo com as normas de qualidade da água para consumo humano definidas na legislação aplicável, devendo para o efeito ser efetuadas análises físico-químicas e microbiológicas por entidade devidamente credenciada, de acordo com o disposto no Decreto-Lei n.º 306/2007, de 27 de agosto</w:t>
      </w:r>
      <w:r w:rsidR="001E233B" w:rsidRPr="00431AB0">
        <w:rPr>
          <w:rFonts w:ascii="Garamond" w:hAnsi="Garamond"/>
          <w:color w:val="000000" w:themeColor="text1"/>
          <w:szCs w:val="24"/>
        </w:rPr>
        <w:t>, bem como no Decreto-Lei n.º 69/2023, de 21 de agosto</w:t>
      </w:r>
      <w:del w:id="1655" w:author="Maria João Torres" w:date="2026-09-01T15:52:00Z" w16du:dateUtc="2026-09-01T14:52:00Z">
        <w:r w:rsidR="001E233B" w:rsidRPr="00431AB0" w:rsidDel="00F25669">
          <w:rPr>
            <w:rFonts w:ascii="Garamond" w:hAnsi="Garamond"/>
            <w:color w:val="000000" w:themeColor="text1"/>
            <w:szCs w:val="24"/>
          </w:rPr>
          <w:delText>, ambos</w:delText>
        </w:r>
        <w:r w:rsidR="000A399C" w:rsidRPr="00431AB0" w:rsidDel="00F25669">
          <w:rPr>
            <w:rFonts w:ascii="Garamond" w:hAnsi="Garamond"/>
            <w:color w:val="000000" w:themeColor="text1"/>
            <w:szCs w:val="24"/>
          </w:rPr>
          <w:delText xml:space="preserve"> </w:delText>
        </w:r>
        <w:r w:rsidRPr="00431AB0" w:rsidDel="00F25669">
          <w:rPr>
            <w:rFonts w:ascii="Garamond" w:hAnsi="Garamond"/>
            <w:color w:val="000000" w:themeColor="text1"/>
            <w:szCs w:val="24"/>
          </w:rPr>
          <w:delText>na sua redação atual</w:delText>
        </w:r>
      </w:del>
      <w:r w:rsidRPr="00431AB0">
        <w:rPr>
          <w:rFonts w:ascii="Garamond" w:hAnsi="Garamond"/>
          <w:color w:val="000000" w:themeColor="text1"/>
          <w:szCs w:val="24"/>
        </w:rPr>
        <w:t>.</w:t>
      </w:r>
    </w:p>
    <w:p w14:paraId="00D1D250" w14:textId="6ED1676F" w:rsidR="00D05122" w:rsidRPr="00431AB0" w:rsidRDefault="00D05122" w:rsidP="00DF7BBF">
      <w:pPr>
        <w:pStyle w:val="PargrafodaLista"/>
        <w:widowControl w:val="0"/>
        <w:numPr>
          <w:ilvl w:val="0"/>
          <w:numId w:val="449"/>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violação do disposto no presente artigo constitui contraordenação económica muito grave, punível nos termos do RJCE.</w:t>
      </w:r>
    </w:p>
    <w:p w14:paraId="58858BDB"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commentRangeStart w:id="1656"/>
      <w:commentRangeStart w:id="1657"/>
    </w:p>
    <w:p w14:paraId="165337B3"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Área de serviço</w:t>
      </w:r>
      <w:commentRangeEnd w:id="1656"/>
      <w:r w:rsidR="0099145A" w:rsidRPr="00FC7A70">
        <w:rPr>
          <w:rStyle w:val="Refdecomentrio"/>
          <w:rFonts w:ascii="Garamond" w:eastAsiaTheme="majorEastAsia" w:hAnsi="Garamond" w:cstheme="majorBidi"/>
          <w:color w:val="000000" w:themeColor="text1"/>
          <w:sz w:val="24"/>
          <w:szCs w:val="24"/>
        </w:rPr>
        <w:commentReference w:id="1656"/>
      </w:r>
      <w:commentRangeEnd w:id="1657"/>
      <w:r w:rsidRPr="00FC7A70">
        <w:rPr>
          <w:rStyle w:val="Refdecomentrio"/>
          <w:rFonts w:ascii="Garamond" w:eastAsiaTheme="majorEastAsia" w:hAnsi="Garamond" w:cstheme="majorBidi"/>
          <w:color w:val="000000" w:themeColor="text1"/>
          <w:sz w:val="24"/>
          <w:szCs w:val="24"/>
        </w:rPr>
        <w:commentReference w:id="1657"/>
      </w:r>
    </w:p>
    <w:p w14:paraId="118C95D0" w14:textId="2EADEA34" w:rsidR="00D05122" w:rsidRPr="00431AB0" w:rsidRDefault="00D05122" w:rsidP="00DF7BBF">
      <w:pPr>
        <w:pStyle w:val="PargrafodaLista"/>
        <w:widowControl w:val="0"/>
        <w:numPr>
          <w:ilvl w:val="0"/>
          <w:numId w:val="450"/>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área de serviço compreende as zonas de receção e armazenagem de géneros alimentícios, cozinha, copa e zona de fabrico, bem como os vestiários e instalações sanitárias destinadas ao uso do pessoal.</w:t>
      </w:r>
    </w:p>
    <w:p w14:paraId="595C007D" w14:textId="46299D40" w:rsidR="00D05122" w:rsidRPr="00431AB0" w:rsidRDefault="00D05122" w:rsidP="00DF7BBF">
      <w:pPr>
        <w:pStyle w:val="PargrafodaLista"/>
        <w:widowControl w:val="0"/>
        <w:numPr>
          <w:ilvl w:val="0"/>
          <w:numId w:val="450"/>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área de serviço é de acesso reservado ao pessoal do estabelecimento, sendo proibida a entrada e permanência de animais vivos nas zonas que a integram.</w:t>
      </w:r>
    </w:p>
    <w:p w14:paraId="398B9088" w14:textId="7434671E" w:rsidR="00D05122" w:rsidRPr="00431AB0" w:rsidRDefault="00D05122" w:rsidP="00DF7BBF">
      <w:pPr>
        <w:pStyle w:val="PargrafodaLista"/>
        <w:widowControl w:val="0"/>
        <w:numPr>
          <w:ilvl w:val="0"/>
          <w:numId w:val="450"/>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área de serviço deve estar completamente separada da área destinada ao público e instalada de forma a evitar-se a propagação de fumos e cheiros.</w:t>
      </w:r>
    </w:p>
    <w:p w14:paraId="3A347212" w14:textId="6EE92B92" w:rsidR="00D05122" w:rsidRPr="00431AB0" w:rsidRDefault="00D05122" w:rsidP="00DF7BBF">
      <w:pPr>
        <w:pStyle w:val="PargrafodaLista"/>
        <w:widowControl w:val="0"/>
        <w:numPr>
          <w:ilvl w:val="0"/>
          <w:numId w:val="450"/>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Os fornecimentos devem fazer-se pela entrada de serviço e, quando esta não exista, devem efetuar-se fora dos períodos em que o estabelecimento esteja aberto ao público ou, não sendo possível, nos períodos de menor frequência.</w:t>
      </w:r>
    </w:p>
    <w:p w14:paraId="0908ED04" w14:textId="41D7C778" w:rsidR="00D05122" w:rsidRPr="00431AB0" w:rsidRDefault="00D05122" w:rsidP="00DF7BBF">
      <w:pPr>
        <w:pStyle w:val="PargrafodaLista"/>
        <w:widowControl w:val="0"/>
        <w:numPr>
          <w:ilvl w:val="0"/>
          <w:numId w:val="450"/>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Os estabelecimentos de restauração ou de bebidas devem adotar métodos ou equipamentos que permitam assegurar a separação dos resíduos de forma a promover a sua valorização por fluxos e fileiras.</w:t>
      </w:r>
    </w:p>
    <w:p w14:paraId="36796914" w14:textId="7C2415BB" w:rsidR="00D05122" w:rsidRPr="00431AB0" w:rsidRDefault="00D05122" w:rsidP="00DF7BBF">
      <w:pPr>
        <w:pStyle w:val="PargrafodaLista"/>
        <w:widowControl w:val="0"/>
        <w:numPr>
          <w:ilvl w:val="0"/>
          <w:numId w:val="450"/>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As zonas integrantes da área de serviço devem observar os requisitos aplicáveis às instalações do setor alimentar nos termos previstos na legislação em vigor.</w:t>
      </w:r>
    </w:p>
    <w:p w14:paraId="6AC0E7B3" w14:textId="77777777" w:rsidR="00D05122" w:rsidRPr="00FC7A70" w:rsidRDefault="00D05122" w:rsidP="00DF7BBF">
      <w:pPr>
        <w:widowControl w:val="0"/>
        <w:spacing w:after="120"/>
        <w:rPr>
          <w:rFonts w:ascii="Garamond" w:hAnsi="Garamond"/>
          <w:color w:val="000000" w:themeColor="text1"/>
          <w:szCs w:val="24"/>
        </w:rPr>
      </w:pPr>
    </w:p>
    <w:p w14:paraId="0585AA27"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3DD51C3"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Zonas integradas</w:t>
      </w:r>
    </w:p>
    <w:p w14:paraId="0C969D81" w14:textId="02380EA7" w:rsidR="00D05122" w:rsidRPr="00431AB0" w:rsidRDefault="00D05122" w:rsidP="00DF7BBF">
      <w:pPr>
        <w:pStyle w:val="PargrafodaLista"/>
        <w:widowControl w:val="0"/>
        <w:numPr>
          <w:ilvl w:val="0"/>
          <w:numId w:val="451"/>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Nos estabelecimentos de restauração ou de bebidas as zonas que compõem a área de serviço podem estar integradas, desde que o circuito adotado e equipamentos utilizados garantam o fim específico a que se destina cada zona, não seja posta em causa a higiene e segurança alimentar e se evite a propagação de fumos e cheiros.</w:t>
      </w:r>
    </w:p>
    <w:p w14:paraId="0925147D" w14:textId="6A7D00E5" w:rsidR="00D05122" w:rsidRPr="00431AB0" w:rsidRDefault="00D05122" w:rsidP="00DF7BBF">
      <w:pPr>
        <w:pStyle w:val="PargrafodaLista"/>
        <w:widowControl w:val="0"/>
        <w:numPr>
          <w:ilvl w:val="0"/>
          <w:numId w:val="451"/>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Nas salas de refeição dos estabelecimentos de restauração podem existir zonas destinadas à confeção de alimentos, desde que o tipo de equipamentos utilizados e a qualidade da solução adotada não ponha em causa a segurança e a higiene alimentar.</w:t>
      </w:r>
    </w:p>
    <w:p w14:paraId="6E8FC2D8" w14:textId="6BCC7407" w:rsidR="00D05122" w:rsidRPr="00431AB0" w:rsidRDefault="00D05122" w:rsidP="00DF7BBF">
      <w:pPr>
        <w:pStyle w:val="PargrafodaLista"/>
        <w:widowControl w:val="0"/>
        <w:numPr>
          <w:ilvl w:val="0"/>
          <w:numId w:val="451"/>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Os estabelecimentos de bebidas podem servir produtos confecionados, pré-confecionados ou pré-preparados que necessitem apenas de aquecimento ou conclusão de confeção, desde que disponham de equipamentos adequados a esse efeito, tais como micro-ondas, forno, chapa, fritadeira, tostadeira, máquina de sumos ou equiparados.</w:t>
      </w:r>
    </w:p>
    <w:p w14:paraId="1C32C498" w14:textId="77777777" w:rsidR="00D05122" w:rsidRPr="00FC7A70" w:rsidRDefault="00D05122" w:rsidP="00DF7BBF">
      <w:pPr>
        <w:widowControl w:val="0"/>
        <w:spacing w:after="120"/>
        <w:rPr>
          <w:rFonts w:ascii="Garamond" w:hAnsi="Garamond"/>
          <w:color w:val="000000" w:themeColor="text1"/>
          <w:szCs w:val="24"/>
        </w:rPr>
      </w:pPr>
    </w:p>
    <w:p w14:paraId="62ACB2E4"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657AD19"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Cozinhas, copas e zonas de fabrico</w:t>
      </w:r>
    </w:p>
    <w:p w14:paraId="3C984A82" w14:textId="274EE7D6"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zona de cozinha corresponde à zona destinada à preparação e confeção de alimentos, podendo também destinar-se ao respetivo empratamento e distribuição.</w:t>
      </w:r>
    </w:p>
    <w:p w14:paraId="396F406F" w14:textId="1525E16B"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copa limpa corresponde à zona destinada ao empratamento e distribuição do serviço, podendo também dar apoio na preparação de alimentos, e a copa suja corresponde à zona destinada à lavagem de louças e de utensílios.</w:t>
      </w:r>
    </w:p>
    <w:p w14:paraId="7C07A8AE" w14:textId="4FEB8A01"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zona de fabrico corresponde ao local destinado à preparação, confeção e embalagem de produtos de pastelaria, padaria ou de gelados.</w:t>
      </w:r>
    </w:p>
    <w:p w14:paraId="4CDF0A8E" w14:textId="2B3C8A03"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Os estabelecimentos de bebidas que não disponham de zona de fabrico apenas podem operar com produtos confecionados ou pré-confecionados, acabados ou que possam ser acabados no estabelecimento, através de equipamentos adequados, designadamente os previstos no n.º 3 do artigo anterior.</w:t>
      </w:r>
    </w:p>
    <w:p w14:paraId="23A4C06E" w14:textId="5B9821A9"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As cozinhas, as copas e as zonas de fabrico devem estar equipadas com lavatórios e torneiras com sistema de acionamento não manual destinadas à higienização das mãos, podendo existir apenas uma torneira com aquele sistema na cuba de lavagem da copa suja, quando se trate de zonas contíguas ou integradas.</w:t>
      </w:r>
    </w:p>
    <w:p w14:paraId="02770372" w14:textId="28CA4AAF"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As prateleiras, mesas, balcões e bancadas das cozinhas e zonas de fabrico devem ser de material liso, resistente, lavável e impermeável, e os talheres e todos os utensílios para a preparação dos alimentos devem ser de fácil lavagem e ser mantidos em bom estado de higiene e conservação.</w:t>
      </w:r>
    </w:p>
    <w:p w14:paraId="2ACBEAD5" w14:textId="33EF5B7D"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Nas cozinhas deve, preferencialmente, existir uma zona de preparação distinta da zona da confeção.</w:t>
      </w:r>
    </w:p>
    <w:p w14:paraId="6BFCAC9E" w14:textId="06B3C394"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A cozinha deve ser próxima das copas, devendo ambas ser instaladas de forma a permitir uma comunicação rápida com as salas de refeição e com trajetos diferenciados para sujos e limpos, sempre que possível.</w:t>
      </w:r>
    </w:p>
    <w:p w14:paraId="577725EE" w14:textId="2CD032EF" w:rsidR="00D05122" w:rsidRPr="00431AB0" w:rsidRDefault="00D05122" w:rsidP="00DF7BBF">
      <w:pPr>
        <w:pStyle w:val="PargrafodaLista"/>
        <w:widowControl w:val="0"/>
        <w:numPr>
          <w:ilvl w:val="0"/>
          <w:numId w:val="452"/>
        </w:numPr>
        <w:spacing w:after="120"/>
        <w:ind w:left="426" w:hanging="426"/>
        <w:contextualSpacing w:val="0"/>
        <w:rPr>
          <w:rFonts w:ascii="Garamond" w:hAnsi="Garamond"/>
          <w:color w:val="000000" w:themeColor="text1"/>
          <w:szCs w:val="24"/>
        </w:rPr>
      </w:pPr>
      <w:r w:rsidRPr="00431AB0">
        <w:rPr>
          <w:rFonts w:ascii="Garamond" w:hAnsi="Garamond"/>
          <w:color w:val="000000" w:themeColor="text1"/>
          <w:szCs w:val="24"/>
        </w:rPr>
        <w:t xml:space="preserve">Na copa suja deve existir, pelo menos, uma cuba de lavagem equipada com água quente e fria e uma máquina de lavar a louça. </w:t>
      </w:r>
    </w:p>
    <w:p w14:paraId="10F6F11B" w14:textId="77777777" w:rsidR="00D05122" w:rsidRPr="00FC7A70" w:rsidRDefault="00D05122" w:rsidP="00DF7BBF">
      <w:pPr>
        <w:widowControl w:val="0"/>
        <w:spacing w:after="120"/>
        <w:rPr>
          <w:rFonts w:ascii="Garamond" w:hAnsi="Garamond"/>
          <w:color w:val="000000" w:themeColor="text1"/>
          <w:szCs w:val="24"/>
        </w:rPr>
      </w:pPr>
    </w:p>
    <w:p w14:paraId="6C8C63E2"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0E0D574"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Vestiários e instalações sanitárias destinadas ao uso do pessoal</w:t>
      </w:r>
    </w:p>
    <w:p w14:paraId="2C69A2D3" w14:textId="0EE43746" w:rsidR="00D05122" w:rsidRPr="00FE3716" w:rsidRDefault="00D05122" w:rsidP="00DF7BBF">
      <w:pPr>
        <w:pStyle w:val="PargrafodaLista"/>
        <w:widowControl w:val="0"/>
        <w:numPr>
          <w:ilvl w:val="0"/>
          <w:numId w:val="453"/>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Na área de serviço devem existir armários ou locais reservados para guarda de roupa e bens pessoais dos trabalhadores.</w:t>
      </w:r>
    </w:p>
    <w:p w14:paraId="6B9850C4" w14:textId="3658D244" w:rsidR="00D05122" w:rsidRPr="00FE3716" w:rsidRDefault="00D05122" w:rsidP="00DF7BBF">
      <w:pPr>
        <w:pStyle w:val="PargrafodaLista"/>
        <w:widowControl w:val="0"/>
        <w:numPr>
          <w:ilvl w:val="0"/>
          <w:numId w:val="453"/>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Os estabelecimentos de restauração ou de bebidas devem dispor de instalações sanitárias destinadas ao uso do pessoal, separadas das zonas de manuseamento de alimentos, e, sempre que possível, com sanitários separados por sexo.</w:t>
      </w:r>
    </w:p>
    <w:p w14:paraId="4D5F606B" w14:textId="58652948" w:rsidR="00D05122" w:rsidRPr="00FE3716" w:rsidRDefault="00D05122" w:rsidP="00DF7BBF">
      <w:pPr>
        <w:pStyle w:val="PargrafodaLista"/>
        <w:widowControl w:val="0"/>
        <w:numPr>
          <w:ilvl w:val="0"/>
          <w:numId w:val="453"/>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A existência de instalações sanitárias destinadas ao uso do pessoal e de armários ou locais reservados para guarda de roupa e bens pessoais dos trabalhadores não é obrigatória:</w:t>
      </w:r>
    </w:p>
    <w:p w14:paraId="5F02D464" w14:textId="77777777" w:rsidR="00D05122" w:rsidRPr="00FC7A70" w:rsidRDefault="00D05122" w:rsidP="00DF7BBF">
      <w:pPr>
        <w:widowControl w:val="0"/>
        <w:numPr>
          <w:ilvl w:val="0"/>
          <w:numId w:val="116"/>
        </w:numPr>
        <w:spacing w:after="120"/>
        <w:ind w:left="851" w:hanging="284"/>
        <w:rPr>
          <w:rFonts w:ascii="Garamond" w:hAnsi="Garamond"/>
          <w:color w:val="000000" w:themeColor="text1"/>
          <w:szCs w:val="24"/>
        </w:rPr>
      </w:pPr>
      <w:r w:rsidRPr="00FC7A70">
        <w:rPr>
          <w:rFonts w:ascii="Garamond" w:hAnsi="Garamond"/>
          <w:color w:val="000000" w:themeColor="text1"/>
          <w:szCs w:val="24"/>
        </w:rPr>
        <w:t>Nos estabelecimentos integrados em área comercial, empreendimento turístico ou habitacional que disponha de instalações reservadas, equipadas e adequadas ao uso do pessoal do estabelecimento;</w:t>
      </w:r>
    </w:p>
    <w:p w14:paraId="0A9AF346" w14:textId="77777777" w:rsidR="00D05122" w:rsidRPr="00FC7A70" w:rsidRDefault="00D05122" w:rsidP="00DF7BBF">
      <w:pPr>
        <w:widowControl w:val="0"/>
        <w:numPr>
          <w:ilvl w:val="0"/>
          <w:numId w:val="116"/>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Nos estabelecimentos com área total igual ou inferior a 150 m2, desde que as instalações sanitárias destinadas ao público observem os requisitos exigidos para as instalações do pessoal, previstos no número anterior. </w:t>
      </w:r>
    </w:p>
    <w:p w14:paraId="67B52901"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BF30A5E"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Áreas destinadas a clientes</w:t>
      </w:r>
    </w:p>
    <w:p w14:paraId="25E18D6B" w14:textId="191CA23D" w:rsidR="00D05122" w:rsidRPr="00FE3716" w:rsidRDefault="00D05122" w:rsidP="00DF7BBF">
      <w:pPr>
        <w:pStyle w:val="PargrafodaLista"/>
        <w:widowControl w:val="0"/>
        <w:numPr>
          <w:ilvl w:val="0"/>
          <w:numId w:val="454"/>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A área destinada aos clientes do estabelecimento corresponde ao espaço reservado ao público que compreende as salas de refeição, zona de acolhimento e de receção, bar, balcão, bengaleiro, instalações sanitárias e, quando existentes, as esplanadas e as salas ou espaços destinados a dança e ou espetáculo.</w:t>
      </w:r>
    </w:p>
    <w:p w14:paraId="58FB1078" w14:textId="353A5D5F" w:rsidR="00D05122" w:rsidRPr="00FE3716" w:rsidRDefault="00D05122" w:rsidP="00DF7BBF">
      <w:pPr>
        <w:pStyle w:val="PargrafodaLista"/>
        <w:widowControl w:val="0"/>
        <w:numPr>
          <w:ilvl w:val="0"/>
          <w:numId w:val="454"/>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As instalações sanitárias destinadas aos clientes devem:</w:t>
      </w:r>
    </w:p>
    <w:p w14:paraId="32B3BA30" w14:textId="77777777" w:rsidR="00D05122" w:rsidRPr="00FC7A70" w:rsidRDefault="00D05122" w:rsidP="00DF7BBF">
      <w:pPr>
        <w:widowControl w:val="0"/>
        <w:numPr>
          <w:ilvl w:val="0"/>
          <w:numId w:val="118"/>
        </w:numPr>
        <w:spacing w:after="120"/>
        <w:ind w:left="851" w:hanging="284"/>
        <w:rPr>
          <w:rFonts w:ascii="Garamond" w:hAnsi="Garamond"/>
          <w:color w:val="000000" w:themeColor="text1"/>
          <w:szCs w:val="24"/>
        </w:rPr>
      </w:pPr>
      <w:r w:rsidRPr="00FC7A70">
        <w:rPr>
          <w:rFonts w:ascii="Garamond" w:hAnsi="Garamond"/>
          <w:color w:val="000000" w:themeColor="text1"/>
          <w:szCs w:val="24"/>
        </w:rPr>
        <w:t>Encontrar-se no interior do estabelecimento, separadas das salas de refeição e das zonas de manuseamento de alimentos;</w:t>
      </w:r>
    </w:p>
    <w:p w14:paraId="33FAA12D" w14:textId="77777777" w:rsidR="00D05122" w:rsidRPr="00FC7A70" w:rsidRDefault="00D05122" w:rsidP="00DF7BBF">
      <w:pPr>
        <w:widowControl w:val="0"/>
        <w:numPr>
          <w:ilvl w:val="0"/>
          <w:numId w:val="118"/>
        </w:numPr>
        <w:spacing w:after="120"/>
        <w:ind w:left="851" w:hanging="284"/>
        <w:rPr>
          <w:rFonts w:ascii="Garamond" w:hAnsi="Garamond"/>
          <w:color w:val="000000" w:themeColor="text1"/>
          <w:szCs w:val="24"/>
        </w:rPr>
      </w:pPr>
      <w:r w:rsidRPr="00FC7A70">
        <w:rPr>
          <w:rFonts w:ascii="Garamond" w:hAnsi="Garamond"/>
          <w:color w:val="000000" w:themeColor="text1"/>
          <w:szCs w:val="24"/>
        </w:rPr>
        <w:t>Dispor dos equipamentos e utensílios necessários à sua cómoda e eficiente utilização e ser mantidas em permanente bom estado de higiene e conservação;</w:t>
      </w:r>
    </w:p>
    <w:p w14:paraId="3105F7BE" w14:textId="77777777" w:rsidR="00D05122" w:rsidRPr="00FC7A70" w:rsidRDefault="00D05122" w:rsidP="00DF7BBF">
      <w:pPr>
        <w:widowControl w:val="0"/>
        <w:numPr>
          <w:ilvl w:val="0"/>
          <w:numId w:val="118"/>
        </w:numPr>
        <w:spacing w:after="120"/>
        <w:ind w:left="851" w:hanging="284"/>
        <w:rPr>
          <w:rFonts w:ascii="Garamond" w:hAnsi="Garamond"/>
          <w:color w:val="000000" w:themeColor="text1"/>
          <w:szCs w:val="24"/>
        </w:rPr>
      </w:pPr>
      <w:r w:rsidRPr="00FC7A70">
        <w:rPr>
          <w:rFonts w:ascii="Garamond" w:hAnsi="Garamond"/>
          <w:color w:val="000000" w:themeColor="text1"/>
          <w:szCs w:val="24"/>
        </w:rPr>
        <w:t>Ser instaladas de modo a não ter acesso direto com as zonas de serviço, salas de refeição ou salas destinadas ao serviço de bebidas e de forma a garantir o seu necessário isolamento do exterior;</w:t>
      </w:r>
    </w:p>
    <w:p w14:paraId="4CFDF6EF" w14:textId="77777777" w:rsidR="00D05122" w:rsidRPr="00FC7A70" w:rsidRDefault="00D05122" w:rsidP="00DF7BBF">
      <w:pPr>
        <w:widowControl w:val="0"/>
        <w:numPr>
          <w:ilvl w:val="0"/>
          <w:numId w:val="118"/>
        </w:numPr>
        <w:spacing w:after="120"/>
        <w:ind w:left="851" w:hanging="284"/>
        <w:rPr>
          <w:rFonts w:ascii="Garamond" w:hAnsi="Garamond"/>
          <w:color w:val="000000" w:themeColor="text1"/>
          <w:szCs w:val="24"/>
        </w:rPr>
      </w:pPr>
      <w:r w:rsidRPr="00FC7A70">
        <w:rPr>
          <w:rFonts w:ascii="Garamond" w:hAnsi="Garamond"/>
          <w:color w:val="000000" w:themeColor="text1"/>
          <w:szCs w:val="24"/>
        </w:rPr>
        <w:t>Nos estabelecimentos com capacidade igual ou superior a 30 lugares, ser obrigatoriamente separadas por sexo e dispor de retretes em cabines individualizadas.</w:t>
      </w:r>
    </w:p>
    <w:p w14:paraId="45F71088" w14:textId="0C7E07EA" w:rsidR="00D05122" w:rsidRPr="00FC7A70" w:rsidRDefault="00D05122" w:rsidP="00DF7BBF">
      <w:pPr>
        <w:pStyle w:val="PargrafodaLista"/>
        <w:widowControl w:val="0"/>
        <w:numPr>
          <w:ilvl w:val="0"/>
          <w:numId w:val="454"/>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existência de instalações sanitárias destinadas aos clientes não é exigível:</w:t>
      </w:r>
    </w:p>
    <w:p w14:paraId="324205DA" w14:textId="77777777" w:rsidR="00D05122" w:rsidRPr="00FC7A70" w:rsidRDefault="00D05122" w:rsidP="00DF7BBF">
      <w:pPr>
        <w:widowControl w:val="0"/>
        <w:numPr>
          <w:ilvl w:val="0"/>
          <w:numId w:val="117"/>
        </w:numPr>
        <w:spacing w:after="120"/>
        <w:ind w:left="851" w:hanging="284"/>
        <w:rPr>
          <w:rFonts w:ascii="Garamond" w:hAnsi="Garamond"/>
          <w:color w:val="000000" w:themeColor="text1"/>
          <w:szCs w:val="24"/>
        </w:rPr>
      </w:pPr>
      <w:r w:rsidRPr="00FC7A70">
        <w:rPr>
          <w:rFonts w:ascii="Garamond" w:hAnsi="Garamond"/>
          <w:color w:val="000000" w:themeColor="text1"/>
          <w:szCs w:val="24"/>
        </w:rPr>
        <w:t>Aos estabelecimentos integrados em área comercial ou empreendimento turístico que disponha de instalações sanitárias comuns que preencham os requisitos previstos no presente artigo;</w:t>
      </w:r>
    </w:p>
    <w:p w14:paraId="29E74ADF" w14:textId="77777777" w:rsidR="00D05122" w:rsidRPr="00FC7A70" w:rsidRDefault="00D05122" w:rsidP="00DF7BBF">
      <w:pPr>
        <w:widowControl w:val="0"/>
        <w:numPr>
          <w:ilvl w:val="0"/>
          <w:numId w:val="117"/>
        </w:numPr>
        <w:spacing w:after="120"/>
        <w:ind w:left="851" w:hanging="284"/>
        <w:rPr>
          <w:rFonts w:ascii="Garamond" w:hAnsi="Garamond"/>
          <w:color w:val="000000" w:themeColor="text1"/>
          <w:szCs w:val="24"/>
        </w:rPr>
      </w:pPr>
      <w:r w:rsidRPr="00FC7A70">
        <w:rPr>
          <w:rFonts w:ascii="Garamond" w:hAnsi="Garamond"/>
          <w:color w:val="000000" w:themeColor="text1"/>
          <w:szCs w:val="24"/>
        </w:rPr>
        <w:t>Aos estabelecimentos que confecionem refeições para consumo exclusivo fora do estabelecimento.</w:t>
      </w:r>
    </w:p>
    <w:p w14:paraId="29301C36" w14:textId="77777777" w:rsidR="00D05122" w:rsidRPr="00FC7A70" w:rsidRDefault="00D05122" w:rsidP="00DF7BBF">
      <w:pPr>
        <w:widowControl w:val="0"/>
        <w:spacing w:after="120"/>
        <w:rPr>
          <w:rFonts w:ascii="Garamond" w:hAnsi="Garamond"/>
          <w:color w:val="000000" w:themeColor="text1"/>
          <w:szCs w:val="24"/>
        </w:rPr>
      </w:pPr>
    </w:p>
    <w:p w14:paraId="35B71D3B"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4CE94390"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Capacidade do estabelecimento</w:t>
      </w:r>
    </w:p>
    <w:p w14:paraId="2BD1D111" w14:textId="77777777" w:rsidR="00D05122" w:rsidRPr="00FC7A70" w:rsidRDefault="00D05122"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número máximo de lugares dos estabelecimentos é calculado em função da área destinada ao serviço dos clientes, deduzida da área correspondente aos corredores de circulação obrigatórios, nos termos seguintes:</w:t>
      </w:r>
    </w:p>
    <w:p w14:paraId="2B4E4647" w14:textId="77777777" w:rsidR="00D05122" w:rsidRPr="00FC7A70" w:rsidRDefault="00D05122" w:rsidP="00DF7BBF">
      <w:pPr>
        <w:widowControl w:val="0"/>
        <w:numPr>
          <w:ilvl w:val="0"/>
          <w:numId w:val="121"/>
        </w:numPr>
        <w:spacing w:after="120"/>
        <w:ind w:left="851" w:hanging="284"/>
        <w:rPr>
          <w:rFonts w:ascii="Garamond" w:hAnsi="Garamond"/>
          <w:color w:val="000000" w:themeColor="text1"/>
          <w:szCs w:val="24"/>
        </w:rPr>
      </w:pPr>
      <w:r w:rsidRPr="00FC7A70">
        <w:rPr>
          <w:rFonts w:ascii="Garamond" w:hAnsi="Garamond"/>
          <w:color w:val="000000" w:themeColor="text1"/>
          <w:szCs w:val="24"/>
        </w:rPr>
        <w:t>Nos estabelecimentos com lugares sentados, 0,75 m2 por lugar;</w:t>
      </w:r>
    </w:p>
    <w:p w14:paraId="74EAE81C" w14:textId="77777777" w:rsidR="00D05122" w:rsidRPr="00FC7A70" w:rsidRDefault="00D05122" w:rsidP="00DF7BBF">
      <w:pPr>
        <w:widowControl w:val="0"/>
        <w:numPr>
          <w:ilvl w:val="0"/>
          <w:numId w:val="121"/>
        </w:numPr>
        <w:spacing w:after="120"/>
        <w:ind w:left="851" w:hanging="284"/>
        <w:rPr>
          <w:rFonts w:ascii="Garamond" w:hAnsi="Garamond"/>
          <w:color w:val="000000" w:themeColor="text1"/>
          <w:szCs w:val="24"/>
        </w:rPr>
      </w:pPr>
      <w:r w:rsidRPr="00FC7A70">
        <w:rPr>
          <w:rFonts w:ascii="Garamond" w:hAnsi="Garamond"/>
          <w:color w:val="000000" w:themeColor="text1"/>
          <w:szCs w:val="24"/>
        </w:rPr>
        <w:t>Nos estabelecimentos com lugares de pé, 0,50 m2 por lugar;</w:t>
      </w:r>
    </w:p>
    <w:p w14:paraId="72D75D99" w14:textId="77777777" w:rsidR="00D05122" w:rsidRPr="00FC7A70" w:rsidRDefault="00D05122" w:rsidP="00DF7BBF">
      <w:pPr>
        <w:widowControl w:val="0"/>
        <w:numPr>
          <w:ilvl w:val="0"/>
          <w:numId w:val="121"/>
        </w:numPr>
        <w:spacing w:after="120"/>
        <w:ind w:left="851" w:hanging="284"/>
        <w:rPr>
          <w:rFonts w:ascii="Garamond" w:hAnsi="Garamond"/>
          <w:color w:val="000000" w:themeColor="text1"/>
          <w:szCs w:val="24"/>
        </w:rPr>
      </w:pPr>
      <w:r w:rsidRPr="00FC7A70">
        <w:rPr>
          <w:rFonts w:ascii="Garamond" w:hAnsi="Garamond"/>
          <w:color w:val="000000" w:themeColor="text1"/>
          <w:szCs w:val="24"/>
        </w:rPr>
        <w:t>Não se considera área destinada aos clientes, para efeitos exclusivos do disposto nas alíneas anteriores, a zona de acolhimento e receção, o bengaleiro e as instalações sanitárias;</w:t>
      </w:r>
    </w:p>
    <w:p w14:paraId="4B2EB848" w14:textId="77777777" w:rsidR="00D05122" w:rsidRPr="00FC7A70" w:rsidRDefault="00D05122" w:rsidP="00DF7BBF">
      <w:pPr>
        <w:widowControl w:val="0"/>
        <w:numPr>
          <w:ilvl w:val="0"/>
          <w:numId w:val="121"/>
        </w:numPr>
        <w:spacing w:after="120"/>
        <w:ind w:left="851" w:hanging="284"/>
        <w:rPr>
          <w:rFonts w:ascii="Garamond" w:hAnsi="Garamond"/>
          <w:color w:val="000000" w:themeColor="text1"/>
          <w:szCs w:val="24"/>
        </w:rPr>
      </w:pPr>
      <w:r w:rsidRPr="00FC7A70">
        <w:rPr>
          <w:rFonts w:ascii="Garamond" w:hAnsi="Garamond"/>
          <w:color w:val="000000" w:themeColor="text1"/>
          <w:szCs w:val="24"/>
        </w:rPr>
        <w:t>Nos estabelecimentos que disponham de salas ou espaços destinados a dança, estas não podem exceder 90 % da área destinada aos clientes.</w:t>
      </w:r>
    </w:p>
    <w:p w14:paraId="5A608C2E" w14:textId="77777777" w:rsidR="00D05122" w:rsidRPr="00FC7A70" w:rsidRDefault="00D05122" w:rsidP="00DF7BBF">
      <w:pPr>
        <w:widowControl w:val="0"/>
        <w:spacing w:after="120"/>
        <w:rPr>
          <w:rFonts w:ascii="Garamond" w:hAnsi="Garamond"/>
          <w:color w:val="000000" w:themeColor="text1"/>
          <w:szCs w:val="24"/>
        </w:rPr>
      </w:pPr>
    </w:p>
    <w:p w14:paraId="44EE9B60"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0CB837A" w14:textId="06CE9ED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Regras de acesso aos estabelecimentos</w:t>
      </w:r>
      <w:r w:rsidR="004631A1" w:rsidRPr="00FC7A70">
        <w:rPr>
          <w:rFonts w:ascii="Garamond" w:eastAsiaTheme="majorEastAsia" w:hAnsi="Garamond" w:cstheme="majorBidi"/>
          <w:color w:val="000000" w:themeColor="text1"/>
          <w:szCs w:val="24"/>
        </w:rPr>
        <w:t xml:space="preserve"> de restauração ou de bebidas</w:t>
      </w:r>
    </w:p>
    <w:p w14:paraId="6A7F8B60" w14:textId="73343E43" w:rsidR="00D05122" w:rsidRPr="00FE3716" w:rsidRDefault="00D05122" w:rsidP="00DF7BBF">
      <w:pPr>
        <w:pStyle w:val="PargrafodaLista"/>
        <w:widowControl w:val="0"/>
        <w:numPr>
          <w:ilvl w:val="0"/>
          <w:numId w:val="455"/>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É livre o acesso aos estabelecimentos de restauração ou de bebidas, salvo o disposto nos números seguintes.</w:t>
      </w:r>
    </w:p>
    <w:p w14:paraId="505FDE65" w14:textId="5AAC772A" w:rsidR="004631A1" w:rsidRPr="00FE3716" w:rsidRDefault="00D05122" w:rsidP="00DF7BBF">
      <w:pPr>
        <w:pStyle w:val="PargrafodaLista"/>
        <w:widowControl w:val="0"/>
        <w:numPr>
          <w:ilvl w:val="0"/>
          <w:numId w:val="455"/>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 xml:space="preserve">As entidades exploradoras dos estabelecimentos de restauração ou de bebidas não podem permitir o acesso a um número de clientes superior ao da respetiva capacidade. </w:t>
      </w:r>
    </w:p>
    <w:p w14:paraId="3A12DA96" w14:textId="6B4354B7" w:rsidR="00D05122" w:rsidRPr="00FE3716" w:rsidRDefault="00D05122" w:rsidP="00DF7BBF">
      <w:pPr>
        <w:pStyle w:val="PargrafodaLista"/>
        <w:widowControl w:val="0"/>
        <w:numPr>
          <w:ilvl w:val="0"/>
          <w:numId w:val="455"/>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Pode ser recusado o acesso ou a permanência nos estabelecimentos a quem perturbe o seu funcionamento normal, designadamente por se recusar a cumprir as normas de funcionamento impostas por disposições legais ou privativas do estabelecimento, desde que essas restrições sejam devidamente publicitadas.</w:t>
      </w:r>
    </w:p>
    <w:p w14:paraId="005877E0" w14:textId="6B9F940A" w:rsidR="00D05122" w:rsidRPr="00FE3716" w:rsidRDefault="00D05122" w:rsidP="00DF7BBF">
      <w:pPr>
        <w:pStyle w:val="PargrafodaLista"/>
        <w:widowControl w:val="0"/>
        <w:numPr>
          <w:ilvl w:val="0"/>
          <w:numId w:val="455"/>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Desde que devidamente publicitado, os estabelecimentos de restauração ou de bebidas podem ainda:</w:t>
      </w:r>
    </w:p>
    <w:p w14:paraId="5CFB7582" w14:textId="77777777" w:rsidR="00D05122" w:rsidRPr="00FC7A70" w:rsidRDefault="00D05122" w:rsidP="00DF7BBF">
      <w:pPr>
        <w:widowControl w:val="0"/>
        <w:numPr>
          <w:ilvl w:val="0"/>
          <w:numId w:val="119"/>
        </w:numPr>
        <w:spacing w:after="120"/>
        <w:ind w:left="851" w:hanging="284"/>
        <w:rPr>
          <w:rFonts w:ascii="Garamond" w:hAnsi="Garamond"/>
          <w:color w:val="000000" w:themeColor="text1"/>
          <w:szCs w:val="24"/>
        </w:rPr>
      </w:pPr>
      <w:r w:rsidRPr="00FC7A70">
        <w:rPr>
          <w:rFonts w:ascii="Garamond" w:hAnsi="Garamond"/>
          <w:color w:val="000000" w:themeColor="text1"/>
          <w:szCs w:val="24"/>
        </w:rPr>
        <w:t>Ser afetos, total ou parcialmente, à utilização exclusiva por associados, beneficiários ou clientes das entidades proprietária ou exploradora;</w:t>
      </w:r>
    </w:p>
    <w:p w14:paraId="35D7F1B7" w14:textId="77777777" w:rsidR="00D05122" w:rsidRPr="00FC7A70" w:rsidRDefault="00D05122" w:rsidP="00DF7BBF">
      <w:pPr>
        <w:widowControl w:val="0"/>
        <w:numPr>
          <w:ilvl w:val="0"/>
          <w:numId w:val="119"/>
        </w:numPr>
        <w:spacing w:after="120"/>
        <w:ind w:left="851" w:hanging="284"/>
        <w:rPr>
          <w:rFonts w:ascii="Garamond" w:hAnsi="Garamond"/>
          <w:color w:val="000000" w:themeColor="text1"/>
          <w:szCs w:val="24"/>
        </w:rPr>
      </w:pPr>
      <w:r w:rsidRPr="00FC7A70">
        <w:rPr>
          <w:rFonts w:ascii="Garamond" w:hAnsi="Garamond"/>
          <w:color w:val="000000" w:themeColor="text1"/>
          <w:szCs w:val="24"/>
        </w:rPr>
        <w:t>Ser objeto de reserva temporária de parte ou da totalidade dos estabelecimentos.</w:t>
      </w:r>
    </w:p>
    <w:p w14:paraId="3860DA83" w14:textId="77777777" w:rsidR="00D05122" w:rsidRPr="00FC7A70" w:rsidRDefault="00D05122" w:rsidP="00DF7BBF">
      <w:pPr>
        <w:widowControl w:val="0"/>
        <w:spacing w:after="120"/>
        <w:rPr>
          <w:rFonts w:ascii="Garamond" w:hAnsi="Garamond"/>
          <w:color w:val="000000" w:themeColor="text1"/>
          <w:szCs w:val="24"/>
        </w:rPr>
      </w:pPr>
    </w:p>
    <w:p w14:paraId="76ABB60B"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473B7C3"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Informações a disponibilizar ao público</w:t>
      </w:r>
    </w:p>
    <w:p w14:paraId="565D7FBE" w14:textId="67A51DB1" w:rsidR="00D05122" w:rsidRPr="00FE3716" w:rsidRDefault="00D05122" w:rsidP="00DF7BBF">
      <w:pPr>
        <w:pStyle w:val="PargrafodaLista"/>
        <w:widowControl w:val="0"/>
        <w:numPr>
          <w:ilvl w:val="0"/>
          <w:numId w:val="456"/>
        </w:numPr>
        <w:spacing w:after="120"/>
        <w:ind w:left="426" w:hanging="426"/>
        <w:contextualSpacing w:val="0"/>
        <w:rPr>
          <w:rFonts w:ascii="Garamond" w:hAnsi="Garamond"/>
          <w:color w:val="000000" w:themeColor="text1"/>
          <w:szCs w:val="24"/>
        </w:rPr>
      </w:pPr>
      <w:r w:rsidRPr="00FE3716">
        <w:rPr>
          <w:rFonts w:ascii="Garamond" w:hAnsi="Garamond"/>
          <w:color w:val="000000" w:themeColor="text1"/>
          <w:szCs w:val="24"/>
        </w:rPr>
        <w:t>A entidade titular da exploração deve afixar, em local destacado, junto à entrada do estabelecimento de restauração ou de bebidas as seguintes indicações:</w:t>
      </w:r>
    </w:p>
    <w:p w14:paraId="5BFA75F0" w14:textId="77777777" w:rsidR="00D05122" w:rsidRPr="00FC7A70" w:rsidRDefault="00D05122" w:rsidP="00DF7BBF">
      <w:pPr>
        <w:widowControl w:val="0"/>
        <w:numPr>
          <w:ilvl w:val="0"/>
          <w:numId w:val="122"/>
        </w:numPr>
        <w:spacing w:after="120"/>
        <w:ind w:left="851" w:hanging="284"/>
        <w:rPr>
          <w:rFonts w:ascii="Garamond" w:hAnsi="Garamond"/>
          <w:color w:val="000000" w:themeColor="text1"/>
          <w:szCs w:val="24"/>
        </w:rPr>
      </w:pPr>
      <w:r w:rsidRPr="00FC7A70">
        <w:rPr>
          <w:rFonts w:ascii="Garamond" w:hAnsi="Garamond"/>
          <w:color w:val="000000" w:themeColor="text1"/>
          <w:szCs w:val="24"/>
        </w:rPr>
        <w:t>O nome e entidade exploradora;</w:t>
      </w:r>
    </w:p>
    <w:p w14:paraId="328B50D4" w14:textId="77777777" w:rsidR="00D05122" w:rsidRPr="00FC7A70" w:rsidRDefault="00D05122" w:rsidP="00DF7BBF">
      <w:pPr>
        <w:widowControl w:val="0"/>
        <w:numPr>
          <w:ilvl w:val="0"/>
          <w:numId w:val="122"/>
        </w:numPr>
        <w:spacing w:after="120"/>
        <w:ind w:left="851" w:hanging="284"/>
        <w:rPr>
          <w:rFonts w:ascii="Garamond" w:hAnsi="Garamond"/>
          <w:color w:val="000000" w:themeColor="text1"/>
          <w:szCs w:val="24"/>
        </w:rPr>
      </w:pPr>
      <w:r w:rsidRPr="00FC7A70">
        <w:rPr>
          <w:rFonts w:ascii="Garamond" w:hAnsi="Garamond"/>
          <w:color w:val="000000" w:themeColor="text1"/>
          <w:szCs w:val="24"/>
        </w:rPr>
        <w:t>Qualquer restrição de acesso ou permanência no estabelecimento decorrente de imposição legal ou normas de funcionamento do próprio estabelecimento, designadamente relativas à admissão de menores e fumadores;</w:t>
      </w:r>
    </w:p>
    <w:p w14:paraId="25A8AA49" w14:textId="77777777" w:rsidR="00D05122" w:rsidRPr="00FC7A70" w:rsidRDefault="00D05122" w:rsidP="00DF7BBF">
      <w:pPr>
        <w:widowControl w:val="0"/>
        <w:numPr>
          <w:ilvl w:val="0"/>
          <w:numId w:val="122"/>
        </w:numPr>
        <w:spacing w:after="120"/>
        <w:ind w:left="851" w:hanging="284"/>
        <w:rPr>
          <w:rFonts w:ascii="Garamond" w:hAnsi="Garamond"/>
          <w:color w:val="000000" w:themeColor="text1"/>
          <w:szCs w:val="24"/>
        </w:rPr>
      </w:pPr>
      <w:r w:rsidRPr="00FC7A70">
        <w:rPr>
          <w:rFonts w:ascii="Garamond" w:hAnsi="Garamond"/>
          <w:color w:val="000000" w:themeColor="text1"/>
          <w:szCs w:val="24"/>
        </w:rPr>
        <w:t>A permissão ou a não permissão de admissão de animais de companhia, caso seja aplicável, excetuando os cães de assistência;</w:t>
      </w:r>
    </w:p>
    <w:p w14:paraId="5299811E" w14:textId="77777777" w:rsidR="00D05122" w:rsidRPr="00FC7A70" w:rsidRDefault="00D05122" w:rsidP="00DF7BBF">
      <w:pPr>
        <w:widowControl w:val="0"/>
        <w:numPr>
          <w:ilvl w:val="0"/>
          <w:numId w:val="122"/>
        </w:numPr>
        <w:spacing w:after="120"/>
        <w:ind w:left="851" w:hanging="284"/>
        <w:rPr>
          <w:rFonts w:ascii="Garamond" w:hAnsi="Garamond"/>
          <w:color w:val="000000" w:themeColor="text1"/>
          <w:szCs w:val="24"/>
        </w:rPr>
      </w:pPr>
      <w:r w:rsidRPr="00FC7A70">
        <w:rPr>
          <w:rFonts w:ascii="Garamond" w:hAnsi="Garamond"/>
          <w:color w:val="000000" w:themeColor="text1"/>
          <w:szCs w:val="24"/>
        </w:rPr>
        <w:t>O símbolo internacional de acessibilidades, quando aplicável;</w:t>
      </w:r>
    </w:p>
    <w:p w14:paraId="65FB4A7E" w14:textId="77777777" w:rsidR="00D05122" w:rsidRPr="00FC7A70" w:rsidRDefault="00D05122" w:rsidP="00DF7BBF">
      <w:pPr>
        <w:widowControl w:val="0"/>
        <w:numPr>
          <w:ilvl w:val="0"/>
          <w:numId w:val="122"/>
        </w:numPr>
        <w:spacing w:after="120"/>
        <w:ind w:left="851" w:hanging="284"/>
        <w:rPr>
          <w:rFonts w:ascii="Garamond" w:hAnsi="Garamond"/>
          <w:color w:val="000000" w:themeColor="text1"/>
          <w:szCs w:val="24"/>
        </w:rPr>
      </w:pPr>
      <w:r w:rsidRPr="00FC7A70">
        <w:rPr>
          <w:rFonts w:ascii="Garamond" w:hAnsi="Garamond"/>
          <w:color w:val="000000" w:themeColor="text1"/>
          <w:szCs w:val="24"/>
        </w:rPr>
        <w:t>A exigência de consumo ou despesa mínima obrigatória, quando existente, visível também do exterior do estabelecimento, designadamente, no caso dos estabelecimentos com salas ou espaços destinados a dança ou espetáculo;</w:t>
      </w:r>
    </w:p>
    <w:p w14:paraId="7465A181" w14:textId="77777777" w:rsidR="00D05122" w:rsidRPr="00FC7A70" w:rsidRDefault="00D05122" w:rsidP="00DF7BBF">
      <w:pPr>
        <w:widowControl w:val="0"/>
        <w:numPr>
          <w:ilvl w:val="0"/>
          <w:numId w:val="122"/>
        </w:numPr>
        <w:spacing w:after="120"/>
        <w:ind w:left="851" w:hanging="284"/>
        <w:rPr>
          <w:rFonts w:ascii="Garamond" w:hAnsi="Garamond"/>
          <w:color w:val="000000" w:themeColor="text1"/>
          <w:szCs w:val="24"/>
        </w:rPr>
      </w:pPr>
      <w:r w:rsidRPr="00FC7A70">
        <w:rPr>
          <w:rFonts w:ascii="Garamond" w:hAnsi="Garamond"/>
          <w:color w:val="000000" w:themeColor="text1"/>
          <w:szCs w:val="24"/>
        </w:rPr>
        <w:t>A existência de livro de reclamações nos termos da legislação específica aplicável.</w:t>
      </w:r>
    </w:p>
    <w:p w14:paraId="79F1DAFB" w14:textId="4B6F7F82" w:rsidR="00D05122" w:rsidRPr="00FC7A70" w:rsidRDefault="00D05122" w:rsidP="00DF7BBF">
      <w:pPr>
        <w:pStyle w:val="PargrafodaLista"/>
        <w:widowControl w:val="0"/>
        <w:numPr>
          <w:ilvl w:val="0"/>
          <w:numId w:val="4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disposto no número anterior não prejudica o cumprimento de normas específicas que obriguem a informação a ser visível do exterior.</w:t>
      </w:r>
    </w:p>
    <w:p w14:paraId="4E6AB89B" w14:textId="6FB1767B" w:rsidR="00D05122" w:rsidRPr="00FC7A70" w:rsidRDefault="00D05122" w:rsidP="00DF7BBF">
      <w:pPr>
        <w:pStyle w:val="PargrafodaLista"/>
        <w:widowControl w:val="0"/>
        <w:numPr>
          <w:ilvl w:val="0"/>
          <w:numId w:val="4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Sem prejuízo do disposto nos números anteriores, podem ser afixadas nos estabelecimentos outras informações consideradas relevantes para o público em geral, designadamente:</w:t>
      </w:r>
    </w:p>
    <w:p w14:paraId="6F390206" w14:textId="77777777" w:rsidR="00D05122" w:rsidRPr="00FC7A70" w:rsidRDefault="00D05122" w:rsidP="00DF7BBF">
      <w:pPr>
        <w:widowControl w:val="0"/>
        <w:numPr>
          <w:ilvl w:val="0"/>
          <w:numId w:val="123"/>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esclarecendo os utentes que os produtos alimentares não embalados, uma vez escolhidos e entregues, se consideram comprados, não sendo permitidas trocas ou devoluções;</w:t>
      </w:r>
    </w:p>
    <w:p w14:paraId="14347D3B" w14:textId="5F5235B9" w:rsidR="00E14622" w:rsidRPr="00FC7A70" w:rsidRDefault="00E14622" w:rsidP="00DF7BBF">
      <w:pPr>
        <w:widowControl w:val="0"/>
        <w:numPr>
          <w:ilvl w:val="0"/>
          <w:numId w:val="123"/>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relativa às substâncias ou produtos a que se refere o anexo ii do Regulamento (UE) n.º 1169/2011, do Parlamento Europeu e do Conselho, de 25 de outubro de 2011, suscetíveis de provocar alergias ou intolerâncias, nos termos do disposto no Decreto-Lei n.º 26/2016 de 9 de junho</w:t>
      </w:r>
      <w:del w:id="1658" w:author="Maria João Torres" w:date="2026-09-01T15:53:00Z" w16du:dateUtc="2026-09-01T14:53:00Z">
        <w:r w:rsidR="00E25BFB" w:rsidRPr="00FC7A70" w:rsidDel="00F25669">
          <w:rPr>
            <w:rFonts w:ascii="Garamond" w:hAnsi="Garamond"/>
            <w:color w:val="000000" w:themeColor="text1"/>
            <w:szCs w:val="24"/>
          </w:rPr>
          <w:delText>, na sua redação atual</w:delText>
        </w:r>
      </w:del>
      <w:r w:rsidR="00E25BFB" w:rsidRPr="00FC7A70">
        <w:rPr>
          <w:rFonts w:ascii="Garamond" w:hAnsi="Garamond"/>
          <w:color w:val="000000" w:themeColor="text1"/>
          <w:szCs w:val="24"/>
        </w:rPr>
        <w:t>;</w:t>
      </w:r>
    </w:p>
    <w:p w14:paraId="790F99B6" w14:textId="77777777" w:rsidR="00D05122" w:rsidRPr="00FC7A70" w:rsidRDefault="00D05122" w:rsidP="00DF7BBF">
      <w:pPr>
        <w:widowControl w:val="0"/>
        <w:numPr>
          <w:ilvl w:val="0"/>
          <w:numId w:val="123"/>
        </w:numPr>
        <w:spacing w:after="120"/>
        <w:ind w:left="851" w:hanging="284"/>
        <w:rPr>
          <w:rFonts w:ascii="Garamond" w:hAnsi="Garamond"/>
          <w:color w:val="000000" w:themeColor="text1"/>
          <w:szCs w:val="24"/>
        </w:rPr>
      </w:pPr>
      <w:r w:rsidRPr="00FC7A70">
        <w:rPr>
          <w:rFonts w:ascii="Garamond" w:hAnsi="Garamond"/>
          <w:color w:val="000000" w:themeColor="text1"/>
          <w:szCs w:val="24"/>
        </w:rPr>
        <w:t>Línguas faladas;</w:t>
      </w:r>
    </w:p>
    <w:p w14:paraId="6688CCEE" w14:textId="77777777" w:rsidR="00D05122" w:rsidRPr="00FC7A70" w:rsidRDefault="00D05122" w:rsidP="005A6223">
      <w:pPr>
        <w:widowControl w:val="0"/>
        <w:numPr>
          <w:ilvl w:val="0"/>
          <w:numId w:val="123"/>
        </w:numPr>
        <w:spacing w:after="0"/>
        <w:ind w:left="851" w:hanging="284"/>
        <w:rPr>
          <w:rFonts w:ascii="Garamond" w:hAnsi="Garamond"/>
          <w:color w:val="000000" w:themeColor="text1"/>
          <w:szCs w:val="24"/>
        </w:rPr>
      </w:pPr>
      <w:r w:rsidRPr="00FC7A70">
        <w:rPr>
          <w:rFonts w:ascii="Garamond" w:hAnsi="Garamond"/>
          <w:color w:val="000000" w:themeColor="text1"/>
          <w:szCs w:val="24"/>
        </w:rPr>
        <w:t>Existência de sistema de climatização;</w:t>
      </w:r>
    </w:p>
    <w:p w14:paraId="292AC35E" w14:textId="77777777" w:rsidR="00D05122" w:rsidRPr="00FC7A70" w:rsidRDefault="00D05122" w:rsidP="005A6223">
      <w:pPr>
        <w:widowControl w:val="0"/>
        <w:numPr>
          <w:ilvl w:val="0"/>
          <w:numId w:val="123"/>
        </w:numPr>
        <w:spacing w:after="0"/>
        <w:ind w:left="851" w:hanging="284"/>
        <w:rPr>
          <w:rFonts w:ascii="Garamond" w:hAnsi="Garamond"/>
          <w:color w:val="000000" w:themeColor="text1"/>
          <w:szCs w:val="24"/>
        </w:rPr>
      </w:pPr>
      <w:r w:rsidRPr="00FC7A70">
        <w:rPr>
          <w:rFonts w:ascii="Garamond" w:hAnsi="Garamond"/>
          <w:color w:val="000000" w:themeColor="text1"/>
          <w:szCs w:val="24"/>
        </w:rPr>
        <w:t>Especialidades da casa;</w:t>
      </w:r>
    </w:p>
    <w:p w14:paraId="6895BF1E" w14:textId="77777777" w:rsidR="00D05122" w:rsidRPr="00FC7A70" w:rsidRDefault="00D05122" w:rsidP="005A6223">
      <w:pPr>
        <w:widowControl w:val="0"/>
        <w:numPr>
          <w:ilvl w:val="0"/>
          <w:numId w:val="123"/>
        </w:numPr>
        <w:spacing w:after="0"/>
        <w:ind w:left="851" w:hanging="284"/>
        <w:rPr>
          <w:rFonts w:ascii="Garamond" w:hAnsi="Garamond"/>
          <w:color w:val="000000" w:themeColor="text1"/>
          <w:szCs w:val="24"/>
        </w:rPr>
      </w:pPr>
      <w:r w:rsidRPr="00FC7A70">
        <w:rPr>
          <w:rFonts w:ascii="Garamond" w:hAnsi="Garamond"/>
          <w:color w:val="000000" w:themeColor="text1"/>
          <w:szCs w:val="24"/>
        </w:rPr>
        <w:t xml:space="preserve">Classificação ou distinções atribuídas ao estabelecimento. </w:t>
      </w:r>
    </w:p>
    <w:p w14:paraId="53D1D729" w14:textId="4DD1FFDA" w:rsidR="00D05122" w:rsidRPr="00FC7A70" w:rsidRDefault="00D05122" w:rsidP="005A6223">
      <w:pPr>
        <w:pStyle w:val="PargrafodaLista"/>
        <w:widowControl w:val="0"/>
        <w:numPr>
          <w:ilvl w:val="0"/>
          <w:numId w:val="456"/>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Nos estabelecimentos de restauração ou de bebidas devem existir listas de preços legíveis, junto à entrada do estabelecimento e no seu interior para disponibilização aos clientes, obrigatoriamente redigidas em português, com:</w:t>
      </w:r>
    </w:p>
    <w:p w14:paraId="34382400" w14:textId="77777777" w:rsidR="00D05122" w:rsidRPr="00FC7A70" w:rsidRDefault="00D05122" w:rsidP="005A6223">
      <w:pPr>
        <w:widowControl w:val="0"/>
        <w:numPr>
          <w:ilvl w:val="0"/>
          <w:numId w:val="124"/>
        </w:numPr>
        <w:spacing w:after="0"/>
        <w:ind w:left="851" w:hanging="284"/>
        <w:rPr>
          <w:rFonts w:ascii="Garamond" w:hAnsi="Garamond"/>
          <w:color w:val="000000" w:themeColor="text1"/>
          <w:szCs w:val="24"/>
        </w:rPr>
      </w:pPr>
      <w:r w:rsidRPr="00FC7A70">
        <w:rPr>
          <w:rFonts w:ascii="Garamond" w:hAnsi="Garamond"/>
          <w:color w:val="000000" w:themeColor="text1"/>
          <w:szCs w:val="24"/>
        </w:rPr>
        <w:t>A indicação de todos os pratos, produtos alimentares e bebidas que o estabelecimento forneça e respetivos preços, incluindo os do couvert, quando existente;</w:t>
      </w:r>
    </w:p>
    <w:p w14:paraId="68C9E140" w14:textId="77777777" w:rsidR="00D05122" w:rsidRPr="00FC7A70" w:rsidRDefault="00D05122" w:rsidP="00DF7BBF">
      <w:pPr>
        <w:widowControl w:val="0"/>
        <w:numPr>
          <w:ilvl w:val="0"/>
          <w:numId w:val="124"/>
        </w:numPr>
        <w:spacing w:after="120"/>
        <w:ind w:left="851" w:hanging="284"/>
        <w:rPr>
          <w:rFonts w:ascii="Garamond" w:hAnsi="Garamond"/>
          <w:color w:val="000000" w:themeColor="text1"/>
          <w:szCs w:val="24"/>
        </w:rPr>
      </w:pPr>
      <w:r w:rsidRPr="00FC7A70">
        <w:rPr>
          <w:rFonts w:ascii="Garamond" w:hAnsi="Garamond"/>
          <w:color w:val="000000" w:themeColor="text1"/>
          <w:szCs w:val="24"/>
        </w:rPr>
        <w:t>A informação de que nenhum prato, produto alimentar ou bebida, incluindo o couvert, pode ser cobrado se não for solicitado pelo cliente ou por este for inutilizado.</w:t>
      </w:r>
    </w:p>
    <w:p w14:paraId="4200FB93" w14:textId="4A1FA862" w:rsidR="00E25BFB" w:rsidRPr="00FC7A70" w:rsidRDefault="00E25BFB" w:rsidP="00DF7BBF">
      <w:pPr>
        <w:pStyle w:val="PargrafodaLista"/>
        <w:widowControl w:val="0"/>
        <w:numPr>
          <w:ilvl w:val="0"/>
          <w:numId w:val="4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informações sobre a natureza, características e garantias de bens ou serviços, oferecidos ao público no mercado nacional, quer os constantes de rótulos, embalagens, prospetos, catálogos ou livros de instruções ou outros meios informativos, quer as facultadas nos locais de venda ou divulgadas por qualquer meio publicitário são redigidas em língua portuguesa, nos termos do Decreto-Lei n.º 238/86, de 19 de agosto</w:t>
      </w:r>
      <w:del w:id="1659" w:author="Maria João Torres" w:date="2026-09-01T15:53:00Z" w16du:dateUtc="2026-09-01T14:53: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23D33882" w14:textId="7E2A95BE" w:rsidR="00D05122" w:rsidRPr="00FC7A70" w:rsidRDefault="00D05122" w:rsidP="00DF7BBF">
      <w:pPr>
        <w:pStyle w:val="PargrafodaLista"/>
        <w:widowControl w:val="0"/>
        <w:numPr>
          <w:ilvl w:val="0"/>
          <w:numId w:val="4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o estabelecimento dispuser de equipamento adequado para o efeito, a lista referida no número anterior deve ser redigida em braille de modo a facilitar informação a clientes cegos e pessoas com deficiência visual.</w:t>
      </w:r>
    </w:p>
    <w:p w14:paraId="792B880C" w14:textId="14FC8C87" w:rsidR="00D05122" w:rsidRPr="00FC7A70" w:rsidRDefault="00D05122" w:rsidP="00DF7BBF">
      <w:pPr>
        <w:pStyle w:val="PargrafodaLista"/>
        <w:widowControl w:val="0"/>
        <w:numPr>
          <w:ilvl w:val="0"/>
          <w:numId w:val="456"/>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dos produtos vitivinícolas, incluindo aqueles colocados à venda em garrafa, jarro, copo ou qualquer outro formato, para além do cumprimento das regras referidas nos números anteriores, deve constar, na lista de preços, a proveniência geográfica do produto e, se for caso disso, da denominação de origem protegida ou da indicação geográfica protegida.</w:t>
      </w:r>
    </w:p>
    <w:p w14:paraId="60B3A63B" w14:textId="77777777" w:rsidR="00D05122" w:rsidRPr="00FC7A70" w:rsidRDefault="00D05122" w:rsidP="00DF7BBF">
      <w:pPr>
        <w:pStyle w:val="PargrafodaLista"/>
        <w:widowControl w:val="0"/>
        <w:numPr>
          <w:ilvl w:val="0"/>
          <w:numId w:val="199"/>
        </w:numPr>
        <w:spacing w:after="120"/>
        <w:contextualSpacing w:val="0"/>
        <w:jc w:val="center"/>
        <w:outlineLvl w:val="1"/>
        <w:rPr>
          <w:rFonts w:ascii="Garamond" w:eastAsiaTheme="majorEastAsia" w:hAnsi="Garamond" w:cstheme="majorBidi"/>
          <w:color w:val="000000" w:themeColor="text1"/>
          <w:szCs w:val="24"/>
        </w:rPr>
      </w:pPr>
    </w:p>
    <w:p w14:paraId="66FD20C3" w14:textId="77777777" w:rsidR="00D05122" w:rsidRPr="00FC7A70" w:rsidRDefault="00D05122"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Unidades de restauração ou bebida não sedentária</w:t>
      </w:r>
    </w:p>
    <w:p w14:paraId="17DED84C" w14:textId="4B7346BF" w:rsidR="00D05122" w:rsidRPr="00825134" w:rsidRDefault="00D05122" w:rsidP="00DF7BBF">
      <w:pPr>
        <w:pStyle w:val="PargrafodaLista"/>
        <w:widowControl w:val="0"/>
        <w:numPr>
          <w:ilvl w:val="0"/>
          <w:numId w:val="457"/>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A atribuição de espaço de venda a prestadores de serviços de restauração ou de bebidas com carácter não sedentário segue:</w:t>
      </w:r>
    </w:p>
    <w:p w14:paraId="5B1C8DF6" w14:textId="77777777" w:rsidR="00D05122" w:rsidRPr="00FC7A70" w:rsidRDefault="00D05122" w:rsidP="00DF7BBF">
      <w:pPr>
        <w:widowControl w:val="0"/>
        <w:numPr>
          <w:ilvl w:val="0"/>
          <w:numId w:val="177"/>
        </w:numPr>
        <w:spacing w:after="120"/>
        <w:ind w:left="851" w:hanging="284"/>
        <w:rPr>
          <w:rFonts w:ascii="Garamond" w:hAnsi="Garamond"/>
          <w:color w:val="000000" w:themeColor="text1"/>
          <w:szCs w:val="24"/>
        </w:rPr>
      </w:pPr>
      <w:r w:rsidRPr="00FC7A70">
        <w:rPr>
          <w:rFonts w:ascii="Garamond" w:hAnsi="Garamond"/>
          <w:color w:val="000000" w:themeColor="text1"/>
          <w:szCs w:val="24"/>
        </w:rPr>
        <w:t>O regime de atribuição aplicável na organização e funcionamento das feiras retalhistas, mercados municipais e mercados abastecedores;</w:t>
      </w:r>
    </w:p>
    <w:p w14:paraId="717EF29A" w14:textId="75746AEA" w:rsidR="00D05122" w:rsidRPr="00FC7A70" w:rsidRDefault="00D05122" w:rsidP="00DF7BBF">
      <w:pPr>
        <w:widowControl w:val="0"/>
        <w:numPr>
          <w:ilvl w:val="0"/>
          <w:numId w:val="177"/>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As condições para o exercício do comércio não sedentário, previstas no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_Ref225507724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130.º</w:t>
      </w:r>
      <w:r w:rsidRPr="00FC7A70">
        <w:rPr>
          <w:rFonts w:ascii="Garamond" w:hAnsi="Garamond"/>
          <w:color w:val="000000" w:themeColor="text1"/>
          <w:szCs w:val="24"/>
        </w:rPr>
        <w:fldChar w:fldCharType="end"/>
      </w:r>
    </w:p>
    <w:p w14:paraId="2E2DEECA" w14:textId="30D7968B" w:rsidR="00D05122" w:rsidRPr="00FC7A70" w:rsidRDefault="00D05122" w:rsidP="00DF7BBF">
      <w:pPr>
        <w:pStyle w:val="PargrafodaLista"/>
        <w:widowControl w:val="0"/>
        <w:numPr>
          <w:ilvl w:val="0"/>
          <w:numId w:val="45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unidades de restauração ou de bebidas móveis, amovíveis ou fixas de uso temporário devem cumprir os requisitos constantes do capítulo III do anexo II ao Regulamento (CE) n.º 852/2004, do Parlamento Europeu e do Conselho, de 29 de abril de 2004.</w:t>
      </w:r>
    </w:p>
    <w:p w14:paraId="332E8424" w14:textId="566FF31A" w:rsidR="00D05122" w:rsidRPr="00FC7A70" w:rsidRDefault="00D05122" w:rsidP="00DF7BBF">
      <w:pPr>
        <w:pStyle w:val="PargrafodaLista"/>
        <w:widowControl w:val="0"/>
        <w:numPr>
          <w:ilvl w:val="0"/>
          <w:numId w:val="457"/>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violação do disposto no número anterior é punida nos termos do Decreto-Lei n.º 113/2006, de 12 de junho</w:t>
      </w:r>
      <w:del w:id="1660" w:author="Maria João Torres" w:date="2026-09-01T15:53:00Z" w16du:dateUtc="2026-09-01T14:53: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00EDB508" w14:textId="77777777" w:rsidR="005A6223" w:rsidRDefault="005A6223">
      <w:pPr>
        <w:pPrChange w:id="1661" w:author="G-MECT" w:date="2026-09-11T22:46:00Z" w16du:dateUtc="2026-09-11T21:46:00Z">
          <w:pPr>
            <w:widowControl w:val="0"/>
            <w:spacing w:after="120"/>
            <w:jc w:val="center"/>
            <w:outlineLvl w:val="0"/>
          </w:pPr>
        </w:pPrChange>
      </w:pPr>
    </w:p>
    <w:p w14:paraId="1593B659" w14:textId="44516071"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IV</w:t>
      </w:r>
    </w:p>
    <w:p w14:paraId="5EC72A64" w14:textId="77777777" w:rsidR="008A4623"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Ocupação do espaço público, afixação e inscrição de mensagens publicitárias de natureza comercial</w:t>
      </w:r>
    </w:p>
    <w:p w14:paraId="44C97E2E" w14:textId="77777777" w:rsidR="005A6223" w:rsidRPr="00FC7A70" w:rsidRDefault="005A6223">
      <w:pPr>
        <w:pPrChange w:id="1662" w:author="G-MECT" w:date="2026-09-11T22:46:00Z" w16du:dateUtc="2026-09-11T21:46:00Z">
          <w:pPr>
            <w:widowControl w:val="0"/>
            <w:spacing w:after="120"/>
            <w:jc w:val="center"/>
            <w:outlineLvl w:val="0"/>
          </w:pPr>
        </w:pPrChange>
      </w:pPr>
    </w:p>
    <w:p w14:paraId="19B22D69"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7C91F992"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Espaço público</w:t>
      </w:r>
    </w:p>
    <w:p w14:paraId="072052E0" w14:textId="412DD9C2" w:rsidR="008A4623" w:rsidRPr="00825134" w:rsidRDefault="008A4623" w:rsidP="00DF7BBF">
      <w:pPr>
        <w:pStyle w:val="PargrafodaLista"/>
        <w:widowControl w:val="0"/>
        <w:numPr>
          <w:ilvl w:val="0"/>
          <w:numId w:val="458"/>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Para efeitos do presente capítulo, entende-se por espaço público, a área de acesso livre e de uso coletivo afeta ao domínio público das autarquias locais.</w:t>
      </w:r>
    </w:p>
    <w:p w14:paraId="7E180029" w14:textId="69CBF1D4" w:rsidR="008A4623" w:rsidRDefault="008A4623" w:rsidP="00DF7BBF">
      <w:pPr>
        <w:pStyle w:val="PargrafodaLista"/>
        <w:widowControl w:val="0"/>
        <w:numPr>
          <w:ilvl w:val="0"/>
          <w:numId w:val="458"/>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O disposto no presente capítulo não prejudica</w:t>
      </w:r>
      <w:r w:rsidR="001263D0" w:rsidRPr="00825134">
        <w:rPr>
          <w:rFonts w:ascii="Garamond" w:hAnsi="Garamond"/>
          <w:color w:val="000000" w:themeColor="text1"/>
          <w:szCs w:val="24"/>
        </w:rPr>
        <w:t>, entre outros</w:t>
      </w:r>
      <w:r w:rsidRPr="00825134">
        <w:rPr>
          <w:rFonts w:ascii="Garamond" w:hAnsi="Garamond"/>
          <w:color w:val="000000" w:themeColor="text1"/>
          <w:szCs w:val="24"/>
        </w:rPr>
        <w:t>:</w:t>
      </w:r>
    </w:p>
    <w:p w14:paraId="234F02D5" w14:textId="77777777" w:rsidR="005A6223" w:rsidRPr="005A6223" w:rsidRDefault="005A6223" w:rsidP="005A6223">
      <w:pPr>
        <w:widowControl w:val="0"/>
        <w:spacing w:after="120"/>
        <w:rPr>
          <w:rFonts w:ascii="Garamond" w:hAnsi="Garamond"/>
          <w:color w:val="000000" w:themeColor="text1"/>
          <w:szCs w:val="24"/>
        </w:rPr>
      </w:pPr>
    </w:p>
    <w:p w14:paraId="79CB2C36" w14:textId="2B773E06" w:rsidR="008A4623" w:rsidRPr="00FC7A70" w:rsidRDefault="008A4623" w:rsidP="00DF7BBF">
      <w:pPr>
        <w:widowControl w:val="0"/>
        <w:numPr>
          <w:ilvl w:val="0"/>
          <w:numId w:val="59"/>
        </w:numPr>
        <w:spacing w:after="120"/>
        <w:ind w:left="851" w:hanging="284"/>
        <w:rPr>
          <w:rFonts w:ascii="Garamond" w:hAnsi="Garamond"/>
          <w:color w:val="000000" w:themeColor="text1"/>
          <w:szCs w:val="24"/>
        </w:rPr>
      </w:pPr>
      <w:r w:rsidRPr="00FC7A70">
        <w:rPr>
          <w:rFonts w:ascii="Garamond" w:hAnsi="Garamond"/>
          <w:color w:val="000000" w:themeColor="text1"/>
          <w:szCs w:val="24"/>
        </w:rPr>
        <w:t>O regime legal aplicável ao domínio público hídrico, nomeadamente o domínio público hídrico pertencente aos municípios e freguesias estabelecido nas Leis n.</w:t>
      </w:r>
      <w:r w:rsidRPr="00FC7A70">
        <w:rPr>
          <w:rFonts w:ascii="Garamond" w:hAnsi="Garamond"/>
          <w:color w:val="000000" w:themeColor="text1"/>
          <w:szCs w:val="24"/>
          <w:vertAlign w:val="superscript"/>
        </w:rPr>
        <w:t xml:space="preserve">os </w:t>
      </w:r>
      <w:r w:rsidRPr="00FC7A70">
        <w:rPr>
          <w:rFonts w:ascii="Garamond" w:hAnsi="Garamond"/>
          <w:color w:val="000000" w:themeColor="text1"/>
          <w:szCs w:val="24"/>
        </w:rPr>
        <w:t>54/2005, de 15 de novembro, e 58/2005, de 29 de dezembro</w:t>
      </w:r>
      <w:del w:id="1663" w:author="Maria João Torres" w:date="2026-09-01T15:53:00Z" w16du:dateUtc="2026-09-01T14:53:00Z">
        <w:r w:rsidR="006214D5" w:rsidRPr="00FC7A70" w:rsidDel="00F25669">
          <w:rPr>
            <w:rFonts w:ascii="Garamond" w:hAnsi="Garamond"/>
            <w:color w:val="000000" w:themeColor="text1"/>
            <w:szCs w:val="24"/>
          </w:rPr>
          <w:delText>, ambas na sua redação atual</w:delText>
        </w:r>
      </w:del>
      <w:r w:rsidRPr="00FC7A70">
        <w:rPr>
          <w:rFonts w:ascii="Garamond" w:hAnsi="Garamond"/>
          <w:color w:val="000000" w:themeColor="text1"/>
          <w:szCs w:val="24"/>
        </w:rPr>
        <w:t>;</w:t>
      </w:r>
    </w:p>
    <w:p w14:paraId="026C159F" w14:textId="5588A18C" w:rsidR="008A4623" w:rsidRPr="00FC7A70" w:rsidRDefault="008A4623" w:rsidP="00DF7BBF">
      <w:pPr>
        <w:widowControl w:val="0"/>
        <w:numPr>
          <w:ilvl w:val="0"/>
          <w:numId w:val="59"/>
        </w:numPr>
        <w:spacing w:after="120"/>
        <w:ind w:left="851" w:hanging="284"/>
        <w:rPr>
          <w:rFonts w:ascii="Garamond" w:hAnsi="Garamond"/>
          <w:color w:val="000000" w:themeColor="text1"/>
          <w:szCs w:val="24"/>
        </w:rPr>
      </w:pPr>
      <w:r w:rsidRPr="00FC7A70">
        <w:rPr>
          <w:rFonts w:ascii="Garamond" w:hAnsi="Garamond"/>
          <w:color w:val="000000" w:themeColor="text1"/>
          <w:szCs w:val="24"/>
        </w:rPr>
        <w:t>O regime legal aplicável ao domínio público ferroviário, estabelecido no Decreto-Lei n.º 276/2003, de 4 de novembro</w:t>
      </w:r>
      <w:del w:id="1664" w:author="Maria João Torres" w:date="2026-09-01T15:53:00Z" w16du:dateUtc="2026-09-01T14:53:00Z">
        <w:r w:rsidR="00904FEA" w:rsidRPr="00FC7A70" w:rsidDel="00F25669">
          <w:rPr>
            <w:rFonts w:ascii="Garamond" w:hAnsi="Garamond"/>
            <w:color w:val="000000" w:themeColor="text1"/>
            <w:szCs w:val="24"/>
          </w:rPr>
          <w:delText>, na sua redação atual</w:delText>
        </w:r>
      </w:del>
      <w:r w:rsidR="00904FEA" w:rsidRPr="00FC7A70">
        <w:rPr>
          <w:rFonts w:ascii="Garamond" w:hAnsi="Garamond"/>
          <w:color w:val="000000" w:themeColor="text1"/>
          <w:szCs w:val="24"/>
        </w:rPr>
        <w:t>;</w:t>
      </w:r>
      <w:r w:rsidRPr="00FC7A70">
        <w:rPr>
          <w:rFonts w:ascii="Garamond" w:hAnsi="Garamond"/>
          <w:color w:val="000000" w:themeColor="text1"/>
          <w:szCs w:val="24"/>
        </w:rPr>
        <w:t xml:space="preserve"> e</w:t>
      </w:r>
    </w:p>
    <w:p w14:paraId="07862DF0" w14:textId="68264B29" w:rsidR="008A4623" w:rsidRPr="00FC7A70" w:rsidRDefault="004870B1" w:rsidP="00DF7BBF">
      <w:pPr>
        <w:widowControl w:val="0"/>
        <w:numPr>
          <w:ilvl w:val="0"/>
          <w:numId w:val="5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O </w:t>
      </w:r>
      <w:r w:rsidR="008A4623" w:rsidRPr="00FC7A70">
        <w:rPr>
          <w:rFonts w:ascii="Garamond" w:hAnsi="Garamond"/>
          <w:color w:val="000000" w:themeColor="text1"/>
          <w:szCs w:val="24"/>
        </w:rPr>
        <w:t xml:space="preserve">regime legal aplicável ao domínio público rodoviário, constante </w:t>
      </w:r>
      <w:r w:rsidR="003D00B9" w:rsidRPr="00FC7A70">
        <w:rPr>
          <w:rFonts w:ascii="Garamond" w:hAnsi="Garamond"/>
          <w:color w:val="000000" w:themeColor="text1"/>
          <w:szCs w:val="24"/>
        </w:rPr>
        <w:t>da Lei n.º 34/2015, de 27 de abril</w:t>
      </w:r>
      <w:del w:id="1665" w:author="Maria João Torres" w:date="2026-09-01T15:53:00Z" w16du:dateUtc="2026-09-01T14:53:00Z">
        <w:r w:rsidR="003D00B9" w:rsidRPr="00FC7A70" w:rsidDel="00F25669">
          <w:rPr>
            <w:rFonts w:ascii="Garamond" w:hAnsi="Garamond"/>
            <w:color w:val="000000" w:themeColor="text1"/>
            <w:szCs w:val="24"/>
          </w:rPr>
          <w:delText xml:space="preserve"> na sua redação atual</w:delText>
        </w:r>
      </w:del>
      <w:r w:rsidR="003D00B9" w:rsidRPr="00FC7A70">
        <w:rPr>
          <w:rFonts w:ascii="Garamond" w:hAnsi="Garamond"/>
          <w:color w:val="000000" w:themeColor="text1"/>
          <w:szCs w:val="24"/>
        </w:rPr>
        <w:t>.</w:t>
      </w:r>
    </w:p>
    <w:p w14:paraId="3A74F18C" w14:textId="77777777" w:rsidR="00D05122" w:rsidRPr="00FC7A70" w:rsidRDefault="00D05122" w:rsidP="00DF7BBF">
      <w:pPr>
        <w:widowControl w:val="0"/>
        <w:spacing w:after="120"/>
        <w:rPr>
          <w:rFonts w:ascii="Garamond" w:hAnsi="Garamond"/>
          <w:color w:val="000000" w:themeColor="text1"/>
          <w:szCs w:val="24"/>
        </w:rPr>
      </w:pPr>
    </w:p>
    <w:p w14:paraId="419CF40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666" w:name="_Ref230183165"/>
    </w:p>
    <w:bookmarkEnd w:id="1666"/>
    <w:p w14:paraId="4F9C987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Critérios de ocupação do espaço público</w:t>
      </w:r>
    </w:p>
    <w:p w14:paraId="4592BECA" w14:textId="14F65F4C" w:rsidR="008A4623" w:rsidRPr="00825134" w:rsidRDefault="008A4623" w:rsidP="00DF7BBF">
      <w:pPr>
        <w:pStyle w:val="PargrafodaLista"/>
        <w:widowControl w:val="0"/>
        <w:numPr>
          <w:ilvl w:val="0"/>
          <w:numId w:val="459"/>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Compete aos municípios a definição dos critérios a que deve estar sujeita a ocupação do espaço público para salvaguarda da segurança, do ambiente e do equilíbrio urbano.</w:t>
      </w:r>
    </w:p>
    <w:p w14:paraId="29AE1AE2" w14:textId="4E30BCA6" w:rsidR="008A4623" w:rsidRPr="00825134" w:rsidRDefault="008A4623" w:rsidP="00DF7BBF">
      <w:pPr>
        <w:pStyle w:val="PargrafodaLista"/>
        <w:widowControl w:val="0"/>
        <w:numPr>
          <w:ilvl w:val="0"/>
          <w:numId w:val="459"/>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Os critérios referidos no número anterior devem procurar garantir que a ocupação do espaço público respeite as seguintes regras:</w:t>
      </w:r>
    </w:p>
    <w:p w14:paraId="174A1F3B" w14:textId="77777777" w:rsidR="008A4623" w:rsidRPr="00FC7A70" w:rsidRDefault="008A4623" w:rsidP="00DF7BBF">
      <w:pPr>
        <w:widowControl w:val="0"/>
        <w:numPr>
          <w:ilvl w:val="0"/>
          <w:numId w:val="56"/>
        </w:numPr>
        <w:spacing w:after="120"/>
        <w:ind w:left="851" w:hanging="284"/>
        <w:rPr>
          <w:rFonts w:ascii="Garamond" w:hAnsi="Garamond"/>
          <w:color w:val="000000" w:themeColor="text1"/>
          <w:szCs w:val="24"/>
        </w:rPr>
      </w:pPr>
      <w:r w:rsidRPr="00FC7A70">
        <w:rPr>
          <w:rFonts w:ascii="Garamond" w:hAnsi="Garamond"/>
          <w:color w:val="000000" w:themeColor="text1"/>
          <w:szCs w:val="24"/>
        </w:rPr>
        <w:t>Não provocar obstrução de perspetivas panorâmicas ou afetar a estética ou o ambiente dos lugares ou da paisagem;</w:t>
      </w:r>
    </w:p>
    <w:p w14:paraId="119CC6B8" w14:textId="77777777" w:rsidR="008A4623" w:rsidRPr="00FC7A70" w:rsidRDefault="008A4623" w:rsidP="00DF7BBF">
      <w:pPr>
        <w:widowControl w:val="0"/>
        <w:numPr>
          <w:ilvl w:val="0"/>
          <w:numId w:val="56"/>
        </w:numPr>
        <w:spacing w:after="120"/>
        <w:ind w:left="851" w:hanging="284"/>
        <w:rPr>
          <w:rFonts w:ascii="Garamond" w:hAnsi="Garamond"/>
          <w:color w:val="000000" w:themeColor="text1"/>
          <w:szCs w:val="24"/>
        </w:rPr>
      </w:pPr>
      <w:r w:rsidRPr="00FC7A70">
        <w:rPr>
          <w:rFonts w:ascii="Garamond" w:hAnsi="Garamond"/>
          <w:color w:val="000000" w:themeColor="text1"/>
          <w:szCs w:val="24"/>
        </w:rPr>
        <w:t>Não prejudicar a beleza ou o enquadramento de monumentos nacionais, de edifícios de interesse público ou outros suscetíveis de ser classificados pelas entidades públicas;</w:t>
      </w:r>
    </w:p>
    <w:p w14:paraId="468041BB" w14:textId="77777777" w:rsidR="008A4623" w:rsidRPr="00FC7A70" w:rsidRDefault="008A4623" w:rsidP="00DF7BBF">
      <w:pPr>
        <w:widowControl w:val="0"/>
        <w:numPr>
          <w:ilvl w:val="0"/>
          <w:numId w:val="56"/>
        </w:numPr>
        <w:spacing w:after="120"/>
        <w:ind w:left="851" w:hanging="284"/>
        <w:rPr>
          <w:rFonts w:ascii="Garamond" w:hAnsi="Garamond"/>
          <w:color w:val="000000" w:themeColor="text1"/>
          <w:szCs w:val="24"/>
        </w:rPr>
      </w:pPr>
      <w:r w:rsidRPr="00FC7A70">
        <w:rPr>
          <w:rFonts w:ascii="Garamond" w:hAnsi="Garamond"/>
          <w:color w:val="000000" w:themeColor="text1"/>
          <w:szCs w:val="24"/>
        </w:rPr>
        <w:t>Não causar prejuízos a terceiros;</w:t>
      </w:r>
    </w:p>
    <w:p w14:paraId="41668850" w14:textId="77777777" w:rsidR="008A4623" w:rsidRPr="00FC7A70" w:rsidRDefault="008A4623" w:rsidP="00DF7BBF">
      <w:pPr>
        <w:widowControl w:val="0"/>
        <w:numPr>
          <w:ilvl w:val="0"/>
          <w:numId w:val="56"/>
        </w:numPr>
        <w:spacing w:after="120"/>
        <w:ind w:left="851" w:hanging="284"/>
        <w:rPr>
          <w:rFonts w:ascii="Garamond" w:hAnsi="Garamond"/>
          <w:color w:val="000000" w:themeColor="text1"/>
          <w:szCs w:val="24"/>
        </w:rPr>
      </w:pPr>
      <w:r w:rsidRPr="00FC7A70">
        <w:rPr>
          <w:rFonts w:ascii="Garamond" w:hAnsi="Garamond"/>
          <w:color w:val="000000" w:themeColor="text1"/>
          <w:szCs w:val="24"/>
        </w:rPr>
        <w:t>Não afetar a segurança das pessoas ou das coisas, nomeadamente na circulação rodoviária ou ferroviária;</w:t>
      </w:r>
    </w:p>
    <w:p w14:paraId="158835B0" w14:textId="77777777" w:rsidR="008A4623" w:rsidRPr="00FC7A70" w:rsidRDefault="008A4623" w:rsidP="00DF7BBF">
      <w:pPr>
        <w:widowControl w:val="0"/>
        <w:numPr>
          <w:ilvl w:val="0"/>
          <w:numId w:val="56"/>
        </w:numPr>
        <w:spacing w:after="120"/>
        <w:ind w:left="851" w:hanging="284"/>
        <w:rPr>
          <w:rFonts w:ascii="Garamond" w:hAnsi="Garamond"/>
          <w:color w:val="000000" w:themeColor="text1"/>
          <w:szCs w:val="24"/>
        </w:rPr>
      </w:pPr>
      <w:r w:rsidRPr="00FC7A70">
        <w:rPr>
          <w:rFonts w:ascii="Garamond" w:hAnsi="Garamond"/>
          <w:color w:val="000000" w:themeColor="text1"/>
          <w:szCs w:val="24"/>
        </w:rPr>
        <w:t>Não apresentar disposições, formatos ou cores que possam confundir-se com os da sinalização de tráfego;</w:t>
      </w:r>
    </w:p>
    <w:p w14:paraId="25806580" w14:textId="77777777" w:rsidR="008A4623" w:rsidRPr="00FC7A70" w:rsidRDefault="008A4623" w:rsidP="00DF7BBF">
      <w:pPr>
        <w:widowControl w:val="0"/>
        <w:numPr>
          <w:ilvl w:val="0"/>
          <w:numId w:val="56"/>
        </w:numPr>
        <w:spacing w:after="120"/>
        <w:ind w:left="851" w:hanging="284"/>
        <w:rPr>
          <w:rFonts w:ascii="Garamond" w:hAnsi="Garamond"/>
          <w:color w:val="000000" w:themeColor="text1"/>
          <w:szCs w:val="24"/>
        </w:rPr>
      </w:pPr>
      <w:r w:rsidRPr="00FC7A70">
        <w:rPr>
          <w:rFonts w:ascii="Garamond" w:hAnsi="Garamond"/>
          <w:color w:val="000000" w:themeColor="text1"/>
          <w:szCs w:val="24"/>
        </w:rPr>
        <w:t>Não prejudicar a circulação dos peões, designadamente dos cidadãos portadores de deficiência.</w:t>
      </w:r>
    </w:p>
    <w:p w14:paraId="49C29AB1" w14:textId="5F724816" w:rsidR="008A4623" w:rsidRPr="00FC7A70" w:rsidRDefault="008A4623">
      <w:pPr>
        <w:pStyle w:val="PargrafodaLista"/>
        <w:widowControl w:val="0"/>
        <w:numPr>
          <w:ilvl w:val="0"/>
          <w:numId w:val="459"/>
        </w:numPr>
        <w:spacing w:after="120"/>
        <w:ind w:left="426" w:hanging="426"/>
        <w:contextualSpacing w:val="0"/>
        <w:rPr>
          <w:rFonts w:ascii="Garamond" w:hAnsi="Garamond"/>
          <w:color w:val="000000" w:themeColor="text1"/>
        </w:rPr>
        <w:pPrChange w:id="1667" w:author="Utilizador Convidado" w:date="2026-09-23T23:44:00Z">
          <w:pPr>
            <w:pStyle w:val="PargrafodaLista"/>
            <w:widowControl w:val="0"/>
            <w:numPr>
              <w:numId w:val="459"/>
            </w:numPr>
            <w:spacing w:after="120"/>
            <w:ind w:left="426" w:hanging="426"/>
            <w:contextualSpacing w:val="0"/>
            <w:jc w:val="left"/>
          </w:pPr>
        </w:pPrChange>
      </w:pPr>
      <w:r w:rsidRPr="62F213A8">
        <w:rPr>
          <w:rFonts w:ascii="Garamond" w:hAnsi="Garamond"/>
          <w:color w:val="000000" w:themeColor="text1"/>
        </w:rPr>
        <w:t>O disposto no presente artigo não impede o município de proibir a ocupação do espaço público, para algum ou alguns dos fins previstos no</w:t>
      </w:r>
      <w:r w:rsidR="001263D0" w:rsidRPr="62F213A8">
        <w:rPr>
          <w:rFonts w:ascii="Garamond" w:hAnsi="Garamond"/>
          <w:color w:val="000000" w:themeColor="text1"/>
        </w:rPr>
        <w:t xml:space="preserve"> </w:t>
      </w:r>
      <w:r w:rsidR="001263D0" w:rsidRPr="62F213A8">
        <w:rPr>
          <w:rFonts w:ascii="Garamond" w:hAnsi="Garamond"/>
          <w:color w:val="000000" w:themeColor="text1"/>
        </w:rPr>
        <w:fldChar w:fldCharType="begin"/>
      </w:r>
      <w:r w:rsidR="001263D0" w:rsidRPr="62F213A8">
        <w:rPr>
          <w:rFonts w:ascii="Garamond" w:hAnsi="Garamond"/>
          <w:color w:val="000000" w:themeColor="text1"/>
        </w:rPr>
        <w:instrText xml:space="preserve"> REF _Ref227754409 \r \h </w:instrText>
      </w:r>
      <w:r w:rsidR="00FC7A70" w:rsidRPr="62F213A8">
        <w:rPr>
          <w:rFonts w:ascii="Garamond" w:hAnsi="Garamond"/>
          <w:color w:val="000000" w:themeColor="text1"/>
        </w:rPr>
        <w:instrText xml:space="preserve"> \* MERGEFORMAT </w:instrText>
      </w:r>
      <w:r w:rsidR="001263D0" w:rsidRPr="62F213A8">
        <w:rPr>
          <w:rFonts w:ascii="Garamond" w:hAnsi="Garamond"/>
          <w:color w:val="000000" w:themeColor="text1"/>
        </w:rPr>
      </w:r>
      <w:r w:rsidR="001263D0" w:rsidRPr="62F213A8">
        <w:rPr>
          <w:rFonts w:ascii="Garamond" w:hAnsi="Garamond"/>
          <w:color w:val="000000" w:themeColor="text1"/>
        </w:rPr>
        <w:fldChar w:fldCharType="separate"/>
      </w:r>
      <w:r w:rsidR="009D4F47" w:rsidRPr="62F213A8">
        <w:rPr>
          <w:rFonts w:ascii="Garamond" w:hAnsi="Garamond"/>
          <w:color w:val="000000" w:themeColor="text1"/>
        </w:rPr>
        <w:t>Artigo 19.º</w:t>
      </w:r>
      <w:r w:rsidR="001263D0" w:rsidRPr="62F213A8">
        <w:rPr>
          <w:rFonts w:ascii="Garamond" w:hAnsi="Garamond"/>
          <w:color w:val="000000" w:themeColor="text1"/>
        </w:rPr>
        <w:fldChar w:fldCharType="end"/>
      </w:r>
      <w:r w:rsidRPr="62F213A8">
        <w:rPr>
          <w:rFonts w:ascii="Garamond" w:hAnsi="Garamond"/>
          <w:color w:val="000000" w:themeColor="text1"/>
        </w:rPr>
        <w:t>, em toda a área do município ou apenas em parte dela.</w:t>
      </w:r>
    </w:p>
    <w:p w14:paraId="49B5652C" w14:textId="3BC0123E" w:rsidR="008A4623" w:rsidRPr="00FC7A70" w:rsidRDefault="008A4623" w:rsidP="00DF7BBF">
      <w:pPr>
        <w:pStyle w:val="PargrafodaLista"/>
        <w:widowControl w:val="0"/>
        <w:numPr>
          <w:ilvl w:val="0"/>
          <w:numId w:val="45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de o município não definir os critérios a que deve estar sujeita a ocupação do espaço público nem a proibir nos termos do número anterior, aplicam-se subsidiariamente os critérios </w:t>
      </w:r>
      <w:r w:rsidR="00F0792E" w:rsidRPr="00FC7A70">
        <w:rPr>
          <w:rFonts w:ascii="Garamond" w:hAnsi="Garamond"/>
          <w:color w:val="000000" w:themeColor="text1"/>
          <w:szCs w:val="24"/>
        </w:rPr>
        <w:t>definidos em portaria dos membros do Governo responsáveis pelas áreas da economia e das autarquias locais.</w:t>
      </w:r>
    </w:p>
    <w:p w14:paraId="2065310C" w14:textId="77777777" w:rsidR="004547AD" w:rsidRPr="00FC7A70" w:rsidRDefault="004547AD" w:rsidP="00DF7BBF">
      <w:pPr>
        <w:widowControl w:val="0"/>
        <w:spacing w:after="120"/>
        <w:rPr>
          <w:rFonts w:ascii="Garamond" w:hAnsi="Garamond"/>
          <w:color w:val="000000" w:themeColor="text1"/>
          <w:szCs w:val="24"/>
        </w:rPr>
      </w:pPr>
    </w:p>
    <w:p w14:paraId="4EF71FE7"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668" w:name="_Ref225504832"/>
    </w:p>
    <w:bookmarkEnd w:id="1668"/>
    <w:p w14:paraId="184789C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Caraterísticas e localização do mobiliário urbano</w:t>
      </w:r>
    </w:p>
    <w:p w14:paraId="0B7E89F7" w14:textId="6E0557A7" w:rsidR="008A4623" w:rsidRPr="00825134" w:rsidRDefault="008A4623" w:rsidP="00DF7BBF">
      <w:pPr>
        <w:pStyle w:val="PargrafodaLista"/>
        <w:widowControl w:val="0"/>
        <w:numPr>
          <w:ilvl w:val="0"/>
          <w:numId w:val="460"/>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Sem prejuízo dos critérios definidos pelo município nos termos do artigo anterior</w:t>
      </w:r>
      <w:r w:rsidR="00F0792E" w:rsidRPr="00825134">
        <w:rPr>
          <w:rFonts w:ascii="Garamond" w:hAnsi="Garamond"/>
          <w:color w:val="000000" w:themeColor="text1"/>
          <w:szCs w:val="24"/>
        </w:rPr>
        <w:t xml:space="preserve"> e na portaria referida no n.º 4 do artigo anterior</w:t>
      </w:r>
      <w:r w:rsidRPr="00825134">
        <w:rPr>
          <w:rFonts w:ascii="Garamond" w:hAnsi="Garamond"/>
          <w:color w:val="000000" w:themeColor="text1"/>
          <w:szCs w:val="24"/>
        </w:rPr>
        <w:t>, as características e localização do mobiliário urbano devem respeitar os seguintes limites:</w:t>
      </w:r>
    </w:p>
    <w:p w14:paraId="107F9250" w14:textId="77777777" w:rsidR="008A4623" w:rsidRPr="00FC7A70" w:rsidRDefault="008A4623" w:rsidP="00DF7BBF">
      <w:pPr>
        <w:widowControl w:val="0"/>
        <w:numPr>
          <w:ilvl w:val="0"/>
          <w:numId w:val="5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dos toldos e das respetivas sanefas, das floreiras, das vitrinas, dos expositores, das arcas e máquinas de gelados, dos brinquedos mecânicos e dos contentores para resíduos, a sua instalação deve ser efetuada junto à fachada do estabelecimento;</w:t>
      </w:r>
    </w:p>
    <w:p w14:paraId="091CC8C7" w14:textId="77777777" w:rsidR="008A4623" w:rsidRPr="00FC7A70" w:rsidRDefault="008A4623" w:rsidP="00DF7BBF">
      <w:pPr>
        <w:widowControl w:val="0"/>
        <w:numPr>
          <w:ilvl w:val="0"/>
          <w:numId w:val="5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das esplanadas abertas, a sua instalação deve ser efetuada em área contígua à fachada do estabelecimento e a ocupação transversal da esplanada não deve exceder a largura da fachada do respetivo estabelecimento;</w:t>
      </w:r>
    </w:p>
    <w:p w14:paraId="304F393C" w14:textId="77777777" w:rsidR="008A4623" w:rsidRPr="00FC7A70" w:rsidRDefault="008A4623" w:rsidP="00DF7BBF">
      <w:pPr>
        <w:widowControl w:val="0"/>
        <w:numPr>
          <w:ilvl w:val="0"/>
          <w:numId w:val="5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dos guarda-ventos, a sua instalação deve ser efetuada junto das esplanadas, perpendicularmente ao plano marginal da fachada e o seu avanço não deve ultrapassar o da esplanada;</w:t>
      </w:r>
    </w:p>
    <w:p w14:paraId="6A537C73" w14:textId="77777777" w:rsidR="008A4623" w:rsidRPr="00FC7A70" w:rsidRDefault="008A4623" w:rsidP="00DF7BBF">
      <w:pPr>
        <w:widowControl w:val="0"/>
        <w:numPr>
          <w:ilvl w:val="0"/>
          <w:numId w:val="5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dos estrados, a sua instalação deve ser efetuada como apoio a uma esplanada e não exceder a sua dimensão;</w:t>
      </w:r>
    </w:p>
    <w:p w14:paraId="1FDA36D3" w14:textId="77777777" w:rsidR="008A4623" w:rsidRPr="00FC7A70" w:rsidRDefault="008A4623" w:rsidP="00DF7BBF">
      <w:pPr>
        <w:widowControl w:val="0"/>
        <w:numPr>
          <w:ilvl w:val="0"/>
          <w:numId w:val="57"/>
        </w:numPr>
        <w:spacing w:after="120"/>
        <w:ind w:left="851" w:hanging="284"/>
        <w:rPr>
          <w:rFonts w:ascii="Garamond" w:hAnsi="Garamond"/>
          <w:color w:val="000000" w:themeColor="text1"/>
          <w:szCs w:val="24"/>
        </w:rPr>
      </w:pPr>
      <w:r w:rsidRPr="00FC7A70">
        <w:rPr>
          <w:rFonts w:ascii="Garamond" w:hAnsi="Garamond"/>
          <w:color w:val="000000" w:themeColor="text1"/>
          <w:szCs w:val="24"/>
        </w:rPr>
        <w:t>No caso dos suportes publicitários:</w:t>
      </w:r>
    </w:p>
    <w:p w14:paraId="1175F779" w14:textId="77777777" w:rsidR="008A4623" w:rsidRPr="00FC7A70" w:rsidRDefault="008A4623" w:rsidP="00DF7BBF">
      <w:pPr>
        <w:widowControl w:val="0"/>
        <w:numPr>
          <w:ilvl w:val="0"/>
          <w:numId w:val="58"/>
        </w:numPr>
        <w:spacing w:after="120"/>
        <w:ind w:left="1276" w:hanging="283"/>
        <w:rPr>
          <w:rFonts w:ascii="Garamond" w:hAnsi="Garamond"/>
          <w:color w:val="000000" w:themeColor="text1"/>
          <w:szCs w:val="24"/>
        </w:rPr>
      </w:pPr>
      <w:r w:rsidRPr="00FC7A70">
        <w:rPr>
          <w:rFonts w:ascii="Garamond" w:hAnsi="Garamond"/>
          <w:color w:val="000000" w:themeColor="text1"/>
          <w:szCs w:val="24"/>
        </w:rPr>
        <w:t>A sua instalação deve ser efetuada na área contígua à fachada do estabelecimento e não exceder a largura da mesma; ou</w:t>
      </w:r>
    </w:p>
    <w:p w14:paraId="75A3A6FC" w14:textId="77777777" w:rsidR="008A4623" w:rsidRPr="00FC7A70" w:rsidRDefault="008A4623" w:rsidP="00DF7BBF">
      <w:pPr>
        <w:widowControl w:val="0"/>
        <w:numPr>
          <w:ilvl w:val="0"/>
          <w:numId w:val="58"/>
        </w:numPr>
        <w:spacing w:after="120"/>
        <w:ind w:left="1276" w:hanging="283"/>
        <w:rPr>
          <w:rFonts w:ascii="Garamond" w:hAnsi="Garamond"/>
          <w:color w:val="000000" w:themeColor="text1"/>
          <w:szCs w:val="24"/>
        </w:rPr>
      </w:pPr>
      <w:r w:rsidRPr="00FC7A70">
        <w:rPr>
          <w:rFonts w:ascii="Garamond" w:hAnsi="Garamond"/>
          <w:color w:val="000000" w:themeColor="text1"/>
          <w:szCs w:val="24"/>
        </w:rPr>
        <w:t>A mensagem publicitária deve ser afixada ou inscrita na fachada ou em mobiliário urbano referido nas alíneas anteriores.</w:t>
      </w:r>
    </w:p>
    <w:p w14:paraId="2249FD12" w14:textId="2C441980" w:rsidR="008A4623" w:rsidRPr="00FC7A70" w:rsidRDefault="008A4623" w:rsidP="00DF7BBF">
      <w:pPr>
        <w:pStyle w:val="PargrafodaLista"/>
        <w:widowControl w:val="0"/>
        <w:numPr>
          <w:ilvl w:val="0"/>
          <w:numId w:val="46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município pode ordenar a remoção do mobiliário urbano que ocupar o espaço público quando, por razões de interesse público devidamente fundamentadas, tal se afigure necessário.</w:t>
      </w:r>
    </w:p>
    <w:p w14:paraId="1F7DF140" w14:textId="77777777" w:rsidR="004547AD" w:rsidRPr="00FC7A70" w:rsidRDefault="004547AD" w:rsidP="00DF7BBF">
      <w:pPr>
        <w:widowControl w:val="0"/>
        <w:spacing w:after="120"/>
        <w:rPr>
          <w:rFonts w:ascii="Garamond" w:hAnsi="Garamond"/>
          <w:color w:val="000000" w:themeColor="text1"/>
          <w:szCs w:val="24"/>
        </w:rPr>
      </w:pPr>
    </w:p>
    <w:p w14:paraId="0B7E6832"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0BD864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Ocupação ilícita do espaço público</w:t>
      </w:r>
    </w:p>
    <w:p w14:paraId="61D52ACE" w14:textId="1802E2AA" w:rsidR="008A4623" w:rsidRPr="00825134" w:rsidRDefault="008A4623" w:rsidP="00DF7BBF">
      <w:pPr>
        <w:pStyle w:val="PargrafodaLista"/>
        <w:widowControl w:val="0"/>
        <w:numPr>
          <w:ilvl w:val="0"/>
          <w:numId w:val="461"/>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Os municípios podem, notificado o infrator, remover ou por qualquer forma inutilizar os elementos que ocupem o espaço público em violação das disposições no presente capítulo.</w:t>
      </w:r>
    </w:p>
    <w:p w14:paraId="49D818F2" w14:textId="08849E0F" w:rsidR="008A4623" w:rsidRPr="00825134" w:rsidRDefault="008A4623" w:rsidP="00DF7BBF">
      <w:pPr>
        <w:pStyle w:val="PargrafodaLista"/>
        <w:widowControl w:val="0"/>
        <w:numPr>
          <w:ilvl w:val="0"/>
          <w:numId w:val="461"/>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Os municípios, notificado o infrator, são igualmente competentes para embargar ou demolir obras quando contrariem o disposto no presente capítulo.</w:t>
      </w:r>
    </w:p>
    <w:p w14:paraId="0241DC47" w14:textId="72A54F90" w:rsidR="008A4623" w:rsidRPr="00825134" w:rsidRDefault="008A4623" w:rsidP="00DF7BBF">
      <w:pPr>
        <w:pStyle w:val="PargrafodaLista"/>
        <w:widowControl w:val="0"/>
        <w:numPr>
          <w:ilvl w:val="0"/>
          <w:numId w:val="461"/>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Os encargos com a remoção de elementos que ocupem o espaço público, ainda que efetuada por serviços públicos, são suportados pela entidade responsável pela ocupação ilícita.</w:t>
      </w:r>
    </w:p>
    <w:p w14:paraId="33AC3389" w14:textId="77777777" w:rsidR="008A4623" w:rsidRPr="00FC7A70" w:rsidRDefault="008A4623" w:rsidP="00DF7BBF">
      <w:pPr>
        <w:widowControl w:val="0"/>
        <w:spacing w:after="120"/>
        <w:rPr>
          <w:rFonts w:ascii="Garamond" w:hAnsi="Garamond"/>
          <w:color w:val="000000" w:themeColor="text1"/>
          <w:szCs w:val="24"/>
        </w:rPr>
      </w:pPr>
    </w:p>
    <w:p w14:paraId="7041DAE5"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V</w:t>
      </w:r>
    </w:p>
    <w:p w14:paraId="29778904" w14:textId="4596308B" w:rsidR="008A4623" w:rsidRPr="00FC7A70" w:rsidRDefault="0007798E"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F</w:t>
      </w:r>
      <w:r w:rsidR="008A4623" w:rsidRPr="00FC7A70">
        <w:rPr>
          <w:rFonts w:ascii="Garamond" w:hAnsi="Garamond"/>
          <w:smallCaps/>
          <w:color w:val="000000" w:themeColor="text1"/>
          <w:szCs w:val="24"/>
        </w:rPr>
        <w:t>iscalização</w:t>
      </w:r>
      <w:r w:rsidRPr="00FC7A70">
        <w:rPr>
          <w:rFonts w:ascii="Garamond" w:hAnsi="Garamond"/>
          <w:smallCaps/>
          <w:color w:val="000000" w:themeColor="text1"/>
          <w:szCs w:val="24"/>
        </w:rPr>
        <w:t xml:space="preserve">, medidas cautelares </w:t>
      </w:r>
      <w:r w:rsidR="008A4623" w:rsidRPr="00FC7A70">
        <w:rPr>
          <w:rFonts w:ascii="Garamond" w:hAnsi="Garamond"/>
          <w:smallCaps/>
          <w:color w:val="000000" w:themeColor="text1"/>
          <w:szCs w:val="24"/>
        </w:rPr>
        <w:t>e sanções</w:t>
      </w:r>
    </w:p>
    <w:p w14:paraId="69D021D0"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051078F"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Fiscalização</w:t>
      </w:r>
    </w:p>
    <w:p w14:paraId="431090D4" w14:textId="3340B894" w:rsidR="00C77518" w:rsidRPr="00825134" w:rsidRDefault="00877DB0" w:rsidP="00DF7BBF">
      <w:pPr>
        <w:pStyle w:val="PargrafodaLista"/>
        <w:widowControl w:val="0"/>
        <w:numPr>
          <w:ilvl w:val="0"/>
          <w:numId w:val="462"/>
        </w:numPr>
        <w:spacing w:after="120"/>
        <w:ind w:left="426" w:hanging="426"/>
        <w:contextualSpacing w:val="0"/>
        <w:rPr>
          <w:rFonts w:ascii="Garamond" w:hAnsi="Garamond"/>
          <w:color w:val="000000" w:themeColor="text1"/>
          <w:szCs w:val="24"/>
        </w:rPr>
      </w:pPr>
      <w:r w:rsidRPr="00825134">
        <w:rPr>
          <w:rFonts w:ascii="Garamond" w:hAnsi="Garamond"/>
          <w:color w:val="000000" w:themeColor="text1"/>
          <w:szCs w:val="24"/>
        </w:rPr>
        <w:t>Sem prejuízo das competências das entidades responsáveis pelo controlo ou fiscalização previstas em regimes específicos, a</w:t>
      </w:r>
      <w:r w:rsidR="008A4623" w:rsidRPr="00825134">
        <w:rPr>
          <w:rFonts w:ascii="Garamond" w:hAnsi="Garamond"/>
          <w:color w:val="000000" w:themeColor="text1"/>
          <w:szCs w:val="24"/>
        </w:rPr>
        <w:t xml:space="preserve"> fiscalização do cumprimento do disposto no </w:t>
      </w:r>
      <w:del w:id="1669" w:author="Maria João Torres" w:date="2026-09-11T14:01:00Z" w16du:dateUtc="2026-09-11T13:01:00Z">
        <w:r w:rsidR="00777D50" w:rsidRPr="00825134">
          <w:rPr>
            <w:rFonts w:ascii="Garamond" w:hAnsi="Garamond"/>
            <w:color w:val="000000" w:themeColor="text1"/>
            <w:szCs w:val="24"/>
          </w:rPr>
          <w:delText>presente diploma</w:delText>
        </w:r>
      </w:del>
      <w:ins w:id="1670" w:author="Maria João Torres" w:date="2026-09-11T14:01:00Z" w16du:dateUtc="2026-09-11T13:01:00Z">
        <w:r w:rsidR="00AA1A5A">
          <w:rPr>
            <w:rFonts w:ascii="Garamond" w:hAnsi="Garamond"/>
            <w:color w:val="000000" w:themeColor="text1"/>
            <w:szCs w:val="24"/>
          </w:rPr>
          <w:t>presente decreto-lei</w:t>
        </w:r>
      </w:ins>
      <w:r w:rsidR="00777D50" w:rsidRPr="00825134">
        <w:rPr>
          <w:rFonts w:ascii="Garamond" w:hAnsi="Garamond"/>
          <w:color w:val="000000" w:themeColor="text1"/>
          <w:szCs w:val="24"/>
        </w:rPr>
        <w:t xml:space="preserve"> </w:t>
      </w:r>
      <w:r w:rsidR="008A4623" w:rsidRPr="00825134">
        <w:rPr>
          <w:rFonts w:ascii="Garamond" w:hAnsi="Garamond"/>
          <w:color w:val="000000" w:themeColor="text1"/>
          <w:szCs w:val="24"/>
        </w:rPr>
        <w:t>incumbe</w:t>
      </w:r>
      <w:r w:rsidR="00C77518" w:rsidRPr="00825134">
        <w:rPr>
          <w:rFonts w:ascii="Garamond" w:hAnsi="Garamond"/>
          <w:color w:val="000000" w:themeColor="text1"/>
          <w:szCs w:val="24"/>
        </w:rPr>
        <w:t>:</w:t>
      </w:r>
    </w:p>
    <w:p w14:paraId="1F9BF050" w14:textId="1A16BF84" w:rsidR="008A4623" w:rsidRPr="00FC7A70" w:rsidRDefault="00C77518" w:rsidP="00DF7BBF">
      <w:pPr>
        <w:widowControl w:val="0"/>
        <w:numPr>
          <w:ilvl w:val="0"/>
          <w:numId w:val="61"/>
        </w:numPr>
        <w:spacing w:after="120"/>
        <w:ind w:left="851" w:hanging="284"/>
        <w:rPr>
          <w:rFonts w:ascii="Garamond" w:hAnsi="Garamond"/>
          <w:color w:val="000000" w:themeColor="text1"/>
          <w:szCs w:val="24"/>
        </w:rPr>
      </w:pPr>
      <w:r w:rsidRPr="00FC7A70">
        <w:rPr>
          <w:rFonts w:ascii="Garamond" w:hAnsi="Garamond"/>
          <w:color w:val="000000" w:themeColor="text1"/>
          <w:szCs w:val="24"/>
        </w:rPr>
        <w:t>À</w:t>
      </w:r>
      <w:r w:rsidR="008A4623" w:rsidRPr="00FC7A70">
        <w:rPr>
          <w:rFonts w:ascii="Garamond" w:hAnsi="Garamond"/>
          <w:color w:val="000000" w:themeColor="text1"/>
          <w:szCs w:val="24"/>
        </w:rPr>
        <w:t xml:space="preserve"> ASAE</w:t>
      </w:r>
      <w:r w:rsidRPr="00FC7A70">
        <w:rPr>
          <w:rFonts w:ascii="Garamond" w:hAnsi="Garamond"/>
          <w:color w:val="000000" w:themeColor="text1"/>
          <w:szCs w:val="24"/>
        </w:rPr>
        <w:t>;</w:t>
      </w:r>
    </w:p>
    <w:p w14:paraId="3C5EEE1A" w14:textId="59B5F41C" w:rsidR="008A4623" w:rsidRPr="00FC7A70" w:rsidRDefault="008A4623" w:rsidP="00DF7BBF">
      <w:pPr>
        <w:widowControl w:val="0"/>
        <w:numPr>
          <w:ilvl w:val="0"/>
          <w:numId w:val="61"/>
        </w:numPr>
        <w:spacing w:after="120"/>
        <w:ind w:left="851" w:hanging="284"/>
        <w:rPr>
          <w:rFonts w:ascii="Garamond" w:hAnsi="Garamond"/>
          <w:color w:val="000000" w:themeColor="text1"/>
          <w:szCs w:val="24"/>
        </w:rPr>
      </w:pPr>
      <w:r w:rsidRPr="00FC7A70">
        <w:rPr>
          <w:rFonts w:ascii="Garamond" w:hAnsi="Garamond"/>
          <w:color w:val="000000" w:themeColor="text1"/>
          <w:szCs w:val="24"/>
        </w:rPr>
        <w:t>À câmara municipal territorialmente competente nas atividades e estabelecimentos relativamente aos quais seja a entidade coordenadora</w:t>
      </w:r>
      <w:r w:rsidR="0082517C" w:rsidRPr="00FC7A70">
        <w:rPr>
          <w:rFonts w:ascii="Garamond" w:hAnsi="Garamond"/>
          <w:color w:val="000000" w:themeColor="text1"/>
          <w:szCs w:val="24"/>
        </w:rPr>
        <w:t>, bem como no caso da atividade de feirante e de vendedor ambulante</w:t>
      </w:r>
      <w:r w:rsidRPr="00FC7A70">
        <w:rPr>
          <w:rFonts w:ascii="Garamond" w:hAnsi="Garamond"/>
          <w:color w:val="000000" w:themeColor="text1"/>
          <w:szCs w:val="24"/>
        </w:rPr>
        <w:t>;</w:t>
      </w:r>
    </w:p>
    <w:p w14:paraId="6466DC2E" w14:textId="747EDFC7" w:rsidR="00912E0C" w:rsidRPr="00FC7A70" w:rsidRDefault="00912E0C" w:rsidP="00DF7BBF">
      <w:pPr>
        <w:widowControl w:val="0"/>
        <w:numPr>
          <w:ilvl w:val="0"/>
          <w:numId w:val="6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À </w:t>
      </w:r>
      <w:r w:rsidR="00D33CA9" w:rsidRPr="00FC7A70">
        <w:rPr>
          <w:rFonts w:ascii="Garamond" w:hAnsi="Garamond"/>
          <w:color w:val="000000" w:themeColor="text1"/>
          <w:szCs w:val="24"/>
        </w:rPr>
        <w:t xml:space="preserve">Comissão de Coordenação e Desenvolvimento Regional, I.P. </w:t>
      </w:r>
      <w:r w:rsidRPr="00FC7A70">
        <w:rPr>
          <w:rFonts w:ascii="Garamond" w:hAnsi="Garamond"/>
          <w:color w:val="000000" w:themeColor="text1"/>
          <w:szCs w:val="24"/>
        </w:rPr>
        <w:t xml:space="preserve">territorialmente competente </w:t>
      </w:r>
      <w:r w:rsidR="003E1805" w:rsidRPr="00FC7A70">
        <w:rPr>
          <w:rFonts w:ascii="Garamond" w:hAnsi="Garamond"/>
          <w:color w:val="000000" w:themeColor="text1"/>
          <w:szCs w:val="24"/>
        </w:rPr>
        <w:t>nas matérias relativas ao exercício da atividade pecuária</w:t>
      </w:r>
      <w:r w:rsidR="002A6C55" w:rsidRPr="00FC7A70">
        <w:rPr>
          <w:rFonts w:ascii="Garamond" w:hAnsi="Garamond"/>
          <w:color w:val="000000" w:themeColor="text1"/>
          <w:szCs w:val="24"/>
        </w:rPr>
        <w:t>, de classe 1 e 2</w:t>
      </w:r>
      <w:r w:rsidR="003E1805" w:rsidRPr="00FC7A70">
        <w:rPr>
          <w:rFonts w:ascii="Garamond" w:hAnsi="Garamond"/>
          <w:color w:val="000000" w:themeColor="text1"/>
          <w:szCs w:val="24"/>
        </w:rPr>
        <w:t>;</w:t>
      </w:r>
    </w:p>
    <w:p w14:paraId="20E12866" w14:textId="05BB9ADB" w:rsidR="008A4623" w:rsidRPr="00FC7A70" w:rsidRDefault="008A4623" w:rsidP="00DF7BBF">
      <w:pPr>
        <w:widowControl w:val="0"/>
        <w:numPr>
          <w:ilvl w:val="0"/>
          <w:numId w:val="6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À </w:t>
      </w:r>
      <w:r w:rsidR="008D2D11" w:rsidRPr="00FC7A70">
        <w:rPr>
          <w:rFonts w:ascii="Garamond" w:hAnsi="Garamond"/>
          <w:color w:val="000000" w:themeColor="text1"/>
          <w:szCs w:val="24"/>
        </w:rPr>
        <w:t xml:space="preserve">DGDCCS </w:t>
      </w:r>
      <w:r w:rsidRPr="00FC7A70">
        <w:rPr>
          <w:rFonts w:ascii="Garamond" w:hAnsi="Garamond"/>
          <w:color w:val="000000" w:themeColor="text1"/>
          <w:szCs w:val="24"/>
        </w:rPr>
        <w:t>nas matérias relativas a publicidade.</w:t>
      </w:r>
    </w:p>
    <w:p w14:paraId="0C43B292" w14:textId="07F64D47" w:rsidR="005D5181" w:rsidRPr="00FC7A70" w:rsidRDefault="00E60ED6" w:rsidP="00DF7BBF">
      <w:pPr>
        <w:pStyle w:val="PargrafodaLista"/>
        <w:widowControl w:val="0"/>
        <w:numPr>
          <w:ilvl w:val="0"/>
          <w:numId w:val="46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Quando a câmara municipal seja a entidade coordenadora</w:t>
      </w:r>
      <w:r w:rsidR="00626B71" w:rsidRPr="00FC7A70">
        <w:rPr>
          <w:rFonts w:ascii="Garamond" w:hAnsi="Garamond"/>
          <w:color w:val="000000" w:themeColor="text1"/>
          <w:szCs w:val="24"/>
        </w:rPr>
        <w:t xml:space="preserve">, a </w:t>
      </w:r>
      <w:r w:rsidRPr="00FC7A70">
        <w:rPr>
          <w:rFonts w:ascii="Garamond" w:hAnsi="Garamond"/>
          <w:color w:val="000000" w:themeColor="text1"/>
          <w:szCs w:val="24"/>
        </w:rPr>
        <w:t>polícia municipal pode exercer os poderes de autoridade e os meios coercivos que estejam ou venham a ser fixados em regulamento municipal, podendo qualquer uma delas, conjunta ou separadamente, abrir e instruir os respetivos processos, aplicar as respetivas coimas e sanções acessórias.</w:t>
      </w:r>
    </w:p>
    <w:p w14:paraId="78D7996F" w14:textId="6C2E8497" w:rsidR="008A4623" w:rsidRPr="00FC7A70" w:rsidRDefault="008A4623" w:rsidP="00DF7BBF">
      <w:pPr>
        <w:pStyle w:val="PargrafodaLista"/>
        <w:widowControl w:val="0"/>
        <w:numPr>
          <w:ilvl w:val="0"/>
          <w:numId w:val="462"/>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operador económico é obrigado a facultar </w:t>
      </w:r>
      <w:r w:rsidR="00DF2E20" w:rsidRPr="00FC7A70">
        <w:rPr>
          <w:rFonts w:ascii="Garamond" w:hAnsi="Garamond"/>
          <w:color w:val="000000" w:themeColor="text1"/>
          <w:szCs w:val="24"/>
        </w:rPr>
        <w:t>às</w:t>
      </w:r>
      <w:r w:rsidR="000A399C" w:rsidRPr="00FC7A70">
        <w:rPr>
          <w:rFonts w:ascii="Garamond" w:hAnsi="Garamond"/>
          <w:color w:val="000000" w:themeColor="text1"/>
          <w:szCs w:val="24"/>
        </w:rPr>
        <w:t xml:space="preserve"> </w:t>
      </w:r>
      <w:r w:rsidRPr="00FC7A70">
        <w:rPr>
          <w:rFonts w:ascii="Garamond" w:hAnsi="Garamond"/>
          <w:color w:val="000000" w:themeColor="text1"/>
          <w:szCs w:val="24"/>
        </w:rPr>
        <w:t>entidades fiscalizadoras:</w:t>
      </w:r>
    </w:p>
    <w:p w14:paraId="02262300" w14:textId="77777777" w:rsidR="008A4623" w:rsidRPr="00FC7A70" w:rsidRDefault="008A4623" w:rsidP="00DF7BBF">
      <w:pPr>
        <w:widowControl w:val="0"/>
        <w:numPr>
          <w:ilvl w:val="0"/>
          <w:numId w:val="170"/>
        </w:numPr>
        <w:spacing w:after="120"/>
        <w:ind w:left="851" w:hanging="284"/>
        <w:rPr>
          <w:rFonts w:ascii="Garamond" w:hAnsi="Garamond"/>
          <w:color w:val="000000" w:themeColor="text1"/>
          <w:szCs w:val="24"/>
        </w:rPr>
      </w:pPr>
      <w:r w:rsidRPr="00FC7A70">
        <w:rPr>
          <w:rFonts w:ascii="Garamond" w:hAnsi="Garamond"/>
          <w:color w:val="000000" w:themeColor="text1"/>
          <w:szCs w:val="24"/>
        </w:rPr>
        <w:t>O acesso às respetivas instalações físicas e lógicas;</w:t>
      </w:r>
    </w:p>
    <w:p w14:paraId="0C196B3B" w14:textId="77777777" w:rsidR="008A4623" w:rsidRPr="00FC7A70" w:rsidRDefault="008A4623" w:rsidP="005A6223">
      <w:pPr>
        <w:widowControl w:val="0"/>
        <w:numPr>
          <w:ilvl w:val="0"/>
          <w:numId w:val="170"/>
        </w:numPr>
        <w:spacing w:after="0"/>
        <w:ind w:left="851" w:hanging="284"/>
        <w:rPr>
          <w:rFonts w:ascii="Garamond" w:hAnsi="Garamond"/>
          <w:color w:val="000000" w:themeColor="text1"/>
          <w:szCs w:val="24"/>
        </w:rPr>
      </w:pPr>
      <w:r w:rsidRPr="00FC7A70">
        <w:rPr>
          <w:rFonts w:ascii="Garamond" w:hAnsi="Garamond"/>
          <w:color w:val="000000" w:themeColor="text1"/>
          <w:szCs w:val="24"/>
        </w:rPr>
        <w:t>A documentação relativa ao seu funcionamento e demais elementos relacionados com a sua atividade;</w:t>
      </w:r>
    </w:p>
    <w:p w14:paraId="46335AB4" w14:textId="4E6CB068" w:rsidR="008A4623" w:rsidRPr="00FC7A70" w:rsidRDefault="008A4623" w:rsidP="005A6223">
      <w:pPr>
        <w:widowControl w:val="0"/>
        <w:numPr>
          <w:ilvl w:val="0"/>
          <w:numId w:val="170"/>
        </w:numPr>
        <w:spacing w:after="0"/>
        <w:ind w:left="851" w:hanging="284"/>
        <w:rPr>
          <w:rFonts w:ascii="Garamond" w:hAnsi="Garamond"/>
          <w:color w:val="000000" w:themeColor="text1"/>
          <w:szCs w:val="24"/>
        </w:rPr>
      </w:pPr>
      <w:r w:rsidRPr="00FC7A70">
        <w:rPr>
          <w:rFonts w:ascii="Garamond" w:hAnsi="Garamond"/>
          <w:color w:val="000000" w:themeColor="text1"/>
          <w:szCs w:val="24"/>
        </w:rPr>
        <w:t>As informações que lhe sejam solicitadas, de forma fundamentada, sempre que tais informações não se encontrem já disponíveis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w:t>
      </w:r>
    </w:p>
    <w:p w14:paraId="3B2B7290" w14:textId="11968CC3" w:rsidR="008A4623" w:rsidRPr="00FC7A70" w:rsidRDefault="008A4623" w:rsidP="005A6223">
      <w:pPr>
        <w:pStyle w:val="PargrafodaLista"/>
        <w:widowControl w:val="0"/>
        <w:numPr>
          <w:ilvl w:val="0"/>
          <w:numId w:val="462"/>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O acesso referido no número anterior pode ser realizado presencialmente ou à distância e serve para fiscalizar o cumprimento dos requisitos de acesso e exercício da atividade.</w:t>
      </w:r>
    </w:p>
    <w:p w14:paraId="0CD6DE4D" w14:textId="2B8A2605" w:rsidR="008A4623" w:rsidRPr="00FC7A70" w:rsidRDefault="008A4623" w:rsidP="005A6223">
      <w:pPr>
        <w:pStyle w:val="PargrafodaLista"/>
        <w:widowControl w:val="0"/>
        <w:numPr>
          <w:ilvl w:val="0"/>
          <w:numId w:val="462"/>
        </w:numPr>
        <w:spacing w:after="0"/>
        <w:ind w:left="426" w:hanging="426"/>
        <w:contextualSpacing w:val="0"/>
        <w:rPr>
          <w:rFonts w:ascii="Garamond" w:hAnsi="Garamond"/>
          <w:color w:val="000000" w:themeColor="text1"/>
          <w:szCs w:val="24"/>
        </w:rPr>
      </w:pPr>
      <w:r w:rsidRPr="00FC7A70">
        <w:rPr>
          <w:rFonts w:ascii="Garamond" w:hAnsi="Garamond"/>
          <w:color w:val="000000" w:themeColor="text1"/>
          <w:szCs w:val="24"/>
        </w:rPr>
        <w:t>A não prestação ou prestação de informações inexatas ou incompletas, em resposta a pedido das autoridades fiscalizadoras, constitui contraordenação económica grave, punível nos termos do RJCE.</w:t>
      </w:r>
    </w:p>
    <w:p w14:paraId="2A1AD73D" w14:textId="77777777" w:rsidR="008A4623" w:rsidRPr="00FC7A70" w:rsidRDefault="008A4623" w:rsidP="005A6223">
      <w:pPr>
        <w:pStyle w:val="PargrafodaLista"/>
        <w:widowControl w:val="0"/>
        <w:numPr>
          <w:ilvl w:val="0"/>
          <w:numId w:val="199"/>
        </w:numPr>
        <w:spacing w:after="0"/>
        <w:contextualSpacing w:val="0"/>
        <w:jc w:val="center"/>
        <w:outlineLvl w:val="1"/>
        <w:rPr>
          <w:rFonts w:ascii="Garamond" w:hAnsi="Garamond"/>
          <w:color w:val="000000" w:themeColor="text1"/>
          <w:szCs w:val="24"/>
        </w:rPr>
      </w:pPr>
      <w:bookmarkStart w:id="1671" w:name="_Ref225517925"/>
    </w:p>
    <w:bookmarkEnd w:id="1671"/>
    <w:p w14:paraId="79D49CFC" w14:textId="77777777" w:rsidR="008A4623" w:rsidRPr="00FC7A70" w:rsidRDefault="008A4623" w:rsidP="005A6223">
      <w:pPr>
        <w:widowControl w:val="0"/>
        <w:spacing w:after="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Medidas cautelares</w:t>
      </w:r>
    </w:p>
    <w:p w14:paraId="77225A62" w14:textId="7293EE08" w:rsidR="004473D9" w:rsidRPr="00AC3AD0" w:rsidRDefault="004473D9" w:rsidP="005A6223">
      <w:pPr>
        <w:pStyle w:val="PargrafodaLista"/>
        <w:widowControl w:val="0"/>
        <w:numPr>
          <w:ilvl w:val="0"/>
          <w:numId w:val="463"/>
        </w:numPr>
        <w:spacing w:after="0"/>
        <w:ind w:left="426" w:hanging="426"/>
        <w:contextualSpacing w:val="0"/>
        <w:rPr>
          <w:rFonts w:ascii="Garamond" w:hAnsi="Garamond"/>
          <w:color w:val="000000" w:themeColor="text1"/>
          <w:szCs w:val="24"/>
        </w:rPr>
      </w:pPr>
      <w:r w:rsidRPr="00AC3AD0">
        <w:rPr>
          <w:rFonts w:ascii="Garamond" w:hAnsi="Garamond"/>
          <w:color w:val="000000" w:themeColor="text1"/>
          <w:szCs w:val="24"/>
        </w:rPr>
        <w:t>A</w:t>
      </w:r>
      <w:r w:rsidR="00E04295" w:rsidRPr="00AC3AD0">
        <w:rPr>
          <w:rFonts w:ascii="Garamond" w:hAnsi="Garamond"/>
          <w:color w:val="000000" w:themeColor="text1"/>
          <w:szCs w:val="24"/>
        </w:rPr>
        <w:t xml:space="preserve">s entidades fiscalizadoras </w:t>
      </w:r>
      <w:r w:rsidR="00DD2F5B" w:rsidRPr="00AC3AD0">
        <w:rPr>
          <w:rFonts w:ascii="Garamond" w:hAnsi="Garamond"/>
          <w:color w:val="000000" w:themeColor="text1"/>
          <w:szCs w:val="24"/>
        </w:rPr>
        <w:t>ou as entidades competentes no âmbito das vistorias de revisão,</w:t>
      </w:r>
      <w:r w:rsidRPr="00AC3AD0">
        <w:rPr>
          <w:rFonts w:ascii="Garamond" w:hAnsi="Garamond"/>
          <w:color w:val="000000" w:themeColor="text1"/>
          <w:szCs w:val="24"/>
        </w:rPr>
        <w:t xml:space="preserve"> pode</w:t>
      </w:r>
      <w:r w:rsidR="00DD2F5B" w:rsidRPr="00AC3AD0">
        <w:rPr>
          <w:rFonts w:ascii="Garamond" w:hAnsi="Garamond"/>
          <w:color w:val="000000" w:themeColor="text1"/>
          <w:szCs w:val="24"/>
        </w:rPr>
        <w:t>m</w:t>
      </w:r>
      <w:r w:rsidRPr="00AC3AD0">
        <w:rPr>
          <w:rFonts w:ascii="Garamond" w:hAnsi="Garamond"/>
          <w:color w:val="000000" w:themeColor="text1"/>
          <w:szCs w:val="24"/>
        </w:rPr>
        <w:t xml:space="preserve"> determinar, sem audição prévia dos interessados, a aplicação das medidas cautelares prevista</w:t>
      </w:r>
      <w:r w:rsidR="0061497D" w:rsidRPr="00AC3AD0">
        <w:rPr>
          <w:rFonts w:ascii="Garamond" w:hAnsi="Garamond"/>
          <w:color w:val="000000" w:themeColor="text1"/>
          <w:szCs w:val="24"/>
        </w:rPr>
        <w:t>s</w:t>
      </w:r>
      <w:r w:rsidRPr="00AC3AD0">
        <w:rPr>
          <w:rFonts w:ascii="Garamond" w:hAnsi="Garamond"/>
          <w:color w:val="000000" w:themeColor="text1"/>
          <w:szCs w:val="24"/>
        </w:rPr>
        <w:t xml:space="preserve"> no RJCE, quando</w:t>
      </w:r>
      <w:r w:rsidR="00926F93" w:rsidRPr="00AC3AD0">
        <w:rPr>
          <w:rFonts w:ascii="Garamond" w:hAnsi="Garamond"/>
          <w:color w:val="000000" w:themeColor="text1"/>
          <w:szCs w:val="24"/>
        </w:rPr>
        <w:t>, no âmbito de uma infração:</w:t>
      </w:r>
    </w:p>
    <w:p w14:paraId="353823D0" w14:textId="6DC43C44" w:rsidR="004473D9" w:rsidRPr="00FC7A70" w:rsidRDefault="004473D9" w:rsidP="005A6223">
      <w:pPr>
        <w:widowControl w:val="0"/>
        <w:numPr>
          <w:ilvl w:val="0"/>
          <w:numId w:val="195"/>
        </w:numPr>
        <w:spacing w:after="0"/>
        <w:ind w:left="851" w:hanging="284"/>
        <w:rPr>
          <w:rFonts w:ascii="Garamond" w:hAnsi="Garamond"/>
          <w:color w:val="000000" w:themeColor="text1"/>
          <w:szCs w:val="24"/>
        </w:rPr>
      </w:pPr>
      <w:r w:rsidRPr="00FC7A70">
        <w:rPr>
          <w:rFonts w:ascii="Garamond" w:hAnsi="Garamond"/>
          <w:color w:val="000000" w:themeColor="text1"/>
          <w:szCs w:val="24"/>
        </w:rPr>
        <w:t>E</w:t>
      </w:r>
      <w:r w:rsidR="00D17F7B" w:rsidRPr="00FC7A70">
        <w:rPr>
          <w:rFonts w:ascii="Garamond" w:hAnsi="Garamond"/>
          <w:color w:val="000000" w:themeColor="text1"/>
          <w:szCs w:val="24"/>
        </w:rPr>
        <w:t>steja em causa o exercício ilegal de atividades</w:t>
      </w:r>
      <w:r w:rsidRPr="00FC7A70">
        <w:rPr>
          <w:rFonts w:ascii="Garamond" w:hAnsi="Garamond"/>
          <w:color w:val="000000" w:themeColor="text1"/>
          <w:szCs w:val="24"/>
        </w:rPr>
        <w:t xml:space="preserve"> económicas</w:t>
      </w:r>
      <w:r w:rsidR="00125389" w:rsidRPr="00FC7A70">
        <w:rPr>
          <w:rFonts w:ascii="Garamond" w:hAnsi="Garamond"/>
          <w:color w:val="000000" w:themeColor="text1"/>
          <w:szCs w:val="24"/>
        </w:rPr>
        <w:t xml:space="preserve"> ou a exploração ilegal de um estabelecimento afeto àquela;</w:t>
      </w:r>
    </w:p>
    <w:p w14:paraId="220C5905" w14:textId="34E4DB95" w:rsidR="004473D9" w:rsidRPr="00FC7A70" w:rsidRDefault="004473D9" w:rsidP="005A6223">
      <w:pPr>
        <w:widowControl w:val="0"/>
        <w:numPr>
          <w:ilvl w:val="0"/>
          <w:numId w:val="195"/>
        </w:numPr>
        <w:spacing w:after="0"/>
        <w:ind w:left="851" w:hanging="284"/>
        <w:rPr>
          <w:rFonts w:ascii="Garamond" w:hAnsi="Garamond"/>
          <w:color w:val="000000" w:themeColor="text1"/>
          <w:szCs w:val="24"/>
        </w:rPr>
      </w:pPr>
      <w:r w:rsidRPr="00FC7A70">
        <w:rPr>
          <w:rFonts w:ascii="Garamond" w:hAnsi="Garamond"/>
          <w:color w:val="000000" w:themeColor="text1"/>
          <w:szCs w:val="24"/>
        </w:rPr>
        <w:t>Exista</w:t>
      </w:r>
      <w:r w:rsidR="00D17F7B" w:rsidRPr="00FC7A70">
        <w:rPr>
          <w:rFonts w:ascii="Garamond" w:hAnsi="Garamond"/>
          <w:color w:val="000000" w:themeColor="text1"/>
          <w:szCs w:val="24"/>
        </w:rPr>
        <w:t xml:space="preserve"> risco grave ou iminente para a saúde e a segurança das pessoas</w:t>
      </w:r>
      <w:r w:rsidR="00DD2F5B" w:rsidRPr="00FC7A70">
        <w:rPr>
          <w:rFonts w:ascii="Garamond" w:hAnsi="Garamond"/>
          <w:color w:val="000000" w:themeColor="text1"/>
          <w:szCs w:val="24"/>
        </w:rPr>
        <w:t xml:space="preserve"> e da cadeia alimentar</w:t>
      </w:r>
      <w:r w:rsidR="00D17F7B" w:rsidRPr="00FC7A70">
        <w:rPr>
          <w:rFonts w:ascii="Garamond" w:hAnsi="Garamond"/>
          <w:color w:val="000000" w:themeColor="text1"/>
          <w:szCs w:val="24"/>
        </w:rPr>
        <w:t xml:space="preserve">, </w:t>
      </w:r>
      <w:r w:rsidRPr="00FC7A70">
        <w:rPr>
          <w:rFonts w:ascii="Garamond" w:hAnsi="Garamond"/>
          <w:color w:val="000000" w:themeColor="text1"/>
          <w:szCs w:val="24"/>
        </w:rPr>
        <w:t xml:space="preserve">bens, </w:t>
      </w:r>
      <w:r w:rsidR="00D17F7B" w:rsidRPr="00FC7A70">
        <w:rPr>
          <w:rFonts w:ascii="Garamond" w:hAnsi="Garamond"/>
          <w:color w:val="000000" w:themeColor="text1"/>
          <w:szCs w:val="24"/>
        </w:rPr>
        <w:t>animais ou para o ambiente</w:t>
      </w:r>
      <w:r w:rsidRPr="00FC7A70">
        <w:rPr>
          <w:rFonts w:ascii="Garamond" w:hAnsi="Garamond"/>
          <w:color w:val="000000" w:themeColor="text1"/>
          <w:szCs w:val="24"/>
        </w:rPr>
        <w:t>;</w:t>
      </w:r>
    </w:p>
    <w:p w14:paraId="41DC5351" w14:textId="6DE7FF4E" w:rsidR="00F77F27" w:rsidRPr="00FC7A70" w:rsidRDefault="00D15B2A" w:rsidP="00DF7BBF">
      <w:pPr>
        <w:widowControl w:val="0"/>
        <w:numPr>
          <w:ilvl w:val="0"/>
          <w:numId w:val="19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Exista risco grave ou iminente </w:t>
      </w:r>
      <w:r w:rsidR="00D17F7B" w:rsidRPr="00FC7A70">
        <w:rPr>
          <w:rFonts w:ascii="Garamond" w:hAnsi="Garamond"/>
          <w:color w:val="000000" w:themeColor="text1"/>
          <w:szCs w:val="24"/>
        </w:rPr>
        <w:t>de direitos dos consumidores</w:t>
      </w:r>
      <w:r w:rsidR="003F53BF" w:rsidRPr="00FC7A70">
        <w:rPr>
          <w:rFonts w:ascii="Garamond" w:hAnsi="Garamond"/>
          <w:color w:val="000000" w:themeColor="text1"/>
          <w:szCs w:val="24"/>
        </w:rPr>
        <w:t>.</w:t>
      </w:r>
    </w:p>
    <w:p w14:paraId="0D3B538B" w14:textId="54F5D484" w:rsidR="0061497D" w:rsidRPr="00FC7A70" w:rsidRDefault="0061497D" w:rsidP="00DF7BBF">
      <w:pPr>
        <w:pStyle w:val="PargrafodaLista"/>
        <w:widowControl w:val="0"/>
        <w:numPr>
          <w:ilvl w:val="0"/>
          <w:numId w:val="46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No caso da atividade industrial, </w:t>
      </w:r>
      <w:r w:rsidR="00A85436" w:rsidRPr="00FC7A70">
        <w:rPr>
          <w:rFonts w:ascii="Garamond" w:hAnsi="Garamond"/>
          <w:color w:val="000000" w:themeColor="text1"/>
          <w:szCs w:val="24"/>
        </w:rPr>
        <w:t>caso as entidades fiscalizadores det</w:t>
      </w:r>
      <w:r w:rsidR="00BC1B24" w:rsidRPr="00FC7A70">
        <w:rPr>
          <w:rFonts w:ascii="Garamond" w:hAnsi="Garamond"/>
          <w:color w:val="000000" w:themeColor="text1"/>
          <w:szCs w:val="24"/>
        </w:rPr>
        <w:t xml:space="preserve">etem uma situação de infração </w:t>
      </w:r>
      <w:r w:rsidR="00A85436" w:rsidRPr="00FC7A70">
        <w:rPr>
          <w:rFonts w:ascii="Garamond" w:hAnsi="Garamond"/>
          <w:color w:val="000000" w:themeColor="text1"/>
          <w:szCs w:val="24"/>
        </w:rPr>
        <w:t xml:space="preserve">prevista no </w:t>
      </w:r>
      <w:del w:id="1672" w:author="Maria João Torres" w:date="2026-09-11T14:01:00Z" w16du:dateUtc="2026-09-11T13:01:00Z">
        <w:r w:rsidR="00A85436" w:rsidRPr="00FC7A70">
          <w:rPr>
            <w:rFonts w:ascii="Garamond" w:hAnsi="Garamond"/>
            <w:color w:val="000000" w:themeColor="text1"/>
            <w:szCs w:val="24"/>
          </w:rPr>
          <w:delText>presente diploma</w:delText>
        </w:r>
      </w:del>
      <w:ins w:id="1673" w:author="Maria João Torres" w:date="2026-09-11T14:01:00Z" w16du:dateUtc="2026-09-11T13:01:00Z">
        <w:r w:rsidR="00AA1A5A">
          <w:rPr>
            <w:rFonts w:ascii="Garamond" w:hAnsi="Garamond"/>
            <w:color w:val="000000" w:themeColor="text1"/>
            <w:szCs w:val="24"/>
          </w:rPr>
          <w:t>presente decreto-lei</w:t>
        </w:r>
      </w:ins>
      <w:r w:rsidR="00A85436" w:rsidRPr="00FC7A70">
        <w:rPr>
          <w:rFonts w:ascii="Garamond" w:hAnsi="Garamond"/>
          <w:color w:val="000000" w:themeColor="text1"/>
          <w:szCs w:val="24"/>
        </w:rPr>
        <w:t xml:space="preserve"> </w:t>
      </w:r>
      <w:r w:rsidR="00BC1B24" w:rsidRPr="00FC7A70">
        <w:rPr>
          <w:rFonts w:ascii="Garamond" w:hAnsi="Garamond"/>
          <w:color w:val="000000" w:themeColor="text1"/>
          <w:szCs w:val="24"/>
        </w:rPr>
        <w:t>que constitua perigo grave para a saúde pública, para a segurança de pessoas e bens, para a saúde e segurança nos locais de trabalho ou para o ambiente devem, individual ou coletivamente, tomar de imediato as providências adequadas para eliminar a situação de perigo, podendo ser determinada, por um prazo máximo de seis meses, a suspensão da atividade, o encerramento preventivo do estabelecimento, no todo ou em parte, ou a apreensão de todo ou parte do equipamento, mediante selagem.</w:t>
      </w:r>
      <w:r w:rsidRPr="00FC7A70">
        <w:rPr>
          <w:rFonts w:ascii="Garamond" w:hAnsi="Garamond"/>
          <w:color w:val="000000" w:themeColor="text1"/>
          <w:szCs w:val="24"/>
        </w:rPr>
        <w:t xml:space="preserve"> </w:t>
      </w:r>
    </w:p>
    <w:p w14:paraId="722C9C40" w14:textId="6AB90AF8" w:rsidR="7D0D2986" w:rsidRDefault="7D0D2986" w:rsidP="62F213A8">
      <w:pPr>
        <w:pStyle w:val="PargrafodaLista"/>
        <w:widowControl w:val="0"/>
        <w:numPr>
          <w:ilvl w:val="0"/>
          <w:numId w:val="463"/>
        </w:numPr>
        <w:spacing w:after="120"/>
        <w:ind w:left="426" w:hanging="426"/>
        <w:contextualSpacing w:val="0"/>
        <w:rPr>
          <w:ins w:id="1674" w:author="Nádia Silvestre" w:date="2026-09-18T14:19:00Z" w16du:dateUtc="2026-09-18T14:19:51Z"/>
          <w:rFonts w:ascii="Garamond" w:eastAsia="Garamond" w:hAnsi="Garamond" w:cs="Garamond"/>
        </w:rPr>
      </w:pPr>
      <w:commentRangeStart w:id="1675"/>
      <w:r w:rsidRPr="62F213A8">
        <w:rPr>
          <w:rFonts w:ascii="Garamond" w:hAnsi="Garamond"/>
          <w:color w:val="000000" w:themeColor="text1"/>
        </w:rPr>
        <w:t>No</w:t>
      </w:r>
      <w:commentRangeEnd w:id="1675"/>
      <w:r w:rsidRPr="62F213A8">
        <w:rPr>
          <w:rStyle w:val="Refdecomentrio"/>
          <w:rFonts w:ascii="Garamond" w:hAnsi="Garamond"/>
          <w:color w:val="000000" w:themeColor="text1"/>
          <w:sz w:val="24"/>
          <w:szCs w:val="22"/>
        </w:rPr>
        <w:commentReference w:id="1675"/>
      </w:r>
      <w:r w:rsidRPr="62F213A8">
        <w:rPr>
          <w:rFonts w:ascii="Garamond" w:hAnsi="Garamond"/>
          <w:color w:val="000000" w:themeColor="text1"/>
        </w:rPr>
        <w:t xml:space="preserve"> caso da atividade pecuária, </w:t>
      </w:r>
      <w:r w:rsidR="1010AFA3" w:rsidRPr="62F213A8">
        <w:rPr>
          <w:rFonts w:ascii="Garamond" w:hAnsi="Garamond"/>
          <w:color w:val="000000" w:themeColor="text1"/>
        </w:rPr>
        <w:t>c</w:t>
      </w:r>
      <w:ins w:id="1676" w:author="Nádia Silvestre" w:date="2026-09-18T14:19:00Z" w16du:dateUtc="2026-09-18T14:19:51Z">
        <w:r w:rsidR="250E2C21" w:rsidRPr="62F213A8">
          <w:rPr>
            <w:rFonts w:ascii="Garamond" w:eastAsia="Garamond" w:hAnsi="Garamond" w:cs="Garamond"/>
          </w:rPr>
          <w:t xml:space="preserve">aso não existam condições técnicas ou sanitárias para </w:t>
        </w:r>
        <w:commentRangeStart w:id="1677"/>
        <w:r w:rsidR="250E2C21" w:rsidRPr="62F213A8">
          <w:rPr>
            <w:rFonts w:ascii="Garamond" w:eastAsia="Garamond" w:hAnsi="Garamond" w:cs="Garamond"/>
          </w:rPr>
          <w:t>a</w:t>
        </w:r>
      </w:ins>
      <w:commentRangeEnd w:id="1677"/>
      <w:r w:rsidRPr="62F213A8">
        <w:rPr>
          <w:rStyle w:val="Refdecomentrio"/>
          <w:rFonts w:ascii="Garamond" w:eastAsia="Garamond" w:hAnsi="Garamond" w:cs="Garamond"/>
          <w:sz w:val="24"/>
          <w:szCs w:val="22"/>
        </w:rPr>
        <w:commentReference w:id="1677"/>
      </w:r>
      <w:ins w:id="1678" w:author="Nádia Silvestre" w:date="2026-09-18T14:19:00Z" w16du:dateUtc="2026-09-18T14:19:51Z">
        <w:r w:rsidR="250E2C21" w:rsidRPr="62F213A8">
          <w:rPr>
            <w:rFonts w:ascii="Garamond" w:eastAsia="Garamond" w:hAnsi="Garamond" w:cs="Garamond"/>
          </w:rPr>
          <w:t xml:space="preserve"> manutenção, ou na impossibilidade de ser encontrado um fiel depositário adequado, os animais apreendidos numa exploração pecuária devem ser:</w:t>
        </w:r>
      </w:ins>
    </w:p>
    <w:p w14:paraId="46A2411E" w14:textId="1D9478DD" w:rsidR="00F77F27" w:rsidRPr="00FC7A70" w:rsidRDefault="1D58630E" w:rsidP="482EA073">
      <w:pPr>
        <w:pStyle w:val="PargrafodaLista"/>
        <w:widowControl w:val="0"/>
        <w:numPr>
          <w:ilvl w:val="0"/>
          <w:numId w:val="210"/>
        </w:numPr>
        <w:spacing w:after="120"/>
        <w:ind w:left="851" w:hanging="284"/>
        <w:contextualSpacing w:val="0"/>
        <w:rPr>
          <w:rFonts w:ascii="Garamond" w:hAnsi="Garamond"/>
          <w:color w:val="000000" w:themeColor="text1"/>
        </w:rPr>
      </w:pPr>
      <w:r w:rsidRPr="482EA073">
        <w:rPr>
          <w:rFonts w:ascii="Garamond" w:hAnsi="Garamond"/>
          <w:color w:val="000000" w:themeColor="text1"/>
        </w:rPr>
        <w:t>Conduzidos ao matadouro e abatidos, caso sejam aprovados para consumo e o valor da venda depositado à ordem do processo; ou</w:t>
      </w:r>
    </w:p>
    <w:p w14:paraId="247F9026" w14:textId="3505B003" w:rsidR="1D58630E" w:rsidRDefault="1D58630E" w:rsidP="482EA073">
      <w:pPr>
        <w:pStyle w:val="PargrafodaLista"/>
        <w:widowControl w:val="0"/>
        <w:numPr>
          <w:ilvl w:val="0"/>
          <w:numId w:val="210"/>
        </w:numPr>
        <w:spacing w:after="120"/>
        <w:ind w:left="851" w:hanging="284"/>
        <w:contextualSpacing w:val="0"/>
        <w:rPr>
          <w:rFonts w:ascii="Garamond" w:hAnsi="Garamond"/>
          <w:color w:val="000000" w:themeColor="text1"/>
        </w:rPr>
      </w:pPr>
      <w:r w:rsidRPr="482EA073">
        <w:rPr>
          <w:rFonts w:ascii="Garamond" w:hAnsi="Garamond"/>
          <w:color w:val="000000" w:themeColor="text1"/>
        </w:rPr>
        <w:t>Destruídos nos termos da legislação em vigor, se não for possível assegurar a segurança sanitária dos animais, na perspetiva da sua aprovação para consumo.</w:t>
      </w:r>
    </w:p>
    <w:p w14:paraId="64433189" w14:textId="1966E6DD" w:rsidR="004547AD" w:rsidRPr="00FC7A70" w:rsidRDefault="00557671" w:rsidP="00DF7BBF">
      <w:pPr>
        <w:pStyle w:val="PargrafodaLista"/>
        <w:widowControl w:val="0"/>
        <w:numPr>
          <w:ilvl w:val="0"/>
          <w:numId w:val="463"/>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No caso da exploração de estabelecimentos de alojamento local, a ASAE e a câmara municipal territorialmente competente</w:t>
      </w:r>
      <w:r w:rsidR="00E04295" w:rsidRPr="00FC7A70">
        <w:rPr>
          <w:rFonts w:ascii="Garamond" w:hAnsi="Garamond"/>
          <w:color w:val="000000" w:themeColor="text1"/>
          <w:szCs w:val="24"/>
        </w:rPr>
        <w:t xml:space="preserve">, no exercício das fiscalizações realizadas, </w:t>
      </w:r>
      <w:r w:rsidRPr="00FC7A70">
        <w:rPr>
          <w:rFonts w:ascii="Garamond" w:hAnsi="Garamond"/>
          <w:color w:val="000000" w:themeColor="text1"/>
          <w:szCs w:val="24"/>
        </w:rPr>
        <w:t>podem determinar a interdição temporária da exploração do estabelecimento, na sua totalidade ou em parte, no âmbito dos resultados de uma vistoria de revisão ou quando a falta de cumprimento das disposições legais aplicáveis puser em causa a segurança dos utilizadores ou a saúde pública, sem prejuízo das competências atribuídas por lei a outras entidades.</w:t>
      </w:r>
    </w:p>
    <w:p w14:paraId="51B04838" w14:textId="77777777" w:rsidR="00557671" w:rsidRPr="00FC7A70" w:rsidRDefault="00557671" w:rsidP="482EA073">
      <w:pPr>
        <w:widowControl w:val="0"/>
        <w:spacing w:after="120"/>
        <w:rPr>
          <w:ins w:id="1679" w:author="Nádia Silvestre" w:date="2026-09-18T14:51:00Z" w16du:dateUtc="2026-09-18T14:51:10Z"/>
          <w:rFonts w:ascii="Garamond" w:hAnsi="Garamond"/>
          <w:color w:val="000000" w:themeColor="text1"/>
        </w:rPr>
      </w:pPr>
      <w:commentRangeStart w:id="1680"/>
      <w:commentRangeEnd w:id="1680"/>
      <w:r w:rsidRPr="00FC7A70">
        <w:rPr>
          <w:rStyle w:val="Refdecomentrio"/>
          <w:rFonts w:ascii="Garamond" w:hAnsi="Garamond"/>
          <w:color w:val="000000" w:themeColor="text1"/>
          <w:sz w:val="24"/>
          <w:szCs w:val="22"/>
        </w:rPr>
        <w:commentReference w:id="1680"/>
      </w:r>
    </w:p>
    <w:p w14:paraId="52F548DE" w14:textId="2AB42F3D" w:rsidR="482EA073" w:rsidRDefault="482EA073" w:rsidP="482EA073">
      <w:pPr>
        <w:widowControl w:val="0"/>
        <w:spacing w:after="120"/>
        <w:rPr>
          <w:ins w:id="1681" w:author="Nádia Silvestre" w:date="2026-09-18T14:51:00Z" w16du:dateUtc="2026-09-18T14:51:11Z"/>
          <w:rFonts w:ascii="Garamond" w:hAnsi="Garamond"/>
          <w:color w:val="000000" w:themeColor="text1"/>
        </w:rPr>
      </w:pPr>
    </w:p>
    <w:p w14:paraId="265C5136" w14:textId="65CAE697" w:rsidR="482EA073" w:rsidRDefault="482EA073" w:rsidP="482EA073">
      <w:pPr>
        <w:widowControl w:val="0"/>
        <w:spacing w:after="120"/>
        <w:rPr>
          <w:rFonts w:ascii="Garamond" w:hAnsi="Garamond"/>
          <w:color w:val="000000" w:themeColor="text1"/>
        </w:rPr>
      </w:pPr>
    </w:p>
    <w:p w14:paraId="05AC97B1"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30EF147" w14:textId="256DA1E1" w:rsidR="008A4623" w:rsidRPr="00FC7A70" w:rsidRDefault="00D17F7B"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Instrução e decisão dos processos de contraordenação</w:t>
      </w:r>
    </w:p>
    <w:p w14:paraId="7B4B8CE2" w14:textId="75E6A21E" w:rsidR="008A4623" w:rsidRPr="00AC3AD0" w:rsidRDefault="008A462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Sem prejuízo do disposto no</w:t>
      </w:r>
      <w:r w:rsidR="00AB5A7D" w:rsidRPr="00AC3AD0">
        <w:rPr>
          <w:rFonts w:ascii="Garamond" w:hAnsi="Garamond"/>
          <w:color w:val="000000" w:themeColor="text1"/>
          <w:szCs w:val="24"/>
        </w:rPr>
        <w:t>s números seguintes</w:t>
      </w:r>
      <w:r w:rsidRPr="00AC3AD0">
        <w:rPr>
          <w:rFonts w:ascii="Garamond" w:hAnsi="Garamond"/>
          <w:color w:val="000000" w:themeColor="text1"/>
          <w:szCs w:val="24"/>
        </w:rPr>
        <w:t xml:space="preserve">, compete à ASAE a instrução dos processos de contraordenação por infração ao disposto no </w:t>
      </w:r>
      <w:del w:id="1682" w:author="Maria João Torres" w:date="2026-09-11T14:01:00Z" w16du:dateUtc="2026-09-11T13:01:00Z">
        <w:r w:rsidRPr="00AC3AD0">
          <w:rPr>
            <w:rFonts w:ascii="Garamond" w:hAnsi="Garamond"/>
            <w:color w:val="000000" w:themeColor="text1"/>
            <w:szCs w:val="24"/>
          </w:rPr>
          <w:delText xml:space="preserve">presente </w:delText>
        </w:r>
        <w:r w:rsidR="00440CF6" w:rsidRPr="00AC3AD0">
          <w:rPr>
            <w:rFonts w:ascii="Garamond" w:hAnsi="Garamond"/>
            <w:color w:val="000000" w:themeColor="text1"/>
            <w:szCs w:val="24"/>
          </w:rPr>
          <w:delText>diploma</w:delText>
        </w:r>
      </w:del>
      <w:ins w:id="1683" w:author="Maria João Torres" w:date="2026-09-11T14:01:00Z" w16du:dateUtc="2026-09-11T13:01:00Z">
        <w:r w:rsidR="00AA1A5A">
          <w:rPr>
            <w:rFonts w:ascii="Garamond" w:hAnsi="Garamond"/>
            <w:color w:val="000000" w:themeColor="text1"/>
            <w:szCs w:val="24"/>
          </w:rPr>
          <w:t>presente decreto-lei</w:t>
        </w:r>
      </w:ins>
      <w:r w:rsidR="00440CF6" w:rsidRPr="00AC3AD0">
        <w:rPr>
          <w:rFonts w:ascii="Garamond" w:hAnsi="Garamond"/>
          <w:color w:val="000000" w:themeColor="text1"/>
          <w:szCs w:val="24"/>
        </w:rPr>
        <w:t xml:space="preserve"> </w:t>
      </w:r>
      <w:r w:rsidRPr="00AC3AD0">
        <w:rPr>
          <w:rFonts w:ascii="Garamond" w:hAnsi="Garamond"/>
          <w:color w:val="000000" w:themeColor="text1"/>
          <w:szCs w:val="24"/>
        </w:rPr>
        <w:t>e ao seu inspetor-geral a aplicação das respetivas coimas e sanções acessórias.</w:t>
      </w:r>
    </w:p>
    <w:p w14:paraId="66A818B8" w14:textId="0F0B2725" w:rsidR="00AB5A7D" w:rsidRPr="00AC3AD0" w:rsidRDefault="00AB5A7D"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commentRangeStart w:id="1684"/>
      <w:commentRangeStart w:id="1685"/>
      <w:r w:rsidRPr="00AC3AD0">
        <w:rPr>
          <w:rFonts w:ascii="Garamond" w:hAnsi="Garamond"/>
          <w:color w:val="000000" w:themeColor="text1"/>
          <w:szCs w:val="24"/>
        </w:rPr>
        <w:t>Compete à</w:t>
      </w:r>
      <w:r w:rsidR="00B461CD" w:rsidRPr="00AC3AD0">
        <w:rPr>
          <w:rFonts w:ascii="Garamond" w:hAnsi="Garamond"/>
          <w:color w:val="000000" w:themeColor="text1"/>
          <w:szCs w:val="24"/>
        </w:rPr>
        <w:t xml:space="preserve"> </w:t>
      </w:r>
      <w:r w:rsidR="00D33CA9" w:rsidRPr="00AC3AD0">
        <w:rPr>
          <w:rFonts w:ascii="Garamond" w:hAnsi="Garamond"/>
          <w:color w:val="000000" w:themeColor="text1"/>
          <w:szCs w:val="24"/>
        </w:rPr>
        <w:t xml:space="preserve">Comissão de Coordenação e Desenvolvimento Regional, I.P. </w:t>
      </w:r>
      <w:r w:rsidRPr="00AC3AD0">
        <w:rPr>
          <w:rFonts w:ascii="Garamond" w:hAnsi="Garamond"/>
          <w:color w:val="000000" w:themeColor="text1"/>
          <w:szCs w:val="24"/>
        </w:rPr>
        <w:t xml:space="preserve">territorialmente competente, </w:t>
      </w:r>
      <w:r w:rsidR="00D75926" w:rsidRPr="00AC3AD0">
        <w:rPr>
          <w:rFonts w:ascii="Garamond" w:hAnsi="Garamond"/>
          <w:color w:val="000000" w:themeColor="text1"/>
          <w:szCs w:val="24"/>
        </w:rPr>
        <w:t xml:space="preserve">no domínio da atividade pecuária, </w:t>
      </w:r>
      <w:r w:rsidR="00046C3A" w:rsidRPr="00AC3AD0">
        <w:rPr>
          <w:rFonts w:ascii="Garamond" w:hAnsi="Garamond"/>
          <w:color w:val="000000" w:themeColor="text1"/>
          <w:szCs w:val="24"/>
        </w:rPr>
        <w:t>a instrução dos processos de contraordenação e aplicação das coimas e das sanções acessórias, no âmbito das respetivas atribuições</w:t>
      </w:r>
      <w:r w:rsidR="00DF12B2" w:rsidRPr="00AC3AD0">
        <w:rPr>
          <w:rFonts w:ascii="Garamond" w:hAnsi="Garamond"/>
          <w:color w:val="000000" w:themeColor="text1"/>
          <w:szCs w:val="24"/>
        </w:rPr>
        <w:t>-</w:t>
      </w:r>
      <w:commentRangeEnd w:id="1684"/>
      <w:r w:rsidR="00A455B4" w:rsidRPr="00AC3AD0">
        <w:rPr>
          <w:rStyle w:val="Refdecomentrio"/>
          <w:rFonts w:ascii="Garamond" w:hAnsi="Garamond"/>
          <w:color w:val="000000" w:themeColor="text1"/>
          <w:sz w:val="24"/>
          <w:szCs w:val="24"/>
        </w:rPr>
        <w:commentReference w:id="1684"/>
      </w:r>
      <w:commentRangeEnd w:id="1685"/>
      <w:r w:rsidRPr="00AC3AD0">
        <w:rPr>
          <w:rStyle w:val="Refdecomentrio"/>
          <w:rFonts w:ascii="Garamond" w:hAnsi="Garamond"/>
          <w:color w:val="000000" w:themeColor="text1"/>
          <w:sz w:val="24"/>
          <w:szCs w:val="24"/>
        </w:rPr>
        <w:commentReference w:id="1685"/>
      </w:r>
    </w:p>
    <w:p w14:paraId="1C68C399" w14:textId="2BE654C2" w:rsidR="008A4623" w:rsidRPr="00AC3AD0" w:rsidRDefault="008A462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 xml:space="preserve">Compete às câmaras municipais territorialmente competentes, quando as mesmas sejam entidade coordenadora, a instrução dos processos de contraordenação por infração ao disposto no </w:t>
      </w:r>
      <w:del w:id="1686" w:author="Maria João Torres" w:date="2026-09-11T14:01:00Z" w16du:dateUtc="2026-09-11T13:01:00Z">
        <w:r w:rsidRPr="00AC3AD0">
          <w:rPr>
            <w:rFonts w:ascii="Garamond" w:hAnsi="Garamond"/>
            <w:color w:val="000000" w:themeColor="text1"/>
            <w:szCs w:val="24"/>
          </w:rPr>
          <w:delText xml:space="preserve">presente </w:delText>
        </w:r>
        <w:r w:rsidR="00440CF6" w:rsidRPr="00AC3AD0">
          <w:rPr>
            <w:rFonts w:ascii="Garamond" w:hAnsi="Garamond"/>
            <w:color w:val="000000" w:themeColor="text1"/>
            <w:szCs w:val="24"/>
          </w:rPr>
          <w:delText>diploma</w:delText>
        </w:r>
      </w:del>
      <w:ins w:id="1687" w:author="Maria João Torres" w:date="2026-09-11T14:01:00Z" w16du:dateUtc="2026-09-11T13:01:00Z">
        <w:r w:rsidR="00AA1A5A">
          <w:rPr>
            <w:rFonts w:ascii="Garamond" w:hAnsi="Garamond"/>
            <w:color w:val="000000" w:themeColor="text1"/>
            <w:szCs w:val="24"/>
          </w:rPr>
          <w:t>presente decreto-lei</w:t>
        </w:r>
      </w:ins>
      <w:r w:rsidR="00440CF6" w:rsidRPr="00AC3AD0">
        <w:rPr>
          <w:rFonts w:ascii="Garamond" w:hAnsi="Garamond"/>
          <w:color w:val="000000" w:themeColor="text1"/>
          <w:szCs w:val="24"/>
        </w:rPr>
        <w:t xml:space="preserve"> </w:t>
      </w:r>
      <w:r w:rsidRPr="00AC3AD0">
        <w:rPr>
          <w:rFonts w:ascii="Garamond" w:hAnsi="Garamond"/>
          <w:color w:val="000000" w:themeColor="text1"/>
          <w:szCs w:val="24"/>
        </w:rPr>
        <w:t>e aos seus presidentes a aplicação das respetivas coimas e sanções acessórias.</w:t>
      </w:r>
    </w:p>
    <w:p w14:paraId="391B2D46" w14:textId="721DC17F" w:rsidR="00D17F7B" w:rsidRPr="00AC3AD0" w:rsidRDefault="0037671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Quando a entidade que levantar o auto de notícia não disponha de competência instrutória remete o mesmo à autoridade competente de acordo com os números anteriores.</w:t>
      </w:r>
    </w:p>
    <w:p w14:paraId="7A24840B" w14:textId="3E4E53B2" w:rsidR="008A4623" w:rsidRPr="00AC3AD0" w:rsidRDefault="008A462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 xml:space="preserve">O produto das coimas aplicadas pela prática das contraordenações económicas previstas no </w:t>
      </w:r>
      <w:del w:id="1688" w:author="Maria João Torres" w:date="2026-09-11T14:01:00Z" w16du:dateUtc="2026-09-11T13:01:00Z">
        <w:r w:rsidRPr="00AC3AD0">
          <w:rPr>
            <w:rFonts w:ascii="Garamond" w:hAnsi="Garamond"/>
            <w:color w:val="000000" w:themeColor="text1"/>
            <w:szCs w:val="24"/>
          </w:rPr>
          <w:delText xml:space="preserve">presente </w:delText>
        </w:r>
        <w:r w:rsidR="00440CF6" w:rsidRPr="00AC3AD0">
          <w:rPr>
            <w:rFonts w:ascii="Garamond" w:hAnsi="Garamond"/>
            <w:color w:val="000000" w:themeColor="text1"/>
            <w:szCs w:val="24"/>
          </w:rPr>
          <w:delText>diploma</w:delText>
        </w:r>
      </w:del>
      <w:ins w:id="1689" w:author="Maria João Torres" w:date="2026-09-11T14:01:00Z" w16du:dateUtc="2026-09-11T13:01:00Z">
        <w:r w:rsidR="00AA1A5A">
          <w:rPr>
            <w:rFonts w:ascii="Garamond" w:hAnsi="Garamond"/>
            <w:color w:val="000000" w:themeColor="text1"/>
            <w:szCs w:val="24"/>
          </w:rPr>
          <w:t>presente decreto-lei</w:t>
        </w:r>
      </w:ins>
      <w:r w:rsidR="00440CF6" w:rsidRPr="00AC3AD0">
        <w:rPr>
          <w:rFonts w:ascii="Garamond" w:hAnsi="Garamond"/>
          <w:color w:val="000000" w:themeColor="text1"/>
          <w:szCs w:val="24"/>
        </w:rPr>
        <w:t xml:space="preserve"> </w:t>
      </w:r>
      <w:r w:rsidRPr="00AC3AD0">
        <w:rPr>
          <w:rFonts w:ascii="Garamond" w:hAnsi="Garamond"/>
          <w:color w:val="000000" w:themeColor="text1"/>
          <w:szCs w:val="24"/>
        </w:rPr>
        <w:t>é repartido nos termos do RJCE.</w:t>
      </w:r>
    </w:p>
    <w:p w14:paraId="65EA946D" w14:textId="66515B48" w:rsidR="008A4623" w:rsidRPr="00AC3AD0" w:rsidRDefault="008A462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Excetuam-se do disposto no número anterior as coimas aplicadas pelo presidente da câmara municipal, em que o produto da coima reverte, em 90 % para o respetivo município e em 10 % para a entidade autuante.</w:t>
      </w:r>
    </w:p>
    <w:p w14:paraId="18A92AF7" w14:textId="6E60DB08" w:rsidR="00376713" w:rsidRPr="00AC3AD0" w:rsidRDefault="0037671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A negligência e a tentativa são puníveis nos termos do RJCE.</w:t>
      </w:r>
    </w:p>
    <w:p w14:paraId="734D124E" w14:textId="5DED9680" w:rsidR="008A4623" w:rsidRPr="00AC3AD0" w:rsidRDefault="008A462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 xml:space="preserve">Em função da gravidade das infrações e da culpa do agente, as contraordenações económicas muito graves ou graves previstas no </w:t>
      </w:r>
      <w:del w:id="1690" w:author="Maria João Torres" w:date="2026-09-11T14:01:00Z" w16du:dateUtc="2026-09-11T13:01:00Z">
        <w:r w:rsidRPr="00AC3AD0">
          <w:rPr>
            <w:rFonts w:ascii="Garamond" w:hAnsi="Garamond"/>
            <w:color w:val="000000" w:themeColor="text1"/>
            <w:szCs w:val="24"/>
          </w:rPr>
          <w:delText xml:space="preserve">presente </w:delText>
        </w:r>
        <w:r w:rsidR="00FC4320" w:rsidRPr="00AC3AD0">
          <w:rPr>
            <w:rFonts w:ascii="Garamond" w:hAnsi="Garamond"/>
            <w:color w:val="000000" w:themeColor="text1"/>
            <w:szCs w:val="24"/>
          </w:rPr>
          <w:delText>diploma</w:delText>
        </w:r>
      </w:del>
      <w:ins w:id="1691" w:author="Maria João Torres" w:date="2026-09-11T14:01:00Z" w16du:dateUtc="2026-09-11T13:01:00Z">
        <w:r w:rsidR="00AA1A5A">
          <w:rPr>
            <w:rFonts w:ascii="Garamond" w:hAnsi="Garamond"/>
            <w:color w:val="000000" w:themeColor="text1"/>
            <w:szCs w:val="24"/>
          </w:rPr>
          <w:t>presente decreto-lei</w:t>
        </w:r>
      </w:ins>
      <w:r w:rsidR="00FC4320" w:rsidRPr="00AC3AD0">
        <w:rPr>
          <w:rFonts w:ascii="Garamond" w:hAnsi="Garamond"/>
          <w:color w:val="000000" w:themeColor="text1"/>
          <w:szCs w:val="24"/>
        </w:rPr>
        <w:t xml:space="preserve"> </w:t>
      </w:r>
      <w:r w:rsidRPr="00AC3AD0">
        <w:rPr>
          <w:rFonts w:ascii="Garamond" w:hAnsi="Garamond"/>
          <w:color w:val="000000" w:themeColor="text1"/>
          <w:szCs w:val="24"/>
        </w:rPr>
        <w:t>podem ser aplicadas, cumulativamente com as coimas, as sanções acessórias</w:t>
      </w:r>
      <w:r w:rsidR="007B2394" w:rsidRPr="00AC3AD0">
        <w:rPr>
          <w:rFonts w:ascii="Garamond" w:hAnsi="Garamond"/>
          <w:color w:val="000000" w:themeColor="text1"/>
          <w:szCs w:val="24"/>
        </w:rPr>
        <w:t xml:space="preserve"> previstas no RJCE</w:t>
      </w:r>
      <w:r w:rsidR="00226A2B" w:rsidRPr="00AC3AD0">
        <w:rPr>
          <w:rFonts w:ascii="Garamond" w:hAnsi="Garamond"/>
          <w:color w:val="000000" w:themeColor="text1"/>
          <w:szCs w:val="24"/>
        </w:rPr>
        <w:t>.</w:t>
      </w:r>
    </w:p>
    <w:p w14:paraId="418B76A7" w14:textId="3F8EF933" w:rsidR="008A4623" w:rsidRPr="00AC3AD0" w:rsidRDefault="4DACBEB4" w:rsidP="482EA073">
      <w:pPr>
        <w:pStyle w:val="PargrafodaLista"/>
        <w:widowControl w:val="0"/>
        <w:numPr>
          <w:ilvl w:val="0"/>
          <w:numId w:val="464"/>
        </w:numPr>
        <w:spacing w:after="120"/>
        <w:ind w:left="426" w:hanging="426"/>
        <w:contextualSpacing w:val="0"/>
        <w:rPr>
          <w:rFonts w:ascii="Garamond" w:hAnsi="Garamond"/>
          <w:color w:val="000000" w:themeColor="text1"/>
        </w:rPr>
      </w:pPr>
      <w:r w:rsidRPr="482EA073">
        <w:rPr>
          <w:rFonts w:ascii="Garamond" w:hAnsi="Garamond"/>
          <w:color w:val="000000" w:themeColor="text1"/>
        </w:rPr>
        <w:t xml:space="preserve">As sanções acessórias </w:t>
      </w:r>
      <w:r w:rsidR="126D7E0A" w:rsidRPr="482EA073">
        <w:rPr>
          <w:rFonts w:ascii="Garamond" w:hAnsi="Garamond"/>
          <w:color w:val="000000" w:themeColor="text1"/>
        </w:rPr>
        <w:t xml:space="preserve">de interdição do exercício </w:t>
      </w:r>
      <w:r w:rsidR="0BC24902" w:rsidRPr="482EA073">
        <w:rPr>
          <w:rFonts w:ascii="Garamond" w:hAnsi="Garamond"/>
          <w:color w:val="000000" w:themeColor="text1"/>
        </w:rPr>
        <w:t>da</w:t>
      </w:r>
      <w:r w:rsidR="126D7E0A" w:rsidRPr="482EA073">
        <w:rPr>
          <w:rFonts w:ascii="Garamond" w:hAnsi="Garamond"/>
          <w:color w:val="000000" w:themeColor="text1"/>
        </w:rPr>
        <w:t xml:space="preserve"> atividade</w:t>
      </w:r>
      <w:r w:rsidR="0BC24902" w:rsidRPr="482EA073">
        <w:rPr>
          <w:rFonts w:ascii="Garamond" w:hAnsi="Garamond"/>
          <w:color w:val="000000" w:themeColor="text1"/>
        </w:rPr>
        <w:t xml:space="preserve"> ou do </w:t>
      </w:r>
      <w:r w:rsidR="59D4E5EA" w:rsidRPr="482EA073">
        <w:rPr>
          <w:rFonts w:ascii="Garamond" w:hAnsi="Garamond"/>
          <w:color w:val="000000" w:themeColor="text1"/>
        </w:rPr>
        <w:t>estabelecimento</w:t>
      </w:r>
      <w:commentRangeStart w:id="1692"/>
      <w:r w:rsidR="126D7E0A" w:rsidRPr="482EA073">
        <w:rPr>
          <w:rFonts w:ascii="Garamond" w:hAnsi="Garamond"/>
          <w:color w:val="000000" w:themeColor="text1"/>
        </w:rPr>
        <w:t>,</w:t>
      </w:r>
      <w:commentRangeEnd w:id="1692"/>
      <w:r w:rsidR="008A4623" w:rsidRPr="482EA073">
        <w:rPr>
          <w:rStyle w:val="Refdecomentrio"/>
          <w:rFonts w:ascii="Garamond" w:hAnsi="Garamond"/>
          <w:color w:val="000000" w:themeColor="text1"/>
          <w:sz w:val="24"/>
          <w:szCs w:val="22"/>
        </w:rPr>
        <w:commentReference w:id="1692"/>
      </w:r>
      <w:r w:rsidR="126D7E0A" w:rsidRPr="482EA073">
        <w:rPr>
          <w:rFonts w:ascii="Garamond" w:hAnsi="Garamond"/>
          <w:color w:val="000000" w:themeColor="text1"/>
        </w:rPr>
        <w:t xml:space="preserve"> de encerramento do estabelecimento e a suspensão d</w:t>
      </w:r>
      <w:r w:rsidR="59D4E5EA" w:rsidRPr="482EA073">
        <w:rPr>
          <w:rFonts w:ascii="Garamond" w:hAnsi="Garamond"/>
          <w:color w:val="000000" w:themeColor="text1"/>
        </w:rPr>
        <w:t>o título digital de atividade económica ou de</w:t>
      </w:r>
      <w:r w:rsidR="126D7E0A" w:rsidRPr="482EA073">
        <w:rPr>
          <w:rFonts w:ascii="Garamond" w:hAnsi="Garamond"/>
          <w:color w:val="000000" w:themeColor="text1"/>
        </w:rPr>
        <w:t xml:space="preserve"> licenças, autorizações, alvarás ou </w:t>
      </w:r>
      <w:r w:rsidR="59D4E5EA" w:rsidRPr="482EA073">
        <w:rPr>
          <w:rFonts w:ascii="Garamond" w:hAnsi="Garamond"/>
          <w:color w:val="000000" w:themeColor="text1"/>
        </w:rPr>
        <w:t xml:space="preserve">outras </w:t>
      </w:r>
      <w:r w:rsidR="126D7E0A" w:rsidRPr="482EA073">
        <w:rPr>
          <w:rFonts w:ascii="Garamond" w:hAnsi="Garamond"/>
          <w:color w:val="000000" w:themeColor="text1"/>
        </w:rPr>
        <w:t>permissões administrativa</w:t>
      </w:r>
      <w:r w:rsidR="035BFCD6" w:rsidRPr="482EA073">
        <w:rPr>
          <w:rFonts w:ascii="Garamond" w:hAnsi="Garamond"/>
          <w:color w:val="000000" w:themeColor="text1"/>
        </w:rPr>
        <w:t>s</w:t>
      </w:r>
      <w:r w:rsidR="126D7E0A" w:rsidRPr="482EA073">
        <w:rPr>
          <w:rFonts w:ascii="Garamond" w:hAnsi="Garamond"/>
          <w:color w:val="000000" w:themeColor="text1"/>
        </w:rPr>
        <w:t xml:space="preserve"> relacionadas com a respetiva atividade </w:t>
      </w:r>
      <w:r w:rsidRPr="482EA073">
        <w:rPr>
          <w:rFonts w:ascii="Garamond" w:hAnsi="Garamond"/>
          <w:color w:val="000000" w:themeColor="text1"/>
        </w:rPr>
        <w:t>são publicitadas pela autoridade que aplicou a coima, a expensas do infrator</w:t>
      </w:r>
      <w:r w:rsidR="745F6E31" w:rsidRPr="482EA073">
        <w:rPr>
          <w:rFonts w:ascii="Garamond" w:hAnsi="Garamond"/>
          <w:color w:val="000000" w:themeColor="text1"/>
        </w:rPr>
        <w:t>, nos termos do artigo 30.º do RJCE</w:t>
      </w:r>
      <w:r w:rsidRPr="482EA073">
        <w:rPr>
          <w:rFonts w:ascii="Garamond" w:hAnsi="Garamond"/>
          <w:color w:val="000000" w:themeColor="text1"/>
        </w:rPr>
        <w:t>.</w:t>
      </w:r>
    </w:p>
    <w:p w14:paraId="1E53AF60" w14:textId="7EB3873C" w:rsidR="008A4623" w:rsidRPr="00AC3AD0" w:rsidRDefault="008A4623" w:rsidP="00DF7BBF">
      <w:pPr>
        <w:pStyle w:val="PargrafodaLista"/>
        <w:widowControl w:val="0"/>
        <w:numPr>
          <w:ilvl w:val="0"/>
          <w:numId w:val="464"/>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 xml:space="preserve">Sem prejuízo do disposto nos números anteriores, compete ao presidente da câmara municipal embargar e ordenar a demolição de obras realizadas em violação do disposto no </w:t>
      </w:r>
      <w:del w:id="1693" w:author="Maria João Torres" w:date="2026-09-11T14:01:00Z" w16du:dateUtc="2026-09-11T13:01:00Z">
        <w:r w:rsidR="00777D50" w:rsidRPr="00AC3AD0">
          <w:rPr>
            <w:rFonts w:ascii="Garamond" w:hAnsi="Garamond"/>
            <w:color w:val="000000" w:themeColor="text1"/>
            <w:szCs w:val="24"/>
          </w:rPr>
          <w:delText>presente diploma</w:delText>
        </w:r>
      </w:del>
      <w:ins w:id="1694" w:author="Maria João Torres" w:date="2026-09-11T14:01:00Z" w16du:dateUtc="2026-09-11T13:01:00Z">
        <w:r w:rsidR="00AA1A5A">
          <w:rPr>
            <w:rFonts w:ascii="Garamond" w:hAnsi="Garamond"/>
            <w:color w:val="000000" w:themeColor="text1"/>
            <w:szCs w:val="24"/>
          </w:rPr>
          <w:t>presente decreto-lei</w:t>
        </w:r>
      </w:ins>
      <w:r w:rsidRPr="00AC3AD0">
        <w:rPr>
          <w:rFonts w:ascii="Garamond" w:hAnsi="Garamond"/>
          <w:color w:val="000000" w:themeColor="text1"/>
          <w:szCs w:val="24"/>
        </w:rPr>
        <w:t>, por sua iniciativa ou mediante comunicação da entidade coordenadora.</w:t>
      </w:r>
    </w:p>
    <w:p w14:paraId="78B6EEFD" w14:textId="77777777" w:rsidR="0063108F" w:rsidRPr="00FC7A70" w:rsidRDefault="0063108F"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5348D8B1" w14:textId="77777777" w:rsidR="0052163B" w:rsidRPr="00FC7A70" w:rsidRDefault="0052163B"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Regime subsidiário</w:t>
      </w:r>
    </w:p>
    <w:p w14:paraId="2CADE40E" w14:textId="485807BA" w:rsidR="0052163B" w:rsidRPr="00FC7A70" w:rsidRDefault="472B9803" w:rsidP="398F2AD4">
      <w:pPr>
        <w:widowControl w:val="0"/>
        <w:spacing w:after="120"/>
        <w:rPr>
          <w:rFonts w:ascii="Garamond" w:hAnsi="Garamond"/>
          <w:color w:val="000000" w:themeColor="text1"/>
        </w:rPr>
      </w:pPr>
      <w:r w:rsidRPr="398F2AD4">
        <w:rPr>
          <w:rFonts w:ascii="Garamond" w:hAnsi="Garamond"/>
          <w:color w:val="000000" w:themeColor="text1"/>
        </w:rPr>
        <w:t xml:space="preserve">Às contraordenações económicas previstas no </w:t>
      </w:r>
      <w:del w:id="1695" w:author="Maria João Torres" w:date="2026-09-11T14:01:00Z" w16du:dateUtc="2026-09-11T13:01:00Z">
        <w:r w:rsidR="0052163B" w:rsidRPr="398F2AD4" w:rsidDel="3A20D14B">
          <w:rPr>
            <w:rFonts w:ascii="Garamond" w:hAnsi="Garamond"/>
            <w:color w:val="000000" w:themeColor="text1"/>
          </w:rPr>
          <w:delText>presente diploma</w:delText>
        </w:r>
      </w:del>
      <w:ins w:id="1696" w:author="Maria João Torres" w:date="2026-09-11T14:01:00Z" w16du:dateUtc="2026-09-11T13:01:00Z">
        <w:r w:rsidR="06D0F831" w:rsidRPr="398F2AD4">
          <w:rPr>
            <w:rFonts w:ascii="Garamond" w:hAnsi="Garamond"/>
            <w:color w:val="000000" w:themeColor="text1"/>
          </w:rPr>
          <w:t>presente decreto-lei</w:t>
        </w:r>
      </w:ins>
      <w:r w:rsidR="3A20D14B" w:rsidRPr="398F2AD4">
        <w:rPr>
          <w:rFonts w:ascii="Garamond" w:hAnsi="Garamond"/>
          <w:color w:val="000000" w:themeColor="text1"/>
        </w:rPr>
        <w:t xml:space="preserve"> </w:t>
      </w:r>
      <w:r w:rsidRPr="398F2AD4">
        <w:rPr>
          <w:rFonts w:ascii="Garamond" w:hAnsi="Garamond"/>
          <w:color w:val="000000" w:themeColor="text1"/>
        </w:rPr>
        <w:t>aplica</w:t>
      </w:r>
      <w:commentRangeStart w:id="1697"/>
      <w:r w:rsidRPr="398F2AD4">
        <w:rPr>
          <w:rFonts w:ascii="Garamond" w:hAnsi="Garamond"/>
          <w:color w:val="000000" w:themeColor="text1"/>
        </w:rPr>
        <w:t>-</w:t>
      </w:r>
      <w:commentRangeEnd w:id="1697"/>
      <w:r w:rsidR="0052163B" w:rsidRPr="398F2AD4">
        <w:rPr>
          <w:rStyle w:val="Refdecomentrio"/>
          <w:rFonts w:ascii="Garamond" w:hAnsi="Garamond"/>
          <w:color w:val="000000" w:themeColor="text1"/>
          <w:sz w:val="24"/>
          <w:szCs w:val="22"/>
        </w:rPr>
        <w:commentReference w:id="1697"/>
      </w:r>
      <w:r w:rsidRPr="398F2AD4">
        <w:rPr>
          <w:rFonts w:ascii="Garamond" w:hAnsi="Garamond"/>
          <w:color w:val="000000" w:themeColor="text1"/>
        </w:rPr>
        <w:t xml:space="preserve">se </w:t>
      </w:r>
      <w:r w:rsidR="3A20D14B" w:rsidRPr="398F2AD4">
        <w:rPr>
          <w:rFonts w:ascii="Garamond" w:hAnsi="Garamond"/>
          <w:color w:val="000000" w:themeColor="text1"/>
        </w:rPr>
        <w:t xml:space="preserve">subsidiariamente </w:t>
      </w:r>
      <w:r w:rsidRPr="398F2AD4">
        <w:rPr>
          <w:rFonts w:ascii="Garamond" w:hAnsi="Garamond"/>
          <w:color w:val="000000" w:themeColor="text1"/>
        </w:rPr>
        <w:t>o RJCE.</w:t>
      </w:r>
    </w:p>
    <w:p w14:paraId="22A98D08"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VI</w:t>
      </w:r>
    </w:p>
    <w:p w14:paraId="5D943B2E"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Taxas</w:t>
      </w:r>
    </w:p>
    <w:p w14:paraId="6EE7DD85"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698" w:name="_Ref225507957"/>
    </w:p>
    <w:bookmarkEnd w:id="1698"/>
    <w:p w14:paraId="7E953B94"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Taxas</w:t>
      </w:r>
    </w:p>
    <w:p w14:paraId="3E1B8D9C" w14:textId="7D56338E" w:rsidR="008A4623" w:rsidRPr="00AC3AD0" w:rsidRDefault="008A4623" w:rsidP="00DF7BBF">
      <w:pPr>
        <w:pStyle w:val="PargrafodaLista"/>
        <w:widowControl w:val="0"/>
        <w:numPr>
          <w:ilvl w:val="0"/>
          <w:numId w:val="465"/>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Sem prejuízo do disposto nos números seguintes, a taxa é constituída por um valor global, que inclui todas as licenças, autorizações, aprovações, pareceres, vistorias, comunicações com prazo, comunicações prévias e outros atos necessários ou integrados no procedimento</w:t>
      </w:r>
      <w:r w:rsidR="00174CF0" w:rsidRPr="00AC3AD0">
        <w:rPr>
          <w:rFonts w:ascii="Garamond" w:hAnsi="Garamond"/>
          <w:color w:val="000000" w:themeColor="text1"/>
          <w:szCs w:val="24"/>
        </w:rPr>
        <w:t xml:space="preserve"> de título digital de atividade económica</w:t>
      </w:r>
      <w:r w:rsidRPr="00AC3AD0">
        <w:rPr>
          <w:rFonts w:ascii="Garamond" w:hAnsi="Garamond"/>
          <w:color w:val="000000" w:themeColor="text1"/>
          <w:szCs w:val="24"/>
        </w:rPr>
        <w:t>.</w:t>
      </w:r>
    </w:p>
    <w:p w14:paraId="4214626D" w14:textId="457585E6" w:rsidR="008A4623" w:rsidRPr="00AC3AD0" w:rsidRDefault="008A4623" w:rsidP="00DF7BBF">
      <w:pPr>
        <w:pStyle w:val="PargrafodaLista"/>
        <w:widowControl w:val="0"/>
        <w:numPr>
          <w:ilvl w:val="0"/>
          <w:numId w:val="465"/>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Por portaria dos membros do Governo responsáveis pelas áreas das finanças, da economia, da reforma do Estado</w:t>
      </w:r>
      <w:r w:rsidR="00E844B8" w:rsidRPr="00AC3AD0">
        <w:rPr>
          <w:rFonts w:ascii="Garamond" w:hAnsi="Garamond"/>
          <w:color w:val="000000" w:themeColor="text1"/>
          <w:szCs w:val="24"/>
        </w:rPr>
        <w:t>,</w:t>
      </w:r>
      <w:r w:rsidRPr="00AC3AD0">
        <w:rPr>
          <w:rFonts w:ascii="Garamond" w:hAnsi="Garamond"/>
          <w:color w:val="000000" w:themeColor="text1"/>
          <w:szCs w:val="24"/>
        </w:rPr>
        <w:t xml:space="preserve"> do ambiente</w:t>
      </w:r>
      <w:r w:rsidR="00E844B8" w:rsidRPr="00AC3AD0">
        <w:rPr>
          <w:rFonts w:ascii="Garamond" w:hAnsi="Garamond"/>
          <w:color w:val="000000" w:themeColor="text1"/>
          <w:szCs w:val="24"/>
        </w:rPr>
        <w:t xml:space="preserve"> e da agricultura</w:t>
      </w:r>
      <w:r w:rsidRPr="00AC3AD0">
        <w:rPr>
          <w:rFonts w:ascii="Garamond" w:hAnsi="Garamond"/>
          <w:color w:val="000000" w:themeColor="text1"/>
          <w:szCs w:val="24"/>
        </w:rPr>
        <w:t>, são regulamentados os seguintes aspetos em matéria de taxas:</w:t>
      </w:r>
    </w:p>
    <w:p w14:paraId="2310D7C0" w14:textId="742D3904" w:rsidR="008A4623" w:rsidRPr="00FC7A70" w:rsidRDefault="008A4623" w:rsidP="00DF7BBF">
      <w:pPr>
        <w:widowControl w:val="0"/>
        <w:numPr>
          <w:ilvl w:val="0"/>
          <w:numId w:val="171"/>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 fórmula de cálculo da taxa única, correspondente à intervenção de todas as entidades públicas da administração central e local intervenientes nos procedimentos previstos no </w:t>
      </w:r>
      <w:del w:id="1699" w:author="Maria João Torres" w:date="2026-09-11T14:01:00Z" w16du:dateUtc="2026-09-11T13:01:00Z">
        <w:r w:rsidR="00777D50" w:rsidRPr="00FC7A70">
          <w:rPr>
            <w:rFonts w:ascii="Garamond" w:hAnsi="Garamond"/>
            <w:color w:val="000000" w:themeColor="text1"/>
            <w:szCs w:val="24"/>
          </w:rPr>
          <w:delText>presente diploma</w:delText>
        </w:r>
      </w:del>
      <w:ins w:id="1700"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e as regras aplicáveis à respetiva atualização;</w:t>
      </w:r>
    </w:p>
    <w:p w14:paraId="5831A6A8" w14:textId="3AB80329" w:rsidR="008A4623" w:rsidRPr="00FC7A70" w:rsidRDefault="008A4623" w:rsidP="00DF7BBF">
      <w:pPr>
        <w:widowControl w:val="0"/>
        <w:numPr>
          <w:ilvl w:val="0"/>
          <w:numId w:val="171"/>
        </w:numPr>
        <w:spacing w:after="120"/>
        <w:ind w:left="851" w:hanging="284"/>
        <w:rPr>
          <w:rFonts w:ascii="Garamond" w:hAnsi="Garamond"/>
          <w:color w:val="000000" w:themeColor="text1"/>
          <w:szCs w:val="24"/>
        </w:rPr>
      </w:pPr>
      <w:r w:rsidRPr="00FC7A70">
        <w:rPr>
          <w:rFonts w:ascii="Garamond" w:hAnsi="Garamond"/>
          <w:color w:val="000000" w:themeColor="text1"/>
          <w:szCs w:val="24"/>
        </w:rPr>
        <w:t>Os modos de pagamento, que incluem o pagamento por meios exclusivamente automáticos e eletrónicos, nos termos previstos no artigo 30.º do Decreto-Lei n.º 135/99 de 22 de abril</w:t>
      </w:r>
      <w:del w:id="1701" w:author="Maria João Torres" w:date="2026-09-01T15:53:00Z" w16du:dateUtc="2026-09-01T14:53: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03D366EF" w14:textId="77777777" w:rsidR="008A4623" w:rsidRPr="00FC7A70" w:rsidRDefault="008A4623" w:rsidP="00DF7BBF">
      <w:pPr>
        <w:widowControl w:val="0"/>
        <w:numPr>
          <w:ilvl w:val="0"/>
          <w:numId w:val="171"/>
        </w:numPr>
        <w:spacing w:after="120"/>
        <w:ind w:left="851" w:hanging="284"/>
        <w:rPr>
          <w:rFonts w:ascii="Garamond" w:hAnsi="Garamond"/>
          <w:color w:val="000000" w:themeColor="text1"/>
          <w:szCs w:val="24"/>
        </w:rPr>
      </w:pPr>
      <w:r w:rsidRPr="00FC7A70">
        <w:rPr>
          <w:rFonts w:ascii="Garamond" w:hAnsi="Garamond"/>
          <w:color w:val="000000" w:themeColor="text1"/>
          <w:szCs w:val="24"/>
        </w:rPr>
        <w:t>Os termos da cobrança, da repartição, e respetiva operacionalização, das receitas das taxas devidas ao abrigo do n.º 1 do artigo anterior;</w:t>
      </w:r>
    </w:p>
    <w:p w14:paraId="60208184" w14:textId="77777777" w:rsidR="008A4623" w:rsidRPr="00FC7A70" w:rsidRDefault="008A4623" w:rsidP="00DF7BBF">
      <w:pPr>
        <w:widowControl w:val="0"/>
        <w:numPr>
          <w:ilvl w:val="0"/>
          <w:numId w:val="171"/>
        </w:numPr>
        <w:spacing w:after="120"/>
        <w:ind w:left="851" w:hanging="284"/>
        <w:rPr>
          <w:rFonts w:ascii="Garamond" w:hAnsi="Garamond"/>
          <w:color w:val="000000" w:themeColor="text1"/>
          <w:szCs w:val="24"/>
        </w:rPr>
      </w:pPr>
      <w:r w:rsidRPr="00FC7A70">
        <w:rPr>
          <w:rFonts w:ascii="Garamond" w:hAnsi="Garamond"/>
          <w:color w:val="000000" w:themeColor="text1"/>
          <w:szCs w:val="24"/>
        </w:rPr>
        <w:t>Os termos e condições dos pagamentos devidos por despesas feitas pelos serviços que constituam encargo do operador económico;</w:t>
      </w:r>
    </w:p>
    <w:p w14:paraId="5A15829D" w14:textId="77777777" w:rsidR="008A4623" w:rsidRPr="00FC7A70" w:rsidRDefault="008A4623" w:rsidP="00DF7BBF">
      <w:pPr>
        <w:widowControl w:val="0"/>
        <w:numPr>
          <w:ilvl w:val="0"/>
          <w:numId w:val="171"/>
        </w:numPr>
        <w:spacing w:after="120"/>
        <w:ind w:left="851" w:hanging="284"/>
        <w:rPr>
          <w:rFonts w:ascii="Garamond" w:hAnsi="Garamond"/>
          <w:color w:val="000000" w:themeColor="text1"/>
          <w:szCs w:val="24"/>
        </w:rPr>
      </w:pPr>
      <w:r w:rsidRPr="00FC7A70">
        <w:rPr>
          <w:rFonts w:ascii="Garamond" w:hAnsi="Garamond"/>
          <w:color w:val="000000" w:themeColor="text1"/>
          <w:szCs w:val="24"/>
        </w:rPr>
        <w:t>A possibilidade de isenção de taxa para pessoas singulares com um grau de incapacidade igual ou superior a 60%, ou para pessoas coletivas que incluam nos seus órgãos de administração, durante um período de, pelo menos, dois anos, titulares com o referido grau de incapacidade que dirijam, efetivamente, a atividade.</w:t>
      </w:r>
    </w:p>
    <w:p w14:paraId="06409CD3" w14:textId="70EA91A4" w:rsidR="008A4623" w:rsidRPr="00FC7A70" w:rsidRDefault="008A4623" w:rsidP="00DF7BBF">
      <w:pPr>
        <w:pStyle w:val="PargrafodaLista"/>
        <w:widowControl w:val="0"/>
        <w:numPr>
          <w:ilvl w:val="0"/>
          <w:numId w:val="46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taxa referida nos números anteriores inclui, de forma discriminada, todas as taxas que contribuem para o valor global devido.</w:t>
      </w:r>
    </w:p>
    <w:p w14:paraId="77CD11AE" w14:textId="37A107E3" w:rsidR="008A4623" w:rsidRPr="00FC7A70" w:rsidRDefault="008A4623" w:rsidP="00DF7BBF">
      <w:pPr>
        <w:pStyle w:val="PargrafodaLista"/>
        <w:widowControl w:val="0"/>
        <w:numPr>
          <w:ilvl w:val="0"/>
          <w:numId w:val="46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É apenas devido o pagamento de taxas, da responsabilidade do operador económico para cada um dos seguintes atos:</w:t>
      </w:r>
    </w:p>
    <w:p w14:paraId="112C47E9" w14:textId="77777777" w:rsidR="008A4623" w:rsidRPr="00FC7A70" w:rsidRDefault="008A4623" w:rsidP="00DF7BBF">
      <w:pPr>
        <w:widowControl w:val="0"/>
        <w:numPr>
          <w:ilvl w:val="0"/>
          <w:numId w:val="60"/>
        </w:numPr>
        <w:spacing w:after="120"/>
        <w:ind w:left="851" w:hanging="284"/>
        <w:rPr>
          <w:rFonts w:ascii="Garamond" w:hAnsi="Garamond"/>
          <w:color w:val="000000" w:themeColor="text1"/>
          <w:szCs w:val="24"/>
        </w:rPr>
      </w:pPr>
      <w:r w:rsidRPr="00FC7A70">
        <w:rPr>
          <w:rFonts w:ascii="Garamond" w:hAnsi="Garamond"/>
          <w:color w:val="000000" w:themeColor="text1"/>
          <w:szCs w:val="24"/>
        </w:rPr>
        <w:t>Emissão do título digital de atividade económica;</w:t>
      </w:r>
    </w:p>
    <w:p w14:paraId="6ACF6752" w14:textId="77777777" w:rsidR="008A4623" w:rsidRPr="00FC7A70" w:rsidRDefault="008A4623" w:rsidP="00DF7BBF">
      <w:pPr>
        <w:widowControl w:val="0"/>
        <w:numPr>
          <w:ilvl w:val="0"/>
          <w:numId w:val="60"/>
        </w:numPr>
        <w:spacing w:after="120"/>
        <w:ind w:left="851" w:hanging="284"/>
        <w:rPr>
          <w:rFonts w:ascii="Garamond" w:hAnsi="Garamond"/>
          <w:color w:val="000000" w:themeColor="text1"/>
          <w:szCs w:val="24"/>
        </w:rPr>
      </w:pPr>
      <w:r w:rsidRPr="00FC7A70">
        <w:rPr>
          <w:rFonts w:ascii="Garamond" w:hAnsi="Garamond"/>
          <w:color w:val="000000" w:themeColor="text1"/>
          <w:szCs w:val="24"/>
        </w:rPr>
        <w:t>Alterações, aditamentos ou atualizações ao título digital de atividade económica, excecionadas as atualizações decorrentes da realização de vistorias de revisão ou de revisão de classificação no caso dos empreendimentos turísticos;</w:t>
      </w:r>
    </w:p>
    <w:p w14:paraId="31BB9F0A" w14:textId="1B1D0855" w:rsidR="008A4623" w:rsidRPr="00FC7A70" w:rsidRDefault="008A4623" w:rsidP="00DF7BBF">
      <w:pPr>
        <w:widowControl w:val="0"/>
        <w:numPr>
          <w:ilvl w:val="0"/>
          <w:numId w:val="60"/>
        </w:numPr>
        <w:spacing w:after="120"/>
        <w:ind w:left="851" w:hanging="284"/>
        <w:rPr>
          <w:rFonts w:ascii="Garamond" w:hAnsi="Garamond"/>
          <w:color w:val="000000" w:themeColor="text1"/>
          <w:szCs w:val="24"/>
        </w:rPr>
      </w:pPr>
      <w:r w:rsidRPr="00FC7A70">
        <w:rPr>
          <w:rFonts w:ascii="Garamond" w:hAnsi="Garamond"/>
          <w:color w:val="000000" w:themeColor="text1"/>
          <w:szCs w:val="24"/>
        </w:rPr>
        <w:t>Realização de vistorias de revisão da classificação</w:t>
      </w:r>
      <w:r w:rsidR="001C10BC" w:rsidRPr="00FC7A70">
        <w:rPr>
          <w:rFonts w:ascii="Garamond" w:hAnsi="Garamond"/>
          <w:color w:val="000000" w:themeColor="text1"/>
          <w:szCs w:val="24"/>
        </w:rPr>
        <w:t xml:space="preserve"> do empreendimento turístico</w:t>
      </w:r>
      <w:r w:rsidRPr="00FC7A70">
        <w:rPr>
          <w:rFonts w:ascii="Garamond" w:hAnsi="Garamond"/>
          <w:color w:val="000000" w:themeColor="text1"/>
          <w:szCs w:val="24"/>
        </w:rPr>
        <w:t xml:space="preserve"> a pedido do operador económico;</w:t>
      </w:r>
    </w:p>
    <w:p w14:paraId="05D10BFE" w14:textId="05F1557A" w:rsidR="008A4623" w:rsidRPr="00FC7A70" w:rsidRDefault="008A4623" w:rsidP="00DF7BBF">
      <w:pPr>
        <w:widowControl w:val="0"/>
        <w:numPr>
          <w:ilvl w:val="0"/>
          <w:numId w:val="60"/>
        </w:numPr>
        <w:spacing w:after="120"/>
        <w:ind w:left="851" w:hanging="284"/>
        <w:rPr>
          <w:rFonts w:ascii="Garamond" w:hAnsi="Garamond"/>
          <w:color w:val="000000" w:themeColor="text1"/>
          <w:szCs w:val="24"/>
        </w:rPr>
      </w:pPr>
      <w:r w:rsidRPr="00FC7A70">
        <w:rPr>
          <w:rFonts w:ascii="Garamond" w:hAnsi="Garamond"/>
          <w:color w:val="000000" w:themeColor="text1"/>
          <w:szCs w:val="24"/>
        </w:rPr>
        <w:t>Realização de reuniões técnicas a pedido do operador económico, formalizadas em ata</w:t>
      </w:r>
      <w:r w:rsidR="008D1B8A" w:rsidRPr="00FC7A70">
        <w:rPr>
          <w:rFonts w:ascii="Garamond" w:hAnsi="Garamond"/>
          <w:color w:val="000000" w:themeColor="text1"/>
          <w:szCs w:val="24"/>
        </w:rPr>
        <w:t xml:space="preserve"> ou relatório</w:t>
      </w:r>
      <w:r w:rsidRPr="00FC7A70">
        <w:rPr>
          <w:rFonts w:ascii="Garamond" w:hAnsi="Garamond"/>
          <w:color w:val="000000" w:themeColor="text1"/>
          <w:szCs w:val="24"/>
        </w:rPr>
        <w:t>, relativamente a empreendimentos turísticos</w:t>
      </w:r>
      <w:r w:rsidR="000C4CC8" w:rsidRPr="00FC7A70">
        <w:rPr>
          <w:rFonts w:ascii="Garamond" w:hAnsi="Garamond"/>
          <w:color w:val="000000" w:themeColor="text1"/>
          <w:szCs w:val="24"/>
        </w:rPr>
        <w:t xml:space="preserve"> e aos estabelecimentos sujeitos a aprovação pela DGAV</w:t>
      </w:r>
      <w:r w:rsidRPr="00FC7A70">
        <w:rPr>
          <w:rFonts w:ascii="Garamond" w:hAnsi="Garamond"/>
          <w:color w:val="000000" w:themeColor="text1"/>
          <w:szCs w:val="24"/>
        </w:rPr>
        <w:t xml:space="preserve">, destinadas a apoiar tecnicamente o enquadramento da pretensão nas normas estabelecidas no </w:t>
      </w:r>
      <w:del w:id="1702" w:author="Maria João Torres" w:date="2026-09-11T14:01:00Z" w16du:dateUtc="2026-09-11T13:01:00Z">
        <w:r w:rsidR="00777D50" w:rsidRPr="00FC7A70">
          <w:rPr>
            <w:rFonts w:ascii="Garamond" w:hAnsi="Garamond"/>
            <w:color w:val="000000" w:themeColor="text1"/>
            <w:szCs w:val="24"/>
          </w:rPr>
          <w:delText>presente diploma</w:delText>
        </w:r>
      </w:del>
      <w:ins w:id="1703"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 xml:space="preserve"> </w:t>
      </w:r>
      <w:r w:rsidRPr="00FC7A70">
        <w:rPr>
          <w:rFonts w:ascii="Garamond" w:hAnsi="Garamond"/>
          <w:color w:val="000000" w:themeColor="text1"/>
          <w:szCs w:val="24"/>
        </w:rPr>
        <w:t>e respetiva regulamentação;</w:t>
      </w:r>
    </w:p>
    <w:p w14:paraId="1FCD3CEF" w14:textId="142FF474" w:rsidR="008A4623" w:rsidRPr="00FC7A70" w:rsidRDefault="008A4623" w:rsidP="00DF7BBF">
      <w:pPr>
        <w:widowControl w:val="0"/>
        <w:numPr>
          <w:ilvl w:val="0"/>
          <w:numId w:val="60"/>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Apreciação dos pedidos de conversão em </w:t>
      </w:r>
      <w:r w:rsidR="00721340" w:rsidRPr="00FC7A70">
        <w:rPr>
          <w:rFonts w:ascii="Garamond" w:hAnsi="Garamond"/>
          <w:color w:val="000000" w:themeColor="text1"/>
          <w:szCs w:val="24"/>
        </w:rPr>
        <w:t>ZAI</w:t>
      </w:r>
      <w:r w:rsidRPr="00FC7A70">
        <w:rPr>
          <w:rFonts w:ascii="Garamond" w:hAnsi="Garamond"/>
          <w:color w:val="000000" w:themeColor="text1"/>
          <w:szCs w:val="24"/>
        </w:rPr>
        <w:t>;</w:t>
      </w:r>
    </w:p>
    <w:p w14:paraId="1FA7655B" w14:textId="77777777" w:rsidR="008A4623" w:rsidRDefault="008A4623" w:rsidP="00DF7BBF">
      <w:pPr>
        <w:widowControl w:val="0"/>
        <w:numPr>
          <w:ilvl w:val="0"/>
          <w:numId w:val="60"/>
        </w:numPr>
        <w:spacing w:after="120"/>
        <w:ind w:left="851" w:hanging="284"/>
        <w:rPr>
          <w:rFonts w:ascii="Garamond" w:hAnsi="Garamond"/>
          <w:color w:val="000000" w:themeColor="text1"/>
          <w:szCs w:val="24"/>
        </w:rPr>
      </w:pPr>
      <w:r w:rsidRPr="00FC7A70">
        <w:rPr>
          <w:rFonts w:ascii="Garamond" w:hAnsi="Garamond"/>
          <w:color w:val="000000" w:themeColor="text1"/>
          <w:szCs w:val="24"/>
        </w:rPr>
        <w:t>Selagem e desselagem de máquinas, aparelhos e demais equipamentos.</w:t>
      </w:r>
    </w:p>
    <w:p w14:paraId="58C93646" w14:textId="77777777" w:rsidR="005A6223" w:rsidRPr="00FC7A70" w:rsidRDefault="005A6223" w:rsidP="005A6223">
      <w:pPr>
        <w:widowControl w:val="0"/>
        <w:spacing w:after="120"/>
        <w:rPr>
          <w:rFonts w:ascii="Garamond" w:hAnsi="Garamond"/>
          <w:color w:val="000000" w:themeColor="text1"/>
          <w:szCs w:val="24"/>
        </w:rPr>
      </w:pPr>
    </w:p>
    <w:p w14:paraId="73E8274D" w14:textId="7EA9BDE9" w:rsidR="008A4623" w:rsidRPr="00FC7A70" w:rsidRDefault="008A4623" w:rsidP="00DF7BBF">
      <w:pPr>
        <w:pStyle w:val="PargrafodaLista"/>
        <w:widowControl w:val="0"/>
        <w:numPr>
          <w:ilvl w:val="0"/>
          <w:numId w:val="46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As taxas referidas nas alíneas </w:t>
      </w:r>
      <w:r w:rsidRPr="00AC3AD0">
        <w:rPr>
          <w:rFonts w:ascii="Garamond" w:hAnsi="Garamond"/>
          <w:i/>
          <w:iCs/>
          <w:color w:val="000000" w:themeColor="text1"/>
          <w:szCs w:val="24"/>
        </w:rPr>
        <w:t>a)</w:t>
      </w:r>
      <w:r w:rsidRPr="00FC7A70">
        <w:rPr>
          <w:rFonts w:ascii="Garamond" w:hAnsi="Garamond"/>
          <w:color w:val="000000" w:themeColor="text1"/>
          <w:szCs w:val="24"/>
        </w:rPr>
        <w:t xml:space="preserve"> e </w:t>
      </w:r>
      <w:r w:rsidRPr="00AC3AD0">
        <w:rPr>
          <w:rFonts w:ascii="Garamond" w:hAnsi="Garamond"/>
          <w:i/>
          <w:iCs/>
          <w:color w:val="000000" w:themeColor="text1"/>
          <w:szCs w:val="24"/>
        </w:rPr>
        <w:t>b)</w:t>
      </w:r>
      <w:r w:rsidRPr="00FC7A70">
        <w:rPr>
          <w:rFonts w:ascii="Garamond" w:hAnsi="Garamond"/>
          <w:color w:val="000000" w:themeColor="text1"/>
          <w:szCs w:val="24"/>
        </w:rPr>
        <w:t xml:space="preserve"> do n.º </w:t>
      </w:r>
      <w:r w:rsidR="00C20BB4" w:rsidRPr="00FC7A70">
        <w:rPr>
          <w:rFonts w:ascii="Garamond" w:hAnsi="Garamond"/>
          <w:color w:val="000000" w:themeColor="text1"/>
          <w:szCs w:val="24"/>
        </w:rPr>
        <w:t>4</w:t>
      </w:r>
      <w:r w:rsidRPr="00FC7A70">
        <w:rPr>
          <w:rFonts w:ascii="Garamond" w:hAnsi="Garamond"/>
          <w:color w:val="000000" w:themeColor="text1"/>
          <w:szCs w:val="24"/>
        </w:rPr>
        <w:t xml:space="preserve"> incluem os montantes eventualmente devidos pela realização das vistorias, não podendo ser cobrada qualquer taxa avulsa pelas mesmas.</w:t>
      </w:r>
    </w:p>
    <w:p w14:paraId="2C38AD9C" w14:textId="75B35119" w:rsidR="008A4623" w:rsidRPr="00FC7A70" w:rsidRDefault="008A4623" w:rsidP="00DF7BBF">
      <w:pPr>
        <w:pStyle w:val="PargrafodaLista"/>
        <w:widowControl w:val="0"/>
        <w:numPr>
          <w:ilvl w:val="0"/>
          <w:numId w:val="465"/>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As despesas a realizar com colheitas de amostras, ensaios laboratoriais ou quaisquer outras avaliações necessárias para apreciação das condições do exercício da atividade de um estabelecimento constituem encargo das entidades que as tenham promovido, salvo quando decorram de obrigações legais ou da verificação de inobservância das prescrições técnicas obrigatórias, caso em que os encargos são suportados pelo operador económico.</w:t>
      </w:r>
    </w:p>
    <w:p w14:paraId="1568FE3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005C1CC9"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Taxas em procedimentos municipais</w:t>
      </w:r>
    </w:p>
    <w:p w14:paraId="68C8FBA5" w14:textId="1668E916" w:rsidR="008A4623" w:rsidRPr="00AC3AD0" w:rsidRDefault="00E252BA" w:rsidP="00DF7BBF">
      <w:pPr>
        <w:pStyle w:val="PargrafodaLista"/>
        <w:widowControl w:val="0"/>
        <w:numPr>
          <w:ilvl w:val="0"/>
          <w:numId w:val="466"/>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No</w:t>
      </w:r>
      <w:r w:rsidR="003F53BF" w:rsidRPr="00AC3AD0">
        <w:rPr>
          <w:rFonts w:ascii="Garamond" w:hAnsi="Garamond"/>
          <w:color w:val="000000" w:themeColor="text1"/>
          <w:szCs w:val="24"/>
        </w:rPr>
        <w:t xml:space="preserve"> </w:t>
      </w:r>
      <w:r w:rsidR="008A4623" w:rsidRPr="00AC3AD0">
        <w:rPr>
          <w:rFonts w:ascii="Garamond" w:hAnsi="Garamond"/>
          <w:color w:val="000000" w:themeColor="text1"/>
          <w:szCs w:val="24"/>
        </w:rPr>
        <w:t xml:space="preserve">exercício do seu poder regulamentar próprio, os municípios aprovam, em execução do </w:t>
      </w:r>
      <w:del w:id="1704" w:author="Maria João Torres" w:date="2026-09-11T14:01:00Z" w16du:dateUtc="2026-09-11T13:01:00Z">
        <w:r w:rsidR="00777D50" w:rsidRPr="00AC3AD0">
          <w:rPr>
            <w:rFonts w:ascii="Garamond" w:hAnsi="Garamond"/>
            <w:color w:val="000000" w:themeColor="text1"/>
            <w:szCs w:val="24"/>
          </w:rPr>
          <w:delText>presente diploma</w:delText>
        </w:r>
      </w:del>
      <w:ins w:id="1705" w:author="Maria João Torres" w:date="2026-09-11T14:01:00Z" w16du:dateUtc="2026-09-11T13:01:00Z">
        <w:r w:rsidR="00AA1A5A">
          <w:rPr>
            <w:rFonts w:ascii="Garamond" w:hAnsi="Garamond"/>
            <w:color w:val="000000" w:themeColor="text1"/>
            <w:szCs w:val="24"/>
          </w:rPr>
          <w:t>presente decreto-lei</w:t>
        </w:r>
      </w:ins>
      <w:r w:rsidR="008A4623" w:rsidRPr="00AC3AD0">
        <w:rPr>
          <w:rFonts w:ascii="Garamond" w:hAnsi="Garamond"/>
          <w:color w:val="000000" w:themeColor="text1"/>
          <w:szCs w:val="24"/>
        </w:rPr>
        <w:t>, regulamentos municipais relativos ao lançamento e liquidação de taxas pelos atos a que se refere o artigo anterior, sempre que a entidade coordenadora for a câmara municipal.</w:t>
      </w:r>
    </w:p>
    <w:p w14:paraId="016AE4BB" w14:textId="0CC4CCA2" w:rsidR="008A4623" w:rsidRPr="00AC3AD0" w:rsidRDefault="008A4623" w:rsidP="00DF7BBF">
      <w:pPr>
        <w:pStyle w:val="PargrafodaLista"/>
        <w:widowControl w:val="0"/>
        <w:numPr>
          <w:ilvl w:val="0"/>
          <w:numId w:val="466"/>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Os projetos dos regulamentos referidos no número anterior são submetidos a discussão pública, por prazo não inferior a 30 dias, antes da sua aprovação pelos órgãos municipais.</w:t>
      </w:r>
    </w:p>
    <w:p w14:paraId="7CD57820" w14:textId="019B20B4" w:rsidR="008A4623" w:rsidRPr="00AC3AD0" w:rsidRDefault="008A4623" w:rsidP="00DF7BBF">
      <w:pPr>
        <w:pStyle w:val="PargrafodaLista"/>
        <w:widowControl w:val="0"/>
        <w:numPr>
          <w:ilvl w:val="0"/>
          <w:numId w:val="466"/>
        </w:numPr>
        <w:spacing w:after="120"/>
        <w:ind w:left="426" w:hanging="426"/>
        <w:contextualSpacing w:val="0"/>
        <w:rPr>
          <w:rFonts w:ascii="Garamond" w:hAnsi="Garamond"/>
          <w:color w:val="000000" w:themeColor="text1"/>
          <w:szCs w:val="24"/>
        </w:rPr>
      </w:pPr>
      <w:r w:rsidRPr="00AC3AD0">
        <w:rPr>
          <w:rFonts w:ascii="Garamond" w:hAnsi="Garamond"/>
          <w:color w:val="000000" w:themeColor="text1"/>
          <w:szCs w:val="24"/>
        </w:rPr>
        <w:t>Após aprovação, os regulamentos são objeto de publicação na 2.ª série do Diário da República e a respetiva informação disponibilizada pelos municípios competentes n</w:t>
      </w:r>
      <w:r w:rsidR="00247BE0" w:rsidRPr="00AC3AD0">
        <w:rPr>
          <w:rFonts w:ascii="Garamond" w:hAnsi="Garamond"/>
          <w:color w:val="000000" w:themeColor="text1"/>
          <w:szCs w:val="24"/>
        </w:rPr>
        <w:t>a</w:t>
      </w:r>
      <w:r w:rsidRPr="00AC3AD0">
        <w:rPr>
          <w:rFonts w:ascii="Garamond" w:hAnsi="Garamond"/>
          <w:color w:val="000000" w:themeColor="text1"/>
          <w:szCs w:val="24"/>
        </w:rPr>
        <w:t xml:space="preserve"> </w:t>
      </w:r>
      <w:r w:rsidR="005406FB" w:rsidRPr="00AC3AD0">
        <w:rPr>
          <w:rFonts w:ascii="Garamond" w:hAnsi="Garamond"/>
          <w:color w:val="000000" w:themeColor="text1"/>
          <w:szCs w:val="24"/>
        </w:rPr>
        <w:t>“Plataforma dos Licenciamentos”</w:t>
      </w:r>
      <w:r w:rsidRPr="00AC3AD0">
        <w:rPr>
          <w:rFonts w:ascii="Garamond" w:hAnsi="Garamond"/>
          <w:color w:val="000000" w:themeColor="text1"/>
          <w:szCs w:val="24"/>
        </w:rPr>
        <w:t>, sem prejuízo das demais formas de publicidade previstas na lei.</w:t>
      </w:r>
    </w:p>
    <w:p w14:paraId="6FB3A1DA" w14:textId="77777777" w:rsidR="004547AD" w:rsidRPr="00FC7A70" w:rsidRDefault="004547AD" w:rsidP="00DF7BBF">
      <w:pPr>
        <w:widowControl w:val="0"/>
        <w:spacing w:after="120"/>
        <w:rPr>
          <w:rFonts w:ascii="Garamond" w:hAnsi="Garamond"/>
          <w:color w:val="000000" w:themeColor="text1"/>
          <w:szCs w:val="24"/>
        </w:rPr>
      </w:pPr>
    </w:p>
    <w:p w14:paraId="246E6B8C"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6F6FB926"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Liquidação, cobrança e pagamento</w:t>
      </w:r>
    </w:p>
    <w:p w14:paraId="2C1EC6CA" w14:textId="62EBD975" w:rsidR="008A4623" w:rsidRPr="006B7218" w:rsidRDefault="008A4623" w:rsidP="00DF7BBF">
      <w:pPr>
        <w:pStyle w:val="PargrafodaLista"/>
        <w:widowControl w:val="0"/>
        <w:numPr>
          <w:ilvl w:val="0"/>
          <w:numId w:val="467"/>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 liquidação, cobrança, depósito e controlo das receitas das taxas são efetuados pela entidade coordenadora.</w:t>
      </w:r>
    </w:p>
    <w:p w14:paraId="33BD0116" w14:textId="235FEC27" w:rsidR="008A4623" w:rsidRPr="006B7218" w:rsidRDefault="008A4623" w:rsidP="00DF7BBF">
      <w:pPr>
        <w:pStyle w:val="PargrafodaLista"/>
        <w:widowControl w:val="0"/>
        <w:numPr>
          <w:ilvl w:val="0"/>
          <w:numId w:val="467"/>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Os valores devidos pelas taxas aplicáveis constam de guia emitida automaticamente pel</w:t>
      </w:r>
      <w:r w:rsidR="00247BE0" w:rsidRPr="006B7218">
        <w:rPr>
          <w:rFonts w:ascii="Garamond" w:hAnsi="Garamond"/>
          <w:color w:val="000000" w:themeColor="text1"/>
          <w:szCs w:val="24"/>
        </w:rPr>
        <w:t>a</w:t>
      </w:r>
      <w:r w:rsidRPr="006B7218">
        <w:rPr>
          <w:rFonts w:ascii="Garamond" w:hAnsi="Garamond"/>
          <w:color w:val="000000" w:themeColor="text1"/>
          <w:szCs w:val="24"/>
        </w:rPr>
        <w:t xml:space="preserve"> </w:t>
      </w:r>
      <w:r w:rsidR="005406FB" w:rsidRPr="006B7218">
        <w:rPr>
          <w:rFonts w:ascii="Garamond" w:hAnsi="Garamond"/>
          <w:color w:val="000000" w:themeColor="text1"/>
          <w:szCs w:val="24"/>
        </w:rPr>
        <w:t>“Plataforma dos Licenciamentos”</w:t>
      </w:r>
      <w:r w:rsidRPr="006B7218">
        <w:rPr>
          <w:rFonts w:ascii="Garamond" w:hAnsi="Garamond"/>
          <w:color w:val="000000" w:themeColor="text1"/>
          <w:szCs w:val="24"/>
        </w:rPr>
        <w:t>, a qual reveste a forma de Documento Único de Cobrança quando legalmente exigível, e podem ser pagos por meios exclusivamente automáticos e eletrónicos, nos termos previstos no artigo 30.º do Decreto-Lei n.º 73/2014, de 13 de maio</w:t>
      </w:r>
      <w:del w:id="1706" w:author="Maria João Torres" w:date="2026-09-01T15:54:00Z" w16du:dateUtc="2026-09-01T14:54:00Z">
        <w:r w:rsidRPr="006B7218" w:rsidDel="00F25669">
          <w:rPr>
            <w:rFonts w:ascii="Garamond" w:hAnsi="Garamond"/>
            <w:color w:val="000000" w:themeColor="text1"/>
            <w:szCs w:val="24"/>
          </w:rPr>
          <w:delText>, na sua redação atual</w:delText>
        </w:r>
      </w:del>
      <w:r w:rsidRPr="006B7218">
        <w:rPr>
          <w:rFonts w:ascii="Garamond" w:hAnsi="Garamond"/>
          <w:color w:val="000000" w:themeColor="text1"/>
          <w:szCs w:val="24"/>
        </w:rPr>
        <w:t>.</w:t>
      </w:r>
    </w:p>
    <w:p w14:paraId="74DF6A54" w14:textId="59390D2D" w:rsidR="008A4623" w:rsidRPr="006B7218" w:rsidRDefault="008A4623" w:rsidP="00DF7BBF">
      <w:pPr>
        <w:pStyle w:val="PargrafodaLista"/>
        <w:widowControl w:val="0"/>
        <w:numPr>
          <w:ilvl w:val="0"/>
          <w:numId w:val="467"/>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Sem prejuízo do exercício imediato dos direitos ou interesses legalmente protegidos do operador económico no procedimento, não são devidas taxas quando os respetivos valores ou fórmulas de cálculo não sejam introduzidos n</w:t>
      </w:r>
      <w:r w:rsidR="00247BE0" w:rsidRPr="006B7218">
        <w:rPr>
          <w:rFonts w:ascii="Garamond" w:hAnsi="Garamond"/>
          <w:color w:val="000000" w:themeColor="text1"/>
          <w:szCs w:val="24"/>
        </w:rPr>
        <w:t>a</w:t>
      </w:r>
      <w:r w:rsidRPr="006B7218">
        <w:rPr>
          <w:rFonts w:ascii="Garamond" w:hAnsi="Garamond"/>
          <w:color w:val="000000" w:themeColor="text1"/>
          <w:szCs w:val="24"/>
        </w:rPr>
        <w:t xml:space="preserve"> </w:t>
      </w:r>
      <w:r w:rsidR="005406FB" w:rsidRPr="006B7218">
        <w:rPr>
          <w:rFonts w:ascii="Garamond" w:hAnsi="Garamond"/>
          <w:color w:val="000000" w:themeColor="text1"/>
          <w:szCs w:val="24"/>
        </w:rPr>
        <w:t>“Plataforma dos Licenciamentos”</w:t>
      </w:r>
      <w:r w:rsidRPr="006B7218">
        <w:rPr>
          <w:rFonts w:ascii="Garamond" w:hAnsi="Garamond"/>
          <w:color w:val="000000" w:themeColor="text1"/>
          <w:szCs w:val="24"/>
        </w:rPr>
        <w:t>, nos termos previstos no artigo 62.º do CPA.</w:t>
      </w:r>
    </w:p>
    <w:p w14:paraId="39FF0157" w14:textId="2355C7C3" w:rsidR="008A4623" w:rsidRPr="006B7218" w:rsidRDefault="008A4623" w:rsidP="00DF7BBF">
      <w:pPr>
        <w:pStyle w:val="PargrafodaLista"/>
        <w:widowControl w:val="0"/>
        <w:numPr>
          <w:ilvl w:val="0"/>
          <w:numId w:val="467"/>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As taxas são pagas mediante a emissão de guia de pagamento n</w:t>
      </w:r>
      <w:r w:rsidR="00247BE0" w:rsidRPr="006B7218">
        <w:rPr>
          <w:rFonts w:ascii="Garamond" w:hAnsi="Garamond"/>
          <w:color w:val="000000" w:themeColor="text1"/>
          <w:szCs w:val="24"/>
        </w:rPr>
        <w:t>a</w:t>
      </w:r>
      <w:r w:rsidRPr="006B7218">
        <w:rPr>
          <w:rFonts w:ascii="Garamond" w:hAnsi="Garamond"/>
          <w:color w:val="000000" w:themeColor="text1"/>
          <w:szCs w:val="24"/>
        </w:rPr>
        <w:t xml:space="preserve"> </w:t>
      </w:r>
      <w:r w:rsidR="005406FB" w:rsidRPr="006B7218">
        <w:rPr>
          <w:rFonts w:ascii="Garamond" w:hAnsi="Garamond"/>
          <w:color w:val="000000" w:themeColor="text1"/>
          <w:szCs w:val="24"/>
        </w:rPr>
        <w:t>“Plataforma dos Licenciamentos”</w:t>
      </w:r>
      <w:r w:rsidRPr="006B7218">
        <w:rPr>
          <w:rFonts w:ascii="Garamond" w:hAnsi="Garamond"/>
          <w:color w:val="000000" w:themeColor="text1"/>
          <w:szCs w:val="24"/>
        </w:rPr>
        <w:t>.</w:t>
      </w:r>
    </w:p>
    <w:p w14:paraId="06E344F2" w14:textId="41CE14FA" w:rsidR="008A4623" w:rsidRPr="006B7218" w:rsidRDefault="008A4623" w:rsidP="00DF7BBF">
      <w:pPr>
        <w:pStyle w:val="PargrafodaLista"/>
        <w:widowControl w:val="0"/>
        <w:numPr>
          <w:ilvl w:val="0"/>
          <w:numId w:val="467"/>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 cobrança coerciva das dívidas provenientes da falta de pagamento das taxas realiza-se através de processo de execução fiscal, servindo de título executivo a certidão passada pela entidade coordenadora.</w:t>
      </w:r>
    </w:p>
    <w:p w14:paraId="57D89F53" w14:textId="5F1CC285" w:rsidR="008A4623" w:rsidRPr="006B7218" w:rsidRDefault="008A4623" w:rsidP="00DF7BBF">
      <w:pPr>
        <w:pStyle w:val="PargrafodaLista"/>
        <w:widowControl w:val="0"/>
        <w:numPr>
          <w:ilvl w:val="0"/>
          <w:numId w:val="467"/>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 xml:space="preserve">Compete à entidade coordenadora proceder à transferência dos valores cobrados a título de taxa para as entidades previstas no n.º 6 do </w:t>
      </w:r>
      <w:r w:rsidR="0013722A" w:rsidRPr="006B7218">
        <w:rPr>
          <w:rFonts w:ascii="Garamond" w:hAnsi="Garamond"/>
          <w:color w:val="000000" w:themeColor="text1"/>
          <w:szCs w:val="24"/>
        </w:rPr>
        <w:fldChar w:fldCharType="begin"/>
      </w:r>
      <w:r w:rsidR="0013722A" w:rsidRPr="006B7218">
        <w:rPr>
          <w:rFonts w:ascii="Garamond" w:hAnsi="Garamond"/>
          <w:color w:val="000000" w:themeColor="text1"/>
          <w:szCs w:val="24"/>
        </w:rPr>
        <w:instrText xml:space="preserve"> REF _Ref225507957 \r \h </w:instrText>
      </w:r>
      <w:r w:rsidR="00FC7A70" w:rsidRPr="006B7218">
        <w:rPr>
          <w:rFonts w:ascii="Garamond" w:hAnsi="Garamond"/>
          <w:color w:val="000000" w:themeColor="text1"/>
          <w:szCs w:val="24"/>
        </w:rPr>
        <w:instrText xml:space="preserve"> \* MERGEFORMAT </w:instrText>
      </w:r>
      <w:r w:rsidR="0013722A" w:rsidRPr="006B7218">
        <w:rPr>
          <w:rFonts w:ascii="Garamond" w:hAnsi="Garamond"/>
          <w:color w:val="000000" w:themeColor="text1"/>
          <w:szCs w:val="24"/>
        </w:rPr>
      </w:r>
      <w:r w:rsidR="0013722A" w:rsidRPr="006B7218">
        <w:rPr>
          <w:rFonts w:ascii="Garamond" w:hAnsi="Garamond"/>
          <w:color w:val="000000" w:themeColor="text1"/>
          <w:szCs w:val="24"/>
        </w:rPr>
        <w:fldChar w:fldCharType="separate"/>
      </w:r>
      <w:r w:rsidR="009D4F47">
        <w:rPr>
          <w:rFonts w:ascii="Garamond" w:hAnsi="Garamond"/>
          <w:color w:val="000000" w:themeColor="text1"/>
          <w:szCs w:val="24"/>
        </w:rPr>
        <w:t>Artigo 191.º</w:t>
      </w:r>
      <w:r w:rsidR="0013722A" w:rsidRPr="006B7218">
        <w:rPr>
          <w:rFonts w:ascii="Garamond" w:hAnsi="Garamond"/>
          <w:color w:val="000000" w:themeColor="text1"/>
          <w:szCs w:val="24"/>
        </w:rPr>
        <w:fldChar w:fldCharType="end"/>
      </w:r>
      <w:r w:rsidRPr="006B7218">
        <w:rPr>
          <w:rFonts w:ascii="Garamond" w:hAnsi="Garamond"/>
          <w:color w:val="000000" w:themeColor="text1"/>
          <w:szCs w:val="24"/>
        </w:rPr>
        <w:t xml:space="preserve"> no prazo de cinco dias a contar da data de receção dos valores devidos. </w:t>
      </w:r>
    </w:p>
    <w:p w14:paraId="2C6521D3" w14:textId="77777777" w:rsidR="008A4623" w:rsidRPr="00FC7A70" w:rsidRDefault="008A4623" w:rsidP="00DF7BBF">
      <w:pPr>
        <w:widowControl w:val="0"/>
        <w:spacing w:after="120"/>
        <w:rPr>
          <w:rFonts w:ascii="Garamond" w:hAnsi="Garamond"/>
          <w:color w:val="000000" w:themeColor="text1"/>
          <w:szCs w:val="24"/>
        </w:rPr>
      </w:pPr>
    </w:p>
    <w:p w14:paraId="3ECF59FE" w14:textId="77777777" w:rsidR="008A4623"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VII</w:t>
      </w:r>
    </w:p>
    <w:p w14:paraId="5C7BA5C2" w14:textId="77777777" w:rsidR="005A6223" w:rsidRPr="00FC7A70" w:rsidRDefault="005A6223">
      <w:pPr>
        <w:pPrChange w:id="1707" w:author="G-MECT" w:date="2026-09-11T22:47:00Z" w16du:dateUtc="2026-09-11T21:47:00Z">
          <w:pPr>
            <w:widowControl w:val="0"/>
            <w:spacing w:after="120"/>
            <w:jc w:val="center"/>
            <w:outlineLvl w:val="0"/>
          </w:pPr>
        </w:pPrChange>
      </w:pPr>
    </w:p>
    <w:p w14:paraId="33BC43E9" w14:textId="77777777" w:rsidR="008A4623"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Meios de tutela</w:t>
      </w:r>
    </w:p>
    <w:p w14:paraId="37EA286E" w14:textId="77777777" w:rsidR="005A6223" w:rsidRPr="00FC7A70" w:rsidRDefault="005A6223">
      <w:pPr>
        <w:pPrChange w:id="1708" w:author="G-MECT" w:date="2026-09-11T22:47:00Z" w16du:dateUtc="2026-09-11T21:47:00Z">
          <w:pPr>
            <w:widowControl w:val="0"/>
            <w:spacing w:after="120"/>
            <w:jc w:val="center"/>
            <w:outlineLvl w:val="0"/>
          </w:pPr>
        </w:pPrChange>
      </w:pPr>
    </w:p>
    <w:p w14:paraId="588604EE"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1E242C25"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Impugnação judicial</w:t>
      </w:r>
    </w:p>
    <w:p w14:paraId="6CBE57FD" w14:textId="51C2BA92" w:rsidR="008A4623"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Os títulos digitais de atividade económica, bem como cada um dos atos, incluindo licenças, autorizações, aprovações, pareceres, registos ou outros atos permissivos emitidos pelas entidades consultadas no âmbito dos procedimentos para a emissão de títulos digitais previstos no </w:t>
      </w:r>
      <w:del w:id="1709" w:author="Maria João Torres" w:date="2026-09-11T14:01:00Z" w16du:dateUtc="2026-09-11T13:01:00Z">
        <w:r w:rsidR="00777D50" w:rsidRPr="00FC7A70">
          <w:rPr>
            <w:rFonts w:ascii="Garamond" w:hAnsi="Garamond"/>
            <w:color w:val="000000" w:themeColor="text1"/>
            <w:szCs w:val="24"/>
          </w:rPr>
          <w:delText>presente diploma</w:delText>
        </w:r>
      </w:del>
      <w:ins w:id="1710"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xml:space="preserve">, </w:t>
      </w:r>
      <w:r w:rsidR="00065CA9" w:rsidRPr="00FC7A70">
        <w:rPr>
          <w:rFonts w:ascii="Garamond" w:hAnsi="Garamond"/>
          <w:color w:val="000000" w:themeColor="text1"/>
          <w:szCs w:val="24"/>
        </w:rPr>
        <w:t>são impugnáveis judicialmente</w:t>
      </w:r>
      <w:r w:rsidR="00926DA9" w:rsidRPr="00FC7A70">
        <w:rPr>
          <w:rFonts w:ascii="Garamond" w:hAnsi="Garamond"/>
          <w:color w:val="000000" w:themeColor="text1"/>
          <w:szCs w:val="24"/>
        </w:rPr>
        <w:t xml:space="preserve">, sendo </w:t>
      </w:r>
      <w:r w:rsidRPr="00FC7A70">
        <w:rPr>
          <w:rFonts w:ascii="Garamond" w:hAnsi="Garamond"/>
          <w:color w:val="000000" w:themeColor="text1"/>
          <w:szCs w:val="24"/>
        </w:rPr>
        <w:t xml:space="preserve">atos </w:t>
      </w:r>
      <w:r w:rsidR="00926DA9" w:rsidRPr="00FC7A70">
        <w:rPr>
          <w:rFonts w:ascii="Garamond" w:hAnsi="Garamond"/>
          <w:color w:val="000000" w:themeColor="text1"/>
          <w:szCs w:val="24"/>
        </w:rPr>
        <w:t xml:space="preserve">administrativos </w:t>
      </w:r>
      <w:r w:rsidRPr="00FC7A70">
        <w:rPr>
          <w:rFonts w:ascii="Garamond" w:hAnsi="Garamond"/>
          <w:color w:val="000000" w:themeColor="text1"/>
          <w:szCs w:val="24"/>
        </w:rPr>
        <w:t xml:space="preserve">com eficácia externa, para os efeitos do </w:t>
      </w:r>
      <w:r w:rsidR="00926DA9" w:rsidRPr="00FC7A70">
        <w:rPr>
          <w:rFonts w:ascii="Garamond" w:hAnsi="Garamond"/>
          <w:color w:val="000000" w:themeColor="text1"/>
          <w:szCs w:val="24"/>
        </w:rPr>
        <w:t xml:space="preserve">disposto no </w:t>
      </w:r>
      <w:r w:rsidRPr="00FC7A70">
        <w:rPr>
          <w:rFonts w:ascii="Garamond" w:hAnsi="Garamond"/>
          <w:color w:val="000000" w:themeColor="text1"/>
          <w:szCs w:val="24"/>
        </w:rPr>
        <w:t>artigo 51.º do Código de Processo nos Tribunais Administrativos.</w:t>
      </w:r>
    </w:p>
    <w:p w14:paraId="6A6BDA54" w14:textId="77777777" w:rsidR="005A6223" w:rsidRPr="00FC7A70" w:rsidRDefault="005A6223" w:rsidP="00DF7BBF">
      <w:pPr>
        <w:widowControl w:val="0"/>
        <w:spacing w:after="120"/>
        <w:rPr>
          <w:rFonts w:ascii="Garamond" w:hAnsi="Garamond"/>
          <w:color w:val="000000" w:themeColor="text1"/>
          <w:szCs w:val="24"/>
        </w:rPr>
      </w:pPr>
    </w:p>
    <w:p w14:paraId="5D4268D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74C489B"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Reclamação de terceiros</w:t>
      </w:r>
    </w:p>
    <w:p w14:paraId="348A3482" w14:textId="0504183A" w:rsidR="008A4623" w:rsidRPr="006B7218" w:rsidRDefault="008A4623" w:rsidP="00DF7BBF">
      <w:pPr>
        <w:pStyle w:val="PargrafodaLista"/>
        <w:widowControl w:val="0"/>
        <w:numPr>
          <w:ilvl w:val="0"/>
          <w:numId w:val="468"/>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 instalação, alteração, exploração e desativação de qualquer estabelecimento</w:t>
      </w:r>
      <w:r w:rsidR="0053702A" w:rsidRPr="006B7218">
        <w:rPr>
          <w:rFonts w:ascii="Garamond" w:hAnsi="Garamond"/>
          <w:color w:val="000000" w:themeColor="text1"/>
          <w:szCs w:val="24"/>
        </w:rPr>
        <w:t xml:space="preserve"> ou insta</w:t>
      </w:r>
      <w:r w:rsidR="00D607B7" w:rsidRPr="006B7218">
        <w:rPr>
          <w:rFonts w:ascii="Garamond" w:hAnsi="Garamond"/>
          <w:color w:val="000000" w:themeColor="text1"/>
          <w:szCs w:val="24"/>
        </w:rPr>
        <w:t>lação afeta à atividade económica</w:t>
      </w:r>
      <w:r w:rsidRPr="006B7218">
        <w:rPr>
          <w:rFonts w:ascii="Garamond" w:hAnsi="Garamond"/>
          <w:color w:val="000000" w:themeColor="text1"/>
          <w:szCs w:val="24"/>
        </w:rPr>
        <w:t xml:space="preserve"> pode ser objeto de reclamação fundamentada de pessoa coletiva ou singular com interesse direto na mesma, junto da entidade coordenadora ou da entidade a quem cabe a salvaguarda dos direitos e interesses em causa.</w:t>
      </w:r>
    </w:p>
    <w:p w14:paraId="350D1CAB" w14:textId="0ED0077B" w:rsidR="008A4623" w:rsidRPr="006B7218" w:rsidRDefault="008A4623" w:rsidP="00DF7BBF">
      <w:pPr>
        <w:pStyle w:val="PargrafodaLista"/>
        <w:widowControl w:val="0"/>
        <w:numPr>
          <w:ilvl w:val="0"/>
          <w:numId w:val="468"/>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Quando apresentada à entidade a quem cabe a salvaguarda dos direitos e interesses em causa, a reclamação é comunicada à entidade coordenadora, acompanhada de parecer fundamentado ou de decisão, no caso de exercício de competências próprias, no prazo máximo de 30 dias.</w:t>
      </w:r>
    </w:p>
    <w:p w14:paraId="5311A3DC" w14:textId="0DD9E70C" w:rsidR="008A4623" w:rsidRPr="006B7218" w:rsidRDefault="008A4623" w:rsidP="00DF7BBF">
      <w:pPr>
        <w:pStyle w:val="PargrafodaLista"/>
        <w:widowControl w:val="0"/>
        <w:numPr>
          <w:ilvl w:val="0"/>
          <w:numId w:val="468"/>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 entidade coordenadora dá conhecimento ao operador económico da existência da reclamação e toma as providências adequadas, nomeadamente através de vistorias para análise e decisão das reclamações, envolvendo ou consultando, sempre que tal se justifique, as entidades a quem cabe a salvaguarda dos direitos e interesses em causa, que se pronunciam no prazo previsto no número anterior.</w:t>
      </w:r>
    </w:p>
    <w:p w14:paraId="66C823A8" w14:textId="1FEADD07" w:rsidR="008A4623" w:rsidRPr="006B7218" w:rsidRDefault="008A4623" w:rsidP="00DF7BBF">
      <w:pPr>
        <w:pStyle w:val="PargrafodaLista"/>
        <w:widowControl w:val="0"/>
        <w:numPr>
          <w:ilvl w:val="0"/>
          <w:numId w:val="468"/>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 entidade coordenadora profere a decisão sobre a reclamação no prazo máximo de 30 dias contados a partir da data em que a reclamação lhe é apresentada ou, no caso de haver lugar a consultas, nos 20 dias subsequentes à pronúncia ou ao termo do respetivo prazo.</w:t>
      </w:r>
    </w:p>
    <w:p w14:paraId="270CE416" w14:textId="664CEA9D" w:rsidR="008A4623" w:rsidRPr="006B7218" w:rsidRDefault="008A4623" w:rsidP="00DF7BBF">
      <w:pPr>
        <w:pStyle w:val="PargrafodaLista"/>
        <w:widowControl w:val="0"/>
        <w:numPr>
          <w:ilvl w:val="0"/>
          <w:numId w:val="468"/>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A entidade coordenadora dá conhecimento da decisão ao reclamante, ao operador económico</w:t>
      </w:r>
      <w:r w:rsidR="004C0622" w:rsidRPr="006B7218">
        <w:rPr>
          <w:rFonts w:ascii="Garamond" w:hAnsi="Garamond"/>
          <w:color w:val="000000" w:themeColor="text1"/>
          <w:szCs w:val="24"/>
        </w:rPr>
        <w:t>,</w:t>
      </w:r>
      <w:r w:rsidRPr="006B7218">
        <w:rPr>
          <w:rFonts w:ascii="Garamond" w:hAnsi="Garamond"/>
          <w:color w:val="000000" w:themeColor="text1"/>
          <w:szCs w:val="24"/>
        </w:rPr>
        <w:t xml:space="preserve"> às entidades </w:t>
      </w:r>
      <w:r w:rsidR="002D6DB7" w:rsidRPr="006B7218">
        <w:rPr>
          <w:rFonts w:ascii="Garamond" w:hAnsi="Garamond"/>
          <w:color w:val="000000" w:themeColor="text1"/>
          <w:szCs w:val="24"/>
        </w:rPr>
        <w:t xml:space="preserve">públicas </w:t>
      </w:r>
      <w:r w:rsidRPr="006B7218">
        <w:rPr>
          <w:rFonts w:ascii="Garamond" w:hAnsi="Garamond"/>
          <w:color w:val="000000" w:themeColor="text1"/>
          <w:szCs w:val="24"/>
        </w:rPr>
        <w:t>consultadas</w:t>
      </w:r>
      <w:r w:rsidR="004C0622" w:rsidRPr="006B7218">
        <w:rPr>
          <w:rFonts w:ascii="Garamond" w:hAnsi="Garamond"/>
          <w:color w:val="000000" w:themeColor="text1"/>
          <w:szCs w:val="24"/>
        </w:rPr>
        <w:t xml:space="preserve"> e às entidades intervenientes.</w:t>
      </w:r>
    </w:p>
    <w:p w14:paraId="3496E3BA" w14:textId="6CC1D287" w:rsidR="008A4623" w:rsidRPr="006B7218" w:rsidRDefault="008A4623" w:rsidP="00DF7BBF">
      <w:pPr>
        <w:pStyle w:val="PargrafodaLista"/>
        <w:widowControl w:val="0"/>
        <w:numPr>
          <w:ilvl w:val="0"/>
          <w:numId w:val="468"/>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 xml:space="preserve">Caso a reclamação seja deferida e sejam impostas condições na decisão sobre a reclamação, a entidade coordenadora verifica, através de vistoria, o cumprimento das mesmas. </w:t>
      </w:r>
    </w:p>
    <w:p w14:paraId="1BAB3834" w14:textId="77777777" w:rsidR="008A4623" w:rsidRPr="00FC7A70" w:rsidRDefault="008A4623" w:rsidP="00DF7BBF">
      <w:pPr>
        <w:widowControl w:val="0"/>
        <w:spacing w:after="120"/>
        <w:jc w:val="left"/>
        <w:rPr>
          <w:rFonts w:ascii="Garamond" w:hAnsi="Garamond"/>
          <w:color w:val="000000" w:themeColor="text1"/>
          <w:szCs w:val="24"/>
        </w:rPr>
      </w:pPr>
    </w:p>
    <w:p w14:paraId="1297F05F" w14:textId="41869482"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Capítulo VII</w:t>
      </w:r>
      <w:r w:rsidR="002B4F70" w:rsidRPr="00FC7A70">
        <w:rPr>
          <w:rFonts w:ascii="Garamond" w:hAnsi="Garamond"/>
          <w:smallCaps/>
          <w:color w:val="000000" w:themeColor="text1"/>
          <w:szCs w:val="24"/>
        </w:rPr>
        <w:t>I</w:t>
      </w:r>
    </w:p>
    <w:p w14:paraId="69ED18F1"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Cadastro setorial</w:t>
      </w:r>
    </w:p>
    <w:p w14:paraId="5F1E6E64" w14:textId="77777777" w:rsidR="004547AD" w:rsidRPr="00FC7A70" w:rsidRDefault="004547AD" w:rsidP="00DF7BBF">
      <w:pPr>
        <w:widowControl w:val="0"/>
        <w:spacing w:after="120"/>
        <w:rPr>
          <w:rFonts w:ascii="Garamond" w:hAnsi="Garamond"/>
          <w:szCs w:val="24"/>
        </w:rPr>
      </w:pPr>
    </w:p>
    <w:p w14:paraId="47E2CABD"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2C4E107C"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Base de dados setoriais</w:t>
      </w:r>
    </w:p>
    <w:p w14:paraId="49DB2290" w14:textId="11672B15" w:rsidR="008A4623" w:rsidRPr="006B7218" w:rsidRDefault="008A4623" w:rsidP="00DF7BBF">
      <w:pPr>
        <w:pStyle w:val="PargrafodaLista"/>
        <w:widowControl w:val="0"/>
        <w:numPr>
          <w:ilvl w:val="0"/>
          <w:numId w:val="469"/>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O cadastro setorial é composto por uma base de dados organizada e atualizada de registos setoriais de indústria,</w:t>
      </w:r>
      <w:ins w:id="1711" w:author="G-MECT" w:date="2026-09-11T22:47:00Z" w16du:dateUtc="2026-09-11T21:47:00Z">
        <w:r w:rsidR="0086214C">
          <w:rPr>
            <w:rFonts w:ascii="Garamond" w:hAnsi="Garamond"/>
            <w:color w:val="000000" w:themeColor="text1"/>
            <w:szCs w:val="24"/>
          </w:rPr>
          <w:t xml:space="preserve"> pecuária,</w:t>
        </w:r>
      </w:ins>
      <w:r w:rsidRPr="006B7218">
        <w:rPr>
          <w:rFonts w:ascii="Garamond" w:hAnsi="Garamond"/>
          <w:color w:val="000000" w:themeColor="text1"/>
          <w:szCs w:val="24"/>
        </w:rPr>
        <w:t xml:space="preserve"> turismo, comércio, serviços e restauração, e integra informação sobre as atividades económicas </w:t>
      </w:r>
      <w:r w:rsidR="00875E96" w:rsidRPr="006B7218">
        <w:rPr>
          <w:rFonts w:ascii="Garamond" w:hAnsi="Garamond"/>
          <w:color w:val="000000" w:themeColor="text1"/>
          <w:szCs w:val="24"/>
        </w:rPr>
        <w:t xml:space="preserve">identificadas no anexo vi ao </w:t>
      </w:r>
      <w:del w:id="1712" w:author="Maria João Torres" w:date="2026-09-11T14:01:00Z" w16du:dateUtc="2026-09-11T13:01:00Z">
        <w:r w:rsidR="00875E96" w:rsidRPr="006B7218">
          <w:rPr>
            <w:rFonts w:ascii="Garamond" w:hAnsi="Garamond"/>
            <w:color w:val="000000" w:themeColor="text1"/>
            <w:szCs w:val="24"/>
          </w:rPr>
          <w:delText>presente diploma</w:delText>
        </w:r>
      </w:del>
      <w:ins w:id="1713" w:author="Maria João Torres" w:date="2026-09-11T14:01:00Z" w16du:dateUtc="2026-09-11T13:01:00Z">
        <w:r w:rsidR="00AA1A5A">
          <w:rPr>
            <w:rFonts w:ascii="Garamond" w:hAnsi="Garamond"/>
            <w:color w:val="000000" w:themeColor="text1"/>
            <w:szCs w:val="24"/>
          </w:rPr>
          <w:t>presente decreto-lei</w:t>
        </w:r>
      </w:ins>
      <w:r w:rsidR="00875E96" w:rsidRPr="006B7218">
        <w:rPr>
          <w:rFonts w:ascii="Garamond" w:hAnsi="Garamond"/>
          <w:color w:val="000000" w:themeColor="text1"/>
          <w:szCs w:val="24"/>
        </w:rPr>
        <w:t xml:space="preserve"> </w:t>
      </w:r>
      <w:r w:rsidRPr="006B7218">
        <w:rPr>
          <w:rFonts w:ascii="Garamond" w:hAnsi="Garamond"/>
          <w:color w:val="000000" w:themeColor="text1"/>
          <w:szCs w:val="24"/>
        </w:rPr>
        <w:t>e estabelecimentos que lhe estejam</w:t>
      </w:r>
      <w:r w:rsidR="00875E96" w:rsidRPr="006B7218">
        <w:rPr>
          <w:rFonts w:ascii="Garamond" w:hAnsi="Garamond"/>
          <w:color w:val="000000" w:themeColor="text1"/>
          <w:szCs w:val="24"/>
        </w:rPr>
        <w:t xml:space="preserve"> afetos, bem como dos títulos digitais de atividade económica emitidos</w:t>
      </w:r>
      <w:r w:rsidR="000A399C" w:rsidRPr="006B7218">
        <w:rPr>
          <w:rFonts w:ascii="Garamond" w:hAnsi="Garamond"/>
          <w:color w:val="000000" w:themeColor="text1"/>
          <w:szCs w:val="24"/>
        </w:rPr>
        <w:t>.</w:t>
      </w:r>
    </w:p>
    <w:p w14:paraId="76C9CD05" w14:textId="698F0416" w:rsidR="008A4623" w:rsidRPr="006B7218" w:rsidRDefault="008A4623" w:rsidP="00DF7BBF">
      <w:pPr>
        <w:pStyle w:val="PargrafodaLista"/>
        <w:widowControl w:val="0"/>
        <w:numPr>
          <w:ilvl w:val="0"/>
          <w:numId w:val="469"/>
        </w:numPr>
        <w:spacing w:after="120"/>
        <w:ind w:left="426" w:hanging="426"/>
        <w:contextualSpacing w:val="0"/>
        <w:rPr>
          <w:rFonts w:ascii="Garamond" w:hAnsi="Garamond"/>
          <w:color w:val="000000" w:themeColor="text1"/>
          <w:szCs w:val="24"/>
        </w:rPr>
      </w:pPr>
      <w:r w:rsidRPr="006B7218">
        <w:rPr>
          <w:rFonts w:ascii="Garamond" w:hAnsi="Garamond"/>
          <w:color w:val="000000" w:themeColor="text1"/>
          <w:szCs w:val="24"/>
        </w:rPr>
        <w:t>O cadastro setorial referido no número anterior tem por finalidades:</w:t>
      </w:r>
    </w:p>
    <w:p w14:paraId="36CB296F" w14:textId="247784BE" w:rsidR="008A4623" w:rsidRPr="00FC7A70" w:rsidRDefault="008A4623" w:rsidP="00DF7BBF">
      <w:pPr>
        <w:widowControl w:val="0"/>
        <w:numPr>
          <w:ilvl w:val="0"/>
          <w:numId w:val="18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Possibilitar o conhecimento efetivo das atividades industriais, </w:t>
      </w:r>
      <w:r w:rsidR="001574AC" w:rsidRPr="00FC7A70">
        <w:rPr>
          <w:rFonts w:ascii="Garamond" w:hAnsi="Garamond"/>
          <w:color w:val="000000" w:themeColor="text1"/>
          <w:szCs w:val="24"/>
        </w:rPr>
        <w:t xml:space="preserve">de pecuária, </w:t>
      </w:r>
      <w:r w:rsidRPr="00FC7A70">
        <w:rPr>
          <w:rFonts w:ascii="Garamond" w:hAnsi="Garamond"/>
          <w:color w:val="000000" w:themeColor="text1"/>
          <w:szCs w:val="24"/>
        </w:rPr>
        <w:t>de turismo, comércio, serviços e restauração e estabelecimentos que lhes sejam afetos, a operar em território nacional;</w:t>
      </w:r>
    </w:p>
    <w:p w14:paraId="2B016177" w14:textId="77777777" w:rsidR="008A4623" w:rsidRPr="00FC7A70" w:rsidRDefault="008A4623" w:rsidP="00DF7BBF">
      <w:pPr>
        <w:widowControl w:val="0"/>
        <w:numPr>
          <w:ilvl w:val="0"/>
          <w:numId w:val="184"/>
        </w:numPr>
        <w:spacing w:after="120"/>
        <w:ind w:left="851" w:hanging="284"/>
        <w:rPr>
          <w:rFonts w:ascii="Garamond" w:hAnsi="Garamond"/>
          <w:color w:val="000000" w:themeColor="text1"/>
          <w:szCs w:val="24"/>
        </w:rPr>
      </w:pPr>
      <w:r w:rsidRPr="00FC7A70">
        <w:rPr>
          <w:rFonts w:ascii="Garamond" w:hAnsi="Garamond"/>
          <w:color w:val="000000" w:themeColor="text1"/>
          <w:szCs w:val="24"/>
        </w:rPr>
        <w:t>Integrar o registo de empresas do setor alimentar e das empresas do setor dos alimentos para animais, nos termos do Regulamento (CE) n.º 852/2004, do Parlamento Europeu e do Conselho, de 29 de abril de 2004, e do Regulamento (CE) n.º 183/2005, do Parlamento Europeu e do Conselho, de 12 de janeiro de 2005, respetivamente;</w:t>
      </w:r>
    </w:p>
    <w:p w14:paraId="6F04D969" w14:textId="168A1400" w:rsidR="008A4623" w:rsidRPr="00FC7A70" w:rsidRDefault="008A4623" w:rsidP="00DF7BBF">
      <w:pPr>
        <w:widowControl w:val="0"/>
        <w:numPr>
          <w:ilvl w:val="0"/>
          <w:numId w:val="18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Identificar e caracterizar os operadores económicos que exercem atividades de indústria, </w:t>
      </w:r>
      <w:r w:rsidR="00981ED8" w:rsidRPr="00FC7A70">
        <w:rPr>
          <w:rFonts w:ascii="Garamond" w:hAnsi="Garamond"/>
          <w:color w:val="000000" w:themeColor="text1"/>
          <w:szCs w:val="24"/>
        </w:rPr>
        <w:t xml:space="preserve">pecuária, </w:t>
      </w:r>
      <w:r w:rsidRPr="00FC7A70">
        <w:rPr>
          <w:rFonts w:ascii="Garamond" w:hAnsi="Garamond"/>
          <w:color w:val="000000" w:themeColor="text1"/>
          <w:szCs w:val="24"/>
        </w:rPr>
        <w:t>turismo</w:t>
      </w:r>
      <w:r w:rsidR="00EC1A19" w:rsidRPr="00FC7A70">
        <w:rPr>
          <w:rFonts w:ascii="Garamond" w:hAnsi="Garamond"/>
          <w:color w:val="000000" w:themeColor="text1"/>
          <w:szCs w:val="24"/>
        </w:rPr>
        <w:t xml:space="preserve">, </w:t>
      </w:r>
      <w:r w:rsidRPr="00FC7A70">
        <w:rPr>
          <w:rFonts w:ascii="Garamond" w:hAnsi="Garamond"/>
          <w:color w:val="000000" w:themeColor="text1"/>
          <w:szCs w:val="24"/>
        </w:rPr>
        <w:t xml:space="preserve">comércio, serviços e restauração ou de bebidas; </w:t>
      </w:r>
    </w:p>
    <w:p w14:paraId="2815806A" w14:textId="5BC04CD6" w:rsidR="008A4623" w:rsidRPr="00FC7A70" w:rsidRDefault="008A4623" w:rsidP="00DF7BBF">
      <w:pPr>
        <w:widowControl w:val="0"/>
        <w:numPr>
          <w:ilvl w:val="0"/>
          <w:numId w:val="184"/>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Identificar e caracterizar os estabelecimentos e armazéns abrangidos pelo </w:t>
      </w:r>
      <w:del w:id="1714" w:author="Maria João Torres" w:date="2026-09-11T14:01:00Z" w16du:dateUtc="2026-09-11T13:01:00Z">
        <w:r w:rsidR="00777D50" w:rsidRPr="00FC7A70">
          <w:rPr>
            <w:rFonts w:ascii="Garamond" w:hAnsi="Garamond"/>
            <w:color w:val="000000" w:themeColor="text1"/>
            <w:szCs w:val="24"/>
          </w:rPr>
          <w:delText>presente diploma</w:delText>
        </w:r>
      </w:del>
      <w:ins w:id="1715" w:author="Maria João Torres" w:date="2026-09-11T14:01:00Z" w16du:dateUtc="2026-09-11T13:01:00Z">
        <w:r w:rsidR="00AA1A5A">
          <w:rPr>
            <w:rFonts w:ascii="Garamond" w:hAnsi="Garamond"/>
            <w:color w:val="000000" w:themeColor="text1"/>
            <w:szCs w:val="24"/>
          </w:rPr>
          <w:t>presente decreto-lei</w:t>
        </w:r>
      </w:ins>
      <w:r w:rsidR="00777D50" w:rsidRPr="00FC7A70">
        <w:rPr>
          <w:rFonts w:ascii="Garamond" w:hAnsi="Garamond"/>
          <w:color w:val="000000" w:themeColor="text1"/>
          <w:szCs w:val="24"/>
        </w:rPr>
        <w:t>;</w:t>
      </w:r>
    </w:p>
    <w:p w14:paraId="5BEC324E" w14:textId="77777777" w:rsidR="008A4623" w:rsidRPr="00FC7A70" w:rsidRDefault="008A4623" w:rsidP="00DF7BBF">
      <w:pPr>
        <w:widowControl w:val="0"/>
        <w:numPr>
          <w:ilvl w:val="0"/>
          <w:numId w:val="184"/>
        </w:numPr>
        <w:spacing w:after="120"/>
        <w:ind w:left="851" w:hanging="284"/>
        <w:rPr>
          <w:rFonts w:ascii="Garamond" w:hAnsi="Garamond"/>
          <w:color w:val="000000" w:themeColor="text1"/>
          <w:szCs w:val="24"/>
        </w:rPr>
      </w:pPr>
      <w:r w:rsidRPr="00FC7A70">
        <w:rPr>
          <w:rFonts w:ascii="Garamond" w:hAnsi="Garamond"/>
          <w:color w:val="000000" w:themeColor="text1"/>
          <w:szCs w:val="24"/>
        </w:rPr>
        <w:t>Acompanhar o setor da grande distribuição, nomeadamente a avaliação do impacte da sua instalação, expansão ou concentração.</w:t>
      </w:r>
    </w:p>
    <w:p w14:paraId="0F52C556" w14:textId="2114FB0B" w:rsidR="008A4623" w:rsidRPr="00FC7A70" w:rsidRDefault="008A4623" w:rsidP="00DF7BBF">
      <w:pPr>
        <w:pStyle w:val="PargrafodaLista"/>
        <w:widowControl w:val="0"/>
        <w:numPr>
          <w:ilvl w:val="0"/>
          <w:numId w:val="46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 cadastro setorial referido no n.º 1 tem ainda os seguintes objetivos:</w:t>
      </w:r>
    </w:p>
    <w:p w14:paraId="75693667" w14:textId="7B509DC2" w:rsidR="008A4623" w:rsidRPr="00FC7A70" w:rsidRDefault="008A4623" w:rsidP="00DF7BBF">
      <w:pPr>
        <w:widowControl w:val="0"/>
        <w:numPr>
          <w:ilvl w:val="0"/>
          <w:numId w:val="189"/>
        </w:numPr>
        <w:spacing w:after="120"/>
        <w:ind w:left="851" w:hanging="284"/>
        <w:rPr>
          <w:rFonts w:ascii="Garamond" w:hAnsi="Garamond"/>
          <w:color w:val="000000" w:themeColor="text1"/>
          <w:szCs w:val="24"/>
        </w:rPr>
      </w:pPr>
      <w:r w:rsidRPr="00FC7A70">
        <w:rPr>
          <w:rFonts w:ascii="Garamond" w:hAnsi="Garamond"/>
          <w:color w:val="000000" w:themeColor="text1"/>
          <w:szCs w:val="24"/>
        </w:rPr>
        <w:t>Possibilitar o preenchimento automático, total ou parcial, dos formulários eletrónicos disponíveis n</w:t>
      </w:r>
      <w:r w:rsidR="00247BE0" w:rsidRPr="00FC7A70">
        <w:rPr>
          <w:rFonts w:ascii="Garamond" w:hAnsi="Garamond"/>
          <w:color w:val="000000" w:themeColor="text1"/>
          <w:szCs w:val="24"/>
        </w:rPr>
        <w:t>a</w:t>
      </w:r>
      <w:r w:rsidRPr="00FC7A70">
        <w:rPr>
          <w:rFonts w:ascii="Garamond" w:hAnsi="Garamond"/>
          <w:color w:val="000000" w:themeColor="text1"/>
          <w:szCs w:val="24"/>
        </w:rPr>
        <w:t xml:space="preserve"> </w:t>
      </w:r>
      <w:r w:rsidR="005406FB" w:rsidRPr="00FC7A70">
        <w:rPr>
          <w:rFonts w:ascii="Garamond" w:hAnsi="Garamond"/>
          <w:color w:val="000000" w:themeColor="text1"/>
          <w:szCs w:val="24"/>
        </w:rPr>
        <w:t>“Plataforma dos Licenciamentos”</w:t>
      </w:r>
      <w:r w:rsidRPr="00FC7A70">
        <w:rPr>
          <w:rFonts w:ascii="Garamond" w:hAnsi="Garamond"/>
          <w:color w:val="000000" w:themeColor="text1"/>
          <w:szCs w:val="24"/>
        </w:rPr>
        <w:t xml:space="preserve"> para os efeitos previstos no </w:t>
      </w:r>
      <w:del w:id="1716" w:author="Maria João Torres" w:date="2026-09-11T14:01:00Z" w16du:dateUtc="2026-09-11T13:01:00Z">
        <w:r w:rsidR="00777D50" w:rsidRPr="00FC7A70">
          <w:rPr>
            <w:rFonts w:ascii="Garamond" w:hAnsi="Garamond"/>
            <w:color w:val="000000" w:themeColor="text1"/>
            <w:szCs w:val="24"/>
          </w:rPr>
          <w:delText>presente diploma</w:delText>
        </w:r>
      </w:del>
      <w:ins w:id="1717"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 com a informação relevante que já se encontre na posse de outros organismos da Administração Pública;</w:t>
      </w:r>
    </w:p>
    <w:p w14:paraId="6058F62B" w14:textId="71475C48" w:rsidR="008A4623" w:rsidRPr="00FC7A70" w:rsidRDefault="008A4623" w:rsidP="00DF7BBF">
      <w:pPr>
        <w:widowControl w:val="0"/>
        <w:numPr>
          <w:ilvl w:val="0"/>
          <w:numId w:val="189"/>
        </w:numPr>
        <w:spacing w:after="120"/>
        <w:ind w:left="851" w:hanging="284"/>
        <w:rPr>
          <w:rFonts w:ascii="Garamond" w:hAnsi="Garamond"/>
          <w:color w:val="000000" w:themeColor="text1"/>
          <w:szCs w:val="24"/>
        </w:rPr>
      </w:pPr>
      <w:r w:rsidRPr="00FC7A70">
        <w:rPr>
          <w:rFonts w:ascii="Garamond" w:hAnsi="Garamond"/>
          <w:color w:val="000000" w:themeColor="text1"/>
          <w:szCs w:val="24"/>
        </w:rPr>
        <w:t>Identificar e caracterizar os estabelecimentos afetos às atividades económicas</w:t>
      </w:r>
      <w:r w:rsidR="006F6964" w:rsidRPr="00FC7A70">
        <w:rPr>
          <w:rFonts w:ascii="Garamond" w:hAnsi="Garamond"/>
          <w:color w:val="000000" w:themeColor="text1"/>
          <w:szCs w:val="24"/>
        </w:rPr>
        <w:t>, bem como as instalações pecuárias,</w:t>
      </w:r>
      <w:r w:rsidRPr="00FC7A70">
        <w:rPr>
          <w:rFonts w:ascii="Garamond" w:hAnsi="Garamond"/>
          <w:color w:val="000000" w:themeColor="text1"/>
          <w:szCs w:val="24"/>
        </w:rPr>
        <w:t xml:space="preserve"> e os seus titulares;</w:t>
      </w:r>
    </w:p>
    <w:p w14:paraId="4FE8A710" w14:textId="764A9685" w:rsidR="008A4623" w:rsidRPr="00FC7A70" w:rsidRDefault="008A4623" w:rsidP="00DF7BBF">
      <w:pPr>
        <w:widowControl w:val="0"/>
        <w:numPr>
          <w:ilvl w:val="0"/>
          <w:numId w:val="189"/>
        </w:numPr>
        <w:spacing w:after="120"/>
        <w:ind w:left="851" w:hanging="284"/>
        <w:rPr>
          <w:rFonts w:ascii="Garamond" w:hAnsi="Garamond"/>
          <w:color w:val="000000" w:themeColor="text1"/>
          <w:szCs w:val="24"/>
        </w:rPr>
      </w:pPr>
      <w:r w:rsidRPr="00FC7A70">
        <w:rPr>
          <w:rFonts w:ascii="Garamond" w:hAnsi="Garamond"/>
          <w:color w:val="000000" w:themeColor="text1"/>
          <w:szCs w:val="24"/>
        </w:rPr>
        <w:t>Disponibilizar ao consumidor os elementos de contacto dos estabelecimentos e seus titulares, quando solicitado, para o exercício dos seus direitos;</w:t>
      </w:r>
    </w:p>
    <w:p w14:paraId="2B5DE9AE" w14:textId="5EC10A85" w:rsidR="008A4623" w:rsidRPr="00FC7A70" w:rsidRDefault="008A4623" w:rsidP="00DF7BBF">
      <w:pPr>
        <w:widowControl w:val="0"/>
        <w:numPr>
          <w:ilvl w:val="0"/>
          <w:numId w:val="18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Facilitar o controlo, acompanhamento e fiscalização das atividades industriais, de turismo, comércio, serviços e restauração e de outras previstas no </w:t>
      </w:r>
      <w:del w:id="1718" w:author="Maria João Torres" w:date="2026-09-11T14:01:00Z" w16du:dateUtc="2026-09-11T13:01:00Z">
        <w:r w:rsidR="00777D50" w:rsidRPr="00FC7A70">
          <w:rPr>
            <w:rFonts w:ascii="Garamond" w:hAnsi="Garamond"/>
            <w:color w:val="000000" w:themeColor="text1"/>
            <w:szCs w:val="24"/>
          </w:rPr>
          <w:delText>presente diploma</w:delText>
        </w:r>
      </w:del>
      <w:ins w:id="1719"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w:t>
      </w:r>
    </w:p>
    <w:p w14:paraId="4CDA7C05" w14:textId="77777777" w:rsidR="008A4623" w:rsidRPr="00FC7A70" w:rsidRDefault="008A4623" w:rsidP="00DF7BBF">
      <w:pPr>
        <w:widowControl w:val="0"/>
        <w:numPr>
          <w:ilvl w:val="0"/>
          <w:numId w:val="189"/>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Dar informação ao operador económico sobre mecanismos, programas e incentivos económicos existentes, quando este assim o requeira; </w:t>
      </w:r>
    </w:p>
    <w:p w14:paraId="74D4B46A" w14:textId="2EBD71A6" w:rsidR="008A4623" w:rsidRPr="00FC7A70" w:rsidRDefault="008A4623" w:rsidP="00DF7BBF">
      <w:pPr>
        <w:widowControl w:val="0"/>
        <w:numPr>
          <w:ilvl w:val="0"/>
          <w:numId w:val="189"/>
        </w:numPr>
        <w:spacing w:after="120"/>
        <w:ind w:left="851" w:hanging="284"/>
        <w:rPr>
          <w:rFonts w:ascii="Garamond" w:hAnsi="Garamond"/>
          <w:color w:val="000000" w:themeColor="text1"/>
          <w:szCs w:val="24"/>
        </w:rPr>
      </w:pPr>
      <w:r w:rsidRPr="00FC7A70">
        <w:rPr>
          <w:rFonts w:ascii="Garamond" w:hAnsi="Garamond"/>
          <w:color w:val="000000" w:themeColor="text1"/>
          <w:szCs w:val="24"/>
        </w:rPr>
        <w:t>Apoiar a realização de estudos relativos aos setores da indústria,</w:t>
      </w:r>
      <w:r w:rsidR="006F6964" w:rsidRPr="00FC7A70">
        <w:rPr>
          <w:rFonts w:ascii="Garamond" w:hAnsi="Garamond"/>
          <w:color w:val="000000" w:themeColor="text1"/>
          <w:szCs w:val="24"/>
        </w:rPr>
        <w:t xml:space="preserve"> agropecuária,</w:t>
      </w:r>
      <w:r w:rsidRPr="00FC7A70">
        <w:rPr>
          <w:rFonts w:ascii="Garamond" w:hAnsi="Garamond"/>
          <w:color w:val="000000" w:themeColor="text1"/>
          <w:szCs w:val="24"/>
        </w:rPr>
        <w:t xml:space="preserve"> turismo, comércio, serviços e restauração ou outros abrangidos pelo </w:t>
      </w:r>
      <w:del w:id="1720" w:author="Maria João Torres" w:date="2026-09-11T14:01:00Z" w16du:dateUtc="2026-09-11T13:01:00Z">
        <w:r w:rsidR="00777D50" w:rsidRPr="00FC7A70">
          <w:rPr>
            <w:rFonts w:ascii="Garamond" w:hAnsi="Garamond"/>
            <w:color w:val="000000" w:themeColor="text1"/>
            <w:szCs w:val="24"/>
          </w:rPr>
          <w:delText>presente diploma</w:delText>
        </w:r>
      </w:del>
      <w:ins w:id="1721" w:author="Maria João Torres" w:date="2026-09-11T14:01:00Z" w16du:dateUtc="2026-09-11T13:01:00Z">
        <w:r w:rsidR="00AA1A5A">
          <w:rPr>
            <w:rFonts w:ascii="Garamond" w:hAnsi="Garamond"/>
            <w:color w:val="000000" w:themeColor="text1"/>
            <w:szCs w:val="24"/>
          </w:rPr>
          <w:t>presente decreto-lei</w:t>
        </w:r>
      </w:ins>
      <w:r w:rsidRPr="00FC7A70">
        <w:rPr>
          <w:rFonts w:ascii="Garamond" w:hAnsi="Garamond"/>
          <w:color w:val="000000" w:themeColor="text1"/>
          <w:szCs w:val="24"/>
        </w:rPr>
        <w:t>.</w:t>
      </w:r>
    </w:p>
    <w:p w14:paraId="05D3F2FB" w14:textId="7778D546" w:rsidR="006B7218" w:rsidRDefault="008A4623" w:rsidP="00DF7BBF">
      <w:pPr>
        <w:pStyle w:val="PargrafodaLista"/>
        <w:widowControl w:val="0"/>
        <w:numPr>
          <w:ilvl w:val="0"/>
          <w:numId w:val="46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informação constante do cadastro setorial que não contenha dados pessoais pode ser reutilizada, nos termos da Lei n.º 26/2016, de 22 de agosto</w:t>
      </w:r>
      <w:del w:id="1722" w:author="Maria João Torres" w:date="2026-09-01T15:54:00Z" w16du:dateUtc="2026-09-01T14:54: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4B9F2251" w14:textId="138413DF" w:rsidR="008A4623" w:rsidRPr="00FC7A70" w:rsidRDefault="008A4623" w:rsidP="00DF7BBF">
      <w:pPr>
        <w:pStyle w:val="PargrafodaLista"/>
        <w:widowControl w:val="0"/>
        <w:numPr>
          <w:ilvl w:val="0"/>
          <w:numId w:val="46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responsabilidade pelo tratamento</w:t>
      </w:r>
      <w:r w:rsidR="005D0D21" w:rsidRPr="00FC7A70">
        <w:rPr>
          <w:rFonts w:ascii="Garamond" w:hAnsi="Garamond"/>
          <w:color w:val="000000" w:themeColor="text1"/>
          <w:szCs w:val="24"/>
        </w:rPr>
        <w:t xml:space="preserve"> e organização</w:t>
      </w:r>
      <w:r w:rsidRPr="00FC7A70">
        <w:rPr>
          <w:rFonts w:ascii="Garamond" w:hAnsi="Garamond"/>
          <w:color w:val="000000" w:themeColor="text1"/>
          <w:szCs w:val="24"/>
        </w:rPr>
        <w:t xml:space="preserve"> dos dados</w:t>
      </w:r>
      <w:r w:rsidR="001A5DC6" w:rsidRPr="00FC7A70">
        <w:rPr>
          <w:rFonts w:ascii="Garamond" w:hAnsi="Garamond"/>
          <w:color w:val="000000" w:themeColor="text1"/>
          <w:szCs w:val="24"/>
        </w:rPr>
        <w:t xml:space="preserve"> do cadastro setorial</w:t>
      </w:r>
      <w:r w:rsidRPr="00FC7A70">
        <w:rPr>
          <w:rFonts w:ascii="Garamond" w:hAnsi="Garamond"/>
          <w:color w:val="000000" w:themeColor="text1"/>
          <w:szCs w:val="24"/>
        </w:rPr>
        <w:t xml:space="preserve"> é atribuída:</w:t>
      </w:r>
    </w:p>
    <w:p w14:paraId="32F44FB3" w14:textId="63EAC882" w:rsidR="008A4623" w:rsidRPr="00FC7A70" w:rsidRDefault="00C04380" w:rsidP="00DF7BBF">
      <w:pPr>
        <w:widowControl w:val="0"/>
        <w:numPr>
          <w:ilvl w:val="0"/>
          <w:numId w:val="18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Às </w:t>
      </w:r>
      <w:r w:rsidR="008F6595" w:rsidRPr="00FC7A70">
        <w:rPr>
          <w:rFonts w:ascii="Garamond" w:hAnsi="Garamond"/>
          <w:color w:val="000000" w:themeColor="text1"/>
          <w:szCs w:val="24"/>
        </w:rPr>
        <w:t>Comissões de Coordenação e Desenvolvimento Regional, I.P.</w:t>
      </w:r>
      <w:r w:rsidRPr="00FC7A70">
        <w:rPr>
          <w:rFonts w:ascii="Garamond" w:hAnsi="Garamond"/>
          <w:color w:val="000000" w:themeColor="text1"/>
          <w:szCs w:val="24"/>
        </w:rPr>
        <w:t>, em articulação com o</w:t>
      </w:r>
      <w:r w:rsidR="008A4623" w:rsidRPr="00FC7A70">
        <w:rPr>
          <w:rFonts w:ascii="Garamond" w:hAnsi="Garamond"/>
          <w:color w:val="000000" w:themeColor="text1"/>
          <w:szCs w:val="24"/>
        </w:rPr>
        <w:t xml:space="preserve"> IAPMEI</w:t>
      </w:r>
      <w:r w:rsidR="008F6718" w:rsidRPr="00FC7A70">
        <w:rPr>
          <w:rFonts w:ascii="Garamond" w:hAnsi="Garamond"/>
          <w:color w:val="000000" w:themeColor="text1"/>
          <w:szCs w:val="24"/>
        </w:rPr>
        <w:t>, I.P.</w:t>
      </w:r>
      <w:r w:rsidR="008A4623" w:rsidRPr="00FC7A70">
        <w:rPr>
          <w:rFonts w:ascii="Garamond" w:hAnsi="Garamond"/>
          <w:color w:val="000000" w:themeColor="text1"/>
          <w:szCs w:val="24"/>
        </w:rPr>
        <w:t>, quanto à informação sobre atividades e estabelecimentos industriais;</w:t>
      </w:r>
    </w:p>
    <w:p w14:paraId="61A24A6F" w14:textId="6497E5A8" w:rsidR="008A4623" w:rsidRPr="00FC7A70" w:rsidRDefault="008A4623" w:rsidP="00DF7BBF">
      <w:pPr>
        <w:widowControl w:val="0"/>
        <w:numPr>
          <w:ilvl w:val="0"/>
          <w:numId w:val="185"/>
        </w:numPr>
        <w:spacing w:after="120"/>
        <w:ind w:left="851" w:hanging="284"/>
        <w:rPr>
          <w:rFonts w:ascii="Garamond" w:hAnsi="Garamond"/>
          <w:color w:val="000000" w:themeColor="text1"/>
          <w:szCs w:val="24"/>
        </w:rPr>
      </w:pPr>
      <w:r w:rsidRPr="00FC7A70">
        <w:rPr>
          <w:rFonts w:ascii="Garamond" w:hAnsi="Garamond"/>
          <w:color w:val="000000" w:themeColor="text1"/>
          <w:szCs w:val="24"/>
        </w:rPr>
        <w:t>Ao Turismo de Portugal, I.P. quanto à informação sobre atividades e estabelecimentos de turismo</w:t>
      </w:r>
      <w:r w:rsidR="0077673F" w:rsidRPr="00FC7A70">
        <w:rPr>
          <w:rFonts w:ascii="Garamond" w:hAnsi="Garamond"/>
          <w:color w:val="000000" w:themeColor="text1"/>
          <w:szCs w:val="24"/>
        </w:rPr>
        <w:t>;</w:t>
      </w:r>
    </w:p>
    <w:p w14:paraId="2A0E7E4F" w14:textId="1E61DED5" w:rsidR="008A4623" w:rsidRPr="00FC7A70" w:rsidRDefault="008A4623" w:rsidP="00DF7BBF">
      <w:pPr>
        <w:widowControl w:val="0"/>
        <w:numPr>
          <w:ilvl w:val="0"/>
          <w:numId w:val="18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À </w:t>
      </w:r>
      <w:r w:rsidR="008D2D11" w:rsidRPr="00FC7A70">
        <w:rPr>
          <w:rFonts w:ascii="Garamond" w:hAnsi="Garamond"/>
          <w:color w:val="000000" w:themeColor="text1"/>
          <w:szCs w:val="24"/>
        </w:rPr>
        <w:t xml:space="preserve">DGDCCS </w:t>
      </w:r>
      <w:r w:rsidRPr="00FC7A70">
        <w:rPr>
          <w:rFonts w:ascii="Garamond" w:hAnsi="Garamond"/>
          <w:color w:val="000000" w:themeColor="text1"/>
          <w:szCs w:val="24"/>
        </w:rPr>
        <w:t>quanto à informação sobre atividades e estabelecimentos de comércio, serviços e restauração ou bebidas</w:t>
      </w:r>
      <w:r w:rsidR="00485369" w:rsidRPr="00FC7A70">
        <w:rPr>
          <w:rFonts w:ascii="Garamond" w:hAnsi="Garamond"/>
          <w:color w:val="000000" w:themeColor="text1"/>
          <w:szCs w:val="24"/>
        </w:rPr>
        <w:t>;</w:t>
      </w:r>
      <w:r w:rsidR="00423F21" w:rsidRPr="00FC7A70">
        <w:rPr>
          <w:rFonts w:ascii="Garamond" w:hAnsi="Garamond"/>
          <w:color w:val="000000" w:themeColor="text1"/>
          <w:szCs w:val="24"/>
        </w:rPr>
        <w:t xml:space="preserve"> e</w:t>
      </w:r>
    </w:p>
    <w:p w14:paraId="5283A9B9" w14:textId="285C5C69" w:rsidR="00485369" w:rsidRPr="00FC7A70" w:rsidRDefault="00485369" w:rsidP="00DF7BBF">
      <w:pPr>
        <w:widowControl w:val="0"/>
        <w:numPr>
          <w:ilvl w:val="0"/>
          <w:numId w:val="185"/>
        </w:numPr>
        <w:spacing w:after="120"/>
        <w:ind w:left="851" w:hanging="284"/>
        <w:rPr>
          <w:rFonts w:ascii="Garamond" w:hAnsi="Garamond"/>
          <w:color w:val="000000" w:themeColor="text1"/>
          <w:szCs w:val="24"/>
        </w:rPr>
      </w:pPr>
      <w:r w:rsidRPr="00FC7A70">
        <w:rPr>
          <w:rFonts w:ascii="Garamond" w:hAnsi="Garamond"/>
          <w:color w:val="000000" w:themeColor="text1"/>
          <w:szCs w:val="24"/>
        </w:rPr>
        <w:t xml:space="preserve">Ao </w:t>
      </w:r>
      <w:r w:rsidR="00C04380" w:rsidRPr="00FC7A70">
        <w:rPr>
          <w:rFonts w:ascii="Garamond" w:hAnsi="Garamond"/>
          <w:color w:val="000000" w:themeColor="text1"/>
          <w:szCs w:val="24"/>
        </w:rPr>
        <w:t xml:space="preserve">Instituto de Financiamento da Agricultura e Pescas, I.P. (IFAP, I.P.), </w:t>
      </w:r>
      <w:r w:rsidRPr="00FC7A70">
        <w:rPr>
          <w:rFonts w:ascii="Garamond" w:hAnsi="Garamond"/>
          <w:color w:val="000000" w:themeColor="text1"/>
          <w:szCs w:val="24"/>
        </w:rPr>
        <w:t>quanto à informação sobre as atividades pecuárias.</w:t>
      </w:r>
    </w:p>
    <w:p w14:paraId="566294D3" w14:textId="6F2F39D0" w:rsidR="004547AD" w:rsidRPr="00FC7A70" w:rsidRDefault="00565506" w:rsidP="00DF7BBF">
      <w:pPr>
        <w:pStyle w:val="PargrafodaLista"/>
        <w:widowControl w:val="0"/>
        <w:numPr>
          <w:ilvl w:val="0"/>
          <w:numId w:val="469"/>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Sem prejuízo do disposto no número anterior, compete à ARTE, I.P. </w:t>
      </w:r>
      <w:r w:rsidR="005D0D21" w:rsidRPr="00FC7A70">
        <w:rPr>
          <w:rFonts w:ascii="Garamond" w:hAnsi="Garamond"/>
          <w:color w:val="000000" w:themeColor="text1"/>
          <w:szCs w:val="24"/>
        </w:rPr>
        <w:t>assegurar a gestão e manutenção técnica d</w:t>
      </w:r>
      <w:r w:rsidR="00527948" w:rsidRPr="00FC7A70">
        <w:rPr>
          <w:rFonts w:ascii="Garamond" w:hAnsi="Garamond"/>
          <w:color w:val="000000" w:themeColor="text1"/>
          <w:szCs w:val="24"/>
        </w:rPr>
        <w:t>o cadastro setorial.</w:t>
      </w:r>
    </w:p>
    <w:p w14:paraId="0FBCF6AD" w14:textId="77777777" w:rsidR="00527948" w:rsidRPr="00FC7A70" w:rsidRDefault="00527948" w:rsidP="00DF7BBF">
      <w:pPr>
        <w:widowControl w:val="0"/>
        <w:spacing w:after="120"/>
        <w:rPr>
          <w:rFonts w:ascii="Garamond" w:hAnsi="Garamond"/>
          <w:color w:val="000000" w:themeColor="text1"/>
          <w:szCs w:val="24"/>
        </w:rPr>
      </w:pPr>
    </w:p>
    <w:p w14:paraId="09106B74"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bookmarkStart w:id="1723" w:name="_Ref230430462"/>
    </w:p>
    <w:bookmarkEnd w:id="1723"/>
    <w:p w14:paraId="7D864967"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Dados</w:t>
      </w:r>
    </w:p>
    <w:p w14:paraId="23BAFE4A" w14:textId="4CBE39A3" w:rsidR="008A4623" w:rsidRPr="00B445A5"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B445A5">
        <w:rPr>
          <w:rFonts w:ascii="Garamond" w:hAnsi="Garamond"/>
          <w:color w:val="000000" w:themeColor="text1"/>
          <w:szCs w:val="24"/>
        </w:rPr>
        <w:t xml:space="preserve">São recolhidos para tratamento automatizado os dados referentes às pessoas singulares ou coletivas que exercem as atividades de indústria, </w:t>
      </w:r>
      <w:r w:rsidR="006F6964" w:rsidRPr="00B445A5">
        <w:rPr>
          <w:rFonts w:ascii="Garamond" w:hAnsi="Garamond"/>
          <w:color w:val="000000" w:themeColor="text1"/>
          <w:szCs w:val="24"/>
        </w:rPr>
        <w:t xml:space="preserve">agropecuária, </w:t>
      </w:r>
      <w:r w:rsidRPr="00B445A5">
        <w:rPr>
          <w:rFonts w:ascii="Garamond" w:hAnsi="Garamond"/>
          <w:color w:val="000000" w:themeColor="text1"/>
          <w:szCs w:val="24"/>
        </w:rPr>
        <w:t>turismo, comércio, serviços e restauração ou de bebidas, designadamente:</w:t>
      </w:r>
    </w:p>
    <w:p w14:paraId="57BA18C0" w14:textId="77777777" w:rsidR="008A4623" w:rsidRPr="00FC7A70" w:rsidRDefault="008A4623" w:rsidP="00DF7BBF">
      <w:pPr>
        <w:widowControl w:val="0"/>
        <w:numPr>
          <w:ilvl w:val="0"/>
          <w:numId w:val="186"/>
        </w:numPr>
        <w:spacing w:after="120"/>
        <w:ind w:left="851" w:hanging="284"/>
        <w:rPr>
          <w:rFonts w:ascii="Garamond" w:hAnsi="Garamond"/>
          <w:color w:val="000000" w:themeColor="text1"/>
          <w:szCs w:val="24"/>
        </w:rPr>
      </w:pPr>
      <w:r w:rsidRPr="00FC7A70">
        <w:rPr>
          <w:rFonts w:ascii="Garamond" w:hAnsi="Garamond"/>
          <w:color w:val="000000" w:themeColor="text1"/>
          <w:szCs w:val="24"/>
        </w:rPr>
        <w:t>A identificação, com menção do nome ou firma;</w:t>
      </w:r>
    </w:p>
    <w:p w14:paraId="19545C9D" w14:textId="77777777" w:rsidR="008A4623" w:rsidRPr="00FC7A70" w:rsidRDefault="008A4623" w:rsidP="00DF7BBF">
      <w:pPr>
        <w:widowControl w:val="0"/>
        <w:numPr>
          <w:ilvl w:val="0"/>
          <w:numId w:val="186"/>
        </w:numPr>
        <w:spacing w:after="120"/>
        <w:ind w:left="851" w:hanging="284"/>
        <w:rPr>
          <w:rFonts w:ascii="Garamond" w:hAnsi="Garamond"/>
          <w:color w:val="000000" w:themeColor="text1"/>
          <w:szCs w:val="24"/>
        </w:rPr>
      </w:pPr>
      <w:r w:rsidRPr="00FC7A70">
        <w:rPr>
          <w:rFonts w:ascii="Garamond" w:hAnsi="Garamond"/>
          <w:color w:val="000000" w:themeColor="text1"/>
          <w:szCs w:val="24"/>
        </w:rPr>
        <w:t>O número de identificação fiscal das pessoas singulares e coletivas ou número de matrícula de pessoa coletiva;</w:t>
      </w:r>
    </w:p>
    <w:p w14:paraId="5471A4DD" w14:textId="77777777" w:rsidR="008A4623" w:rsidRPr="00FC7A70" w:rsidRDefault="008A4623" w:rsidP="00DF7BBF">
      <w:pPr>
        <w:widowControl w:val="0"/>
        <w:numPr>
          <w:ilvl w:val="0"/>
          <w:numId w:val="186"/>
        </w:numPr>
        <w:spacing w:after="120"/>
        <w:ind w:left="851" w:hanging="284"/>
        <w:rPr>
          <w:rFonts w:ascii="Garamond" w:hAnsi="Garamond"/>
          <w:color w:val="000000" w:themeColor="text1"/>
          <w:szCs w:val="24"/>
        </w:rPr>
      </w:pPr>
      <w:r w:rsidRPr="00FC7A70">
        <w:rPr>
          <w:rFonts w:ascii="Garamond" w:hAnsi="Garamond"/>
          <w:color w:val="000000" w:themeColor="text1"/>
          <w:szCs w:val="24"/>
        </w:rPr>
        <w:t>O domicílio fiscal, bem como o endereço dos respetivos estabelecimentos e respetiva georreferenciação, caso existam;</w:t>
      </w:r>
    </w:p>
    <w:p w14:paraId="26CE841C" w14:textId="6B2C5980" w:rsidR="008A4623" w:rsidRPr="00FC7A70" w:rsidRDefault="008A4623" w:rsidP="00DF7BBF">
      <w:pPr>
        <w:widowControl w:val="0"/>
        <w:numPr>
          <w:ilvl w:val="0"/>
          <w:numId w:val="186"/>
        </w:numPr>
        <w:spacing w:after="120"/>
        <w:ind w:left="851" w:hanging="284"/>
        <w:rPr>
          <w:rFonts w:ascii="Garamond" w:hAnsi="Garamond"/>
          <w:color w:val="000000" w:themeColor="text1"/>
          <w:szCs w:val="24"/>
        </w:rPr>
      </w:pPr>
      <w:r w:rsidRPr="00FC7A70">
        <w:rPr>
          <w:rFonts w:ascii="Garamond" w:hAnsi="Garamond"/>
          <w:color w:val="000000" w:themeColor="text1"/>
          <w:szCs w:val="24"/>
        </w:rPr>
        <w:t>O início, alteração e cessação da atividade e CAE ou códigos das atividades constantes da tabela a que se refere o artigo 151.º do Código do Imposto sobre o Rendimento das Pessoas Singulares, aprovado pelo Decreto-Lei n.º 442-A/88, de 30 de novembro</w:t>
      </w:r>
      <w:del w:id="1724" w:author="Maria João Torres" w:date="2026-09-01T15:54:00Z" w16du:dateUtc="2026-09-01T14:54:00Z">
        <w:r w:rsidRPr="00FC7A70" w:rsidDel="00F25669">
          <w:rPr>
            <w:rFonts w:ascii="Garamond" w:hAnsi="Garamond"/>
            <w:color w:val="000000" w:themeColor="text1"/>
            <w:szCs w:val="24"/>
          </w:rPr>
          <w:delText xml:space="preserve">, na sua redação atual </w:delText>
        </w:r>
      </w:del>
      <w:r w:rsidRPr="00FC7A70">
        <w:rPr>
          <w:rFonts w:ascii="Garamond" w:hAnsi="Garamond"/>
          <w:color w:val="000000" w:themeColor="text1"/>
          <w:szCs w:val="24"/>
        </w:rPr>
        <w:t>(Código do IRS), conforme o caso;</w:t>
      </w:r>
    </w:p>
    <w:p w14:paraId="5BAEE722" w14:textId="77777777" w:rsidR="008A4623" w:rsidRPr="00FC7A70" w:rsidRDefault="008A4623" w:rsidP="00DF7BBF">
      <w:pPr>
        <w:widowControl w:val="0"/>
        <w:numPr>
          <w:ilvl w:val="0"/>
          <w:numId w:val="186"/>
        </w:numPr>
        <w:spacing w:after="120"/>
        <w:ind w:left="851" w:hanging="284"/>
        <w:rPr>
          <w:rFonts w:ascii="Garamond" w:hAnsi="Garamond"/>
          <w:color w:val="000000" w:themeColor="text1"/>
          <w:szCs w:val="24"/>
        </w:rPr>
      </w:pPr>
      <w:r w:rsidRPr="00FC7A70">
        <w:rPr>
          <w:rFonts w:ascii="Garamond" w:hAnsi="Garamond"/>
          <w:color w:val="000000" w:themeColor="text1"/>
          <w:szCs w:val="24"/>
        </w:rPr>
        <w:t>Informação sobre a instalação, modificação, caracterização e encerramento de estabelecimentos afetos a atividades económicas em território nacional, incluindo a sua localização e georreferenciação, quando exista.</w:t>
      </w:r>
    </w:p>
    <w:p w14:paraId="5FE5EFB2" w14:textId="4BF8BC35"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cadastro setorial é alimentado </w:t>
      </w:r>
      <w:r w:rsidR="00137D9A" w:rsidRPr="00FC7A70">
        <w:rPr>
          <w:rFonts w:ascii="Garamond" w:hAnsi="Garamond"/>
          <w:color w:val="000000" w:themeColor="text1"/>
          <w:szCs w:val="24"/>
        </w:rPr>
        <w:t xml:space="preserve">automaticamente </w:t>
      </w:r>
      <w:r w:rsidRPr="00FC7A70">
        <w:rPr>
          <w:rFonts w:ascii="Garamond" w:hAnsi="Garamond"/>
          <w:color w:val="000000" w:themeColor="text1"/>
          <w:szCs w:val="24"/>
        </w:rPr>
        <w:t xml:space="preserve">com informação sobre os títulos digitais de atividade económica emitidos, das informações obtidas pelas entidades com poder de fiscalização, bem como com informação na posse de outros serviços e organismos da Administração Pública, através da comunicação dessa informação às entidades referidas no n.º </w:t>
      </w:r>
      <w:r w:rsidR="008D10DC" w:rsidRPr="00FC7A70">
        <w:rPr>
          <w:rFonts w:ascii="Garamond" w:hAnsi="Garamond"/>
          <w:color w:val="000000" w:themeColor="text1"/>
          <w:szCs w:val="24"/>
        </w:rPr>
        <w:t>4</w:t>
      </w:r>
      <w:r w:rsidRPr="00FC7A70">
        <w:rPr>
          <w:rFonts w:ascii="Garamond" w:hAnsi="Garamond"/>
          <w:color w:val="000000" w:themeColor="text1"/>
          <w:szCs w:val="24"/>
        </w:rPr>
        <w:t xml:space="preserve"> do artigo anterior, ou permissão para consulta das respetivas bases de dados.</w:t>
      </w:r>
    </w:p>
    <w:p w14:paraId="13297288" w14:textId="6C7F3437"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informação na posse de outros organismos a ser utilizada para efeitos do cadastro setorial inclui:</w:t>
      </w:r>
    </w:p>
    <w:p w14:paraId="381B9057" w14:textId="13591DDE" w:rsidR="008A4623" w:rsidRPr="00FC7A70" w:rsidRDefault="008A4623" w:rsidP="00DF7BBF">
      <w:pPr>
        <w:pStyle w:val="PargrafodaLista"/>
        <w:widowControl w:val="0"/>
        <w:numPr>
          <w:ilvl w:val="0"/>
          <w:numId w:val="18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Os dados constantes da informação empresarial simplificada entregue anualmente, nos termos do Decreto-Lei n.º 8/2007, de 17 de janeiro</w:t>
      </w:r>
      <w:del w:id="1725" w:author="Maria João Torres" w:date="2026-09-01T15:54:00Z" w16du:dateUtc="2026-09-01T14:54:00Z">
        <w:r w:rsidRPr="00FC7A70" w:rsidDel="00F25669">
          <w:rPr>
            <w:rFonts w:ascii="Garamond" w:hAnsi="Garamond"/>
            <w:color w:val="000000" w:themeColor="text1"/>
            <w:szCs w:val="24"/>
          </w:rPr>
          <w:delText>, na sua redação atual</w:delText>
        </w:r>
      </w:del>
      <w:r w:rsidRPr="00FC7A70">
        <w:rPr>
          <w:rFonts w:ascii="Garamond" w:hAnsi="Garamond"/>
          <w:color w:val="000000" w:themeColor="text1"/>
          <w:szCs w:val="24"/>
        </w:rPr>
        <w:t>;</w:t>
      </w:r>
    </w:p>
    <w:p w14:paraId="147D37A5" w14:textId="77777777" w:rsidR="008A4623" w:rsidRPr="00FC7A70" w:rsidRDefault="008A4623" w:rsidP="00DF7BBF">
      <w:pPr>
        <w:pStyle w:val="PargrafodaLista"/>
        <w:widowControl w:val="0"/>
        <w:numPr>
          <w:ilvl w:val="0"/>
          <w:numId w:val="18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Os dados constantes da base de dados do registo comercial e do registo nacional de pessoas coletivas;</w:t>
      </w:r>
    </w:p>
    <w:p w14:paraId="22CC66D9" w14:textId="77777777" w:rsidR="008A4623" w:rsidRPr="00FC7A70" w:rsidRDefault="008A4623" w:rsidP="00DF7BBF">
      <w:pPr>
        <w:pStyle w:val="PargrafodaLista"/>
        <w:widowControl w:val="0"/>
        <w:numPr>
          <w:ilvl w:val="0"/>
          <w:numId w:val="18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Os dados constantes das bases da Autoridade Tributária para obtenção da informação sobre identificação e localização, data de início, de alteração e fim da atividade das pessoas singulares e respetivos códigos CAE ou códigos das atividades constantes da tabela a que se refere o artigo 151.º do Código do IRS, conforme o caso;</w:t>
      </w:r>
    </w:p>
    <w:p w14:paraId="16924543" w14:textId="63743D49" w:rsidR="008A4623" w:rsidRPr="00FC7A70" w:rsidRDefault="008A4623" w:rsidP="00DF7BBF">
      <w:pPr>
        <w:pStyle w:val="PargrafodaLista"/>
        <w:widowControl w:val="0"/>
        <w:numPr>
          <w:ilvl w:val="0"/>
          <w:numId w:val="187"/>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Os dados constantes da base de dados relativa às IPSS para obtenção e informação sobre o seu exercício da atividade funerária</w:t>
      </w:r>
      <w:r w:rsidR="00094187" w:rsidRPr="00FC7A70">
        <w:rPr>
          <w:rFonts w:ascii="Garamond" w:hAnsi="Garamond"/>
          <w:color w:val="000000" w:themeColor="text1"/>
          <w:szCs w:val="24"/>
        </w:rPr>
        <w:t>.</w:t>
      </w:r>
    </w:p>
    <w:p w14:paraId="0477D830" w14:textId="601531C6"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acesso à base de dados do registo comercial, do registo nacional de pessoas coletivas e à informação constante da informação empresarial simplificada é regulado através de protocolo a celebrar entre o IRN, I. P., a ARTE, I.P. e as entidades referidas na alínea </w:t>
      </w:r>
      <w:r w:rsidRPr="00B445A5">
        <w:rPr>
          <w:rFonts w:ascii="Garamond" w:hAnsi="Garamond"/>
          <w:i/>
          <w:iCs/>
          <w:color w:val="000000" w:themeColor="text1"/>
          <w:szCs w:val="24"/>
        </w:rPr>
        <w:t>c)</w:t>
      </w:r>
      <w:r w:rsidRPr="00FC7A70">
        <w:rPr>
          <w:rFonts w:ascii="Garamond" w:hAnsi="Garamond"/>
          <w:color w:val="000000" w:themeColor="text1"/>
          <w:szCs w:val="24"/>
        </w:rPr>
        <w:t xml:space="preserve"> do n.º 4 do artigo anterior, nos termos da legislação aplicável.</w:t>
      </w:r>
    </w:p>
    <w:p w14:paraId="04AD4970" w14:textId="0CB3CEBA"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informação a que se referem as alíneas </w:t>
      </w:r>
      <w:r w:rsidRPr="00B445A5">
        <w:rPr>
          <w:rFonts w:ascii="Garamond" w:hAnsi="Garamond"/>
          <w:i/>
          <w:iCs/>
          <w:color w:val="000000" w:themeColor="text1"/>
          <w:szCs w:val="24"/>
        </w:rPr>
        <w:t>a)</w:t>
      </w:r>
      <w:r w:rsidRPr="00FC7A70">
        <w:rPr>
          <w:rFonts w:ascii="Garamond" w:hAnsi="Garamond"/>
          <w:color w:val="000000" w:themeColor="text1"/>
          <w:szCs w:val="24"/>
        </w:rPr>
        <w:t xml:space="preserve"> a </w:t>
      </w:r>
      <w:r w:rsidRPr="00B445A5">
        <w:rPr>
          <w:rFonts w:ascii="Garamond" w:hAnsi="Garamond"/>
          <w:i/>
          <w:iCs/>
          <w:color w:val="000000" w:themeColor="text1"/>
          <w:szCs w:val="24"/>
        </w:rPr>
        <w:t>c)</w:t>
      </w:r>
      <w:r w:rsidRPr="00FC7A70">
        <w:rPr>
          <w:rFonts w:ascii="Garamond" w:hAnsi="Garamond"/>
          <w:color w:val="000000" w:themeColor="text1"/>
          <w:szCs w:val="24"/>
        </w:rPr>
        <w:t xml:space="preserve"> do n.º 3, para as pessoas singulares, bem como a que se refere o n.º 1 para as pessoas singulares e coletivas é comunicada pela Autoridade Tributária ou consultada junto da mesma, </w:t>
      </w:r>
      <w:r w:rsidR="00F56E0E" w:rsidRPr="00FC7A70">
        <w:rPr>
          <w:rFonts w:ascii="Garamond" w:hAnsi="Garamond"/>
          <w:color w:val="000000" w:themeColor="text1"/>
          <w:szCs w:val="24"/>
        </w:rPr>
        <w:t>pel</w:t>
      </w:r>
      <w:r w:rsidRPr="00FC7A70">
        <w:rPr>
          <w:rFonts w:ascii="Garamond" w:hAnsi="Garamond"/>
          <w:color w:val="000000" w:themeColor="text1"/>
          <w:szCs w:val="24"/>
        </w:rPr>
        <w:t xml:space="preserve">as entidades referidas na alínea </w:t>
      </w:r>
      <w:r w:rsidRPr="00B445A5">
        <w:rPr>
          <w:rFonts w:ascii="Garamond" w:hAnsi="Garamond"/>
          <w:i/>
          <w:iCs/>
          <w:color w:val="000000" w:themeColor="text1"/>
          <w:szCs w:val="24"/>
        </w:rPr>
        <w:t>c)</w:t>
      </w:r>
      <w:r w:rsidRPr="00FC7A70">
        <w:rPr>
          <w:rFonts w:ascii="Garamond" w:hAnsi="Garamond"/>
          <w:color w:val="000000" w:themeColor="text1"/>
          <w:szCs w:val="24"/>
        </w:rPr>
        <w:t xml:space="preserve"> do n.º 4 do artigo anterior.</w:t>
      </w:r>
    </w:p>
    <w:p w14:paraId="06E6F04F" w14:textId="0889451C"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protocolo referido no presente artigo </w:t>
      </w:r>
      <w:r w:rsidR="0049424B" w:rsidRPr="00FC7A70">
        <w:rPr>
          <w:rFonts w:ascii="Garamond" w:hAnsi="Garamond"/>
          <w:color w:val="000000" w:themeColor="text1"/>
          <w:szCs w:val="24"/>
        </w:rPr>
        <w:t xml:space="preserve">é </w:t>
      </w:r>
      <w:r w:rsidRPr="00FC7A70">
        <w:rPr>
          <w:rFonts w:ascii="Garamond" w:hAnsi="Garamond"/>
          <w:color w:val="000000" w:themeColor="text1"/>
          <w:szCs w:val="24"/>
        </w:rPr>
        <w:t>submetido a prévia apreciação da Comissão Nacional de Proteção de Dados e devem concretizar:</w:t>
      </w:r>
    </w:p>
    <w:p w14:paraId="649DB707" w14:textId="77777777" w:rsidR="008A4623" w:rsidRPr="00FC7A70" w:rsidRDefault="008A4623" w:rsidP="00DF7BBF">
      <w:pPr>
        <w:pStyle w:val="PargrafodaLista"/>
        <w:widowControl w:val="0"/>
        <w:numPr>
          <w:ilvl w:val="0"/>
          <w:numId w:val="18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 finalidade do tratamento da informação quanto aos dados pessoais;</w:t>
      </w:r>
    </w:p>
    <w:p w14:paraId="11836774" w14:textId="77777777" w:rsidR="008A4623" w:rsidRPr="00FC7A70" w:rsidRDefault="008A4623" w:rsidP="00DF7BBF">
      <w:pPr>
        <w:pStyle w:val="PargrafodaLista"/>
        <w:widowControl w:val="0"/>
        <w:numPr>
          <w:ilvl w:val="0"/>
          <w:numId w:val="18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As categorias dos titulares e dos dados a analisar;</w:t>
      </w:r>
    </w:p>
    <w:p w14:paraId="792493CB" w14:textId="77777777" w:rsidR="008A4623" w:rsidRPr="00FC7A70" w:rsidRDefault="008A4623" w:rsidP="00DF7BBF">
      <w:pPr>
        <w:pStyle w:val="PargrafodaLista"/>
        <w:widowControl w:val="0"/>
        <w:numPr>
          <w:ilvl w:val="0"/>
          <w:numId w:val="18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As condições da sua comunicação às entidades envolvidas;</w:t>
      </w:r>
    </w:p>
    <w:p w14:paraId="0B46DDF7" w14:textId="77777777" w:rsidR="008A4623" w:rsidRPr="00FC7A70" w:rsidRDefault="008A4623" w:rsidP="00DF7BBF">
      <w:pPr>
        <w:pStyle w:val="PargrafodaLista"/>
        <w:widowControl w:val="0"/>
        <w:numPr>
          <w:ilvl w:val="0"/>
          <w:numId w:val="18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 xml:space="preserve">Medidas de segurança adotadas, bem como os controlos a que devem ser sujeitos os utilizadores do sistema; </w:t>
      </w:r>
    </w:p>
    <w:p w14:paraId="38BE1317" w14:textId="77777777" w:rsidR="008A4623" w:rsidRDefault="008A4623" w:rsidP="00DF7BBF">
      <w:pPr>
        <w:pStyle w:val="PargrafodaLista"/>
        <w:widowControl w:val="0"/>
        <w:numPr>
          <w:ilvl w:val="0"/>
          <w:numId w:val="188"/>
        </w:numPr>
        <w:spacing w:after="120"/>
        <w:ind w:left="851" w:hanging="284"/>
        <w:contextualSpacing w:val="0"/>
        <w:rPr>
          <w:rFonts w:ascii="Garamond" w:hAnsi="Garamond"/>
          <w:color w:val="000000" w:themeColor="text1"/>
          <w:szCs w:val="24"/>
        </w:rPr>
      </w:pPr>
      <w:r w:rsidRPr="00FC7A70">
        <w:rPr>
          <w:rFonts w:ascii="Garamond" w:hAnsi="Garamond"/>
          <w:color w:val="000000" w:themeColor="text1"/>
          <w:szCs w:val="24"/>
        </w:rPr>
        <w:t>As condições em que devem ser efetuadas auditorias periódicas.</w:t>
      </w:r>
    </w:p>
    <w:p w14:paraId="11AECB2B" w14:textId="77777777" w:rsidR="005A6223" w:rsidRPr="005A6223" w:rsidRDefault="005A6223" w:rsidP="005A6223">
      <w:pPr>
        <w:widowControl w:val="0"/>
        <w:spacing w:after="120"/>
        <w:rPr>
          <w:rFonts w:ascii="Garamond" w:hAnsi="Garamond"/>
          <w:color w:val="000000" w:themeColor="text1"/>
          <w:szCs w:val="24"/>
        </w:rPr>
      </w:pPr>
    </w:p>
    <w:p w14:paraId="6EEF2255" w14:textId="2145DF7E"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O cadastro </w:t>
      </w:r>
      <w:r w:rsidR="00C16D5C" w:rsidRPr="00FC7A70">
        <w:rPr>
          <w:rFonts w:ascii="Garamond" w:hAnsi="Garamond"/>
          <w:color w:val="000000" w:themeColor="text1"/>
          <w:szCs w:val="24"/>
        </w:rPr>
        <w:t xml:space="preserve">setorial </w:t>
      </w:r>
      <w:r w:rsidRPr="00FC7A70">
        <w:rPr>
          <w:rFonts w:ascii="Garamond" w:hAnsi="Garamond"/>
          <w:color w:val="000000" w:themeColor="text1"/>
          <w:szCs w:val="24"/>
        </w:rPr>
        <w:t>pode ainda ser alimentado com informação obtida no seguimento de inquéritos aos operadores económicos, organizados pelo INE, I. P., com a participação das entidades referidas no n.º 4 do artigo anterior.</w:t>
      </w:r>
    </w:p>
    <w:p w14:paraId="670513EF" w14:textId="15C7D1D8" w:rsidR="008A4623" w:rsidRPr="00FC7A70" w:rsidRDefault="008A4623" w:rsidP="00DF7BBF">
      <w:pPr>
        <w:pStyle w:val="PargrafodaLista"/>
        <w:widowControl w:val="0"/>
        <w:numPr>
          <w:ilvl w:val="0"/>
          <w:numId w:val="470"/>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dados pessoais recolhidos não relacionados com a atividade económica são eliminados da base de dados do cadastro setorial até 180 dias após a comunicação de cessação de atividade.</w:t>
      </w:r>
    </w:p>
    <w:p w14:paraId="54CB2FE5" w14:textId="77777777" w:rsidR="004547AD" w:rsidRPr="00FC7A70" w:rsidRDefault="004547AD" w:rsidP="00DF7BBF">
      <w:pPr>
        <w:widowControl w:val="0"/>
        <w:spacing w:after="120"/>
        <w:rPr>
          <w:rFonts w:ascii="Garamond" w:hAnsi="Garamond"/>
          <w:color w:val="000000" w:themeColor="text1"/>
          <w:szCs w:val="24"/>
        </w:rPr>
      </w:pPr>
    </w:p>
    <w:p w14:paraId="48DA97CF" w14:textId="77777777" w:rsidR="008A4623" w:rsidRPr="00FC7A70" w:rsidRDefault="008A4623" w:rsidP="00DF7BBF">
      <w:pPr>
        <w:pStyle w:val="PargrafodaLista"/>
        <w:widowControl w:val="0"/>
        <w:numPr>
          <w:ilvl w:val="0"/>
          <w:numId w:val="199"/>
        </w:numPr>
        <w:spacing w:after="120"/>
        <w:contextualSpacing w:val="0"/>
        <w:jc w:val="center"/>
        <w:outlineLvl w:val="1"/>
        <w:rPr>
          <w:rFonts w:ascii="Garamond" w:hAnsi="Garamond"/>
          <w:color w:val="000000" w:themeColor="text1"/>
          <w:szCs w:val="24"/>
        </w:rPr>
      </w:pPr>
    </w:p>
    <w:p w14:paraId="395F5863" w14:textId="77777777" w:rsidR="008A4623" w:rsidRPr="00FC7A70" w:rsidRDefault="008A4623" w:rsidP="00DF7BBF">
      <w:pPr>
        <w:widowControl w:val="0"/>
        <w:spacing w:after="120"/>
        <w:jc w:val="center"/>
        <w:outlineLvl w:val="1"/>
        <w:rPr>
          <w:rFonts w:ascii="Garamond" w:eastAsiaTheme="majorEastAsia" w:hAnsi="Garamond" w:cstheme="majorBidi"/>
          <w:color w:val="000000" w:themeColor="text1"/>
          <w:szCs w:val="24"/>
        </w:rPr>
      </w:pPr>
      <w:r w:rsidRPr="00FC7A70">
        <w:rPr>
          <w:rFonts w:ascii="Garamond" w:eastAsiaTheme="majorEastAsia" w:hAnsi="Garamond" w:cstheme="majorBidi"/>
          <w:color w:val="000000" w:themeColor="text1"/>
          <w:szCs w:val="24"/>
        </w:rPr>
        <w:t>Conservação, comunicação, segurança e acesso dos dados</w:t>
      </w:r>
    </w:p>
    <w:p w14:paraId="19CE948D" w14:textId="72BDABB5" w:rsidR="008A4623" w:rsidRPr="00B445A5" w:rsidRDefault="008A4623" w:rsidP="00DF7BBF">
      <w:pPr>
        <w:pStyle w:val="PargrafodaLista"/>
        <w:widowControl w:val="0"/>
        <w:numPr>
          <w:ilvl w:val="0"/>
          <w:numId w:val="471"/>
        </w:numPr>
        <w:spacing w:after="120"/>
        <w:ind w:left="426" w:hanging="426"/>
        <w:contextualSpacing w:val="0"/>
        <w:rPr>
          <w:rFonts w:ascii="Garamond" w:hAnsi="Garamond"/>
          <w:color w:val="000000" w:themeColor="text1"/>
          <w:szCs w:val="24"/>
        </w:rPr>
      </w:pPr>
      <w:r w:rsidRPr="00B445A5">
        <w:rPr>
          <w:rFonts w:ascii="Garamond" w:hAnsi="Garamond"/>
          <w:color w:val="000000" w:themeColor="text1"/>
          <w:szCs w:val="24"/>
        </w:rPr>
        <w:t>Os dados referentes a qualquer entidade constantes do cadastro setorial podem ser comunicados a qualquer pessoa que o solicite na medida em que sejam necessários para o exercício dos seus direitos enquanto consumidor.</w:t>
      </w:r>
    </w:p>
    <w:p w14:paraId="25259CBF" w14:textId="12642830" w:rsidR="008A4623" w:rsidRPr="00FC7A70" w:rsidRDefault="008A4623" w:rsidP="00DF7BBF">
      <w:pPr>
        <w:pStyle w:val="PargrafodaLista"/>
        <w:widowControl w:val="0"/>
        <w:numPr>
          <w:ilvl w:val="0"/>
          <w:numId w:val="4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Os dados pessoais constantes do cadastro setorial podem ainda ser comunicados às entidades públicas para prossecução das suas atribuições e competências.</w:t>
      </w:r>
    </w:p>
    <w:p w14:paraId="2EFB15B8" w14:textId="6533650B" w:rsidR="008A4623" w:rsidRPr="00FC7A70" w:rsidRDefault="008A4623" w:rsidP="00DF7BBF">
      <w:pPr>
        <w:pStyle w:val="PargrafodaLista"/>
        <w:widowControl w:val="0"/>
        <w:numPr>
          <w:ilvl w:val="0"/>
          <w:numId w:val="4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 xml:space="preserve">A informação pode ser divulgada para fins de investigação científica ou de estatística desde que não </w:t>
      </w:r>
      <w:r w:rsidR="008C199D" w:rsidRPr="00FC7A70">
        <w:rPr>
          <w:rFonts w:ascii="Garamond" w:hAnsi="Garamond"/>
          <w:color w:val="000000" w:themeColor="text1"/>
          <w:szCs w:val="24"/>
        </w:rPr>
        <w:t>sejam</w:t>
      </w:r>
      <w:r w:rsidRPr="00FC7A70">
        <w:rPr>
          <w:rFonts w:ascii="Garamond" w:hAnsi="Garamond"/>
          <w:color w:val="000000" w:themeColor="text1"/>
          <w:szCs w:val="24"/>
        </w:rPr>
        <w:t xml:space="preserve"> identificáveis as pessoas a que respeita.</w:t>
      </w:r>
    </w:p>
    <w:p w14:paraId="32436BE9" w14:textId="6E3E296E" w:rsidR="008A4623" w:rsidRPr="00FC7A70" w:rsidRDefault="008A4623" w:rsidP="00DF7BBF">
      <w:pPr>
        <w:pStyle w:val="PargrafodaLista"/>
        <w:widowControl w:val="0"/>
        <w:numPr>
          <w:ilvl w:val="0"/>
          <w:numId w:val="471"/>
        </w:numPr>
        <w:spacing w:after="120"/>
        <w:ind w:left="426" w:hanging="426"/>
        <w:contextualSpacing w:val="0"/>
        <w:rPr>
          <w:rFonts w:ascii="Garamond" w:hAnsi="Garamond"/>
          <w:color w:val="000000" w:themeColor="text1"/>
          <w:szCs w:val="24"/>
        </w:rPr>
      </w:pPr>
      <w:r w:rsidRPr="00FC7A70">
        <w:rPr>
          <w:rFonts w:ascii="Garamond" w:hAnsi="Garamond"/>
          <w:color w:val="000000" w:themeColor="text1"/>
          <w:szCs w:val="24"/>
        </w:rPr>
        <w:t>A recolha de dados no âmbito do cadastro setorial não pode, por si só, determinar a formulação de pedidos de informação ao operador económico, devendo os serviços e organismos da Administração Pública cooperar entre si no sentido de disponibilizarem os dados necessários à alimentação do cadastro.</w:t>
      </w:r>
      <w:r w:rsidRPr="00FC7A70">
        <w:rPr>
          <w:rFonts w:ascii="Garamond" w:hAnsi="Garamond"/>
          <w:color w:val="000000" w:themeColor="text1"/>
          <w:szCs w:val="24"/>
        </w:rPr>
        <w:br w:type="page"/>
      </w:r>
    </w:p>
    <w:p w14:paraId="247CBDDA" w14:textId="0FF9E816"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Anexo I – Atividades sujeitas a controlo administrativo</w:t>
      </w:r>
    </w:p>
    <w:p w14:paraId="1F7B6B2F"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Lista I – Atividades industriais</w:t>
      </w:r>
    </w:p>
    <w:p w14:paraId="5CCB9E86"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Parte 1</w:t>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4"/>
        <w:gridCol w:w="6109"/>
        <w:gridCol w:w="2210"/>
        <w:gridCol w:w="10"/>
      </w:tblGrid>
      <w:tr w:rsidR="00063A67" w:rsidRPr="00FC7A70" w14:paraId="5D9AA231" w14:textId="77777777" w:rsidTr="000E4CD6">
        <w:trPr>
          <w:gridAfter w:val="1"/>
          <w:wAfter w:w="10" w:type="dxa"/>
          <w:trHeight w:val="300"/>
        </w:trPr>
        <w:tc>
          <w:tcPr>
            <w:tcW w:w="1134" w:type="dxa"/>
            <w:noWrap/>
            <w:vAlign w:val="center"/>
          </w:tcPr>
          <w:p w14:paraId="6BCABA2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Subclasse</w:t>
            </w:r>
          </w:p>
        </w:tc>
        <w:tc>
          <w:tcPr>
            <w:tcW w:w="6109" w:type="dxa"/>
            <w:noWrap/>
            <w:vAlign w:val="center"/>
          </w:tcPr>
          <w:p w14:paraId="5B5489F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Designação</w:t>
            </w:r>
          </w:p>
        </w:tc>
        <w:tc>
          <w:tcPr>
            <w:tcW w:w="2210" w:type="dxa"/>
            <w:vAlign w:val="center"/>
          </w:tcPr>
          <w:p w14:paraId="553E99A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 industrial abrangida</w:t>
            </w:r>
          </w:p>
        </w:tc>
      </w:tr>
      <w:tr w:rsidR="00063A67" w:rsidRPr="00FC7A70" w14:paraId="7ADAB52C" w14:textId="77777777" w:rsidTr="000E4CD6">
        <w:trPr>
          <w:trHeight w:val="300"/>
        </w:trPr>
        <w:tc>
          <w:tcPr>
            <w:tcW w:w="9463" w:type="dxa"/>
            <w:gridSpan w:val="4"/>
            <w:noWrap/>
            <w:vAlign w:val="bottom"/>
          </w:tcPr>
          <w:p w14:paraId="104D26E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51749FAF" w14:textId="77777777" w:rsidTr="000E4CD6">
        <w:trPr>
          <w:trHeight w:val="300"/>
        </w:trPr>
        <w:tc>
          <w:tcPr>
            <w:tcW w:w="9463" w:type="dxa"/>
            <w:gridSpan w:val="4"/>
            <w:noWrap/>
            <w:vAlign w:val="bottom"/>
          </w:tcPr>
          <w:p w14:paraId="336554D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Secção B — Indústrias extrativas</w:t>
            </w:r>
          </w:p>
        </w:tc>
      </w:tr>
      <w:tr w:rsidR="00063A67" w:rsidRPr="00FC7A70" w14:paraId="4DC48C51" w14:textId="77777777" w:rsidTr="000E4CD6">
        <w:trPr>
          <w:gridAfter w:val="1"/>
          <w:wAfter w:w="10" w:type="dxa"/>
          <w:trHeight w:val="300"/>
        </w:trPr>
        <w:tc>
          <w:tcPr>
            <w:tcW w:w="1134" w:type="dxa"/>
            <w:noWrap/>
            <w:vAlign w:val="center"/>
            <w:hideMark/>
          </w:tcPr>
          <w:p w14:paraId="021EE5C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05100</w:t>
            </w:r>
          </w:p>
        </w:tc>
        <w:tc>
          <w:tcPr>
            <w:tcW w:w="6109" w:type="dxa"/>
            <w:noWrap/>
            <w:vAlign w:val="bottom"/>
            <w:hideMark/>
          </w:tcPr>
          <w:p w14:paraId="7661B7A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hulha</w:t>
            </w:r>
          </w:p>
        </w:tc>
        <w:tc>
          <w:tcPr>
            <w:tcW w:w="2210" w:type="dxa"/>
          </w:tcPr>
          <w:p w14:paraId="1DCFF3B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hulha</w:t>
            </w:r>
          </w:p>
        </w:tc>
      </w:tr>
      <w:tr w:rsidR="00063A67" w:rsidRPr="00FC7A70" w14:paraId="4EB310FD" w14:textId="77777777" w:rsidTr="009E45BC">
        <w:trPr>
          <w:gridAfter w:val="1"/>
          <w:wAfter w:w="10" w:type="dxa"/>
          <w:trHeight w:val="300"/>
        </w:trPr>
        <w:tc>
          <w:tcPr>
            <w:tcW w:w="1134" w:type="dxa"/>
            <w:noWrap/>
            <w:vAlign w:val="center"/>
            <w:hideMark/>
          </w:tcPr>
          <w:p w14:paraId="0847D00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05200</w:t>
            </w:r>
          </w:p>
        </w:tc>
        <w:tc>
          <w:tcPr>
            <w:tcW w:w="6109" w:type="dxa"/>
            <w:noWrap/>
            <w:hideMark/>
          </w:tcPr>
          <w:p w14:paraId="4605474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lenhite</w:t>
            </w:r>
          </w:p>
        </w:tc>
        <w:tc>
          <w:tcPr>
            <w:tcW w:w="2210" w:type="dxa"/>
          </w:tcPr>
          <w:p w14:paraId="538C76B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lenhite</w:t>
            </w:r>
          </w:p>
        </w:tc>
      </w:tr>
      <w:tr w:rsidR="00063A67" w:rsidRPr="00FC7A70" w14:paraId="2958E698" w14:textId="77777777" w:rsidTr="009E45BC">
        <w:trPr>
          <w:gridAfter w:val="1"/>
          <w:wAfter w:w="10" w:type="dxa"/>
          <w:trHeight w:val="300"/>
        </w:trPr>
        <w:tc>
          <w:tcPr>
            <w:tcW w:w="1134" w:type="dxa"/>
            <w:noWrap/>
            <w:vAlign w:val="center"/>
            <w:hideMark/>
          </w:tcPr>
          <w:p w14:paraId="469F90D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07100</w:t>
            </w:r>
          </w:p>
        </w:tc>
        <w:tc>
          <w:tcPr>
            <w:tcW w:w="6109" w:type="dxa"/>
            <w:noWrap/>
            <w:hideMark/>
          </w:tcPr>
          <w:p w14:paraId="7283E37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minérios de ferro</w:t>
            </w:r>
          </w:p>
        </w:tc>
        <w:tc>
          <w:tcPr>
            <w:tcW w:w="2210" w:type="dxa"/>
          </w:tcPr>
          <w:p w14:paraId="48BA2CE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minérios de ferro</w:t>
            </w:r>
          </w:p>
        </w:tc>
      </w:tr>
      <w:tr w:rsidR="00063A67" w:rsidRPr="00FC7A70" w14:paraId="217DE2E5" w14:textId="77777777" w:rsidTr="009E45BC">
        <w:trPr>
          <w:gridAfter w:val="1"/>
          <w:wAfter w:w="10" w:type="dxa"/>
          <w:trHeight w:val="300"/>
        </w:trPr>
        <w:tc>
          <w:tcPr>
            <w:tcW w:w="1134" w:type="dxa"/>
            <w:noWrap/>
            <w:vAlign w:val="center"/>
            <w:hideMark/>
          </w:tcPr>
          <w:p w14:paraId="52931EC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07210</w:t>
            </w:r>
          </w:p>
        </w:tc>
        <w:tc>
          <w:tcPr>
            <w:tcW w:w="6109" w:type="dxa"/>
            <w:noWrap/>
            <w:hideMark/>
          </w:tcPr>
          <w:p w14:paraId="7111602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minérios de urânio e de tório</w:t>
            </w:r>
          </w:p>
        </w:tc>
        <w:tc>
          <w:tcPr>
            <w:tcW w:w="2210" w:type="dxa"/>
          </w:tcPr>
          <w:p w14:paraId="42A3D06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minérios de urânio e tório</w:t>
            </w:r>
          </w:p>
        </w:tc>
      </w:tr>
      <w:tr w:rsidR="00063A67" w:rsidRPr="00FC7A70" w14:paraId="59C1F631" w14:textId="77777777" w:rsidTr="009E45BC">
        <w:trPr>
          <w:gridAfter w:val="1"/>
          <w:wAfter w:w="10" w:type="dxa"/>
          <w:trHeight w:val="300"/>
        </w:trPr>
        <w:tc>
          <w:tcPr>
            <w:tcW w:w="1134" w:type="dxa"/>
            <w:noWrap/>
            <w:vAlign w:val="center"/>
            <w:hideMark/>
          </w:tcPr>
          <w:p w14:paraId="757633D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07290</w:t>
            </w:r>
          </w:p>
        </w:tc>
        <w:tc>
          <w:tcPr>
            <w:tcW w:w="6109" w:type="dxa"/>
            <w:noWrap/>
            <w:hideMark/>
          </w:tcPr>
          <w:p w14:paraId="52B0D33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outros minérios metálicos não ferrosos</w:t>
            </w:r>
          </w:p>
        </w:tc>
        <w:tc>
          <w:tcPr>
            <w:tcW w:w="2210" w:type="dxa"/>
          </w:tcPr>
          <w:p w14:paraId="64A2EF4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outros minérios metálicos não ferrosos</w:t>
            </w:r>
          </w:p>
        </w:tc>
      </w:tr>
      <w:tr w:rsidR="00063A67" w:rsidRPr="00FC7A70" w14:paraId="6B51EE14" w14:textId="77777777" w:rsidTr="009E45BC">
        <w:trPr>
          <w:gridAfter w:val="1"/>
          <w:wAfter w:w="10" w:type="dxa"/>
          <w:trHeight w:val="300"/>
        </w:trPr>
        <w:tc>
          <w:tcPr>
            <w:tcW w:w="1134" w:type="dxa"/>
            <w:noWrap/>
            <w:vAlign w:val="center"/>
            <w:hideMark/>
          </w:tcPr>
          <w:p w14:paraId="010EA4A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08111</w:t>
            </w:r>
          </w:p>
        </w:tc>
        <w:tc>
          <w:tcPr>
            <w:tcW w:w="6109" w:type="dxa"/>
            <w:noWrap/>
            <w:hideMark/>
          </w:tcPr>
          <w:p w14:paraId="29CE340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mármore e outras rochas carbonatadas</w:t>
            </w:r>
          </w:p>
        </w:tc>
        <w:tc>
          <w:tcPr>
            <w:tcW w:w="2210" w:type="dxa"/>
          </w:tcPr>
          <w:p w14:paraId="66AF3A0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mármore e outras rochas carbonatadas</w:t>
            </w:r>
          </w:p>
        </w:tc>
      </w:tr>
      <w:tr w:rsidR="00063A67" w:rsidRPr="00FC7A70" w14:paraId="31F28326" w14:textId="77777777" w:rsidTr="009E45BC">
        <w:trPr>
          <w:gridAfter w:val="1"/>
          <w:wAfter w:w="10" w:type="dxa"/>
          <w:trHeight w:val="300"/>
        </w:trPr>
        <w:tc>
          <w:tcPr>
            <w:tcW w:w="1134" w:type="dxa"/>
            <w:noWrap/>
            <w:vAlign w:val="center"/>
            <w:hideMark/>
          </w:tcPr>
          <w:p w14:paraId="41275B0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08112</w:t>
            </w:r>
          </w:p>
        </w:tc>
        <w:tc>
          <w:tcPr>
            <w:tcW w:w="6109" w:type="dxa"/>
            <w:noWrap/>
            <w:hideMark/>
          </w:tcPr>
          <w:p w14:paraId="1DDB9C1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granito ornamental e rochas similares</w:t>
            </w:r>
          </w:p>
        </w:tc>
        <w:tc>
          <w:tcPr>
            <w:tcW w:w="2210" w:type="dxa"/>
          </w:tcPr>
          <w:p w14:paraId="0CFF1C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granito ornamental e rochas similares</w:t>
            </w:r>
          </w:p>
        </w:tc>
      </w:tr>
      <w:tr w:rsidR="00063A67" w:rsidRPr="00FC7A70" w14:paraId="48F8E6B4" w14:textId="77777777" w:rsidTr="009E45BC">
        <w:trPr>
          <w:gridAfter w:val="1"/>
          <w:wAfter w:w="10" w:type="dxa"/>
          <w:trHeight w:val="300"/>
        </w:trPr>
        <w:tc>
          <w:tcPr>
            <w:tcW w:w="1134" w:type="dxa"/>
            <w:noWrap/>
            <w:vAlign w:val="center"/>
            <w:hideMark/>
          </w:tcPr>
          <w:p w14:paraId="3F9E24D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08113</w:t>
            </w:r>
          </w:p>
        </w:tc>
        <w:tc>
          <w:tcPr>
            <w:tcW w:w="6109" w:type="dxa"/>
            <w:noWrap/>
            <w:hideMark/>
          </w:tcPr>
          <w:p w14:paraId="30F741D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calcário, cré e gesso</w:t>
            </w:r>
          </w:p>
        </w:tc>
        <w:tc>
          <w:tcPr>
            <w:tcW w:w="2210" w:type="dxa"/>
          </w:tcPr>
          <w:p w14:paraId="18A6904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calcário, cré e gesso</w:t>
            </w:r>
          </w:p>
        </w:tc>
      </w:tr>
      <w:tr w:rsidR="00063A67" w:rsidRPr="00FC7A70" w14:paraId="1EE086B7" w14:textId="77777777" w:rsidTr="009E45BC">
        <w:trPr>
          <w:gridAfter w:val="1"/>
          <w:wAfter w:w="10" w:type="dxa"/>
          <w:trHeight w:val="300"/>
        </w:trPr>
        <w:tc>
          <w:tcPr>
            <w:tcW w:w="1134" w:type="dxa"/>
            <w:noWrap/>
            <w:vAlign w:val="center"/>
            <w:hideMark/>
          </w:tcPr>
          <w:p w14:paraId="0FB7601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08114</w:t>
            </w:r>
          </w:p>
        </w:tc>
        <w:tc>
          <w:tcPr>
            <w:tcW w:w="6109" w:type="dxa"/>
            <w:noWrap/>
            <w:hideMark/>
          </w:tcPr>
          <w:p w14:paraId="08EEC80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ardósia</w:t>
            </w:r>
          </w:p>
        </w:tc>
        <w:tc>
          <w:tcPr>
            <w:tcW w:w="2210" w:type="dxa"/>
          </w:tcPr>
          <w:p w14:paraId="4B7D3ED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Acabamento de ardósia</w:t>
            </w:r>
          </w:p>
        </w:tc>
      </w:tr>
      <w:tr w:rsidR="00063A67" w:rsidRPr="00FC7A70" w14:paraId="65913A66" w14:textId="77777777" w:rsidTr="009E45BC">
        <w:trPr>
          <w:gridAfter w:val="1"/>
          <w:wAfter w:w="10" w:type="dxa"/>
          <w:trHeight w:val="300"/>
        </w:trPr>
        <w:tc>
          <w:tcPr>
            <w:tcW w:w="1134" w:type="dxa"/>
            <w:noWrap/>
            <w:vAlign w:val="center"/>
            <w:hideMark/>
          </w:tcPr>
          <w:p w14:paraId="269CCE5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08121</w:t>
            </w:r>
          </w:p>
        </w:tc>
        <w:tc>
          <w:tcPr>
            <w:tcW w:w="6109" w:type="dxa"/>
            <w:noWrap/>
            <w:hideMark/>
          </w:tcPr>
          <w:p w14:paraId="68A4610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saibro, areia e pedra britada</w:t>
            </w:r>
          </w:p>
        </w:tc>
        <w:tc>
          <w:tcPr>
            <w:tcW w:w="2210" w:type="dxa"/>
          </w:tcPr>
          <w:p w14:paraId="052B34B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saibro, areia e pedra britada</w:t>
            </w:r>
          </w:p>
        </w:tc>
      </w:tr>
      <w:tr w:rsidR="00063A67" w:rsidRPr="00FC7A70" w14:paraId="172A0E1F" w14:textId="77777777" w:rsidTr="009E45BC">
        <w:trPr>
          <w:gridAfter w:val="1"/>
          <w:wAfter w:w="10" w:type="dxa"/>
          <w:trHeight w:val="300"/>
        </w:trPr>
        <w:tc>
          <w:tcPr>
            <w:tcW w:w="1134" w:type="dxa"/>
            <w:noWrap/>
            <w:vAlign w:val="center"/>
            <w:hideMark/>
          </w:tcPr>
          <w:p w14:paraId="0F7A3B9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08920</w:t>
            </w:r>
          </w:p>
        </w:tc>
        <w:tc>
          <w:tcPr>
            <w:tcW w:w="6109" w:type="dxa"/>
            <w:noWrap/>
            <w:hideMark/>
          </w:tcPr>
          <w:p w14:paraId="5F4BDB5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turfa</w:t>
            </w:r>
          </w:p>
        </w:tc>
        <w:tc>
          <w:tcPr>
            <w:tcW w:w="2210" w:type="dxa"/>
          </w:tcPr>
          <w:p w14:paraId="7C2AF5F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turfa</w:t>
            </w:r>
          </w:p>
        </w:tc>
      </w:tr>
      <w:tr w:rsidR="00063A67" w:rsidRPr="00FC7A70" w14:paraId="10889D8E" w14:textId="77777777" w:rsidTr="009E45BC">
        <w:trPr>
          <w:gridAfter w:val="1"/>
          <w:wAfter w:w="10" w:type="dxa"/>
          <w:trHeight w:val="300"/>
        </w:trPr>
        <w:tc>
          <w:tcPr>
            <w:tcW w:w="1134" w:type="dxa"/>
            <w:noWrap/>
            <w:vAlign w:val="center"/>
            <w:hideMark/>
          </w:tcPr>
          <w:p w14:paraId="436C809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08931</w:t>
            </w:r>
          </w:p>
        </w:tc>
        <w:tc>
          <w:tcPr>
            <w:tcW w:w="6109" w:type="dxa"/>
            <w:noWrap/>
            <w:hideMark/>
          </w:tcPr>
          <w:p w14:paraId="348D3B8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sal marinho</w:t>
            </w:r>
          </w:p>
        </w:tc>
        <w:tc>
          <w:tcPr>
            <w:tcW w:w="2210" w:type="dxa"/>
          </w:tcPr>
          <w:p w14:paraId="29327A3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Extração de sal marinho</w:t>
            </w:r>
          </w:p>
        </w:tc>
      </w:tr>
      <w:tr w:rsidR="00063A67" w:rsidRPr="00FC7A70" w14:paraId="441459AF" w14:textId="77777777" w:rsidTr="000E4CD6">
        <w:trPr>
          <w:gridAfter w:val="1"/>
          <w:wAfter w:w="10" w:type="dxa"/>
          <w:trHeight w:val="300"/>
        </w:trPr>
        <w:tc>
          <w:tcPr>
            <w:tcW w:w="1134" w:type="dxa"/>
            <w:noWrap/>
            <w:vAlign w:val="center"/>
            <w:hideMark/>
          </w:tcPr>
          <w:p w14:paraId="6410FBD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08990</w:t>
            </w:r>
          </w:p>
        </w:tc>
        <w:tc>
          <w:tcPr>
            <w:tcW w:w="6109" w:type="dxa"/>
            <w:noWrap/>
            <w:hideMark/>
          </w:tcPr>
          <w:p w14:paraId="7A9979B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Outras indústrias extrativas, n.e.</w:t>
            </w:r>
          </w:p>
        </w:tc>
        <w:tc>
          <w:tcPr>
            <w:tcW w:w="2210" w:type="dxa"/>
          </w:tcPr>
          <w:p w14:paraId="6CDF0D7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Beneficiação de minerais não metálicos</w:t>
            </w:r>
          </w:p>
        </w:tc>
      </w:tr>
      <w:tr w:rsidR="00063A67" w:rsidRPr="00FC7A70" w14:paraId="255101DF" w14:textId="77777777" w:rsidTr="000E4CD6">
        <w:trPr>
          <w:trHeight w:val="300"/>
        </w:trPr>
        <w:tc>
          <w:tcPr>
            <w:tcW w:w="9463" w:type="dxa"/>
            <w:gridSpan w:val="4"/>
            <w:noWrap/>
            <w:vAlign w:val="bottom"/>
          </w:tcPr>
          <w:p w14:paraId="5BC1651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30C74CC0" w14:textId="77777777" w:rsidTr="000E4CD6">
        <w:trPr>
          <w:trHeight w:val="300"/>
        </w:trPr>
        <w:tc>
          <w:tcPr>
            <w:tcW w:w="9463" w:type="dxa"/>
            <w:gridSpan w:val="4"/>
            <w:noWrap/>
            <w:vAlign w:val="bottom"/>
          </w:tcPr>
          <w:p w14:paraId="2FC196E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Secção C — Indústrias transformadoras</w:t>
            </w:r>
          </w:p>
        </w:tc>
      </w:tr>
      <w:tr w:rsidR="00063A67" w:rsidRPr="00FC7A70" w14:paraId="488FF741" w14:textId="77777777" w:rsidTr="000E4CD6">
        <w:trPr>
          <w:trHeight w:val="300"/>
        </w:trPr>
        <w:tc>
          <w:tcPr>
            <w:tcW w:w="9463" w:type="dxa"/>
            <w:gridSpan w:val="4"/>
            <w:noWrap/>
            <w:vAlign w:val="bottom"/>
          </w:tcPr>
          <w:p w14:paraId="68D82F0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10 — Indústrias alimentares</w:t>
            </w:r>
          </w:p>
        </w:tc>
      </w:tr>
      <w:tr w:rsidR="00063A67" w:rsidRPr="00FC7A70" w14:paraId="0DD41B85" w14:textId="77777777" w:rsidTr="000E4CD6">
        <w:trPr>
          <w:gridAfter w:val="1"/>
          <w:wAfter w:w="10" w:type="dxa"/>
          <w:trHeight w:val="300"/>
        </w:trPr>
        <w:tc>
          <w:tcPr>
            <w:tcW w:w="1134" w:type="dxa"/>
            <w:noWrap/>
            <w:vAlign w:val="center"/>
            <w:hideMark/>
          </w:tcPr>
          <w:p w14:paraId="560D53C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10110</w:t>
            </w:r>
          </w:p>
        </w:tc>
        <w:tc>
          <w:tcPr>
            <w:tcW w:w="6109" w:type="dxa"/>
            <w:noWrap/>
            <w:vAlign w:val="bottom"/>
            <w:hideMark/>
          </w:tcPr>
          <w:p w14:paraId="5854BB7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e conservação de carne, exceto carne de aves</w:t>
            </w:r>
          </w:p>
        </w:tc>
        <w:tc>
          <w:tcPr>
            <w:tcW w:w="2210" w:type="dxa"/>
          </w:tcPr>
          <w:p w14:paraId="45A95FF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A93E58A" w14:textId="77777777" w:rsidTr="000E4CD6">
        <w:trPr>
          <w:gridAfter w:val="1"/>
          <w:wAfter w:w="10" w:type="dxa"/>
          <w:trHeight w:val="300"/>
        </w:trPr>
        <w:tc>
          <w:tcPr>
            <w:tcW w:w="1134" w:type="dxa"/>
            <w:noWrap/>
            <w:vAlign w:val="center"/>
            <w:hideMark/>
          </w:tcPr>
          <w:p w14:paraId="1D30700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10120</w:t>
            </w:r>
          </w:p>
        </w:tc>
        <w:tc>
          <w:tcPr>
            <w:tcW w:w="6109" w:type="dxa"/>
            <w:noWrap/>
            <w:vAlign w:val="bottom"/>
            <w:hideMark/>
          </w:tcPr>
          <w:p w14:paraId="66472EB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e conservação de carne de aves</w:t>
            </w:r>
          </w:p>
        </w:tc>
        <w:tc>
          <w:tcPr>
            <w:tcW w:w="2210" w:type="dxa"/>
          </w:tcPr>
          <w:p w14:paraId="53D7D85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B9B51D4" w14:textId="77777777" w:rsidTr="000E4CD6">
        <w:trPr>
          <w:gridAfter w:val="1"/>
          <w:wAfter w:w="10" w:type="dxa"/>
          <w:trHeight w:val="300"/>
        </w:trPr>
        <w:tc>
          <w:tcPr>
            <w:tcW w:w="1134" w:type="dxa"/>
            <w:noWrap/>
            <w:vAlign w:val="center"/>
            <w:hideMark/>
          </w:tcPr>
          <w:p w14:paraId="36D9A7B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10130</w:t>
            </w:r>
          </w:p>
        </w:tc>
        <w:tc>
          <w:tcPr>
            <w:tcW w:w="6109" w:type="dxa"/>
            <w:noWrap/>
            <w:vAlign w:val="bottom"/>
            <w:hideMark/>
          </w:tcPr>
          <w:p w14:paraId="5704D7D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à base de carne</w:t>
            </w:r>
          </w:p>
        </w:tc>
        <w:tc>
          <w:tcPr>
            <w:tcW w:w="2210" w:type="dxa"/>
          </w:tcPr>
          <w:p w14:paraId="6FDA7A8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DE48089" w14:textId="77777777" w:rsidTr="000E4CD6">
        <w:trPr>
          <w:gridAfter w:val="1"/>
          <w:wAfter w:w="10" w:type="dxa"/>
          <w:trHeight w:val="300"/>
        </w:trPr>
        <w:tc>
          <w:tcPr>
            <w:tcW w:w="1134" w:type="dxa"/>
            <w:noWrap/>
            <w:vAlign w:val="center"/>
            <w:hideMark/>
          </w:tcPr>
          <w:p w14:paraId="009F024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10201</w:t>
            </w:r>
          </w:p>
        </w:tc>
        <w:tc>
          <w:tcPr>
            <w:tcW w:w="6109" w:type="dxa"/>
            <w:noWrap/>
            <w:vAlign w:val="bottom"/>
            <w:hideMark/>
          </w:tcPr>
          <w:p w14:paraId="6F26B2C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de produtos da pesca e da aquicultura</w:t>
            </w:r>
          </w:p>
        </w:tc>
        <w:tc>
          <w:tcPr>
            <w:tcW w:w="2210" w:type="dxa"/>
          </w:tcPr>
          <w:p w14:paraId="3AA598D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43D7F57" w14:textId="77777777" w:rsidTr="000E4CD6">
        <w:trPr>
          <w:gridAfter w:val="1"/>
          <w:wAfter w:w="10" w:type="dxa"/>
          <w:trHeight w:val="300"/>
        </w:trPr>
        <w:tc>
          <w:tcPr>
            <w:tcW w:w="1134" w:type="dxa"/>
            <w:noWrap/>
            <w:vAlign w:val="center"/>
            <w:hideMark/>
          </w:tcPr>
          <w:p w14:paraId="4223F63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10202</w:t>
            </w:r>
          </w:p>
        </w:tc>
        <w:tc>
          <w:tcPr>
            <w:tcW w:w="6109" w:type="dxa"/>
            <w:noWrap/>
            <w:vAlign w:val="bottom"/>
            <w:hideMark/>
          </w:tcPr>
          <w:p w14:paraId="78A96BE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Congelação de produtos da pesca e da aquicultura</w:t>
            </w:r>
          </w:p>
        </w:tc>
        <w:tc>
          <w:tcPr>
            <w:tcW w:w="2210" w:type="dxa"/>
          </w:tcPr>
          <w:p w14:paraId="169E5C0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8C2C41A" w14:textId="77777777" w:rsidTr="000E4CD6">
        <w:trPr>
          <w:gridAfter w:val="1"/>
          <w:wAfter w:w="10" w:type="dxa"/>
          <w:trHeight w:val="300"/>
        </w:trPr>
        <w:tc>
          <w:tcPr>
            <w:tcW w:w="1134" w:type="dxa"/>
            <w:noWrap/>
            <w:vAlign w:val="center"/>
            <w:hideMark/>
          </w:tcPr>
          <w:p w14:paraId="564AFDA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10203</w:t>
            </w:r>
          </w:p>
        </w:tc>
        <w:tc>
          <w:tcPr>
            <w:tcW w:w="6109" w:type="dxa"/>
            <w:noWrap/>
            <w:vAlign w:val="bottom"/>
            <w:hideMark/>
          </w:tcPr>
          <w:p w14:paraId="15F2C43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Conservação de produtos da pesca e da aquicultura em azeite e outros óleos vegetais e outros molhos</w:t>
            </w:r>
          </w:p>
        </w:tc>
        <w:tc>
          <w:tcPr>
            <w:tcW w:w="2210" w:type="dxa"/>
          </w:tcPr>
          <w:p w14:paraId="1D5E612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1EDBAA0" w14:textId="77777777" w:rsidTr="000E4CD6">
        <w:trPr>
          <w:gridAfter w:val="1"/>
          <w:wAfter w:w="10" w:type="dxa"/>
          <w:trHeight w:val="300"/>
        </w:trPr>
        <w:tc>
          <w:tcPr>
            <w:tcW w:w="1134" w:type="dxa"/>
            <w:noWrap/>
            <w:vAlign w:val="center"/>
            <w:hideMark/>
          </w:tcPr>
          <w:p w14:paraId="72EA019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10204</w:t>
            </w:r>
          </w:p>
        </w:tc>
        <w:tc>
          <w:tcPr>
            <w:tcW w:w="6109" w:type="dxa"/>
            <w:noWrap/>
            <w:vAlign w:val="bottom"/>
            <w:hideMark/>
          </w:tcPr>
          <w:p w14:paraId="164C107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Salga, secagem e outras atividades de transformação de produtos da pesca e aquicultura</w:t>
            </w:r>
          </w:p>
        </w:tc>
        <w:tc>
          <w:tcPr>
            <w:tcW w:w="2210" w:type="dxa"/>
          </w:tcPr>
          <w:p w14:paraId="7F21776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7CCF0B1" w14:textId="77777777" w:rsidTr="000E4CD6">
        <w:trPr>
          <w:gridAfter w:val="1"/>
          <w:wAfter w:w="10" w:type="dxa"/>
          <w:trHeight w:val="300"/>
        </w:trPr>
        <w:tc>
          <w:tcPr>
            <w:tcW w:w="1134" w:type="dxa"/>
            <w:noWrap/>
            <w:vAlign w:val="center"/>
            <w:hideMark/>
          </w:tcPr>
          <w:p w14:paraId="581D65A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10310</w:t>
            </w:r>
          </w:p>
        </w:tc>
        <w:tc>
          <w:tcPr>
            <w:tcW w:w="6109" w:type="dxa"/>
            <w:noWrap/>
            <w:vAlign w:val="bottom"/>
            <w:hideMark/>
          </w:tcPr>
          <w:p w14:paraId="7AD206E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e conservação de batatas</w:t>
            </w:r>
          </w:p>
        </w:tc>
        <w:tc>
          <w:tcPr>
            <w:tcW w:w="2210" w:type="dxa"/>
          </w:tcPr>
          <w:p w14:paraId="66604F3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BB2E759" w14:textId="77777777" w:rsidTr="000E4CD6">
        <w:trPr>
          <w:gridAfter w:val="1"/>
          <w:wAfter w:w="10" w:type="dxa"/>
          <w:trHeight w:val="300"/>
        </w:trPr>
        <w:tc>
          <w:tcPr>
            <w:tcW w:w="1134" w:type="dxa"/>
            <w:noWrap/>
            <w:vAlign w:val="center"/>
            <w:hideMark/>
          </w:tcPr>
          <w:p w14:paraId="2C3A70B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10320</w:t>
            </w:r>
          </w:p>
        </w:tc>
        <w:tc>
          <w:tcPr>
            <w:tcW w:w="6109" w:type="dxa"/>
            <w:noWrap/>
            <w:vAlign w:val="bottom"/>
            <w:hideMark/>
          </w:tcPr>
          <w:p w14:paraId="59041CF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sumos de frutos e de produtos hortícolas</w:t>
            </w:r>
          </w:p>
        </w:tc>
        <w:tc>
          <w:tcPr>
            <w:tcW w:w="2210" w:type="dxa"/>
          </w:tcPr>
          <w:p w14:paraId="0DD6FCF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89115BB" w14:textId="77777777" w:rsidTr="000E4CD6">
        <w:trPr>
          <w:gridAfter w:val="1"/>
          <w:wAfter w:w="10" w:type="dxa"/>
          <w:trHeight w:val="300"/>
        </w:trPr>
        <w:tc>
          <w:tcPr>
            <w:tcW w:w="1134" w:type="dxa"/>
            <w:noWrap/>
            <w:vAlign w:val="center"/>
            <w:hideMark/>
          </w:tcPr>
          <w:p w14:paraId="6961F87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10391</w:t>
            </w:r>
          </w:p>
        </w:tc>
        <w:tc>
          <w:tcPr>
            <w:tcW w:w="6109" w:type="dxa"/>
            <w:noWrap/>
            <w:vAlign w:val="bottom"/>
            <w:hideMark/>
          </w:tcPr>
          <w:p w14:paraId="6E86548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Congelação de frutos e de produtos hortícolas</w:t>
            </w:r>
          </w:p>
        </w:tc>
        <w:tc>
          <w:tcPr>
            <w:tcW w:w="2210" w:type="dxa"/>
          </w:tcPr>
          <w:p w14:paraId="3265DB0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346EB5C" w14:textId="77777777" w:rsidTr="000E4CD6">
        <w:trPr>
          <w:gridAfter w:val="1"/>
          <w:wAfter w:w="10" w:type="dxa"/>
          <w:trHeight w:val="300"/>
        </w:trPr>
        <w:tc>
          <w:tcPr>
            <w:tcW w:w="1134" w:type="dxa"/>
            <w:noWrap/>
            <w:vAlign w:val="center"/>
            <w:hideMark/>
          </w:tcPr>
          <w:p w14:paraId="40FB6D8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10392</w:t>
            </w:r>
          </w:p>
        </w:tc>
        <w:tc>
          <w:tcPr>
            <w:tcW w:w="6109" w:type="dxa"/>
            <w:noWrap/>
            <w:vAlign w:val="bottom"/>
            <w:hideMark/>
          </w:tcPr>
          <w:p w14:paraId="08A53ED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Secagem e desidratação de frutos e de produtos hortícolas</w:t>
            </w:r>
          </w:p>
        </w:tc>
        <w:tc>
          <w:tcPr>
            <w:tcW w:w="2210" w:type="dxa"/>
          </w:tcPr>
          <w:p w14:paraId="466888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9923E6A" w14:textId="77777777" w:rsidTr="000E4CD6">
        <w:trPr>
          <w:gridAfter w:val="1"/>
          <w:wAfter w:w="10" w:type="dxa"/>
          <w:trHeight w:val="300"/>
        </w:trPr>
        <w:tc>
          <w:tcPr>
            <w:tcW w:w="1134" w:type="dxa"/>
            <w:noWrap/>
            <w:vAlign w:val="center"/>
            <w:hideMark/>
          </w:tcPr>
          <w:p w14:paraId="42BFE48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10393</w:t>
            </w:r>
          </w:p>
        </w:tc>
        <w:tc>
          <w:tcPr>
            <w:tcW w:w="6109" w:type="dxa"/>
            <w:noWrap/>
            <w:vAlign w:val="bottom"/>
            <w:hideMark/>
          </w:tcPr>
          <w:p w14:paraId="56AE695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doces, compotas, geleias e marmelada</w:t>
            </w:r>
          </w:p>
        </w:tc>
        <w:tc>
          <w:tcPr>
            <w:tcW w:w="2210" w:type="dxa"/>
          </w:tcPr>
          <w:p w14:paraId="7C0C93E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CE02FB6" w14:textId="77777777" w:rsidTr="000E4CD6">
        <w:trPr>
          <w:gridAfter w:val="1"/>
          <w:wAfter w:w="10" w:type="dxa"/>
          <w:trHeight w:val="300"/>
        </w:trPr>
        <w:tc>
          <w:tcPr>
            <w:tcW w:w="1134" w:type="dxa"/>
            <w:noWrap/>
            <w:vAlign w:val="center"/>
            <w:hideMark/>
          </w:tcPr>
          <w:p w14:paraId="4A711EF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10394</w:t>
            </w:r>
          </w:p>
        </w:tc>
        <w:tc>
          <w:tcPr>
            <w:tcW w:w="6109" w:type="dxa"/>
            <w:noWrap/>
            <w:vAlign w:val="bottom"/>
            <w:hideMark/>
          </w:tcPr>
          <w:p w14:paraId="70BE5F0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Descasque e transformação de frutos de casca rija comestíveis</w:t>
            </w:r>
          </w:p>
        </w:tc>
        <w:tc>
          <w:tcPr>
            <w:tcW w:w="2210" w:type="dxa"/>
          </w:tcPr>
          <w:p w14:paraId="52511D5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7EE195E" w14:textId="77777777" w:rsidTr="000E4CD6">
        <w:trPr>
          <w:gridAfter w:val="1"/>
          <w:wAfter w:w="10" w:type="dxa"/>
          <w:trHeight w:val="300"/>
        </w:trPr>
        <w:tc>
          <w:tcPr>
            <w:tcW w:w="1134" w:type="dxa"/>
            <w:noWrap/>
            <w:vAlign w:val="center"/>
            <w:hideMark/>
          </w:tcPr>
          <w:p w14:paraId="0F93121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10395</w:t>
            </w:r>
          </w:p>
        </w:tc>
        <w:tc>
          <w:tcPr>
            <w:tcW w:w="6109" w:type="dxa"/>
            <w:noWrap/>
            <w:vAlign w:val="bottom"/>
            <w:hideMark/>
          </w:tcPr>
          <w:p w14:paraId="1828CB7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e conservação de frutos e de produtos hortícolas por outros processos</w:t>
            </w:r>
          </w:p>
        </w:tc>
        <w:tc>
          <w:tcPr>
            <w:tcW w:w="2210" w:type="dxa"/>
          </w:tcPr>
          <w:p w14:paraId="7011DA3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EE275A" w14:textId="77777777" w:rsidTr="000E4CD6">
        <w:trPr>
          <w:gridAfter w:val="1"/>
          <w:wAfter w:w="10" w:type="dxa"/>
          <w:trHeight w:val="300"/>
        </w:trPr>
        <w:tc>
          <w:tcPr>
            <w:tcW w:w="1134" w:type="dxa"/>
            <w:noWrap/>
            <w:vAlign w:val="center"/>
            <w:hideMark/>
          </w:tcPr>
          <w:p w14:paraId="045028C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10411</w:t>
            </w:r>
          </w:p>
        </w:tc>
        <w:tc>
          <w:tcPr>
            <w:tcW w:w="6109" w:type="dxa"/>
            <w:noWrap/>
            <w:vAlign w:val="bottom"/>
            <w:hideMark/>
          </w:tcPr>
          <w:p w14:paraId="123A31D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óleos e gorduras animais brutos</w:t>
            </w:r>
          </w:p>
        </w:tc>
        <w:tc>
          <w:tcPr>
            <w:tcW w:w="2210" w:type="dxa"/>
          </w:tcPr>
          <w:p w14:paraId="5D96D82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Todas </w:t>
            </w:r>
          </w:p>
        </w:tc>
      </w:tr>
      <w:tr w:rsidR="00063A67" w:rsidRPr="00FC7A70" w14:paraId="68711E7D" w14:textId="77777777" w:rsidTr="000E4CD6">
        <w:trPr>
          <w:gridAfter w:val="1"/>
          <w:wAfter w:w="10" w:type="dxa"/>
          <w:trHeight w:val="300"/>
        </w:trPr>
        <w:tc>
          <w:tcPr>
            <w:tcW w:w="1134" w:type="dxa"/>
            <w:noWrap/>
            <w:vAlign w:val="center"/>
            <w:hideMark/>
          </w:tcPr>
          <w:p w14:paraId="11689ED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10412</w:t>
            </w:r>
          </w:p>
        </w:tc>
        <w:tc>
          <w:tcPr>
            <w:tcW w:w="6109" w:type="dxa"/>
            <w:noWrap/>
            <w:vAlign w:val="bottom"/>
            <w:hideMark/>
          </w:tcPr>
          <w:p w14:paraId="75A2240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azeite</w:t>
            </w:r>
          </w:p>
        </w:tc>
        <w:tc>
          <w:tcPr>
            <w:tcW w:w="2210" w:type="dxa"/>
          </w:tcPr>
          <w:p w14:paraId="684CE16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558609F" w14:textId="77777777" w:rsidTr="000E4CD6">
        <w:trPr>
          <w:gridAfter w:val="1"/>
          <w:wAfter w:w="10" w:type="dxa"/>
          <w:trHeight w:val="300"/>
        </w:trPr>
        <w:tc>
          <w:tcPr>
            <w:tcW w:w="1134" w:type="dxa"/>
            <w:noWrap/>
            <w:vAlign w:val="center"/>
            <w:hideMark/>
          </w:tcPr>
          <w:p w14:paraId="56AB7FF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10413</w:t>
            </w:r>
          </w:p>
        </w:tc>
        <w:tc>
          <w:tcPr>
            <w:tcW w:w="6109" w:type="dxa"/>
            <w:noWrap/>
            <w:vAlign w:val="bottom"/>
            <w:hideMark/>
          </w:tcPr>
          <w:p w14:paraId="0C592FC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óleos vegetais brutos (exceto azeite)</w:t>
            </w:r>
          </w:p>
        </w:tc>
        <w:tc>
          <w:tcPr>
            <w:tcW w:w="2210" w:type="dxa"/>
          </w:tcPr>
          <w:p w14:paraId="548AA13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9E597D0" w14:textId="77777777" w:rsidTr="000E4CD6">
        <w:trPr>
          <w:gridAfter w:val="1"/>
          <w:wAfter w:w="10" w:type="dxa"/>
          <w:trHeight w:val="300"/>
        </w:trPr>
        <w:tc>
          <w:tcPr>
            <w:tcW w:w="1134" w:type="dxa"/>
            <w:noWrap/>
            <w:vAlign w:val="center"/>
            <w:hideMark/>
          </w:tcPr>
          <w:p w14:paraId="0A7FAE3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10414</w:t>
            </w:r>
          </w:p>
        </w:tc>
        <w:tc>
          <w:tcPr>
            <w:tcW w:w="6109" w:type="dxa"/>
            <w:noWrap/>
            <w:vAlign w:val="bottom"/>
            <w:hideMark/>
          </w:tcPr>
          <w:p w14:paraId="5F4A865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Refinação de azeite, óleos e gorduras</w:t>
            </w:r>
          </w:p>
        </w:tc>
        <w:tc>
          <w:tcPr>
            <w:tcW w:w="2210" w:type="dxa"/>
          </w:tcPr>
          <w:p w14:paraId="49115B3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5BC2697" w14:textId="77777777" w:rsidTr="000E4CD6">
        <w:trPr>
          <w:gridAfter w:val="1"/>
          <w:wAfter w:w="10" w:type="dxa"/>
          <w:trHeight w:val="300"/>
        </w:trPr>
        <w:tc>
          <w:tcPr>
            <w:tcW w:w="1134" w:type="dxa"/>
            <w:noWrap/>
            <w:vAlign w:val="center"/>
            <w:hideMark/>
          </w:tcPr>
          <w:p w14:paraId="37FDD4F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10420</w:t>
            </w:r>
          </w:p>
        </w:tc>
        <w:tc>
          <w:tcPr>
            <w:tcW w:w="6109" w:type="dxa"/>
            <w:noWrap/>
            <w:vAlign w:val="bottom"/>
            <w:hideMark/>
          </w:tcPr>
          <w:p w14:paraId="1FDED4E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margarinas e de gorduras alimentares similares</w:t>
            </w:r>
          </w:p>
        </w:tc>
        <w:tc>
          <w:tcPr>
            <w:tcW w:w="2210" w:type="dxa"/>
          </w:tcPr>
          <w:p w14:paraId="42997F7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027E57E" w14:textId="77777777" w:rsidTr="000E4CD6">
        <w:trPr>
          <w:gridAfter w:val="1"/>
          <w:wAfter w:w="10" w:type="dxa"/>
          <w:trHeight w:val="300"/>
        </w:trPr>
        <w:tc>
          <w:tcPr>
            <w:tcW w:w="1134" w:type="dxa"/>
            <w:noWrap/>
            <w:vAlign w:val="center"/>
            <w:hideMark/>
          </w:tcPr>
          <w:p w14:paraId="6E213C5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10510</w:t>
            </w:r>
          </w:p>
        </w:tc>
        <w:tc>
          <w:tcPr>
            <w:tcW w:w="6109" w:type="dxa"/>
            <w:noWrap/>
            <w:vAlign w:val="bottom"/>
            <w:hideMark/>
          </w:tcPr>
          <w:p w14:paraId="0C145BA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de laticínios</w:t>
            </w:r>
          </w:p>
        </w:tc>
        <w:tc>
          <w:tcPr>
            <w:tcW w:w="2210" w:type="dxa"/>
          </w:tcPr>
          <w:p w14:paraId="040DCAC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A65E099" w14:textId="77777777" w:rsidTr="000E4CD6">
        <w:trPr>
          <w:gridAfter w:val="1"/>
          <w:wAfter w:w="10" w:type="dxa"/>
          <w:trHeight w:val="300"/>
        </w:trPr>
        <w:tc>
          <w:tcPr>
            <w:tcW w:w="1134" w:type="dxa"/>
            <w:noWrap/>
            <w:vAlign w:val="center"/>
            <w:hideMark/>
          </w:tcPr>
          <w:p w14:paraId="359BE00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10520</w:t>
            </w:r>
          </w:p>
        </w:tc>
        <w:tc>
          <w:tcPr>
            <w:tcW w:w="6109" w:type="dxa"/>
            <w:noWrap/>
            <w:vAlign w:val="bottom"/>
            <w:hideMark/>
          </w:tcPr>
          <w:p w14:paraId="37EE2A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gelados e sorvetes</w:t>
            </w:r>
          </w:p>
        </w:tc>
        <w:tc>
          <w:tcPr>
            <w:tcW w:w="2210" w:type="dxa"/>
          </w:tcPr>
          <w:p w14:paraId="46DEBF8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EF58E35" w14:textId="77777777" w:rsidTr="000E4CD6">
        <w:trPr>
          <w:gridAfter w:val="1"/>
          <w:wAfter w:w="10" w:type="dxa"/>
          <w:trHeight w:val="300"/>
        </w:trPr>
        <w:tc>
          <w:tcPr>
            <w:tcW w:w="1134" w:type="dxa"/>
            <w:noWrap/>
            <w:vAlign w:val="center"/>
            <w:hideMark/>
          </w:tcPr>
          <w:p w14:paraId="61664FE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10611</w:t>
            </w:r>
          </w:p>
        </w:tc>
        <w:tc>
          <w:tcPr>
            <w:tcW w:w="6109" w:type="dxa"/>
            <w:noWrap/>
            <w:vAlign w:val="bottom"/>
            <w:hideMark/>
          </w:tcPr>
          <w:p w14:paraId="2D13661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Moagem de cereais</w:t>
            </w:r>
          </w:p>
        </w:tc>
        <w:tc>
          <w:tcPr>
            <w:tcW w:w="2210" w:type="dxa"/>
          </w:tcPr>
          <w:p w14:paraId="5C3F99A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4923F8F" w14:textId="77777777" w:rsidTr="000E4CD6">
        <w:trPr>
          <w:gridAfter w:val="1"/>
          <w:wAfter w:w="10" w:type="dxa"/>
          <w:trHeight w:val="300"/>
        </w:trPr>
        <w:tc>
          <w:tcPr>
            <w:tcW w:w="1134" w:type="dxa"/>
            <w:noWrap/>
            <w:vAlign w:val="center"/>
            <w:hideMark/>
          </w:tcPr>
          <w:p w14:paraId="7D5D3D2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10612</w:t>
            </w:r>
          </w:p>
        </w:tc>
        <w:tc>
          <w:tcPr>
            <w:tcW w:w="6109" w:type="dxa"/>
            <w:noWrap/>
            <w:vAlign w:val="bottom"/>
            <w:hideMark/>
          </w:tcPr>
          <w:p w14:paraId="7CFEE57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Descasque, branqueamento e outros tratamentos do arroz</w:t>
            </w:r>
          </w:p>
        </w:tc>
        <w:tc>
          <w:tcPr>
            <w:tcW w:w="2210" w:type="dxa"/>
          </w:tcPr>
          <w:p w14:paraId="59B5F55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198AE78" w14:textId="77777777" w:rsidTr="000E4CD6">
        <w:trPr>
          <w:gridAfter w:val="1"/>
          <w:wAfter w:w="10" w:type="dxa"/>
          <w:trHeight w:val="300"/>
        </w:trPr>
        <w:tc>
          <w:tcPr>
            <w:tcW w:w="1134" w:type="dxa"/>
            <w:noWrap/>
            <w:vAlign w:val="center"/>
            <w:hideMark/>
          </w:tcPr>
          <w:p w14:paraId="699D1DD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10613</w:t>
            </w:r>
          </w:p>
        </w:tc>
        <w:tc>
          <w:tcPr>
            <w:tcW w:w="6109" w:type="dxa"/>
            <w:noWrap/>
            <w:vAlign w:val="bottom"/>
            <w:hideMark/>
          </w:tcPr>
          <w:p w14:paraId="4B8E0F6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Transformação de cereais e leguminosas, n.e.</w:t>
            </w:r>
          </w:p>
        </w:tc>
        <w:tc>
          <w:tcPr>
            <w:tcW w:w="2210" w:type="dxa"/>
          </w:tcPr>
          <w:p w14:paraId="23F2B86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9712A49" w14:textId="77777777" w:rsidTr="000E4CD6">
        <w:trPr>
          <w:gridAfter w:val="1"/>
          <w:wAfter w:w="10" w:type="dxa"/>
          <w:trHeight w:val="300"/>
        </w:trPr>
        <w:tc>
          <w:tcPr>
            <w:tcW w:w="1134" w:type="dxa"/>
            <w:noWrap/>
            <w:vAlign w:val="center"/>
            <w:hideMark/>
          </w:tcPr>
          <w:p w14:paraId="4969F8C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10620</w:t>
            </w:r>
          </w:p>
        </w:tc>
        <w:tc>
          <w:tcPr>
            <w:tcW w:w="6109" w:type="dxa"/>
            <w:noWrap/>
            <w:vAlign w:val="bottom"/>
            <w:hideMark/>
          </w:tcPr>
          <w:p w14:paraId="0179B33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amidos, féculas e produtos afins</w:t>
            </w:r>
          </w:p>
        </w:tc>
        <w:tc>
          <w:tcPr>
            <w:tcW w:w="2210" w:type="dxa"/>
          </w:tcPr>
          <w:p w14:paraId="34DC7B4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FAEB3B8" w14:textId="77777777" w:rsidTr="000E4CD6">
        <w:trPr>
          <w:gridAfter w:val="1"/>
          <w:wAfter w:w="10" w:type="dxa"/>
          <w:trHeight w:val="300"/>
        </w:trPr>
        <w:tc>
          <w:tcPr>
            <w:tcW w:w="1134" w:type="dxa"/>
            <w:noWrap/>
            <w:vAlign w:val="center"/>
            <w:hideMark/>
          </w:tcPr>
          <w:p w14:paraId="556FDDF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10711</w:t>
            </w:r>
          </w:p>
        </w:tc>
        <w:tc>
          <w:tcPr>
            <w:tcW w:w="6109" w:type="dxa"/>
            <w:noWrap/>
            <w:vAlign w:val="bottom"/>
            <w:hideMark/>
          </w:tcPr>
          <w:p w14:paraId="3FA2373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Panificação</w:t>
            </w:r>
          </w:p>
        </w:tc>
        <w:tc>
          <w:tcPr>
            <w:tcW w:w="2210" w:type="dxa"/>
          </w:tcPr>
          <w:p w14:paraId="4D2CEDE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9B8A06B" w14:textId="77777777" w:rsidTr="000E4CD6">
        <w:trPr>
          <w:gridAfter w:val="1"/>
          <w:wAfter w:w="10" w:type="dxa"/>
          <w:trHeight w:val="300"/>
        </w:trPr>
        <w:tc>
          <w:tcPr>
            <w:tcW w:w="1134" w:type="dxa"/>
            <w:noWrap/>
            <w:vAlign w:val="center"/>
            <w:hideMark/>
          </w:tcPr>
          <w:p w14:paraId="7C3171A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10712</w:t>
            </w:r>
          </w:p>
        </w:tc>
        <w:tc>
          <w:tcPr>
            <w:tcW w:w="6109" w:type="dxa"/>
            <w:noWrap/>
            <w:vAlign w:val="bottom"/>
            <w:hideMark/>
          </w:tcPr>
          <w:p w14:paraId="0FE235B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Pastelaria fresca</w:t>
            </w:r>
          </w:p>
        </w:tc>
        <w:tc>
          <w:tcPr>
            <w:tcW w:w="2210" w:type="dxa"/>
          </w:tcPr>
          <w:p w14:paraId="7434694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F895227" w14:textId="77777777" w:rsidTr="000E4CD6">
        <w:trPr>
          <w:gridAfter w:val="1"/>
          <w:wAfter w:w="10" w:type="dxa"/>
          <w:trHeight w:val="300"/>
        </w:trPr>
        <w:tc>
          <w:tcPr>
            <w:tcW w:w="1134" w:type="dxa"/>
            <w:noWrap/>
            <w:vAlign w:val="center"/>
            <w:hideMark/>
          </w:tcPr>
          <w:p w14:paraId="5AEEDCA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10720</w:t>
            </w:r>
          </w:p>
        </w:tc>
        <w:tc>
          <w:tcPr>
            <w:tcW w:w="6109" w:type="dxa"/>
            <w:noWrap/>
            <w:vAlign w:val="bottom"/>
            <w:hideMark/>
          </w:tcPr>
          <w:p w14:paraId="1893937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bolachas, biscoitos, tostas e pastelaria de conservação</w:t>
            </w:r>
          </w:p>
        </w:tc>
        <w:tc>
          <w:tcPr>
            <w:tcW w:w="2210" w:type="dxa"/>
          </w:tcPr>
          <w:p w14:paraId="708DEB5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F466B7A" w14:textId="77777777" w:rsidTr="000E4CD6">
        <w:trPr>
          <w:gridAfter w:val="1"/>
          <w:wAfter w:w="10" w:type="dxa"/>
          <w:trHeight w:val="300"/>
        </w:trPr>
        <w:tc>
          <w:tcPr>
            <w:tcW w:w="1134" w:type="dxa"/>
            <w:noWrap/>
            <w:vAlign w:val="center"/>
            <w:hideMark/>
          </w:tcPr>
          <w:p w14:paraId="22215FD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10730</w:t>
            </w:r>
          </w:p>
        </w:tc>
        <w:tc>
          <w:tcPr>
            <w:tcW w:w="6109" w:type="dxa"/>
            <w:noWrap/>
            <w:vAlign w:val="bottom"/>
            <w:hideMark/>
          </w:tcPr>
          <w:p w14:paraId="75665B0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à base de farinha</w:t>
            </w:r>
          </w:p>
        </w:tc>
        <w:tc>
          <w:tcPr>
            <w:tcW w:w="2210" w:type="dxa"/>
          </w:tcPr>
          <w:p w14:paraId="72BEDD8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9DB2422" w14:textId="77777777" w:rsidTr="000E4CD6">
        <w:trPr>
          <w:gridAfter w:val="1"/>
          <w:wAfter w:w="10" w:type="dxa"/>
          <w:trHeight w:val="300"/>
        </w:trPr>
        <w:tc>
          <w:tcPr>
            <w:tcW w:w="1134" w:type="dxa"/>
            <w:noWrap/>
            <w:vAlign w:val="center"/>
            <w:hideMark/>
          </w:tcPr>
          <w:p w14:paraId="6B95E78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10810</w:t>
            </w:r>
          </w:p>
        </w:tc>
        <w:tc>
          <w:tcPr>
            <w:tcW w:w="6109" w:type="dxa"/>
            <w:noWrap/>
            <w:vAlign w:val="bottom"/>
            <w:hideMark/>
          </w:tcPr>
          <w:p w14:paraId="70E03FC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do açúcar</w:t>
            </w:r>
          </w:p>
        </w:tc>
        <w:tc>
          <w:tcPr>
            <w:tcW w:w="2210" w:type="dxa"/>
          </w:tcPr>
          <w:p w14:paraId="65FC447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CC9C06F" w14:textId="77777777" w:rsidTr="000E4CD6">
        <w:trPr>
          <w:gridAfter w:val="1"/>
          <w:wAfter w:w="10" w:type="dxa"/>
          <w:trHeight w:val="300"/>
        </w:trPr>
        <w:tc>
          <w:tcPr>
            <w:tcW w:w="1134" w:type="dxa"/>
            <w:noWrap/>
            <w:vAlign w:val="center"/>
            <w:hideMark/>
          </w:tcPr>
          <w:p w14:paraId="0705E7D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10821</w:t>
            </w:r>
          </w:p>
        </w:tc>
        <w:tc>
          <w:tcPr>
            <w:tcW w:w="6109" w:type="dxa"/>
            <w:noWrap/>
            <w:vAlign w:val="bottom"/>
            <w:hideMark/>
          </w:tcPr>
          <w:p w14:paraId="089C2BD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cacau e de chocolate</w:t>
            </w:r>
          </w:p>
        </w:tc>
        <w:tc>
          <w:tcPr>
            <w:tcW w:w="2210" w:type="dxa"/>
          </w:tcPr>
          <w:p w14:paraId="6A4B10A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B0B3C91" w14:textId="77777777" w:rsidTr="000E4CD6">
        <w:trPr>
          <w:gridAfter w:val="1"/>
          <w:wAfter w:w="10" w:type="dxa"/>
          <w:trHeight w:val="300"/>
        </w:trPr>
        <w:tc>
          <w:tcPr>
            <w:tcW w:w="1134" w:type="dxa"/>
            <w:noWrap/>
            <w:vAlign w:val="center"/>
            <w:hideMark/>
          </w:tcPr>
          <w:p w14:paraId="42E85B4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10822</w:t>
            </w:r>
          </w:p>
        </w:tc>
        <w:tc>
          <w:tcPr>
            <w:tcW w:w="6109" w:type="dxa"/>
            <w:noWrap/>
            <w:vAlign w:val="bottom"/>
            <w:hideMark/>
          </w:tcPr>
          <w:p w14:paraId="6701D34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confeitaria</w:t>
            </w:r>
          </w:p>
        </w:tc>
        <w:tc>
          <w:tcPr>
            <w:tcW w:w="2210" w:type="dxa"/>
          </w:tcPr>
          <w:p w14:paraId="4C12747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B871997" w14:textId="77777777" w:rsidTr="000E4CD6">
        <w:trPr>
          <w:gridAfter w:val="1"/>
          <w:wAfter w:w="10" w:type="dxa"/>
          <w:trHeight w:val="300"/>
        </w:trPr>
        <w:tc>
          <w:tcPr>
            <w:tcW w:w="1134" w:type="dxa"/>
            <w:noWrap/>
            <w:vAlign w:val="center"/>
            <w:hideMark/>
          </w:tcPr>
          <w:p w14:paraId="791F751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10830</w:t>
            </w:r>
          </w:p>
        </w:tc>
        <w:tc>
          <w:tcPr>
            <w:tcW w:w="6109" w:type="dxa"/>
            <w:noWrap/>
            <w:vAlign w:val="bottom"/>
            <w:hideMark/>
          </w:tcPr>
          <w:p w14:paraId="46DCF63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do café e do chá</w:t>
            </w:r>
          </w:p>
        </w:tc>
        <w:tc>
          <w:tcPr>
            <w:tcW w:w="2210" w:type="dxa"/>
          </w:tcPr>
          <w:p w14:paraId="25DE484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EB25961" w14:textId="77777777" w:rsidTr="000E4CD6">
        <w:trPr>
          <w:gridAfter w:val="1"/>
          <w:wAfter w:w="10" w:type="dxa"/>
          <w:trHeight w:val="300"/>
        </w:trPr>
        <w:tc>
          <w:tcPr>
            <w:tcW w:w="1134" w:type="dxa"/>
            <w:noWrap/>
            <w:vAlign w:val="center"/>
            <w:hideMark/>
          </w:tcPr>
          <w:p w14:paraId="68ED9B3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10840</w:t>
            </w:r>
          </w:p>
        </w:tc>
        <w:tc>
          <w:tcPr>
            <w:tcW w:w="6109" w:type="dxa"/>
            <w:noWrap/>
            <w:vAlign w:val="bottom"/>
            <w:hideMark/>
          </w:tcPr>
          <w:p w14:paraId="7E691D6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condimentos e temperos</w:t>
            </w:r>
          </w:p>
        </w:tc>
        <w:tc>
          <w:tcPr>
            <w:tcW w:w="2210" w:type="dxa"/>
          </w:tcPr>
          <w:p w14:paraId="219A7CC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DD3C289" w14:textId="77777777" w:rsidTr="000E4CD6">
        <w:trPr>
          <w:gridAfter w:val="1"/>
          <w:wAfter w:w="10" w:type="dxa"/>
          <w:trHeight w:val="300"/>
        </w:trPr>
        <w:tc>
          <w:tcPr>
            <w:tcW w:w="1134" w:type="dxa"/>
            <w:noWrap/>
            <w:vAlign w:val="center"/>
            <w:hideMark/>
          </w:tcPr>
          <w:p w14:paraId="5B1BABB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10850</w:t>
            </w:r>
          </w:p>
        </w:tc>
        <w:tc>
          <w:tcPr>
            <w:tcW w:w="6109" w:type="dxa"/>
            <w:noWrap/>
            <w:vAlign w:val="bottom"/>
            <w:hideMark/>
          </w:tcPr>
          <w:p w14:paraId="4F975E4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refeições e pratos pré-cozinhados</w:t>
            </w:r>
          </w:p>
        </w:tc>
        <w:tc>
          <w:tcPr>
            <w:tcW w:w="2210" w:type="dxa"/>
          </w:tcPr>
          <w:p w14:paraId="7D08989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1364EF0" w14:textId="77777777" w:rsidTr="000E4CD6">
        <w:trPr>
          <w:gridAfter w:val="1"/>
          <w:wAfter w:w="10" w:type="dxa"/>
          <w:trHeight w:val="300"/>
        </w:trPr>
        <w:tc>
          <w:tcPr>
            <w:tcW w:w="1134" w:type="dxa"/>
            <w:noWrap/>
            <w:vAlign w:val="center"/>
            <w:hideMark/>
          </w:tcPr>
          <w:p w14:paraId="4FDAD33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10860</w:t>
            </w:r>
          </w:p>
        </w:tc>
        <w:tc>
          <w:tcPr>
            <w:tcW w:w="6109" w:type="dxa"/>
            <w:noWrap/>
            <w:vAlign w:val="bottom"/>
            <w:hideMark/>
          </w:tcPr>
          <w:p w14:paraId="18E5CFD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alimentos homogeneizados e dietéticos</w:t>
            </w:r>
          </w:p>
        </w:tc>
        <w:tc>
          <w:tcPr>
            <w:tcW w:w="2210" w:type="dxa"/>
          </w:tcPr>
          <w:p w14:paraId="4362D29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3CDADD0" w14:textId="77777777" w:rsidTr="000E4CD6">
        <w:trPr>
          <w:gridAfter w:val="1"/>
          <w:wAfter w:w="10" w:type="dxa"/>
          <w:trHeight w:val="300"/>
        </w:trPr>
        <w:tc>
          <w:tcPr>
            <w:tcW w:w="1134" w:type="dxa"/>
            <w:noWrap/>
            <w:vAlign w:val="center"/>
            <w:hideMark/>
          </w:tcPr>
          <w:p w14:paraId="5B7F23B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10891</w:t>
            </w:r>
          </w:p>
        </w:tc>
        <w:tc>
          <w:tcPr>
            <w:tcW w:w="6109" w:type="dxa"/>
            <w:noWrap/>
            <w:vAlign w:val="bottom"/>
            <w:hideMark/>
          </w:tcPr>
          <w:p w14:paraId="378A8EE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fermentos, leveduras e adjuvantes para panificação e pastelaria</w:t>
            </w:r>
          </w:p>
        </w:tc>
        <w:tc>
          <w:tcPr>
            <w:tcW w:w="2210" w:type="dxa"/>
          </w:tcPr>
          <w:p w14:paraId="5999292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437D15D" w14:textId="77777777" w:rsidTr="000E4CD6">
        <w:trPr>
          <w:gridAfter w:val="1"/>
          <w:wAfter w:w="10" w:type="dxa"/>
          <w:trHeight w:val="300"/>
        </w:trPr>
        <w:tc>
          <w:tcPr>
            <w:tcW w:w="1134" w:type="dxa"/>
            <w:noWrap/>
            <w:vAlign w:val="center"/>
            <w:hideMark/>
          </w:tcPr>
          <w:p w14:paraId="6491F82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10892</w:t>
            </w:r>
          </w:p>
        </w:tc>
        <w:tc>
          <w:tcPr>
            <w:tcW w:w="6109" w:type="dxa"/>
            <w:noWrap/>
            <w:vAlign w:val="bottom"/>
            <w:hideMark/>
          </w:tcPr>
          <w:p w14:paraId="4EEABA9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caldos, sopas e sobremesas</w:t>
            </w:r>
          </w:p>
        </w:tc>
        <w:tc>
          <w:tcPr>
            <w:tcW w:w="2210" w:type="dxa"/>
          </w:tcPr>
          <w:p w14:paraId="1E05812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D1F5225" w14:textId="77777777" w:rsidTr="000E4CD6">
        <w:trPr>
          <w:gridAfter w:val="1"/>
          <w:wAfter w:w="10" w:type="dxa"/>
          <w:trHeight w:val="300"/>
        </w:trPr>
        <w:tc>
          <w:tcPr>
            <w:tcW w:w="1134" w:type="dxa"/>
            <w:noWrap/>
            <w:vAlign w:val="center"/>
            <w:hideMark/>
          </w:tcPr>
          <w:p w14:paraId="7C67B8B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10893</w:t>
            </w:r>
          </w:p>
        </w:tc>
        <w:tc>
          <w:tcPr>
            <w:tcW w:w="6109" w:type="dxa"/>
            <w:noWrap/>
            <w:vAlign w:val="bottom"/>
            <w:hideMark/>
          </w:tcPr>
          <w:p w14:paraId="3226662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suplementos alimentares</w:t>
            </w:r>
          </w:p>
        </w:tc>
        <w:tc>
          <w:tcPr>
            <w:tcW w:w="2210" w:type="dxa"/>
          </w:tcPr>
          <w:p w14:paraId="062AA59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650F831" w14:textId="77777777" w:rsidTr="000E4CD6">
        <w:trPr>
          <w:gridAfter w:val="1"/>
          <w:wAfter w:w="10" w:type="dxa"/>
          <w:trHeight w:val="300"/>
        </w:trPr>
        <w:tc>
          <w:tcPr>
            <w:tcW w:w="1134" w:type="dxa"/>
            <w:noWrap/>
            <w:vAlign w:val="center"/>
            <w:hideMark/>
          </w:tcPr>
          <w:p w14:paraId="259F297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10894</w:t>
            </w:r>
          </w:p>
        </w:tc>
        <w:tc>
          <w:tcPr>
            <w:tcW w:w="6109" w:type="dxa"/>
            <w:noWrap/>
            <w:vAlign w:val="bottom"/>
            <w:hideMark/>
          </w:tcPr>
          <w:p w14:paraId="660578E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alternativos aos produtos lácteos</w:t>
            </w:r>
          </w:p>
        </w:tc>
        <w:tc>
          <w:tcPr>
            <w:tcW w:w="2210" w:type="dxa"/>
          </w:tcPr>
          <w:p w14:paraId="7AFC90E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36836CA" w14:textId="77777777" w:rsidTr="000E4CD6">
        <w:trPr>
          <w:gridAfter w:val="1"/>
          <w:wAfter w:w="10" w:type="dxa"/>
          <w:trHeight w:val="300"/>
        </w:trPr>
        <w:tc>
          <w:tcPr>
            <w:tcW w:w="1134" w:type="dxa"/>
            <w:noWrap/>
            <w:vAlign w:val="center"/>
            <w:hideMark/>
          </w:tcPr>
          <w:p w14:paraId="2B4E41D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10895</w:t>
            </w:r>
          </w:p>
        </w:tc>
        <w:tc>
          <w:tcPr>
            <w:tcW w:w="6109" w:type="dxa"/>
            <w:noWrap/>
            <w:vAlign w:val="bottom"/>
            <w:hideMark/>
          </w:tcPr>
          <w:p w14:paraId="7440F7B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alimentares diversos, n.e.</w:t>
            </w:r>
          </w:p>
        </w:tc>
        <w:tc>
          <w:tcPr>
            <w:tcW w:w="2210" w:type="dxa"/>
          </w:tcPr>
          <w:p w14:paraId="7B6B6E0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1A4BB6E" w14:textId="77777777" w:rsidTr="000E4CD6">
        <w:trPr>
          <w:gridAfter w:val="1"/>
          <w:wAfter w:w="10" w:type="dxa"/>
          <w:trHeight w:val="300"/>
        </w:trPr>
        <w:tc>
          <w:tcPr>
            <w:tcW w:w="1134" w:type="dxa"/>
            <w:noWrap/>
            <w:vAlign w:val="center"/>
            <w:hideMark/>
          </w:tcPr>
          <w:p w14:paraId="300ACB2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10911</w:t>
            </w:r>
          </w:p>
        </w:tc>
        <w:tc>
          <w:tcPr>
            <w:tcW w:w="6109" w:type="dxa"/>
            <w:noWrap/>
            <w:vAlign w:val="bottom"/>
            <w:hideMark/>
          </w:tcPr>
          <w:p w14:paraId="2920AD5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pré-misturas</w:t>
            </w:r>
          </w:p>
        </w:tc>
        <w:tc>
          <w:tcPr>
            <w:tcW w:w="2210" w:type="dxa"/>
          </w:tcPr>
          <w:p w14:paraId="65A6234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219EDC7" w14:textId="77777777" w:rsidTr="000E4CD6">
        <w:trPr>
          <w:gridAfter w:val="1"/>
          <w:wAfter w:w="10" w:type="dxa"/>
          <w:trHeight w:val="300"/>
        </w:trPr>
        <w:tc>
          <w:tcPr>
            <w:tcW w:w="1134" w:type="dxa"/>
            <w:noWrap/>
            <w:vAlign w:val="center"/>
            <w:hideMark/>
          </w:tcPr>
          <w:p w14:paraId="17B733D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10912</w:t>
            </w:r>
          </w:p>
        </w:tc>
        <w:tc>
          <w:tcPr>
            <w:tcW w:w="6109" w:type="dxa"/>
            <w:noWrap/>
            <w:vAlign w:val="bottom"/>
            <w:hideMark/>
          </w:tcPr>
          <w:p w14:paraId="6A4D9B5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alimentos para animais de criação (exceto para aquicultura)</w:t>
            </w:r>
          </w:p>
        </w:tc>
        <w:tc>
          <w:tcPr>
            <w:tcW w:w="2210" w:type="dxa"/>
          </w:tcPr>
          <w:p w14:paraId="3E4E6F8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1DD6C9A" w14:textId="77777777" w:rsidTr="000E4CD6">
        <w:trPr>
          <w:gridAfter w:val="1"/>
          <w:wAfter w:w="10" w:type="dxa"/>
          <w:trHeight w:val="300"/>
        </w:trPr>
        <w:tc>
          <w:tcPr>
            <w:tcW w:w="1134" w:type="dxa"/>
            <w:noWrap/>
            <w:vAlign w:val="center"/>
            <w:hideMark/>
          </w:tcPr>
          <w:p w14:paraId="17C3D3A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10913</w:t>
            </w:r>
          </w:p>
        </w:tc>
        <w:tc>
          <w:tcPr>
            <w:tcW w:w="6109" w:type="dxa"/>
            <w:noWrap/>
            <w:vAlign w:val="bottom"/>
            <w:hideMark/>
          </w:tcPr>
          <w:p w14:paraId="4E9C21E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alimentos para aquicultura</w:t>
            </w:r>
          </w:p>
        </w:tc>
        <w:tc>
          <w:tcPr>
            <w:tcW w:w="2210" w:type="dxa"/>
          </w:tcPr>
          <w:p w14:paraId="56CEAD5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BB5E248" w14:textId="77777777" w:rsidTr="000E4CD6">
        <w:trPr>
          <w:gridAfter w:val="1"/>
          <w:wAfter w:w="10" w:type="dxa"/>
          <w:trHeight w:val="300"/>
        </w:trPr>
        <w:tc>
          <w:tcPr>
            <w:tcW w:w="1134" w:type="dxa"/>
            <w:noWrap/>
            <w:vAlign w:val="center"/>
            <w:hideMark/>
          </w:tcPr>
          <w:p w14:paraId="369C230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10920</w:t>
            </w:r>
          </w:p>
        </w:tc>
        <w:tc>
          <w:tcPr>
            <w:tcW w:w="6109" w:type="dxa"/>
            <w:noWrap/>
            <w:vAlign w:val="bottom"/>
            <w:hideMark/>
          </w:tcPr>
          <w:p w14:paraId="1EF9215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alimentos para animais de estimação</w:t>
            </w:r>
          </w:p>
        </w:tc>
        <w:tc>
          <w:tcPr>
            <w:tcW w:w="2210" w:type="dxa"/>
          </w:tcPr>
          <w:p w14:paraId="5680868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648BA83" w14:textId="77777777" w:rsidTr="000E4CD6">
        <w:trPr>
          <w:trHeight w:val="300"/>
        </w:trPr>
        <w:tc>
          <w:tcPr>
            <w:tcW w:w="9463" w:type="dxa"/>
            <w:gridSpan w:val="4"/>
            <w:noWrap/>
            <w:vAlign w:val="bottom"/>
          </w:tcPr>
          <w:p w14:paraId="2BB6939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37A1D6D1" w14:textId="77777777" w:rsidTr="000E4CD6">
        <w:trPr>
          <w:trHeight w:val="300"/>
        </w:trPr>
        <w:tc>
          <w:tcPr>
            <w:tcW w:w="9463" w:type="dxa"/>
            <w:gridSpan w:val="4"/>
            <w:noWrap/>
            <w:vAlign w:val="bottom"/>
          </w:tcPr>
          <w:p w14:paraId="7F27DEF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11 — Indústrias das bebidas</w:t>
            </w:r>
          </w:p>
        </w:tc>
      </w:tr>
      <w:tr w:rsidR="00063A67" w:rsidRPr="00FC7A70" w14:paraId="3CFFC241" w14:textId="77777777" w:rsidTr="000E4CD6">
        <w:trPr>
          <w:gridAfter w:val="1"/>
          <w:wAfter w:w="10" w:type="dxa"/>
          <w:trHeight w:val="300"/>
        </w:trPr>
        <w:tc>
          <w:tcPr>
            <w:tcW w:w="1134" w:type="dxa"/>
            <w:noWrap/>
            <w:vAlign w:val="center"/>
            <w:hideMark/>
          </w:tcPr>
          <w:p w14:paraId="56BADA2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11011</w:t>
            </w:r>
          </w:p>
        </w:tc>
        <w:tc>
          <w:tcPr>
            <w:tcW w:w="6109" w:type="dxa"/>
            <w:noWrap/>
            <w:vAlign w:val="bottom"/>
            <w:hideMark/>
          </w:tcPr>
          <w:p w14:paraId="5950F0C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aguardentes preparadas</w:t>
            </w:r>
          </w:p>
        </w:tc>
        <w:tc>
          <w:tcPr>
            <w:tcW w:w="2210" w:type="dxa"/>
          </w:tcPr>
          <w:p w14:paraId="1131C28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EAC567A" w14:textId="77777777" w:rsidTr="000E4CD6">
        <w:trPr>
          <w:gridAfter w:val="1"/>
          <w:wAfter w:w="10" w:type="dxa"/>
          <w:trHeight w:val="300"/>
        </w:trPr>
        <w:tc>
          <w:tcPr>
            <w:tcW w:w="1134" w:type="dxa"/>
            <w:noWrap/>
            <w:vAlign w:val="center"/>
            <w:hideMark/>
          </w:tcPr>
          <w:p w14:paraId="3ACC06F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11012</w:t>
            </w:r>
          </w:p>
        </w:tc>
        <w:tc>
          <w:tcPr>
            <w:tcW w:w="6109" w:type="dxa"/>
            <w:noWrap/>
            <w:vAlign w:val="bottom"/>
            <w:hideMark/>
          </w:tcPr>
          <w:p w14:paraId="4033F2E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aguardentes não preparadas</w:t>
            </w:r>
          </w:p>
        </w:tc>
        <w:tc>
          <w:tcPr>
            <w:tcW w:w="2210" w:type="dxa"/>
          </w:tcPr>
          <w:p w14:paraId="23FAFC4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5C44094" w14:textId="77777777" w:rsidTr="000E4CD6">
        <w:trPr>
          <w:gridAfter w:val="1"/>
          <w:wAfter w:w="10" w:type="dxa"/>
          <w:trHeight w:val="300"/>
        </w:trPr>
        <w:tc>
          <w:tcPr>
            <w:tcW w:w="1134" w:type="dxa"/>
            <w:noWrap/>
            <w:vAlign w:val="center"/>
            <w:hideMark/>
          </w:tcPr>
          <w:p w14:paraId="647E72B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11013</w:t>
            </w:r>
          </w:p>
        </w:tc>
        <w:tc>
          <w:tcPr>
            <w:tcW w:w="6109" w:type="dxa"/>
            <w:noWrap/>
            <w:vAlign w:val="bottom"/>
            <w:hideMark/>
          </w:tcPr>
          <w:p w14:paraId="6204B69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licores e de outras bebidas destiladas</w:t>
            </w:r>
          </w:p>
        </w:tc>
        <w:tc>
          <w:tcPr>
            <w:tcW w:w="2210" w:type="dxa"/>
          </w:tcPr>
          <w:p w14:paraId="69DCC6D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FBEFCDA" w14:textId="77777777" w:rsidTr="000E4CD6">
        <w:trPr>
          <w:gridAfter w:val="1"/>
          <w:wAfter w:w="10" w:type="dxa"/>
          <w:trHeight w:val="300"/>
        </w:trPr>
        <w:tc>
          <w:tcPr>
            <w:tcW w:w="1134" w:type="dxa"/>
            <w:noWrap/>
            <w:vAlign w:val="center"/>
            <w:hideMark/>
          </w:tcPr>
          <w:p w14:paraId="64EE42E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11021</w:t>
            </w:r>
          </w:p>
        </w:tc>
        <w:tc>
          <w:tcPr>
            <w:tcW w:w="6109" w:type="dxa"/>
            <w:noWrap/>
            <w:vAlign w:val="bottom"/>
            <w:hideMark/>
          </w:tcPr>
          <w:p w14:paraId="2388BF2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vinhos comuns e licorosos</w:t>
            </w:r>
          </w:p>
        </w:tc>
        <w:tc>
          <w:tcPr>
            <w:tcW w:w="2210" w:type="dxa"/>
          </w:tcPr>
          <w:p w14:paraId="5019257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139541D" w14:textId="77777777" w:rsidTr="000E4CD6">
        <w:trPr>
          <w:gridAfter w:val="1"/>
          <w:wAfter w:w="10" w:type="dxa"/>
          <w:trHeight w:val="300"/>
        </w:trPr>
        <w:tc>
          <w:tcPr>
            <w:tcW w:w="1134" w:type="dxa"/>
            <w:noWrap/>
            <w:vAlign w:val="center"/>
            <w:hideMark/>
          </w:tcPr>
          <w:p w14:paraId="0CF720F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11022</w:t>
            </w:r>
          </w:p>
        </w:tc>
        <w:tc>
          <w:tcPr>
            <w:tcW w:w="6109" w:type="dxa"/>
            <w:noWrap/>
            <w:vAlign w:val="bottom"/>
            <w:hideMark/>
          </w:tcPr>
          <w:p w14:paraId="7FB99C6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vinhos espumantes e espumosos</w:t>
            </w:r>
          </w:p>
        </w:tc>
        <w:tc>
          <w:tcPr>
            <w:tcW w:w="2210" w:type="dxa"/>
          </w:tcPr>
          <w:p w14:paraId="0EB1ACA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F42E981" w14:textId="77777777" w:rsidTr="000E4CD6">
        <w:trPr>
          <w:gridAfter w:val="1"/>
          <w:wAfter w:w="10" w:type="dxa"/>
          <w:trHeight w:val="300"/>
        </w:trPr>
        <w:tc>
          <w:tcPr>
            <w:tcW w:w="1134" w:type="dxa"/>
            <w:noWrap/>
            <w:vAlign w:val="center"/>
            <w:hideMark/>
          </w:tcPr>
          <w:p w14:paraId="1F5CC76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11030</w:t>
            </w:r>
          </w:p>
        </w:tc>
        <w:tc>
          <w:tcPr>
            <w:tcW w:w="6109" w:type="dxa"/>
            <w:noWrap/>
            <w:vAlign w:val="bottom"/>
            <w:hideMark/>
          </w:tcPr>
          <w:p w14:paraId="4559D53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sidra e outras bebidas fermentadas de frutos</w:t>
            </w:r>
          </w:p>
        </w:tc>
        <w:tc>
          <w:tcPr>
            <w:tcW w:w="2210" w:type="dxa"/>
          </w:tcPr>
          <w:p w14:paraId="2254836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7B918D4" w14:textId="77777777" w:rsidTr="000E4CD6">
        <w:trPr>
          <w:gridAfter w:val="1"/>
          <w:wAfter w:w="10" w:type="dxa"/>
          <w:trHeight w:val="300"/>
        </w:trPr>
        <w:tc>
          <w:tcPr>
            <w:tcW w:w="1134" w:type="dxa"/>
            <w:noWrap/>
            <w:vAlign w:val="center"/>
            <w:hideMark/>
          </w:tcPr>
          <w:p w14:paraId="6504CBD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11040</w:t>
            </w:r>
          </w:p>
        </w:tc>
        <w:tc>
          <w:tcPr>
            <w:tcW w:w="6109" w:type="dxa"/>
            <w:noWrap/>
            <w:vAlign w:val="bottom"/>
            <w:hideMark/>
          </w:tcPr>
          <w:p w14:paraId="040C9FA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vermutes e de outras bebidas fermentadas não destiladas</w:t>
            </w:r>
          </w:p>
        </w:tc>
        <w:tc>
          <w:tcPr>
            <w:tcW w:w="2210" w:type="dxa"/>
          </w:tcPr>
          <w:p w14:paraId="73553AA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8889174" w14:textId="77777777" w:rsidTr="000E4CD6">
        <w:trPr>
          <w:gridAfter w:val="1"/>
          <w:wAfter w:w="10" w:type="dxa"/>
          <w:trHeight w:val="300"/>
        </w:trPr>
        <w:tc>
          <w:tcPr>
            <w:tcW w:w="1134" w:type="dxa"/>
            <w:noWrap/>
            <w:vAlign w:val="center"/>
            <w:hideMark/>
          </w:tcPr>
          <w:p w14:paraId="02FA3AF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11050</w:t>
            </w:r>
          </w:p>
        </w:tc>
        <w:tc>
          <w:tcPr>
            <w:tcW w:w="6109" w:type="dxa"/>
            <w:noWrap/>
            <w:hideMark/>
          </w:tcPr>
          <w:p w14:paraId="54B5915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cerveja</w:t>
            </w:r>
          </w:p>
        </w:tc>
        <w:tc>
          <w:tcPr>
            <w:tcW w:w="2210" w:type="dxa"/>
          </w:tcPr>
          <w:p w14:paraId="54958E7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9E4C121" w14:textId="77777777" w:rsidTr="000E4CD6">
        <w:trPr>
          <w:gridAfter w:val="1"/>
          <w:wAfter w:w="10" w:type="dxa"/>
          <w:trHeight w:val="300"/>
        </w:trPr>
        <w:tc>
          <w:tcPr>
            <w:tcW w:w="1134" w:type="dxa"/>
            <w:noWrap/>
            <w:vAlign w:val="center"/>
            <w:hideMark/>
          </w:tcPr>
          <w:p w14:paraId="7A40D78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11060</w:t>
            </w:r>
          </w:p>
        </w:tc>
        <w:tc>
          <w:tcPr>
            <w:tcW w:w="6109" w:type="dxa"/>
            <w:noWrap/>
            <w:vAlign w:val="bottom"/>
            <w:hideMark/>
          </w:tcPr>
          <w:p w14:paraId="2498F4F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malte</w:t>
            </w:r>
          </w:p>
        </w:tc>
        <w:tc>
          <w:tcPr>
            <w:tcW w:w="2210" w:type="dxa"/>
          </w:tcPr>
          <w:p w14:paraId="1AFB688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0CA9ED2" w14:textId="77777777" w:rsidTr="000E4CD6">
        <w:trPr>
          <w:gridAfter w:val="1"/>
          <w:wAfter w:w="10" w:type="dxa"/>
          <w:trHeight w:val="300"/>
        </w:trPr>
        <w:tc>
          <w:tcPr>
            <w:tcW w:w="1134" w:type="dxa"/>
            <w:noWrap/>
            <w:vAlign w:val="center"/>
            <w:hideMark/>
          </w:tcPr>
          <w:p w14:paraId="17D1E58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11071</w:t>
            </w:r>
          </w:p>
        </w:tc>
        <w:tc>
          <w:tcPr>
            <w:tcW w:w="6109" w:type="dxa"/>
            <w:noWrap/>
            <w:vAlign w:val="bottom"/>
            <w:hideMark/>
          </w:tcPr>
          <w:p w14:paraId="6A5F646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Engarrafamento de águas minerais naturais e de nascente</w:t>
            </w:r>
          </w:p>
        </w:tc>
        <w:tc>
          <w:tcPr>
            <w:tcW w:w="2210" w:type="dxa"/>
          </w:tcPr>
          <w:p w14:paraId="689AAC2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C4FFA2F" w14:textId="77777777" w:rsidTr="000E4CD6">
        <w:trPr>
          <w:gridAfter w:val="1"/>
          <w:wAfter w:w="10" w:type="dxa"/>
          <w:trHeight w:val="300"/>
        </w:trPr>
        <w:tc>
          <w:tcPr>
            <w:tcW w:w="1134" w:type="dxa"/>
            <w:noWrap/>
            <w:vAlign w:val="center"/>
            <w:hideMark/>
          </w:tcPr>
          <w:p w14:paraId="483BAB8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11072</w:t>
            </w:r>
          </w:p>
        </w:tc>
        <w:tc>
          <w:tcPr>
            <w:tcW w:w="6109" w:type="dxa"/>
            <w:noWrap/>
            <w:vAlign w:val="bottom"/>
            <w:hideMark/>
          </w:tcPr>
          <w:p w14:paraId="3430B16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refrigerantes e de outras bebidas não alcoólicas, n.e.</w:t>
            </w:r>
          </w:p>
        </w:tc>
        <w:tc>
          <w:tcPr>
            <w:tcW w:w="2210" w:type="dxa"/>
          </w:tcPr>
          <w:p w14:paraId="4B11FE2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BE4BBC6" w14:textId="77777777" w:rsidTr="000E4CD6">
        <w:trPr>
          <w:gridAfter w:val="1"/>
          <w:wAfter w:w="10" w:type="dxa"/>
          <w:trHeight w:val="300"/>
        </w:trPr>
        <w:tc>
          <w:tcPr>
            <w:tcW w:w="1134" w:type="dxa"/>
            <w:noWrap/>
            <w:vAlign w:val="bottom"/>
          </w:tcPr>
          <w:p w14:paraId="733D92A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c>
          <w:tcPr>
            <w:tcW w:w="6109" w:type="dxa"/>
            <w:noWrap/>
            <w:vAlign w:val="bottom"/>
          </w:tcPr>
          <w:p w14:paraId="1C2FBF4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c>
          <w:tcPr>
            <w:tcW w:w="2210" w:type="dxa"/>
          </w:tcPr>
          <w:p w14:paraId="6EC9B9A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42260511" w14:textId="77777777" w:rsidTr="000E4CD6">
        <w:trPr>
          <w:trHeight w:val="300"/>
        </w:trPr>
        <w:tc>
          <w:tcPr>
            <w:tcW w:w="9463" w:type="dxa"/>
            <w:gridSpan w:val="4"/>
            <w:noWrap/>
            <w:vAlign w:val="bottom"/>
          </w:tcPr>
          <w:p w14:paraId="21046F1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12 — Indústrias do tabaco</w:t>
            </w:r>
          </w:p>
        </w:tc>
      </w:tr>
      <w:tr w:rsidR="00063A67" w:rsidRPr="00FC7A70" w14:paraId="18C6DE92" w14:textId="77777777" w:rsidTr="000E4CD6">
        <w:trPr>
          <w:gridAfter w:val="1"/>
          <w:wAfter w:w="10" w:type="dxa"/>
          <w:trHeight w:val="300"/>
        </w:trPr>
        <w:tc>
          <w:tcPr>
            <w:tcW w:w="1134" w:type="dxa"/>
            <w:noWrap/>
            <w:vAlign w:val="bottom"/>
            <w:hideMark/>
          </w:tcPr>
          <w:p w14:paraId="479D3CD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12000</w:t>
            </w:r>
          </w:p>
        </w:tc>
        <w:tc>
          <w:tcPr>
            <w:tcW w:w="6109" w:type="dxa"/>
            <w:noWrap/>
            <w:vAlign w:val="bottom"/>
            <w:hideMark/>
          </w:tcPr>
          <w:p w14:paraId="76349C0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do tabaco</w:t>
            </w:r>
          </w:p>
        </w:tc>
        <w:tc>
          <w:tcPr>
            <w:tcW w:w="2210" w:type="dxa"/>
          </w:tcPr>
          <w:p w14:paraId="5B52F67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475A04E" w14:textId="77777777" w:rsidTr="000E4CD6">
        <w:trPr>
          <w:trHeight w:val="300"/>
        </w:trPr>
        <w:tc>
          <w:tcPr>
            <w:tcW w:w="9463" w:type="dxa"/>
            <w:gridSpan w:val="4"/>
            <w:noWrap/>
            <w:vAlign w:val="bottom"/>
          </w:tcPr>
          <w:p w14:paraId="2055539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4937741B" w14:textId="77777777" w:rsidTr="000E4CD6">
        <w:trPr>
          <w:trHeight w:val="300"/>
        </w:trPr>
        <w:tc>
          <w:tcPr>
            <w:tcW w:w="9463" w:type="dxa"/>
            <w:gridSpan w:val="4"/>
            <w:noWrap/>
            <w:vAlign w:val="bottom"/>
          </w:tcPr>
          <w:p w14:paraId="2F9383E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13 — Fabricação de têxteis</w:t>
            </w:r>
          </w:p>
        </w:tc>
      </w:tr>
      <w:tr w:rsidR="00063A67" w:rsidRPr="00FC7A70" w14:paraId="6D82DF6B" w14:textId="77777777" w:rsidTr="000E4CD6">
        <w:trPr>
          <w:gridAfter w:val="1"/>
          <w:wAfter w:w="10" w:type="dxa"/>
          <w:trHeight w:val="300"/>
        </w:trPr>
        <w:tc>
          <w:tcPr>
            <w:tcW w:w="1134" w:type="dxa"/>
            <w:noWrap/>
            <w:vAlign w:val="center"/>
            <w:hideMark/>
          </w:tcPr>
          <w:p w14:paraId="6F6E051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13101</w:t>
            </w:r>
          </w:p>
        </w:tc>
        <w:tc>
          <w:tcPr>
            <w:tcW w:w="6109" w:type="dxa"/>
            <w:noWrap/>
            <w:vAlign w:val="bottom"/>
            <w:hideMark/>
          </w:tcPr>
          <w:p w14:paraId="6AC59ED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e fiação de fibras do tipo algodão, lã, seda, linho e outras fibras têxteis; preparação e texturização de filamentos sintéticos e artificiais</w:t>
            </w:r>
          </w:p>
        </w:tc>
        <w:tc>
          <w:tcPr>
            <w:tcW w:w="2210" w:type="dxa"/>
          </w:tcPr>
          <w:p w14:paraId="3A6C72F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83C17FD" w14:textId="77777777" w:rsidTr="000E4CD6">
        <w:trPr>
          <w:gridAfter w:val="1"/>
          <w:wAfter w:w="10" w:type="dxa"/>
          <w:trHeight w:val="300"/>
        </w:trPr>
        <w:tc>
          <w:tcPr>
            <w:tcW w:w="1134" w:type="dxa"/>
            <w:noWrap/>
            <w:vAlign w:val="center"/>
            <w:hideMark/>
          </w:tcPr>
          <w:p w14:paraId="50C1F17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13102</w:t>
            </w:r>
          </w:p>
        </w:tc>
        <w:tc>
          <w:tcPr>
            <w:tcW w:w="6109" w:type="dxa"/>
            <w:noWrap/>
            <w:vAlign w:val="bottom"/>
            <w:hideMark/>
          </w:tcPr>
          <w:p w14:paraId="3B59947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linhas de costura</w:t>
            </w:r>
          </w:p>
        </w:tc>
        <w:tc>
          <w:tcPr>
            <w:tcW w:w="2210" w:type="dxa"/>
          </w:tcPr>
          <w:p w14:paraId="76A2379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CA48C77" w14:textId="77777777" w:rsidTr="000E4CD6">
        <w:trPr>
          <w:gridAfter w:val="1"/>
          <w:wAfter w:w="10" w:type="dxa"/>
          <w:trHeight w:val="300"/>
        </w:trPr>
        <w:tc>
          <w:tcPr>
            <w:tcW w:w="1134" w:type="dxa"/>
            <w:noWrap/>
            <w:vAlign w:val="center"/>
            <w:hideMark/>
          </w:tcPr>
          <w:p w14:paraId="4471274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13200</w:t>
            </w:r>
          </w:p>
        </w:tc>
        <w:tc>
          <w:tcPr>
            <w:tcW w:w="6109" w:type="dxa"/>
            <w:noWrap/>
            <w:vAlign w:val="bottom"/>
            <w:hideMark/>
          </w:tcPr>
          <w:p w14:paraId="43FD2EA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Tecelagem de têxteis</w:t>
            </w:r>
          </w:p>
        </w:tc>
        <w:tc>
          <w:tcPr>
            <w:tcW w:w="2210" w:type="dxa"/>
          </w:tcPr>
          <w:p w14:paraId="62F4992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CAFF463" w14:textId="77777777" w:rsidTr="000E4CD6">
        <w:trPr>
          <w:gridAfter w:val="1"/>
          <w:wAfter w:w="10" w:type="dxa"/>
          <w:trHeight w:val="300"/>
        </w:trPr>
        <w:tc>
          <w:tcPr>
            <w:tcW w:w="1134" w:type="dxa"/>
            <w:noWrap/>
            <w:vAlign w:val="center"/>
            <w:hideMark/>
          </w:tcPr>
          <w:p w14:paraId="2FAD918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13301</w:t>
            </w:r>
          </w:p>
        </w:tc>
        <w:tc>
          <w:tcPr>
            <w:tcW w:w="6109" w:type="dxa"/>
            <w:noWrap/>
            <w:vAlign w:val="bottom"/>
            <w:hideMark/>
          </w:tcPr>
          <w:p w14:paraId="30B4381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Branqueamento e tingimento</w:t>
            </w:r>
          </w:p>
        </w:tc>
        <w:tc>
          <w:tcPr>
            <w:tcW w:w="2210" w:type="dxa"/>
          </w:tcPr>
          <w:p w14:paraId="0CD89A9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1A1A529" w14:textId="77777777" w:rsidTr="000E4CD6">
        <w:trPr>
          <w:gridAfter w:val="1"/>
          <w:wAfter w:w="10" w:type="dxa"/>
          <w:trHeight w:val="300"/>
        </w:trPr>
        <w:tc>
          <w:tcPr>
            <w:tcW w:w="1134" w:type="dxa"/>
            <w:noWrap/>
            <w:vAlign w:val="center"/>
            <w:hideMark/>
          </w:tcPr>
          <w:p w14:paraId="353F702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13302</w:t>
            </w:r>
          </w:p>
        </w:tc>
        <w:tc>
          <w:tcPr>
            <w:tcW w:w="6109" w:type="dxa"/>
            <w:noWrap/>
            <w:vAlign w:val="bottom"/>
            <w:hideMark/>
          </w:tcPr>
          <w:p w14:paraId="5DBD66B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Estampagem</w:t>
            </w:r>
          </w:p>
        </w:tc>
        <w:tc>
          <w:tcPr>
            <w:tcW w:w="2210" w:type="dxa"/>
          </w:tcPr>
          <w:p w14:paraId="4619AA2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838B464" w14:textId="77777777" w:rsidTr="000E4CD6">
        <w:trPr>
          <w:gridAfter w:val="1"/>
          <w:wAfter w:w="10" w:type="dxa"/>
          <w:trHeight w:val="300"/>
        </w:trPr>
        <w:tc>
          <w:tcPr>
            <w:tcW w:w="1134" w:type="dxa"/>
            <w:noWrap/>
            <w:vAlign w:val="center"/>
            <w:hideMark/>
          </w:tcPr>
          <w:p w14:paraId="1149ED9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13303</w:t>
            </w:r>
          </w:p>
        </w:tc>
        <w:tc>
          <w:tcPr>
            <w:tcW w:w="6109" w:type="dxa"/>
            <w:noWrap/>
            <w:vAlign w:val="bottom"/>
            <w:hideMark/>
          </w:tcPr>
          <w:p w14:paraId="5C2B74B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Acabamento de fios, tecidos e artigos têxteis, n.e.</w:t>
            </w:r>
          </w:p>
        </w:tc>
        <w:tc>
          <w:tcPr>
            <w:tcW w:w="2210" w:type="dxa"/>
          </w:tcPr>
          <w:p w14:paraId="0A2994A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BC218D6" w14:textId="77777777" w:rsidTr="000E4CD6">
        <w:trPr>
          <w:gridAfter w:val="1"/>
          <w:wAfter w:w="10" w:type="dxa"/>
          <w:trHeight w:val="300"/>
        </w:trPr>
        <w:tc>
          <w:tcPr>
            <w:tcW w:w="1134" w:type="dxa"/>
            <w:noWrap/>
            <w:vAlign w:val="center"/>
            <w:hideMark/>
          </w:tcPr>
          <w:p w14:paraId="326D457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13910</w:t>
            </w:r>
          </w:p>
        </w:tc>
        <w:tc>
          <w:tcPr>
            <w:tcW w:w="6109" w:type="dxa"/>
            <w:noWrap/>
            <w:vAlign w:val="bottom"/>
            <w:hideMark/>
          </w:tcPr>
          <w:p w14:paraId="250F61E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tecidos de malha</w:t>
            </w:r>
          </w:p>
        </w:tc>
        <w:tc>
          <w:tcPr>
            <w:tcW w:w="2210" w:type="dxa"/>
          </w:tcPr>
          <w:p w14:paraId="5A2C2CD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6C1B7C7" w14:textId="77777777" w:rsidTr="000E4CD6">
        <w:trPr>
          <w:gridAfter w:val="1"/>
          <w:wAfter w:w="10" w:type="dxa"/>
          <w:trHeight w:val="300"/>
        </w:trPr>
        <w:tc>
          <w:tcPr>
            <w:tcW w:w="1134" w:type="dxa"/>
            <w:noWrap/>
            <w:vAlign w:val="center"/>
            <w:hideMark/>
          </w:tcPr>
          <w:p w14:paraId="103FC1E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13920</w:t>
            </w:r>
          </w:p>
        </w:tc>
        <w:tc>
          <w:tcPr>
            <w:tcW w:w="6109" w:type="dxa"/>
            <w:noWrap/>
            <w:vAlign w:val="bottom"/>
            <w:hideMark/>
          </w:tcPr>
          <w:p w14:paraId="78FF886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têxteis para uso doméstico e de artigos têxteis de decoração confecionados</w:t>
            </w:r>
          </w:p>
        </w:tc>
        <w:tc>
          <w:tcPr>
            <w:tcW w:w="2210" w:type="dxa"/>
          </w:tcPr>
          <w:p w14:paraId="7E21839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A7E246D" w14:textId="77777777" w:rsidTr="000E4CD6">
        <w:trPr>
          <w:gridAfter w:val="1"/>
          <w:wAfter w:w="10" w:type="dxa"/>
          <w:trHeight w:val="300"/>
        </w:trPr>
        <w:tc>
          <w:tcPr>
            <w:tcW w:w="1134" w:type="dxa"/>
            <w:noWrap/>
            <w:vAlign w:val="center"/>
            <w:hideMark/>
          </w:tcPr>
          <w:p w14:paraId="30B4469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13930</w:t>
            </w:r>
          </w:p>
        </w:tc>
        <w:tc>
          <w:tcPr>
            <w:tcW w:w="6109" w:type="dxa"/>
            <w:noWrap/>
            <w:vAlign w:val="bottom"/>
            <w:hideMark/>
          </w:tcPr>
          <w:p w14:paraId="0F055EB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tapetes e carpetes</w:t>
            </w:r>
          </w:p>
        </w:tc>
        <w:tc>
          <w:tcPr>
            <w:tcW w:w="2210" w:type="dxa"/>
          </w:tcPr>
          <w:p w14:paraId="5C0F1AA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98294E7" w14:textId="77777777" w:rsidTr="000E4CD6">
        <w:trPr>
          <w:gridAfter w:val="1"/>
          <w:wAfter w:w="10" w:type="dxa"/>
          <w:trHeight w:val="300"/>
        </w:trPr>
        <w:tc>
          <w:tcPr>
            <w:tcW w:w="1134" w:type="dxa"/>
            <w:noWrap/>
            <w:vAlign w:val="center"/>
            <w:hideMark/>
          </w:tcPr>
          <w:p w14:paraId="6448466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13941</w:t>
            </w:r>
          </w:p>
        </w:tc>
        <w:tc>
          <w:tcPr>
            <w:tcW w:w="6109" w:type="dxa"/>
            <w:noWrap/>
            <w:vAlign w:val="bottom"/>
            <w:hideMark/>
          </w:tcPr>
          <w:p w14:paraId="43C2EC3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cordoaria</w:t>
            </w:r>
          </w:p>
        </w:tc>
        <w:tc>
          <w:tcPr>
            <w:tcW w:w="2210" w:type="dxa"/>
          </w:tcPr>
          <w:p w14:paraId="27EBBB7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3204A85" w14:textId="77777777" w:rsidTr="000E4CD6">
        <w:trPr>
          <w:gridAfter w:val="1"/>
          <w:wAfter w:w="10" w:type="dxa"/>
          <w:trHeight w:val="300"/>
        </w:trPr>
        <w:tc>
          <w:tcPr>
            <w:tcW w:w="1134" w:type="dxa"/>
            <w:noWrap/>
            <w:vAlign w:val="center"/>
            <w:hideMark/>
          </w:tcPr>
          <w:p w14:paraId="419713E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13942</w:t>
            </w:r>
          </w:p>
        </w:tc>
        <w:tc>
          <w:tcPr>
            <w:tcW w:w="6109" w:type="dxa"/>
            <w:noWrap/>
            <w:vAlign w:val="bottom"/>
            <w:hideMark/>
          </w:tcPr>
          <w:p w14:paraId="5BE317F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redes</w:t>
            </w:r>
          </w:p>
        </w:tc>
        <w:tc>
          <w:tcPr>
            <w:tcW w:w="2210" w:type="dxa"/>
          </w:tcPr>
          <w:p w14:paraId="321AA45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D35973A" w14:textId="77777777" w:rsidTr="000E4CD6">
        <w:trPr>
          <w:gridAfter w:val="1"/>
          <w:wAfter w:w="10" w:type="dxa"/>
          <w:trHeight w:val="300"/>
        </w:trPr>
        <w:tc>
          <w:tcPr>
            <w:tcW w:w="1134" w:type="dxa"/>
            <w:noWrap/>
            <w:vAlign w:val="center"/>
            <w:hideMark/>
          </w:tcPr>
          <w:p w14:paraId="48D795C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13950</w:t>
            </w:r>
          </w:p>
        </w:tc>
        <w:tc>
          <w:tcPr>
            <w:tcW w:w="6109" w:type="dxa"/>
            <w:noWrap/>
            <w:vAlign w:val="bottom"/>
            <w:hideMark/>
          </w:tcPr>
          <w:p w14:paraId="1199B56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têxteis não tecidos e respetivos artigos</w:t>
            </w:r>
          </w:p>
        </w:tc>
        <w:tc>
          <w:tcPr>
            <w:tcW w:w="2210" w:type="dxa"/>
          </w:tcPr>
          <w:p w14:paraId="50D02C0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C817F59" w14:textId="77777777" w:rsidTr="000E4CD6">
        <w:trPr>
          <w:gridAfter w:val="1"/>
          <w:wAfter w:w="10" w:type="dxa"/>
          <w:trHeight w:val="300"/>
        </w:trPr>
        <w:tc>
          <w:tcPr>
            <w:tcW w:w="1134" w:type="dxa"/>
            <w:noWrap/>
            <w:vAlign w:val="center"/>
            <w:hideMark/>
          </w:tcPr>
          <w:p w14:paraId="6BF77CF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13961</w:t>
            </w:r>
          </w:p>
        </w:tc>
        <w:tc>
          <w:tcPr>
            <w:tcW w:w="6109" w:type="dxa"/>
            <w:noWrap/>
            <w:vAlign w:val="bottom"/>
            <w:hideMark/>
          </w:tcPr>
          <w:p w14:paraId="1082C57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passamanarias e sirgarias</w:t>
            </w:r>
          </w:p>
        </w:tc>
        <w:tc>
          <w:tcPr>
            <w:tcW w:w="2210" w:type="dxa"/>
          </w:tcPr>
          <w:p w14:paraId="03DEFC4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2D702A6" w14:textId="77777777" w:rsidTr="000E4CD6">
        <w:trPr>
          <w:gridAfter w:val="1"/>
          <w:wAfter w:w="10" w:type="dxa"/>
          <w:trHeight w:val="300"/>
        </w:trPr>
        <w:tc>
          <w:tcPr>
            <w:tcW w:w="1134" w:type="dxa"/>
            <w:noWrap/>
            <w:vAlign w:val="center"/>
            <w:hideMark/>
          </w:tcPr>
          <w:p w14:paraId="2EFF325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13962</w:t>
            </w:r>
          </w:p>
        </w:tc>
        <w:tc>
          <w:tcPr>
            <w:tcW w:w="6109" w:type="dxa"/>
            <w:noWrap/>
            <w:vAlign w:val="bottom"/>
            <w:hideMark/>
          </w:tcPr>
          <w:p w14:paraId="0F3B894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têxteis para uso técnico e industrial, n.e.</w:t>
            </w:r>
          </w:p>
        </w:tc>
        <w:tc>
          <w:tcPr>
            <w:tcW w:w="2210" w:type="dxa"/>
          </w:tcPr>
          <w:p w14:paraId="7A0F2A4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B5917D8" w14:textId="77777777" w:rsidTr="000E4CD6">
        <w:trPr>
          <w:gridAfter w:val="1"/>
          <w:wAfter w:w="10" w:type="dxa"/>
          <w:trHeight w:val="300"/>
        </w:trPr>
        <w:tc>
          <w:tcPr>
            <w:tcW w:w="1134" w:type="dxa"/>
            <w:noWrap/>
            <w:vAlign w:val="center"/>
            <w:hideMark/>
          </w:tcPr>
          <w:p w14:paraId="7D8D6E2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13991</w:t>
            </w:r>
          </w:p>
        </w:tc>
        <w:tc>
          <w:tcPr>
            <w:tcW w:w="6109" w:type="dxa"/>
            <w:noWrap/>
            <w:vAlign w:val="bottom"/>
            <w:hideMark/>
          </w:tcPr>
          <w:p w14:paraId="35C78B7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bordados</w:t>
            </w:r>
          </w:p>
        </w:tc>
        <w:tc>
          <w:tcPr>
            <w:tcW w:w="2210" w:type="dxa"/>
          </w:tcPr>
          <w:p w14:paraId="433DF7D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8C89B67" w14:textId="77777777" w:rsidTr="000E4CD6">
        <w:trPr>
          <w:gridAfter w:val="1"/>
          <w:wAfter w:w="10" w:type="dxa"/>
          <w:trHeight w:val="300"/>
        </w:trPr>
        <w:tc>
          <w:tcPr>
            <w:tcW w:w="1134" w:type="dxa"/>
            <w:noWrap/>
            <w:vAlign w:val="center"/>
            <w:hideMark/>
          </w:tcPr>
          <w:p w14:paraId="63F48A2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13992</w:t>
            </w:r>
          </w:p>
        </w:tc>
        <w:tc>
          <w:tcPr>
            <w:tcW w:w="6109" w:type="dxa"/>
            <w:noWrap/>
            <w:vAlign w:val="bottom"/>
            <w:hideMark/>
          </w:tcPr>
          <w:p w14:paraId="37655F2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rendas</w:t>
            </w:r>
          </w:p>
        </w:tc>
        <w:tc>
          <w:tcPr>
            <w:tcW w:w="2210" w:type="dxa"/>
          </w:tcPr>
          <w:p w14:paraId="4700123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F7D3B45" w14:textId="77777777" w:rsidTr="000E4CD6">
        <w:trPr>
          <w:gridAfter w:val="1"/>
          <w:wAfter w:w="10" w:type="dxa"/>
          <w:trHeight w:val="300"/>
        </w:trPr>
        <w:tc>
          <w:tcPr>
            <w:tcW w:w="1134" w:type="dxa"/>
            <w:noWrap/>
            <w:vAlign w:val="center"/>
            <w:hideMark/>
          </w:tcPr>
          <w:p w14:paraId="72FEB82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13993</w:t>
            </w:r>
          </w:p>
        </w:tc>
        <w:tc>
          <w:tcPr>
            <w:tcW w:w="6109" w:type="dxa"/>
            <w:noWrap/>
            <w:vAlign w:val="bottom"/>
            <w:hideMark/>
          </w:tcPr>
          <w:p w14:paraId="30EC768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têxteis diversos, n.e.</w:t>
            </w:r>
          </w:p>
        </w:tc>
        <w:tc>
          <w:tcPr>
            <w:tcW w:w="2210" w:type="dxa"/>
          </w:tcPr>
          <w:p w14:paraId="7A8D081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3EC77FF" w14:textId="77777777" w:rsidTr="000E4CD6">
        <w:trPr>
          <w:trHeight w:val="300"/>
        </w:trPr>
        <w:tc>
          <w:tcPr>
            <w:tcW w:w="9463" w:type="dxa"/>
            <w:gridSpan w:val="4"/>
            <w:noWrap/>
            <w:vAlign w:val="bottom"/>
          </w:tcPr>
          <w:p w14:paraId="52578DE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29BAA551" w14:textId="77777777" w:rsidTr="000E4CD6">
        <w:trPr>
          <w:gridAfter w:val="1"/>
          <w:wAfter w:w="10" w:type="dxa"/>
          <w:trHeight w:val="300"/>
        </w:trPr>
        <w:tc>
          <w:tcPr>
            <w:tcW w:w="1134" w:type="dxa"/>
            <w:noWrap/>
            <w:vAlign w:val="bottom"/>
          </w:tcPr>
          <w:p w14:paraId="21C41C4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c>
          <w:tcPr>
            <w:tcW w:w="6109" w:type="dxa"/>
            <w:noWrap/>
            <w:vAlign w:val="bottom"/>
          </w:tcPr>
          <w:p w14:paraId="7B7D6A7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14 — Indústria do vestuário</w:t>
            </w:r>
          </w:p>
        </w:tc>
        <w:tc>
          <w:tcPr>
            <w:tcW w:w="2210" w:type="dxa"/>
          </w:tcPr>
          <w:p w14:paraId="156A4A8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47652E19" w14:textId="77777777" w:rsidTr="000E4CD6">
        <w:trPr>
          <w:gridAfter w:val="1"/>
          <w:wAfter w:w="10" w:type="dxa"/>
          <w:trHeight w:val="300"/>
        </w:trPr>
        <w:tc>
          <w:tcPr>
            <w:tcW w:w="1134" w:type="dxa"/>
            <w:noWrap/>
            <w:vAlign w:val="center"/>
            <w:hideMark/>
          </w:tcPr>
          <w:p w14:paraId="7864E0B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14101</w:t>
            </w:r>
          </w:p>
        </w:tc>
        <w:tc>
          <w:tcPr>
            <w:tcW w:w="6109" w:type="dxa"/>
            <w:noWrap/>
            <w:vAlign w:val="bottom"/>
            <w:hideMark/>
          </w:tcPr>
          <w:p w14:paraId="510D2FC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meias e similares de malha</w:t>
            </w:r>
          </w:p>
        </w:tc>
        <w:tc>
          <w:tcPr>
            <w:tcW w:w="2210" w:type="dxa"/>
          </w:tcPr>
          <w:p w14:paraId="01EEF62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A80B13E" w14:textId="77777777" w:rsidTr="000E4CD6">
        <w:trPr>
          <w:gridAfter w:val="1"/>
          <w:wAfter w:w="10" w:type="dxa"/>
          <w:trHeight w:val="300"/>
        </w:trPr>
        <w:tc>
          <w:tcPr>
            <w:tcW w:w="1134" w:type="dxa"/>
            <w:noWrap/>
            <w:vAlign w:val="center"/>
            <w:hideMark/>
          </w:tcPr>
          <w:p w14:paraId="0FA6545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14102</w:t>
            </w:r>
          </w:p>
        </w:tc>
        <w:tc>
          <w:tcPr>
            <w:tcW w:w="6109" w:type="dxa"/>
            <w:noWrap/>
            <w:vAlign w:val="bottom"/>
            <w:hideMark/>
          </w:tcPr>
          <w:p w14:paraId="7AFD931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 vestuário de malha</w:t>
            </w:r>
          </w:p>
        </w:tc>
        <w:tc>
          <w:tcPr>
            <w:tcW w:w="2210" w:type="dxa"/>
          </w:tcPr>
          <w:p w14:paraId="6D01009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086DCD9" w14:textId="77777777" w:rsidTr="000E4CD6">
        <w:trPr>
          <w:gridAfter w:val="1"/>
          <w:wAfter w:w="10" w:type="dxa"/>
          <w:trHeight w:val="300"/>
        </w:trPr>
        <w:tc>
          <w:tcPr>
            <w:tcW w:w="1134" w:type="dxa"/>
            <w:noWrap/>
            <w:vAlign w:val="center"/>
            <w:hideMark/>
          </w:tcPr>
          <w:p w14:paraId="161C724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14211</w:t>
            </w:r>
          </w:p>
        </w:tc>
        <w:tc>
          <w:tcPr>
            <w:tcW w:w="6109" w:type="dxa"/>
            <w:noWrap/>
            <w:vAlign w:val="bottom"/>
            <w:hideMark/>
          </w:tcPr>
          <w:p w14:paraId="5C584CE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exterior em série</w:t>
            </w:r>
          </w:p>
        </w:tc>
        <w:tc>
          <w:tcPr>
            <w:tcW w:w="2210" w:type="dxa"/>
          </w:tcPr>
          <w:p w14:paraId="428B2E9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7C3BD77" w14:textId="77777777" w:rsidTr="000E4CD6">
        <w:trPr>
          <w:gridAfter w:val="1"/>
          <w:wAfter w:w="10" w:type="dxa"/>
          <w:trHeight w:val="300"/>
        </w:trPr>
        <w:tc>
          <w:tcPr>
            <w:tcW w:w="1134" w:type="dxa"/>
            <w:noWrap/>
            <w:vAlign w:val="center"/>
            <w:hideMark/>
          </w:tcPr>
          <w:p w14:paraId="00D35F0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14212</w:t>
            </w:r>
          </w:p>
        </w:tc>
        <w:tc>
          <w:tcPr>
            <w:tcW w:w="6109" w:type="dxa"/>
            <w:noWrap/>
            <w:vAlign w:val="bottom"/>
            <w:hideMark/>
          </w:tcPr>
          <w:p w14:paraId="47F2570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exterior por medida</w:t>
            </w:r>
          </w:p>
        </w:tc>
        <w:tc>
          <w:tcPr>
            <w:tcW w:w="2210" w:type="dxa"/>
          </w:tcPr>
          <w:p w14:paraId="37028C0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9E7FD6A" w14:textId="77777777" w:rsidTr="000E4CD6">
        <w:trPr>
          <w:gridAfter w:val="1"/>
          <w:wAfter w:w="10" w:type="dxa"/>
          <w:trHeight w:val="300"/>
        </w:trPr>
        <w:tc>
          <w:tcPr>
            <w:tcW w:w="1134" w:type="dxa"/>
            <w:noWrap/>
            <w:vAlign w:val="center"/>
            <w:hideMark/>
          </w:tcPr>
          <w:p w14:paraId="2B4869E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14213</w:t>
            </w:r>
          </w:p>
        </w:tc>
        <w:tc>
          <w:tcPr>
            <w:tcW w:w="6109" w:type="dxa"/>
            <w:noWrap/>
            <w:hideMark/>
          </w:tcPr>
          <w:p w14:paraId="14139D8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acabamento de artigos de vestuário</w:t>
            </w:r>
          </w:p>
        </w:tc>
        <w:tc>
          <w:tcPr>
            <w:tcW w:w="2210" w:type="dxa"/>
          </w:tcPr>
          <w:p w14:paraId="2173FE1A" w14:textId="4523D82D"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exceto confeção por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medida.</w:t>
            </w:r>
          </w:p>
        </w:tc>
      </w:tr>
      <w:tr w:rsidR="00063A67" w:rsidRPr="00FC7A70" w14:paraId="0F03549E" w14:textId="77777777" w:rsidTr="000E4CD6">
        <w:trPr>
          <w:gridAfter w:val="1"/>
          <w:wAfter w:w="10" w:type="dxa"/>
          <w:trHeight w:val="300"/>
        </w:trPr>
        <w:tc>
          <w:tcPr>
            <w:tcW w:w="1134" w:type="dxa"/>
            <w:noWrap/>
            <w:vAlign w:val="center"/>
            <w:hideMark/>
          </w:tcPr>
          <w:p w14:paraId="53F1C0C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14220</w:t>
            </w:r>
          </w:p>
        </w:tc>
        <w:tc>
          <w:tcPr>
            <w:tcW w:w="6109" w:type="dxa"/>
            <w:noWrap/>
            <w:hideMark/>
          </w:tcPr>
          <w:p w14:paraId="7C7D29B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interior</w:t>
            </w:r>
          </w:p>
        </w:tc>
        <w:tc>
          <w:tcPr>
            <w:tcW w:w="2210" w:type="dxa"/>
          </w:tcPr>
          <w:p w14:paraId="5CCF1271" w14:textId="4168E4DA"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exceto confeção por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medida.</w:t>
            </w:r>
          </w:p>
        </w:tc>
      </w:tr>
      <w:tr w:rsidR="00063A67" w:rsidRPr="00FC7A70" w14:paraId="707724EE" w14:textId="77777777" w:rsidTr="000E4CD6">
        <w:trPr>
          <w:gridAfter w:val="1"/>
          <w:wAfter w:w="10" w:type="dxa"/>
          <w:trHeight w:val="300"/>
        </w:trPr>
        <w:tc>
          <w:tcPr>
            <w:tcW w:w="1134" w:type="dxa"/>
            <w:noWrap/>
            <w:vAlign w:val="center"/>
            <w:hideMark/>
          </w:tcPr>
          <w:p w14:paraId="0DD1E38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14230</w:t>
            </w:r>
          </w:p>
        </w:tc>
        <w:tc>
          <w:tcPr>
            <w:tcW w:w="6109" w:type="dxa"/>
            <w:noWrap/>
            <w:hideMark/>
          </w:tcPr>
          <w:p w14:paraId="4812796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de trabalho</w:t>
            </w:r>
          </w:p>
        </w:tc>
        <w:tc>
          <w:tcPr>
            <w:tcW w:w="2210" w:type="dxa"/>
          </w:tcPr>
          <w:p w14:paraId="7F581052" w14:textId="3DD2E310"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exceto confeção por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medida.</w:t>
            </w:r>
          </w:p>
        </w:tc>
      </w:tr>
      <w:tr w:rsidR="00063A67" w:rsidRPr="00FC7A70" w14:paraId="6F98DD10" w14:textId="77777777" w:rsidTr="000E4CD6">
        <w:trPr>
          <w:gridAfter w:val="1"/>
          <w:wAfter w:w="10" w:type="dxa"/>
          <w:trHeight w:val="300"/>
        </w:trPr>
        <w:tc>
          <w:tcPr>
            <w:tcW w:w="1134" w:type="dxa"/>
            <w:noWrap/>
            <w:vAlign w:val="center"/>
            <w:hideMark/>
          </w:tcPr>
          <w:p w14:paraId="25D0A42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14241</w:t>
            </w:r>
          </w:p>
        </w:tc>
        <w:tc>
          <w:tcPr>
            <w:tcW w:w="6109" w:type="dxa"/>
            <w:noWrap/>
            <w:hideMark/>
          </w:tcPr>
          <w:p w14:paraId="5035BF4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em couro</w:t>
            </w:r>
          </w:p>
        </w:tc>
        <w:tc>
          <w:tcPr>
            <w:tcW w:w="2210" w:type="dxa"/>
          </w:tcPr>
          <w:p w14:paraId="25134709" w14:textId="70A9A586"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exceto confeção por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medida.</w:t>
            </w:r>
            <w:r w:rsidR="00952EAA" w:rsidRPr="00FC7A70">
              <w:rPr>
                <w:rFonts w:ascii="Garamond" w:eastAsia="Times New Roman" w:hAnsi="Garamond" w:cs="Times New Roman"/>
                <w:color w:val="000000" w:themeColor="text1"/>
                <w:kern w:val="0"/>
                <w:szCs w:val="24"/>
                <w:lang w:eastAsia="pt-PT"/>
                <w14:ligatures w14:val="none"/>
              </w:rPr>
              <w:t xml:space="preserve"> </w:t>
            </w:r>
          </w:p>
        </w:tc>
      </w:tr>
      <w:tr w:rsidR="00063A67" w:rsidRPr="00FC7A70" w14:paraId="3F2C6FB9" w14:textId="77777777" w:rsidTr="000E4CD6">
        <w:trPr>
          <w:gridAfter w:val="1"/>
          <w:wAfter w:w="10" w:type="dxa"/>
          <w:trHeight w:val="300"/>
        </w:trPr>
        <w:tc>
          <w:tcPr>
            <w:tcW w:w="1134" w:type="dxa"/>
            <w:noWrap/>
            <w:vAlign w:val="center"/>
            <w:hideMark/>
          </w:tcPr>
          <w:p w14:paraId="5665A2E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14242</w:t>
            </w:r>
          </w:p>
        </w:tc>
        <w:tc>
          <w:tcPr>
            <w:tcW w:w="6109" w:type="dxa"/>
            <w:noWrap/>
            <w:vAlign w:val="bottom"/>
            <w:hideMark/>
          </w:tcPr>
          <w:p w14:paraId="1426532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artigos de peles com pelo</w:t>
            </w:r>
          </w:p>
        </w:tc>
        <w:tc>
          <w:tcPr>
            <w:tcW w:w="2210" w:type="dxa"/>
          </w:tcPr>
          <w:p w14:paraId="1D50C89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453779D" w14:textId="77777777" w:rsidTr="000E4CD6">
        <w:trPr>
          <w:gridAfter w:val="1"/>
          <w:wAfter w:w="10" w:type="dxa"/>
          <w:trHeight w:val="300"/>
        </w:trPr>
        <w:tc>
          <w:tcPr>
            <w:tcW w:w="1134" w:type="dxa"/>
            <w:noWrap/>
            <w:vAlign w:val="center"/>
            <w:hideMark/>
          </w:tcPr>
          <w:p w14:paraId="26C6D36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14290</w:t>
            </w:r>
          </w:p>
        </w:tc>
        <w:tc>
          <w:tcPr>
            <w:tcW w:w="6109" w:type="dxa"/>
            <w:noWrap/>
            <w:vAlign w:val="bottom"/>
            <w:hideMark/>
          </w:tcPr>
          <w:p w14:paraId="34A86C3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outros artigos e acessórios de vestuário, n.e.</w:t>
            </w:r>
          </w:p>
        </w:tc>
        <w:tc>
          <w:tcPr>
            <w:tcW w:w="2210" w:type="dxa"/>
          </w:tcPr>
          <w:p w14:paraId="72731758" w14:textId="596DECBF"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exceto confeção por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medida.</w:t>
            </w:r>
          </w:p>
        </w:tc>
      </w:tr>
      <w:tr w:rsidR="00063A67" w:rsidRPr="00FC7A70" w14:paraId="6D3C18B2" w14:textId="77777777" w:rsidTr="000E4CD6">
        <w:trPr>
          <w:trHeight w:val="300"/>
        </w:trPr>
        <w:tc>
          <w:tcPr>
            <w:tcW w:w="9463" w:type="dxa"/>
            <w:gridSpan w:val="4"/>
            <w:noWrap/>
            <w:vAlign w:val="bottom"/>
          </w:tcPr>
          <w:p w14:paraId="5120AA8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65A4AECA" w14:textId="77777777" w:rsidTr="000E4CD6">
        <w:trPr>
          <w:trHeight w:val="300"/>
        </w:trPr>
        <w:tc>
          <w:tcPr>
            <w:tcW w:w="9463" w:type="dxa"/>
            <w:gridSpan w:val="4"/>
            <w:noWrap/>
            <w:vAlign w:val="bottom"/>
          </w:tcPr>
          <w:p w14:paraId="358C625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15 — Indústria do couro, dos produtos do couro e produtos similares de outros materiais</w:t>
            </w:r>
          </w:p>
        </w:tc>
      </w:tr>
      <w:tr w:rsidR="00063A67" w:rsidRPr="00FC7A70" w14:paraId="605B32F2" w14:textId="77777777" w:rsidTr="000E4CD6">
        <w:trPr>
          <w:gridAfter w:val="1"/>
          <w:wAfter w:w="10" w:type="dxa"/>
          <w:trHeight w:val="300"/>
        </w:trPr>
        <w:tc>
          <w:tcPr>
            <w:tcW w:w="1134" w:type="dxa"/>
            <w:noWrap/>
            <w:vAlign w:val="center"/>
            <w:hideMark/>
          </w:tcPr>
          <w:p w14:paraId="79D274C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15111</w:t>
            </w:r>
          </w:p>
        </w:tc>
        <w:tc>
          <w:tcPr>
            <w:tcW w:w="6109" w:type="dxa"/>
            <w:noWrap/>
            <w:vAlign w:val="bottom"/>
            <w:hideMark/>
          </w:tcPr>
          <w:p w14:paraId="19D666E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Curtimenta, acabamento e tingimento de peles sem pelo</w:t>
            </w:r>
          </w:p>
        </w:tc>
        <w:tc>
          <w:tcPr>
            <w:tcW w:w="2210" w:type="dxa"/>
          </w:tcPr>
          <w:p w14:paraId="5137AFA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72B659E" w14:textId="77777777" w:rsidTr="000E4CD6">
        <w:trPr>
          <w:gridAfter w:val="1"/>
          <w:wAfter w:w="10" w:type="dxa"/>
          <w:trHeight w:val="300"/>
        </w:trPr>
        <w:tc>
          <w:tcPr>
            <w:tcW w:w="1134" w:type="dxa"/>
            <w:noWrap/>
            <w:vAlign w:val="center"/>
            <w:hideMark/>
          </w:tcPr>
          <w:p w14:paraId="25BE697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15112</w:t>
            </w:r>
          </w:p>
        </w:tc>
        <w:tc>
          <w:tcPr>
            <w:tcW w:w="6109" w:type="dxa"/>
            <w:noWrap/>
            <w:vAlign w:val="bottom"/>
            <w:hideMark/>
          </w:tcPr>
          <w:p w14:paraId="14E10E9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couro reconstituído</w:t>
            </w:r>
          </w:p>
        </w:tc>
        <w:tc>
          <w:tcPr>
            <w:tcW w:w="2210" w:type="dxa"/>
          </w:tcPr>
          <w:p w14:paraId="18F9833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5BE96A2" w14:textId="77777777" w:rsidTr="000E4CD6">
        <w:trPr>
          <w:gridAfter w:val="1"/>
          <w:wAfter w:w="10" w:type="dxa"/>
          <w:trHeight w:val="300"/>
        </w:trPr>
        <w:tc>
          <w:tcPr>
            <w:tcW w:w="1134" w:type="dxa"/>
            <w:noWrap/>
            <w:vAlign w:val="center"/>
            <w:hideMark/>
          </w:tcPr>
          <w:p w14:paraId="16E61E5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15113</w:t>
            </w:r>
          </w:p>
        </w:tc>
        <w:tc>
          <w:tcPr>
            <w:tcW w:w="6109" w:type="dxa"/>
            <w:noWrap/>
            <w:vAlign w:val="bottom"/>
            <w:hideMark/>
          </w:tcPr>
          <w:p w14:paraId="1525BA9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Curtimenta e acabamento de peles com pelo</w:t>
            </w:r>
          </w:p>
        </w:tc>
        <w:tc>
          <w:tcPr>
            <w:tcW w:w="2210" w:type="dxa"/>
          </w:tcPr>
          <w:p w14:paraId="63739F9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67DE618" w14:textId="77777777" w:rsidTr="000E4CD6">
        <w:trPr>
          <w:gridAfter w:val="1"/>
          <w:wAfter w:w="10" w:type="dxa"/>
          <w:trHeight w:val="300"/>
        </w:trPr>
        <w:tc>
          <w:tcPr>
            <w:tcW w:w="1134" w:type="dxa"/>
            <w:noWrap/>
            <w:vAlign w:val="center"/>
            <w:hideMark/>
          </w:tcPr>
          <w:p w14:paraId="5BA5ADD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15120</w:t>
            </w:r>
          </w:p>
        </w:tc>
        <w:tc>
          <w:tcPr>
            <w:tcW w:w="6109" w:type="dxa"/>
            <w:noWrap/>
            <w:vAlign w:val="bottom"/>
            <w:hideMark/>
          </w:tcPr>
          <w:p w14:paraId="7E0A63D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viagem, marroquinaria, arreios e selas de qualquer material</w:t>
            </w:r>
          </w:p>
        </w:tc>
        <w:tc>
          <w:tcPr>
            <w:tcW w:w="2210" w:type="dxa"/>
          </w:tcPr>
          <w:p w14:paraId="6FA560C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04A6AF6" w14:textId="77777777" w:rsidTr="000E4CD6">
        <w:trPr>
          <w:gridAfter w:val="1"/>
          <w:wAfter w:w="10" w:type="dxa"/>
          <w:trHeight w:val="300"/>
        </w:trPr>
        <w:tc>
          <w:tcPr>
            <w:tcW w:w="1134" w:type="dxa"/>
            <w:noWrap/>
            <w:vAlign w:val="center"/>
            <w:hideMark/>
          </w:tcPr>
          <w:p w14:paraId="16F0E4B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15201</w:t>
            </w:r>
          </w:p>
        </w:tc>
        <w:tc>
          <w:tcPr>
            <w:tcW w:w="6109" w:type="dxa"/>
            <w:noWrap/>
            <w:vAlign w:val="bottom"/>
            <w:hideMark/>
          </w:tcPr>
          <w:p w14:paraId="3281EFB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calçado</w:t>
            </w:r>
          </w:p>
        </w:tc>
        <w:tc>
          <w:tcPr>
            <w:tcW w:w="2210" w:type="dxa"/>
          </w:tcPr>
          <w:p w14:paraId="3DD6B0D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4E35C81" w14:textId="77777777" w:rsidTr="000E4CD6">
        <w:trPr>
          <w:gridAfter w:val="1"/>
          <w:wAfter w:w="10" w:type="dxa"/>
          <w:trHeight w:val="300"/>
        </w:trPr>
        <w:tc>
          <w:tcPr>
            <w:tcW w:w="1134" w:type="dxa"/>
            <w:noWrap/>
            <w:vAlign w:val="center"/>
            <w:hideMark/>
          </w:tcPr>
          <w:p w14:paraId="71F6572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15202</w:t>
            </w:r>
          </w:p>
        </w:tc>
        <w:tc>
          <w:tcPr>
            <w:tcW w:w="6109" w:type="dxa"/>
            <w:noWrap/>
            <w:vAlign w:val="bottom"/>
            <w:hideMark/>
          </w:tcPr>
          <w:p w14:paraId="127B444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componentes para calçado</w:t>
            </w:r>
          </w:p>
        </w:tc>
        <w:tc>
          <w:tcPr>
            <w:tcW w:w="2210" w:type="dxa"/>
          </w:tcPr>
          <w:p w14:paraId="1DF6ECB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2436E0E" w14:textId="77777777" w:rsidTr="000E4CD6">
        <w:trPr>
          <w:gridAfter w:val="1"/>
          <w:wAfter w:w="10" w:type="dxa"/>
          <w:trHeight w:val="300"/>
        </w:trPr>
        <w:tc>
          <w:tcPr>
            <w:tcW w:w="1134" w:type="dxa"/>
            <w:noWrap/>
            <w:vAlign w:val="bottom"/>
          </w:tcPr>
          <w:p w14:paraId="416093A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c>
          <w:tcPr>
            <w:tcW w:w="6109" w:type="dxa"/>
            <w:noWrap/>
            <w:vAlign w:val="bottom"/>
          </w:tcPr>
          <w:p w14:paraId="310D893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c>
          <w:tcPr>
            <w:tcW w:w="2210" w:type="dxa"/>
          </w:tcPr>
          <w:p w14:paraId="6F56067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1A388C2F" w14:textId="77777777" w:rsidTr="000E4CD6">
        <w:trPr>
          <w:trHeight w:val="300"/>
        </w:trPr>
        <w:tc>
          <w:tcPr>
            <w:tcW w:w="9463" w:type="dxa"/>
            <w:gridSpan w:val="4"/>
            <w:noWrap/>
            <w:vAlign w:val="bottom"/>
          </w:tcPr>
          <w:p w14:paraId="7FE1F31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16 — Indústria da madeira e da cortiça e suas obras</w:t>
            </w:r>
          </w:p>
        </w:tc>
      </w:tr>
      <w:tr w:rsidR="00063A67" w:rsidRPr="00FC7A70" w14:paraId="2390D019" w14:textId="77777777" w:rsidTr="000E4CD6">
        <w:trPr>
          <w:gridAfter w:val="1"/>
          <w:wAfter w:w="10" w:type="dxa"/>
          <w:trHeight w:val="300"/>
        </w:trPr>
        <w:tc>
          <w:tcPr>
            <w:tcW w:w="1134" w:type="dxa"/>
            <w:noWrap/>
            <w:vAlign w:val="center"/>
            <w:hideMark/>
          </w:tcPr>
          <w:p w14:paraId="0666A93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16110</w:t>
            </w:r>
          </w:p>
        </w:tc>
        <w:tc>
          <w:tcPr>
            <w:tcW w:w="6109" w:type="dxa"/>
            <w:noWrap/>
            <w:vAlign w:val="bottom"/>
            <w:hideMark/>
          </w:tcPr>
          <w:p w14:paraId="2B774B8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Serração e aplainamento da madeira</w:t>
            </w:r>
          </w:p>
        </w:tc>
        <w:tc>
          <w:tcPr>
            <w:tcW w:w="2210" w:type="dxa"/>
          </w:tcPr>
          <w:p w14:paraId="1A9A112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D8CC2F9" w14:textId="77777777" w:rsidTr="000E4CD6">
        <w:trPr>
          <w:gridAfter w:val="1"/>
          <w:wAfter w:w="10" w:type="dxa"/>
          <w:trHeight w:val="300"/>
        </w:trPr>
        <w:tc>
          <w:tcPr>
            <w:tcW w:w="1134" w:type="dxa"/>
            <w:noWrap/>
            <w:vAlign w:val="center"/>
            <w:hideMark/>
          </w:tcPr>
          <w:p w14:paraId="058C1B2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16120</w:t>
            </w:r>
          </w:p>
        </w:tc>
        <w:tc>
          <w:tcPr>
            <w:tcW w:w="6109" w:type="dxa"/>
            <w:noWrap/>
            <w:vAlign w:val="bottom"/>
            <w:hideMark/>
          </w:tcPr>
          <w:p w14:paraId="6AF9CF3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highlight w:val="yellow"/>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e acabamento da madeira</w:t>
            </w:r>
          </w:p>
        </w:tc>
        <w:tc>
          <w:tcPr>
            <w:tcW w:w="2210" w:type="dxa"/>
          </w:tcPr>
          <w:p w14:paraId="0C8ECE4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46FCA27" w14:textId="77777777" w:rsidTr="000E4CD6">
        <w:trPr>
          <w:gridAfter w:val="1"/>
          <w:wAfter w:w="10" w:type="dxa"/>
          <w:trHeight w:val="300"/>
        </w:trPr>
        <w:tc>
          <w:tcPr>
            <w:tcW w:w="1134" w:type="dxa"/>
            <w:noWrap/>
            <w:vAlign w:val="center"/>
            <w:hideMark/>
          </w:tcPr>
          <w:p w14:paraId="7C20BF5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16211</w:t>
            </w:r>
          </w:p>
        </w:tc>
        <w:tc>
          <w:tcPr>
            <w:tcW w:w="6109" w:type="dxa"/>
            <w:noWrap/>
            <w:vAlign w:val="bottom"/>
            <w:hideMark/>
          </w:tcPr>
          <w:p w14:paraId="0F597A9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painéis de partículas de madeira</w:t>
            </w:r>
          </w:p>
        </w:tc>
        <w:tc>
          <w:tcPr>
            <w:tcW w:w="2210" w:type="dxa"/>
          </w:tcPr>
          <w:p w14:paraId="76C0FB2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56AD832" w14:textId="77777777" w:rsidTr="000E4CD6">
        <w:trPr>
          <w:gridAfter w:val="1"/>
          <w:wAfter w:w="10" w:type="dxa"/>
          <w:trHeight w:val="300"/>
        </w:trPr>
        <w:tc>
          <w:tcPr>
            <w:tcW w:w="1134" w:type="dxa"/>
            <w:noWrap/>
            <w:vAlign w:val="center"/>
            <w:hideMark/>
          </w:tcPr>
          <w:p w14:paraId="2FAB22F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16212</w:t>
            </w:r>
          </w:p>
        </w:tc>
        <w:tc>
          <w:tcPr>
            <w:tcW w:w="6109" w:type="dxa"/>
            <w:noWrap/>
            <w:vAlign w:val="bottom"/>
            <w:hideMark/>
          </w:tcPr>
          <w:p w14:paraId="536A488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painéis de fibras de madeira</w:t>
            </w:r>
          </w:p>
        </w:tc>
        <w:tc>
          <w:tcPr>
            <w:tcW w:w="2210" w:type="dxa"/>
          </w:tcPr>
          <w:p w14:paraId="2F6D769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648832" w14:textId="77777777" w:rsidTr="000E4CD6">
        <w:trPr>
          <w:gridAfter w:val="1"/>
          <w:wAfter w:w="10" w:type="dxa"/>
          <w:trHeight w:val="300"/>
        </w:trPr>
        <w:tc>
          <w:tcPr>
            <w:tcW w:w="1134" w:type="dxa"/>
            <w:noWrap/>
            <w:vAlign w:val="center"/>
            <w:hideMark/>
          </w:tcPr>
          <w:p w14:paraId="3EF4B42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16213</w:t>
            </w:r>
          </w:p>
        </w:tc>
        <w:tc>
          <w:tcPr>
            <w:tcW w:w="6109" w:type="dxa"/>
            <w:noWrap/>
            <w:vAlign w:val="bottom"/>
            <w:hideMark/>
          </w:tcPr>
          <w:p w14:paraId="4CAF382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folheados, contraplacados, lamelados e de outros painéis</w:t>
            </w:r>
          </w:p>
        </w:tc>
        <w:tc>
          <w:tcPr>
            <w:tcW w:w="2210" w:type="dxa"/>
          </w:tcPr>
          <w:p w14:paraId="7909BB5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6F404D6" w14:textId="77777777" w:rsidTr="000E4CD6">
        <w:trPr>
          <w:gridAfter w:val="1"/>
          <w:wAfter w:w="10" w:type="dxa"/>
          <w:trHeight w:val="300"/>
        </w:trPr>
        <w:tc>
          <w:tcPr>
            <w:tcW w:w="1134" w:type="dxa"/>
            <w:noWrap/>
            <w:vAlign w:val="center"/>
            <w:hideMark/>
          </w:tcPr>
          <w:p w14:paraId="7CC9913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16220</w:t>
            </w:r>
          </w:p>
        </w:tc>
        <w:tc>
          <w:tcPr>
            <w:tcW w:w="6109" w:type="dxa"/>
            <w:noWrap/>
            <w:vAlign w:val="bottom"/>
            <w:hideMark/>
          </w:tcPr>
          <w:p w14:paraId="5BD608B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pavimentos em painéis montados</w:t>
            </w:r>
          </w:p>
        </w:tc>
        <w:tc>
          <w:tcPr>
            <w:tcW w:w="2210" w:type="dxa"/>
          </w:tcPr>
          <w:p w14:paraId="3D19EF0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CD44249" w14:textId="77777777" w:rsidTr="000E4CD6">
        <w:trPr>
          <w:gridAfter w:val="1"/>
          <w:wAfter w:w="10" w:type="dxa"/>
          <w:trHeight w:val="300"/>
        </w:trPr>
        <w:tc>
          <w:tcPr>
            <w:tcW w:w="1134" w:type="dxa"/>
            <w:noWrap/>
            <w:vAlign w:val="center"/>
            <w:hideMark/>
          </w:tcPr>
          <w:p w14:paraId="7A6A540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16230</w:t>
            </w:r>
          </w:p>
        </w:tc>
        <w:tc>
          <w:tcPr>
            <w:tcW w:w="6109" w:type="dxa"/>
            <w:noWrap/>
            <w:vAlign w:val="bottom"/>
            <w:hideMark/>
          </w:tcPr>
          <w:p w14:paraId="5C26FCB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de carpintaria para a construção</w:t>
            </w:r>
          </w:p>
        </w:tc>
        <w:tc>
          <w:tcPr>
            <w:tcW w:w="2210" w:type="dxa"/>
          </w:tcPr>
          <w:p w14:paraId="5EB9E6B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83AF979" w14:textId="77777777" w:rsidTr="000E4CD6">
        <w:trPr>
          <w:gridAfter w:val="1"/>
          <w:wAfter w:w="10" w:type="dxa"/>
          <w:trHeight w:val="300"/>
        </w:trPr>
        <w:tc>
          <w:tcPr>
            <w:tcW w:w="1134" w:type="dxa"/>
            <w:noWrap/>
            <w:vAlign w:val="center"/>
            <w:hideMark/>
          </w:tcPr>
          <w:p w14:paraId="15FFBB8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16240</w:t>
            </w:r>
          </w:p>
        </w:tc>
        <w:tc>
          <w:tcPr>
            <w:tcW w:w="6109" w:type="dxa"/>
            <w:noWrap/>
            <w:vAlign w:val="bottom"/>
            <w:hideMark/>
          </w:tcPr>
          <w:p w14:paraId="0EC99E5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embalagens de madeira</w:t>
            </w:r>
          </w:p>
        </w:tc>
        <w:tc>
          <w:tcPr>
            <w:tcW w:w="2210" w:type="dxa"/>
          </w:tcPr>
          <w:p w14:paraId="67CCD60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649F807" w14:textId="77777777" w:rsidTr="000E4CD6">
        <w:trPr>
          <w:gridAfter w:val="1"/>
          <w:wAfter w:w="10" w:type="dxa"/>
          <w:trHeight w:val="300"/>
        </w:trPr>
        <w:tc>
          <w:tcPr>
            <w:tcW w:w="1134" w:type="dxa"/>
            <w:noWrap/>
            <w:vAlign w:val="center"/>
            <w:hideMark/>
          </w:tcPr>
          <w:p w14:paraId="49815C4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16250</w:t>
            </w:r>
          </w:p>
        </w:tc>
        <w:tc>
          <w:tcPr>
            <w:tcW w:w="6109" w:type="dxa"/>
            <w:noWrap/>
            <w:vAlign w:val="bottom"/>
            <w:hideMark/>
          </w:tcPr>
          <w:p w14:paraId="02BD773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portas e janelas de madeira</w:t>
            </w:r>
          </w:p>
        </w:tc>
        <w:tc>
          <w:tcPr>
            <w:tcW w:w="2210" w:type="dxa"/>
          </w:tcPr>
          <w:p w14:paraId="3993630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31A7B9D" w14:textId="77777777" w:rsidTr="000E4CD6">
        <w:trPr>
          <w:gridAfter w:val="1"/>
          <w:wAfter w:w="10" w:type="dxa"/>
          <w:trHeight w:val="300"/>
        </w:trPr>
        <w:tc>
          <w:tcPr>
            <w:tcW w:w="1134" w:type="dxa"/>
            <w:noWrap/>
            <w:vAlign w:val="center"/>
            <w:hideMark/>
          </w:tcPr>
          <w:p w14:paraId="3EBD0D2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16260</w:t>
            </w:r>
          </w:p>
        </w:tc>
        <w:tc>
          <w:tcPr>
            <w:tcW w:w="6109" w:type="dxa"/>
            <w:noWrap/>
            <w:vAlign w:val="bottom"/>
            <w:hideMark/>
          </w:tcPr>
          <w:p w14:paraId="75AE0DC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combustíveis sólidos a partir de biomassa vegetal</w:t>
            </w:r>
          </w:p>
        </w:tc>
        <w:tc>
          <w:tcPr>
            <w:tcW w:w="2210" w:type="dxa"/>
          </w:tcPr>
          <w:p w14:paraId="31541E4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8B58256" w14:textId="77777777" w:rsidTr="000E4CD6">
        <w:trPr>
          <w:gridAfter w:val="1"/>
          <w:wAfter w:w="10" w:type="dxa"/>
          <w:trHeight w:val="300"/>
        </w:trPr>
        <w:tc>
          <w:tcPr>
            <w:tcW w:w="1134" w:type="dxa"/>
            <w:noWrap/>
            <w:vAlign w:val="center"/>
            <w:hideMark/>
          </w:tcPr>
          <w:p w14:paraId="2A04E62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16270</w:t>
            </w:r>
          </w:p>
        </w:tc>
        <w:tc>
          <w:tcPr>
            <w:tcW w:w="6109" w:type="dxa"/>
            <w:noWrap/>
            <w:vAlign w:val="bottom"/>
            <w:hideMark/>
          </w:tcPr>
          <w:p w14:paraId="18FDBE1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Acabamento de produtos de madeira</w:t>
            </w:r>
          </w:p>
        </w:tc>
        <w:tc>
          <w:tcPr>
            <w:tcW w:w="2210" w:type="dxa"/>
          </w:tcPr>
          <w:p w14:paraId="597215A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DC798E4" w14:textId="77777777" w:rsidTr="000E4CD6">
        <w:trPr>
          <w:gridAfter w:val="1"/>
          <w:wAfter w:w="10" w:type="dxa"/>
          <w:trHeight w:val="300"/>
        </w:trPr>
        <w:tc>
          <w:tcPr>
            <w:tcW w:w="1134" w:type="dxa"/>
            <w:noWrap/>
            <w:vAlign w:val="center"/>
            <w:hideMark/>
          </w:tcPr>
          <w:p w14:paraId="3655C87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16281</w:t>
            </w:r>
          </w:p>
        </w:tc>
        <w:tc>
          <w:tcPr>
            <w:tcW w:w="6109" w:type="dxa"/>
            <w:noWrap/>
            <w:hideMark/>
          </w:tcPr>
          <w:p w14:paraId="13F8C2B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obras de madeira</w:t>
            </w:r>
          </w:p>
        </w:tc>
        <w:tc>
          <w:tcPr>
            <w:tcW w:w="2210" w:type="dxa"/>
          </w:tcPr>
          <w:p w14:paraId="4953C55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exceto arte de soqueiro e tamanqueiro</w:t>
            </w:r>
          </w:p>
        </w:tc>
      </w:tr>
      <w:tr w:rsidR="00063A67" w:rsidRPr="00FC7A70" w14:paraId="5DA6C6F5" w14:textId="77777777" w:rsidTr="000E4CD6">
        <w:trPr>
          <w:gridAfter w:val="1"/>
          <w:wAfter w:w="10" w:type="dxa"/>
          <w:trHeight w:val="300"/>
        </w:trPr>
        <w:tc>
          <w:tcPr>
            <w:tcW w:w="1134" w:type="dxa"/>
            <w:noWrap/>
            <w:vAlign w:val="center"/>
            <w:hideMark/>
          </w:tcPr>
          <w:p w14:paraId="5D41325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16282</w:t>
            </w:r>
          </w:p>
        </w:tc>
        <w:tc>
          <w:tcPr>
            <w:tcW w:w="6109" w:type="dxa"/>
            <w:noWrap/>
            <w:vAlign w:val="bottom"/>
            <w:hideMark/>
          </w:tcPr>
          <w:p w14:paraId="29348FA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obras de cestaria e de espartaria</w:t>
            </w:r>
          </w:p>
        </w:tc>
        <w:tc>
          <w:tcPr>
            <w:tcW w:w="2210" w:type="dxa"/>
          </w:tcPr>
          <w:p w14:paraId="6077593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40FB50B" w14:textId="77777777" w:rsidTr="000E4CD6">
        <w:trPr>
          <w:gridAfter w:val="1"/>
          <w:wAfter w:w="10" w:type="dxa"/>
          <w:trHeight w:val="300"/>
        </w:trPr>
        <w:tc>
          <w:tcPr>
            <w:tcW w:w="1134" w:type="dxa"/>
            <w:noWrap/>
            <w:vAlign w:val="center"/>
            <w:hideMark/>
          </w:tcPr>
          <w:p w14:paraId="622B8A6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16283</w:t>
            </w:r>
          </w:p>
        </w:tc>
        <w:tc>
          <w:tcPr>
            <w:tcW w:w="6109" w:type="dxa"/>
            <w:noWrap/>
            <w:vAlign w:val="bottom"/>
            <w:hideMark/>
          </w:tcPr>
          <w:p w14:paraId="3B68A23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de preparação da cortiça</w:t>
            </w:r>
          </w:p>
        </w:tc>
        <w:tc>
          <w:tcPr>
            <w:tcW w:w="2210" w:type="dxa"/>
          </w:tcPr>
          <w:p w14:paraId="38244FA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F144347" w14:textId="77777777" w:rsidTr="000E4CD6">
        <w:trPr>
          <w:gridAfter w:val="1"/>
          <w:wAfter w:w="10" w:type="dxa"/>
          <w:trHeight w:val="300"/>
        </w:trPr>
        <w:tc>
          <w:tcPr>
            <w:tcW w:w="1134" w:type="dxa"/>
            <w:noWrap/>
            <w:vAlign w:val="center"/>
            <w:hideMark/>
          </w:tcPr>
          <w:p w14:paraId="49A153D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16284</w:t>
            </w:r>
          </w:p>
        </w:tc>
        <w:tc>
          <w:tcPr>
            <w:tcW w:w="6109" w:type="dxa"/>
            <w:noWrap/>
            <w:vAlign w:val="bottom"/>
            <w:hideMark/>
          </w:tcPr>
          <w:p w14:paraId="4D1B429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rolhas de cortiça</w:t>
            </w:r>
          </w:p>
        </w:tc>
        <w:tc>
          <w:tcPr>
            <w:tcW w:w="2210" w:type="dxa"/>
          </w:tcPr>
          <w:p w14:paraId="29D5832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0008552" w14:textId="77777777" w:rsidTr="000E4CD6">
        <w:trPr>
          <w:gridAfter w:val="1"/>
          <w:wAfter w:w="10" w:type="dxa"/>
          <w:trHeight w:val="300"/>
        </w:trPr>
        <w:tc>
          <w:tcPr>
            <w:tcW w:w="1134" w:type="dxa"/>
            <w:noWrap/>
            <w:vAlign w:val="center"/>
            <w:hideMark/>
          </w:tcPr>
          <w:p w14:paraId="4766072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16285</w:t>
            </w:r>
          </w:p>
        </w:tc>
        <w:tc>
          <w:tcPr>
            <w:tcW w:w="6109" w:type="dxa"/>
            <w:noWrap/>
            <w:vAlign w:val="bottom"/>
            <w:hideMark/>
          </w:tcPr>
          <w:p w14:paraId="302C85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de cortiça</w:t>
            </w:r>
          </w:p>
        </w:tc>
        <w:tc>
          <w:tcPr>
            <w:tcW w:w="2210" w:type="dxa"/>
          </w:tcPr>
          <w:p w14:paraId="3707C43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AC1C54B" w14:textId="77777777" w:rsidTr="000E4CD6">
        <w:trPr>
          <w:trHeight w:val="300"/>
        </w:trPr>
        <w:tc>
          <w:tcPr>
            <w:tcW w:w="9463" w:type="dxa"/>
            <w:gridSpan w:val="4"/>
            <w:noWrap/>
            <w:vAlign w:val="bottom"/>
          </w:tcPr>
          <w:p w14:paraId="6F076BD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7F4582E3" w14:textId="77777777" w:rsidTr="000E4CD6">
        <w:trPr>
          <w:trHeight w:val="300"/>
        </w:trPr>
        <w:tc>
          <w:tcPr>
            <w:tcW w:w="9463" w:type="dxa"/>
            <w:gridSpan w:val="4"/>
            <w:noWrap/>
            <w:vAlign w:val="bottom"/>
          </w:tcPr>
          <w:p w14:paraId="46BA972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17 — Fabricação de papel e produtos do papel</w:t>
            </w:r>
          </w:p>
        </w:tc>
      </w:tr>
      <w:tr w:rsidR="00063A67" w:rsidRPr="00FC7A70" w14:paraId="448D1268" w14:textId="77777777" w:rsidTr="000E4CD6">
        <w:trPr>
          <w:gridAfter w:val="1"/>
          <w:wAfter w:w="10" w:type="dxa"/>
          <w:trHeight w:val="300"/>
        </w:trPr>
        <w:tc>
          <w:tcPr>
            <w:tcW w:w="1134" w:type="dxa"/>
            <w:noWrap/>
            <w:vAlign w:val="center"/>
            <w:hideMark/>
          </w:tcPr>
          <w:p w14:paraId="28BB48D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17110</w:t>
            </w:r>
          </w:p>
        </w:tc>
        <w:tc>
          <w:tcPr>
            <w:tcW w:w="6109" w:type="dxa"/>
            <w:noWrap/>
            <w:vAlign w:val="bottom"/>
            <w:hideMark/>
          </w:tcPr>
          <w:p w14:paraId="33E6E64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pasta</w:t>
            </w:r>
          </w:p>
        </w:tc>
        <w:tc>
          <w:tcPr>
            <w:tcW w:w="2210" w:type="dxa"/>
          </w:tcPr>
          <w:p w14:paraId="3C1D212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D8E9401" w14:textId="77777777" w:rsidTr="000E4CD6">
        <w:trPr>
          <w:gridAfter w:val="1"/>
          <w:wAfter w:w="10" w:type="dxa"/>
          <w:trHeight w:val="300"/>
        </w:trPr>
        <w:tc>
          <w:tcPr>
            <w:tcW w:w="1134" w:type="dxa"/>
            <w:noWrap/>
            <w:vAlign w:val="center"/>
            <w:hideMark/>
          </w:tcPr>
          <w:p w14:paraId="7307FFB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17120</w:t>
            </w:r>
          </w:p>
        </w:tc>
        <w:tc>
          <w:tcPr>
            <w:tcW w:w="6109" w:type="dxa"/>
            <w:noWrap/>
            <w:vAlign w:val="bottom"/>
            <w:hideMark/>
          </w:tcPr>
          <w:p w14:paraId="14E8EFF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papel e de cartão (exceto canelado)</w:t>
            </w:r>
          </w:p>
        </w:tc>
        <w:tc>
          <w:tcPr>
            <w:tcW w:w="2210" w:type="dxa"/>
          </w:tcPr>
          <w:p w14:paraId="474A6EE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E7BB221" w14:textId="77777777" w:rsidTr="000E4CD6">
        <w:trPr>
          <w:gridAfter w:val="1"/>
          <w:wAfter w:w="10" w:type="dxa"/>
          <w:trHeight w:val="300"/>
        </w:trPr>
        <w:tc>
          <w:tcPr>
            <w:tcW w:w="1134" w:type="dxa"/>
            <w:noWrap/>
            <w:vAlign w:val="center"/>
            <w:hideMark/>
          </w:tcPr>
          <w:p w14:paraId="31D0A14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17211</w:t>
            </w:r>
          </w:p>
        </w:tc>
        <w:tc>
          <w:tcPr>
            <w:tcW w:w="6109" w:type="dxa"/>
            <w:noWrap/>
            <w:vAlign w:val="bottom"/>
            <w:hideMark/>
          </w:tcPr>
          <w:p w14:paraId="2BC84CD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papel e de cartão canelados (inclui embalagens)</w:t>
            </w:r>
          </w:p>
        </w:tc>
        <w:tc>
          <w:tcPr>
            <w:tcW w:w="2210" w:type="dxa"/>
          </w:tcPr>
          <w:p w14:paraId="3E383CA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8138B82" w14:textId="77777777" w:rsidTr="000E4CD6">
        <w:trPr>
          <w:gridAfter w:val="1"/>
          <w:wAfter w:w="10" w:type="dxa"/>
          <w:trHeight w:val="300"/>
        </w:trPr>
        <w:tc>
          <w:tcPr>
            <w:tcW w:w="1134" w:type="dxa"/>
            <w:noWrap/>
            <w:vAlign w:val="center"/>
            <w:hideMark/>
          </w:tcPr>
          <w:p w14:paraId="3A6D5F3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17212</w:t>
            </w:r>
          </w:p>
        </w:tc>
        <w:tc>
          <w:tcPr>
            <w:tcW w:w="6109" w:type="dxa"/>
            <w:noWrap/>
            <w:vAlign w:val="bottom"/>
            <w:hideMark/>
          </w:tcPr>
          <w:p w14:paraId="10E9FEB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embalagens de papel e de cartão</w:t>
            </w:r>
          </w:p>
        </w:tc>
        <w:tc>
          <w:tcPr>
            <w:tcW w:w="2210" w:type="dxa"/>
          </w:tcPr>
          <w:p w14:paraId="7BDEA95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461E56D" w14:textId="77777777" w:rsidTr="000E4CD6">
        <w:trPr>
          <w:gridAfter w:val="1"/>
          <w:wAfter w:w="10" w:type="dxa"/>
          <w:trHeight w:val="300"/>
        </w:trPr>
        <w:tc>
          <w:tcPr>
            <w:tcW w:w="1134" w:type="dxa"/>
            <w:noWrap/>
            <w:vAlign w:val="center"/>
            <w:hideMark/>
          </w:tcPr>
          <w:p w14:paraId="10DBBB7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17220</w:t>
            </w:r>
          </w:p>
        </w:tc>
        <w:tc>
          <w:tcPr>
            <w:tcW w:w="6109" w:type="dxa"/>
            <w:noWrap/>
            <w:vAlign w:val="bottom"/>
            <w:hideMark/>
          </w:tcPr>
          <w:p w14:paraId="58B48C4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papel para uso doméstico e sanitário</w:t>
            </w:r>
          </w:p>
        </w:tc>
        <w:tc>
          <w:tcPr>
            <w:tcW w:w="2210" w:type="dxa"/>
          </w:tcPr>
          <w:p w14:paraId="2175EF1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7DA02C4" w14:textId="77777777" w:rsidTr="000E4CD6">
        <w:trPr>
          <w:gridAfter w:val="1"/>
          <w:wAfter w:w="10" w:type="dxa"/>
          <w:trHeight w:val="300"/>
        </w:trPr>
        <w:tc>
          <w:tcPr>
            <w:tcW w:w="1134" w:type="dxa"/>
            <w:noWrap/>
            <w:vAlign w:val="center"/>
            <w:hideMark/>
          </w:tcPr>
          <w:p w14:paraId="7AAB568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17230</w:t>
            </w:r>
          </w:p>
        </w:tc>
        <w:tc>
          <w:tcPr>
            <w:tcW w:w="6109" w:type="dxa"/>
            <w:noWrap/>
            <w:vAlign w:val="bottom"/>
            <w:hideMark/>
          </w:tcPr>
          <w:p w14:paraId="1A240B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papel para papelaria</w:t>
            </w:r>
          </w:p>
        </w:tc>
        <w:tc>
          <w:tcPr>
            <w:tcW w:w="2210" w:type="dxa"/>
          </w:tcPr>
          <w:p w14:paraId="73D75B6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81762C7" w14:textId="77777777" w:rsidTr="000E4CD6">
        <w:trPr>
          <w:gridAfter w:val="1"/>
          <w:wAfter w:w="10" w:type="dxa"/>
          <w:trHeight w:val="300"/>
        </w:trPr>
        <w:tc>
          <w:tcPr>
            <w:tcW w:w="1134" w:type="dxa"/>
            <w:noWrap/>
            <w:vAlign w:val="center"/>
            <w:hideMark/>
          </w:tcPr>
          <w:p w14:paraId="71A8E15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17240</w:t>
            </w:r>
          </w:p>
        </w:tc>
        <w:tc>
          <w:tcPr>
            <w:tcW w:w="6109" w:type="dxa"/>
            <w:noWrap/>
            <w:vAlign w:val="bottom"/>
            <w:hideMark/>
          </w:tcPr>
          <w:p w14:paraId="76DA5D3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papel de parede</w:t>
            </w:r>
          </w:p>
        </w:tc>
        <w:tc>
          <w:tcPr>
            <w:tcW w:w="2210" w:type="dxa"/>
          </w:tcPr>
          <w:p w14:paraId="3235E17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D4675A2" w14:textId="77777777" w:rsidTr="000E4CD6">
        <w:trPr>
          <w:gridAfter w:val="1"/>
          <w:wAfter w:w="10" w:type="dxa"/>
          <w:trHeight w:val="300"/>
        </w:trPr>
        <w:tc>
          <w:tcPr>
            <w:tcW w:w="1134" w:type="dxa"/>
            <w:noWrap/>
            <w:vAlign w:val="center"/>
            <w:hideMark/>
          </w:tcPr>
          <w:p w14:paraId="1435504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17250</w:t>
            </w:r>
          </w:p>
        </w:tc>
        <w:tc>
          <w:tcPr>
            <w:tcW w:w="6109" w:type="dxa"/>
            <w:noWrap/>
            <w:vAlign w:val="bottom"/>
            <w:hideMark/>
          </w:tcPr>
          <w:p w14:paraId="5C54669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artigos de papel e de cartão</w:t>
            </w:r>
          </w:p>
        </w:tc>
        <w:tc>
          <w:tcPr>
            <w:tcW w:w="2210" w:type="dxa"/>
          </w:tcPr>
          <w:p w14:paraId="2CEF8EC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D382301" w14:textId="77777777" w:rsidTr="000E4CD6">
        <w:trPr>
          <w:trHeight w:val="300"/>
        </w:trPr>
        <w:tc>
          <w:tcPr>
            <w:tcW w:w="9463" w:type="dxa"/>
            <w:gridSpan w:val="4"/>
            <w:noWrap/>
            <w:vAlign w:val="bottom"/>
          </w:tcPr>
          <w:p w14:paraId="131BD14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67C47098" w14:textId="77777777" w:rsidTr="000E4CD6">
        <w:trPr>
          <w:trHeight w:val="300"/>
        </w:trPr>
        <w:tc>
          <w:tcPr>
            <w:tcW w:w="9463" w:type="dxa"/>
            <w:gridSpan w:val="4"/>
            <w:noWrap/>
            <w:vAlign w:val="bottom"/>
          </w:tcPr>
          <w:p w14:paraId="5DA3962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18 — Impressão e reprodução de suportes gravados</w:t>
            </w:r>
          </w:p>
        </w:tc>
      </w:tr>
      <w:tr w:rsidR="00063A67" w:rsidRPr="00FC7A70" w14:paraId="49A85E46" w14:textId="77777777" w:rsidTr="000E4CD6">
        <w:trPr>
          <w:gridAfter w:val="1"/>
          <w:wAfter w:w="10" w:type="dxa"/>
          <w:trHeight w:val="300"/>
        </w:trPr>
        <w:tc>
          <w:tcPr>
            <w:tcW w:w="1134" w:type="dxa"/>
            <w:noWrap/>
            <w:vAlign w:val="center"/>
            <w:hideMark/>
          </w:tcPr>
          <w:p w14:paraId="76205EE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18110</w:t>
            </w:r>
          </w:p>
        </w:tc>
        <w:tc>
          <w:tcPr>
            <w:tcW w:w="6109" w:type="dxa"/>
            <w:noWrap/>
            <w:vAlign w:val="bottom"/>
            <w:hideMark/>
          </w:tcPr>
          <w:p w14:paraId="52E6463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Impressão de jornais</w:t>
            </w:r>
          </w:p>
        </w:tc>
        <w:tc>
          <w:tcPr>
            <w:tcW w:w="2210" w:type="dxa"/>
          </w:tcPr>
          <w:p w14:paraId="671FCA7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8D4AE50" w14:textId="77777777" w:rsidTr="000E4CD6">
        <w:trPr>
          <w:gridAfter w:val="1"/>
          <w:wAfter w:w="10" w:type="dxa"/>
          <w:trHeight w:val="300"/>
        </w:trPr>
        <w:tc>
          <w:tcPr>
            <w:tcW w:w="1134" w:type="dxa"/>
            <w:noWrap/>
            <w:vAlign w:val="center"/>
            <w:hideMark/>
          </w:tcPr>
          <w:p w14:paraId="5B35921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18120</w:t>
            </w:r>
          </w:p>
        </w:tc>
        <w:tc>
          <w:tcPr>
            <w:tcW w:w="6109" w:type="dxa"/>
            <w:noWrap/>
            <w:vAlign w:val="bottom"/>
            <w:hideMark/>
          </w:tcPr>
          <w:p w14:paraId="3132ADC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Outra impressão</w:t>
            </w:r>
          </w:p>
        </w:tc>
        <w:tc>
          <w:tcPr>
            <w:tcW w:w="2210" w:type="dxa"/>
          </w:tcPr>
          <w:p w14:paraId="0041D6A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ED25055" w14:textId="77777777" w:rsidTr="000E4CD6">
        <w:trPr>
          <w:trHeight w:val="300"/>
        </w:trPr>
        <w:tc>
          <w:tcPr>
            <w:tcW w:w="9463" w:type="dxa"/>
            <w:gridSpan w:val="4"/>
            <w:noWrap/>
            <w:vAlign w:val="bottom"/>
          </w:tcPr>
          <w:p w14:paraId="1230379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2C975C97" w14:textId="77777777" w:rsidTr="000E4CD6">
        <w:trPr>
          <w:trHeight w:val="300"/>
        </w:trPr>
        <w:tc>
          <w:tcPr>
            <w:tcW w:w="9463" w:type="dxa"/>
            <w:gridSpan w:val="4"/>
            <w:noWrap/>
            <w:vAlign w:val="bottom"/>
          </w:tcPr>
          <w:p w14:paraId="4560C5F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19 — Fabricação de coque e de produtos petrolíferos refinados</w:t>
            </w:r>
          </w:p>
        </w:tc>
      </w:tr>
      <w:tr w:rsidR="00063A67" w:rsidRPr="00FC7A70" w14:paraId="09E86956" w14:textId="77777777" w:rsidTr="000E4CD6">
        <w:trPr>
          <w:gridAfter w:val="1"/>
          <w:wAfter w:w="10" w:type="dxa"/>
          <w:trHeight w:val="300"/>
        </w:trPr>
        <w:tc>
          <w:tcPr>
            <w:tcW w:w="1134" w:type="dxa"/>
            <w:noWrap/>
            <w:vAlign w:val="center"/>
            <w:hideMark/>
          </w:tcPr>
          <w:p w14:paraId="45C7C7C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19100</w:t>
            </w:r>
          </w:p>
        </w:tc>
        <w:tc>
          <w:tcPr>
            <w:tcW w:w="6109" w:type="dxa"/>
            <w:noWrap/>
            <w:vAlign w:val="bottom"/>
            <w:hideMark/>
          </w:tcPr>
          <w:p w14:paraId="1C46E1C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coqueria</w:t>
            </w:r>
          </w:p>
        </w:tc>
        <w:tc>
          <w:tcPr>
            <w:tcW w:w="2210" w:type="dxa"/>
          </w:tcPr>
          <w:p w14:paraId="664F43C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63D0EC5" w14:textId="77777777" w:rsidTr="000E4CD6">
        <w:trPr>
          <w:gridAfter w:val="1"/>
          <w:wAfter w:w="10" w:type="dxa"/>
          <w:trHeight w:val="300"/>
        </w:trPr>
        <w:tc>
          <w:tcPr>
            <w:tcW w:w="1134" w:type="dxa"/>
            <w:noWrap/>
            <w:vAlign w:val="center"/>
            <w:hideMark/>
          </w:tcPr>
          <w:p w14:paraId="341DD0A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19201</w:t>
            </w:r>
          </w:p>
        </w:tc>
        <w:tc>
          <w:tcPr>
            <w:tcW w:w="6109" w:type="dxa"/>
            <w:noWrap/>
            <w:vAlign w:val="bottom"/>
            <w:hideMark/>
          </w:tcPr>
          <w:p w14:paraId="76D94F6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petrolíferos refinados</w:t>
            </w:r>
          </w:p>
        </w:tc>
        <w:tc>
          <w:tcPr>
            <w:tcW w:w="2210" w:type="dxa"/>
          </w:tcPr>
          <w:p w14:paraId="09C92FD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F66B0EA" w14:textId="77777777" w:rsidTr="000E4CD6">
        <w:trPr>
          <w:gridAfter w:val="1"/>
          <w:wAfter w:w="10" w:type="dxa"/>
          <w:trHeight w:val="300"/>
        </w:trPr>
        <w:tc>
          <w:tcPr>
            <w:tcW w:w="1134" w:type="dxa"/>
            <w:noWrap/>
            <w:vAlign w:val="center"/>
            <w:hideMark/>
          </w:tcPr>
          <w:p w14:paraId="6F6C4FD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19202</w:t>
            </w:r>
          </w:p>
        </w:tc>
        <w:tc>
          <w:tcPr>
            <w:tcW w:w="6109" w:type="dxa"/>
            <w:noWrap/>
            <w:vAlign w:val="bottom"/>
            <w:hideMark/>
          </w:tcPr>
          <w:p w14:paraId="2940C93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petrolíferos a partir de resíduos</w:t>
            </w:r>
          </w:p>
        </w:tc>
        <w:tc>
          <w:tcPr>
            <w:tcW w:w="2210" w:type="dxa"/>
          </w:tcPr>
          <w:p w14:paraId="3575486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3102943" w14:textId="77777777" w:rsidTr="000E4CD6">
        <w:trPr>
          <w:gridAfter w:val="1"/>
          <w:wAfter w:w="10" w:type="dxa"/>
          <w:trHeight w:val="300"/>
        </w:trPr>
        <w:tc>
          <w:tcPr>
            <w:tcW w:w="1134" w:type="dxa"/>
            <w:noWrap/>
            <w:vAlign w:val="center"/>
            <w:hideMark/>
          </w:tcPr>
          <w:p w14:paraId="519DEEA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19203</w:t>
            </w:r>
          </w:p>
        </w:tc>
        <w:tc>
          <w:tcPr>
            <w:tcW w:w="6109" w:type="dxa"/>
            <w:noWrap/>
            <w:vAlign w:val="bottom"/>
            <w:hideMark/>
          </w:tcPr>
          <w:p w14:paraId="32D8667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briquetes e aglomerados de hulha e lenhite</w:t>
            </w:r>
          </w:p>
        </w:tc>
        <w:tc>
          <w:tcPr>
            <w:tcW w:w="2210" w:type="dxa"/>
          </w:tcPr>
          <w:p w14:paraId="32DEA94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1CAC291" w14:textId="77777777" w:rsidTr="000E4CD6">
        <w:trPr>
          <w:trHeight w:val="300"/>
        </w:trPr>
        <w:tc>
          <w:tcPr>
            <w:tcW w:w="9463" w:type="dxa"/>
            <w:gridSpan w:val="4"/>
            <w:noWrap/>
            <w:vAlign w:val="bottom"/>
          </w:tcPr>
          <w:p w14:paraId="3E0BB27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532B2C0F" w14:textId="77777777" w:rsidTr="000E4CD6">
        <w:trPr>
          <w:trHeight w:val="300"/>
        </w:trPr>
        <w:tc>
          <w:tcPr>
            <w:tcW w:w="9463" w:type="dxa"/>
            <w:gridSpan w:val="4"/>
            <w:noWrap/>
            <w:vAlign w:val="bottom"/>
          </w:tcPr>
          <w:p w14:paraId="3A97231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20 — Fabricação de produtos químicos e de fibras sintéticas e artificiais</w:t>
            </w:r>
          </w:p>
        </w:tc>
      </w:tr>
      <w:tr w:rsidR="00063A67" w:rsidRPr="00FC7A70" w14:paraId="316F347B" w14:textId="77777777" w:rsidTr="000E4CD6">
        <w:trPr>
          <w:gridAfter w:val="1"/>
          <w:wAfter w:w="10" w:type="dxa"/>
          <w:trHeight w:val="300"/>
        </w:trPr>
        <w:tc>
          <w:tcPr>
            <w:tcW w:w="1134" w:type="dxa"/>
            <w:noWrap/>
            <w:vAlign w:val="center"/>
            <w:hideMark/>
          </w:tcPr>
          <w:p w14:paraId="3A46267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20110</w:t>
            </w:r>
          </w:p>
        </w:tc>
        <w:tc>
          <w:tcPr>
            <w:tcW w:w="6109" w:type="dxa"/>
            <w:noWrap/>
            <w:vAlign w:val="bottom"/>
            <w:hideMark/>
          </w:tcPr>
          <w:p w14:paraId="303DCBF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gases industriais</w:t>
            </w:r>
          </w:p>
        </w:tc>
        <w:tc>
          <w:tcPr>
            <w:tcW w:w="2210" w:type="dxa"/>
          </w:tcPr>
          <w:p w14:paraId="4DC59EF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64771DD" w14:textId="77777777" w:rsidTr="000E4CD6">
        <w:trPr>
          <w:gridAfter w:val="1"/>
          <w:wAfter w:w="10" w:type="dxa"/>
          <w:trHeight w:val="300"/>
        </w:trPr>
        <w:tc>
          <w:tcPr>
            <w:tcW w:w="1134" w:type="dxa"/>
            <w:noWrap/>
            <w:vAlign w:val="center"/>
            <w:hideMark/>
          </w:tcPr>
          <w:p w14:paraId="123D1D9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20120</w:t>
            </w:r>
          </w:p>
        </w:tc>
        <w:tc>
          <w:tcPr>
            <w:tcW w:w="6109" w:type="dxa"/>
            <w:noWrap/>
            <w:vAlign w:val="bottom"/>
            <w:hideMark/>
          </w:tcPr>
          <w:p w14:paraId="4DA5DC1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corantes e pigmentos</w:t>
            </w:r>
          </w:p>
        </w:tc>
        <w:tc>
          <w:tcPr>
            <w:tcW w:w="2210" w:type="dxa"/>
          </w:tcPr>
          <w:p w14:paraId="6EF91FD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CCF12E8" w14:textId="77777777" w:rsidTr="000E4CD6">
        <w:trPr>
          <w:gridAfter w:val="1"/>
          <w:wAfter w:w="10" w:type="dxa"/>
          <w:trHeight w:val="300"/>
        </w:trPr>
        <w:tc>
          <w:tcPr>
            <w:tcW w:w="1134" w:type="dxa"/>
            <w:noWrap/>
            <w:vAlign w:val="center"/>
            <w:hideMark/>
          </w:tcPr>
          <w:p w14:paraId="5DE827B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20130</w:t>
            </w:r>
          </w:p>
        </w:tc>
        <w:tc>
          <w:tcPr>
            <w:tcW w:w="6109" w:type="dxa"/>
            <w:noWrap/>
            <w:vAlign w:val="bottom"/>
            <w:hideMark/>
          </w:tcPr>
          <w:p w14:paraId="2E49728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químicos inorgânicos de base</w:t>
            </w:r>
          </w:p>
        </w:tc>
        <w:tc>
          <w:tcPr>
            <w:tcW w:w="2210" w:type="dxa"/>
          </w:tcPr>
          <w:p w14:paraId="52BC4C7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DD78B94" w14:textId="77777777" w:rsidTr="000E4CD6">
        <w:trPr>
          <w:gridAfter w:val="1"/>
          <w:wAfter w:w="10" w:type="dxa"/>
          <w:trHeight w:val="300"/>
        </w:trPr>
        <w:tc>
          <w:tcPr>
            <w:tcW w:w="1134" w:type="dxa"/>
            <w:noWrap/>
            <w:vAlign w:val="center"/>
            <w:hideMark/>
          </w:tcPr>
          <w:p w14:paraId="4F150A4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20141</w:t>
            </w:r>
          </w:p>
        </w:tc>
        <w:tc>
          <w:tcPr>
            <w:tcW w:w="6109" w:type="dxa"/>
            <w:noWrap/>
            <w:vAlign w:val="bottom"/>
            <w:hideMark/>
          </w:tcPr>
          <w:p w14:paraId="7538F26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resinosos e seus derivados</w:t>
            </w:r>
          </w:p>
        </w:tc>
        <w:tc>
          <w:tcPr>
            <w:tcW w:w="2210" w:type="dxa"/>
          </w:tcPr>
          <w:p w14:paraId="24B84FB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8D008EC" w14:textId="77777777" w:rsidTr="000E4CD6">
        <w:trPr>
          <w:gridAfter w:val="1"/>
          <w:wAfter w:w="10" w:type="dxa"/>
          <w:trHeight w:val="300"/>
        </w:trPr>
        <w:tc>
          <w:tcPr>
            <w:tcW w:w="1134" w:type="dxa"/>
            <w:noWrap/>
            <w:vAlign w:val="center"/>
            <w:hideMark/>
          </w:tcPr>
          <w:p w14:paraId="6112940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20142</w:t>
            </w:r>
          </w:p>
        </w:tc>
        <w:tc>
          <w:tcPr>
            <w:tcW w:w="6109" w:type="dxa"/>
            <w:noWrap/>
            <w:vAlign w:val="bottom"/>
            <w:hideMark/>
          </w:tcPr>
          <w:p w14:paraId="20C542D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carvão (vegetal e animal) e produtos associados</w:t>
            </w:r>
          </w:p>
        </w:tc>
        <w:tc>
          <w:tcPr>
            <w:tcW w:w="2210" w:type="dxa"/>
          </w:tcPr>
          <w:p w14:paraId="4AA1B60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474F65C" w14:textId="77777777" w:rsidTr="000E4CD6">
        <w:trPr>
          <w:gridAfter w:val="1"/>
          <w:wAfter w:w="10" w:type="dxa"/>
          <w:trHeight w:val="300"/>
        </w:trPr>
        <w:tc>
          <w:tcPr>
            <w:tcW w:w="1134" w:type="dxa"/>
            <w:noWrap/>
            <w:vAlign w:val="center"/>
            <w:hideMark/>
          </w:tcPr>
          <w:p w14:paraId="1FF3274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20143</w:t>
            </w:r>
          </w:p>
        </w:tc>
        <w:tc>
          <w:tcPr>
            <w:tcW w:w="6109" w:type="dxa"/>
            <w:noWrap/>
            <w:vAlign w:val="bottom"/>
            <w:hideMark/>
          </w:tcPr>
          <w:p w14:paraId="4E372EC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álcool etílico de fermentação</w:t>
            </w:r>
          </w:p>
        </w:tc>
        <w:tc>
          <w:tcPr>
            <w:tcW w:w="2210" w:type="dxa"/>
          </w:tcPr>
          <w:p w14:paraId="3609790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76EB48C" w14:textId="77777777" w:rsidTr="000E4CD6">
        <w:trPr>
          <w:gridAfter w:val="1"/>
          <w:wAfter w:w="10" w:type="dxa"/>
          <w:trHeight w:val="300"/>
        </w:trPr>
        <w:tc>
          <w:tcPr>
            <w:tcW w:w="1134" w:type="dxa"/>
            <w:noWrap/>
            <w:vAlign w:val="center"/>
            <w:hideMark/>
          </w:tcPr>
          <w:p w14:paraId="361BE1B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20144</w:t>
            </w:r>
          </w:p>
        </w:tc>
        <w:tc>
          <w:tcPr>
            <w:tcW w:w="6109" w:type="dxa"/>
            <w:noWrap/>
            <w:vAlign w:val="bottom"/>
            <w:hideMark/>
          </w:tcPr>
          <w:p w14:paraId="66AF0F7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químicos orgânicos de base, n.e.</w:t>
            </w:r>
          </w:p>
        </w:tc>
        <w:tc>
          <w:tcPr>
            <w:tcW w:w="2210" w:type="dxa"/>
          </w:tcPr>
          <w:p w14:paraId="64F0DD8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A589446" w14:textId="77777777" w:rsidTr="000E4CD6">
        <w:trPr>
          <w:gridAfter w:val="1"/>
          <w:wAfter w:w="10" w:type="dxa"/>
          <w:trHeight w:val="300"/>
        </w:trPr>
        <w:tc>
          <w:tcPr>
            <w:tcW w:w="1134" w:type="dxa"/>
            <w:noWrap/>
            <w:vAlign w:val="center"/>
            <w:hideMark/>
          </w:tcPr>
          <w:p w14:paraId="3D111D0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20151</w:t>
            </w:r>
          </w:p>
        </w:tc>
        <w:tc>
          <w:tcPr>
            <w:tcW w:w="6109" w:type="dxa"/>
            <w:noWrap/>
            <w:vAlign w:val="bottom"/>
            <w:hideMark/>
          </w:tcPr>
          <w:p w14:paraId="54944C6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adubos químicos ou minerais e de compostos azotados</w:t>
            </w:r>
          </w:p>
        </w:tc>
        <w:tc>
          <w:tcPr>
            <w:tcW w:w="2210" w:type="dxa"/>
          </w:tcPr>
          <w:p w14:paraId="584496C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FC0D076" w14:textId="77777777" w:rsidTr="000E4CD6">
        <w:trPr>
          <w:gridAfter w:val="1"/>
          <w:wAfter w:w="10" w:type="dxa"/>
          <w:trHeight w:val="300"/>
        </w:trPr>
        <w:tc>
          <w:tcPr>
            <w:tcW w:w="1134" w:type="dxa"/>
            <w:noWrap/>
            <w:vAlign w:val="center"/>
            <w:hideMark/>
          </w:tcPr>
          <w:p w14:paraId="133D2EA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20152</w:t>
            </w:r>
          </w:p>
        </w:tc>
        <w:tc>
          <w:tcPr>
            <w:tcW w:w="6109" w:type="dxa"/>
            <w:noWrap/>
            <w:vAlign w:val="bottom"/>
            <w:hideMark/>
          </w:tcPr>
          <w:p w14:paraId="2D34763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adubos orgânicos e organo-minerais</w:t>
            </w:r>
          </w:p>
        </w:tc>
        <w:tc>
          <w:tcPr>
            <w:tcW w:w="2210" w:type="dxa"/>
          </w:tcPr>
          <w:p w14:paraId="50A908B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6467BEE" w14:textId="77777777" w:rsidTr="000E4CD6">
        <w:trPr>
          <w:gridAfter w:val="1"/>
          <w:wAfter w:w="10" w:type="dxa"/>
          <w:trHeight w:val="300"/>
        </w:trPr>
        <w:tc>
          <w:tcPr>
            <w:tcW w:w="1134" w:type="dxa"/>
            <w:noWrap/>
            <w:vAlign w:val="center"/>
            <w:hideMark/>
          </w:tcPr>
          <w:p w14:paraId="230A399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20160</w:t>
            </w:r>
          </w:p>
        </w:tc>
        <w:tc>
          <w:tcPr>
            <w:tcW w:w="6109" w:type="dxa"/>
            <w:noWrap/>
            <w:vAlign w:val="bottom"/>
            <w:hideMark/>
          </w:tcPr>
          <w:p w14:paraId="5A5090C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matérias plásticas em formas primárias</w:t>
            </w:r>
          </w:p>
        </w:tc>
        <w:tc>
          <w:tcPr>
            <w:tcW w:w="2210" w:type="dxa"/>
          </w:tcPr>
          <w:p w14:paraId="5FCFE9B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CEF18CE" w14:textId="77777777" w:rsidTr="000E4CD6">
        <w:trPr>
          <w:gridAfter w:val="1"/>
          <w:wAfter w:w="10" w:type="dxa"/>
          <w:trHeight w:val="300"/>
        </w:trPr>
        <w:tc>
          <w:tcPr>
            <w:tcW w:w="1134" w:type="dxa"/>
            <w:noWrap/>
            <w:vAlign w:val="center"/>
            <w:hideMark/>
          </w:tcPr>
          <w:p w14:paraId="190D40D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20170</w:t>
            </w:r>
          </w:p>
        </w:tc>
        <w:tc>
          <w:tcPr>
            <w:tcW w:w="6109" w:type="dxa"/>
            <w:noWrap/>
            <w:vAlign w:val="bottom"/>
            <w:hideMark/>
          </w:tcPr>
          <w:p w14:paraId="2C7E2B3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borracha sintética em formas primárias</w:t>
            </w:r>
          </w:p>
        </w:tc>
        <w:tc>
          <w:tcPr>
            <w:tcW w:w="2210" w:type="dxa"/>
          </w:tcPr>
          <w:p w14:paraId="7F4D8B8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BBBB903" w14:textId="77777777" w:rsidTr="000E4CD6">
        <w:trPr>
          <w:gridAfter w:val="1"/>
          <w:wAfter w:w="10" w:type="dxa"/>
          <w:trHeight w:val="300"/>
        </w:trPr>
        <w:tc>
          <w:tcPr>
            <w:tcW w:w="1134" w:type="dxa"/>
            <w:noWrap/>
            <w:vAlign w:val="center"/>
            <w:hideMark/>
          </w:tcPr>
          <w:p w14:paraId="5B97716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20200</w:t>
            </w:r>
          </w:p>
        </w:tc>
        <w:tc>
          <w:tcPr>
            <w:tcW w:w="6109" w:type="dxa"/>
            <w:noWrap/>
            <w:vAlign w:val="bottom"/>
            <w:hideMark/>
          </w:tcPr>
          <w:p w14:paraId="5BE72D3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pesticidas, desinfetantes e outros produtos agroquímicos</w:t>
            </w:r>
          </w:p>
        </w:tc>
        <w:tc>
          <w:tcPr>
            <w:tcW w:w="2210" w:type="dxa"/>
          </w:tcPr>
          <w:p w14:paraId="4EBEE09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33E8FD5" w14:textId="77777777" w:rsidTr="000E4CD6">
        <w:trPr>
          <w:gridAfter w:val="1"/>
          <w:wAfter w:w="10" w:type="dxa"/>
          <w:trHeight w:val="300"/>
        </w:trPr>
        <w:tc>
          <w:tcPr>
            <w:tcW w:w="1134" w:type="dxa"/>
            <w:noWrap/>
            <w:vAlign w:val="center"/>
            <w:hideMark/>
          </w:tcPr>
          <w:p w14:paraId="3BB550A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20301</w:t>
            </w:r>
          </w:p>
        </w:tc>
        <w:tc>
          <w:tcPr>
            <w:tcW w:w="6109" w:type="dxa"/>
            <w:noWrap/>
            <w:vAlign w:val="bottom"/>
            <w:hideMark/>
          </w:tcPr>
          <w:p w14:paraId="35E2EE3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tintas (exceto impressão), vernizes, mastiques e produtos similares</w:t>
            </w:r>
          </w:p>
        </w:tc>
        <w:tc>
          <w:tcPr>
            <w:tcW w:w="2210" w:type="dxa"/>
          </w:tcPr>
          <w:p w14:paraId="5DDA1AA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9A1D086" w14:textId="77777777" w:rsidTr="000E4CD6">
        <w:trPr>
          <w:gridAfter w:val="1"/>
          <w:wAfter w:w="10" w:type="dxa"/>
          <w:trHeight w:val="300"/>
        </w:trPr>
        <w:tc>
          <w:tcPr>
            <w:tcW w:w="1134" w:type="dxa"/>
            <w:noWrap/>
            <w:vAlign w:val="center"/>
            <w:hideMark/>
          </w:tcPr>
          <w:p w14:paraId="6220933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20302</w:t>
            </w:r>
          </w:p>
        </w:tc>
        <w:tc>
          <w:tcPr>
            <w:tcW w:w="6109" w:type="dxa"/>
            <w:noWrap/>
            <w:vAlign w:val="bottom"/>
            <w:hideMark/>
          </w:tcPr>
          <w:p w14:paraId="16BC0DE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tintas de impressão</w:t>
            </w:r>
          </w:p>
        </w:tc>
        <w:tc>
          <w:tcPr>
            <w:tcW w:w="2210" w:type="dxa"/>
          </w:tcPr>
          <w:p w14:paraId="476E32D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B38E210" w14:textId="77777777" w:rsidTr="000E4CD6">
        <w:trPr>
          <w:gridAfter w:val="1"/>
          <w:wAfter w:w="10" w:type="dxa"/>
          <w:trHeight w:val="300"/>
        </w:trPr>
        <w:tc>
          <w:tcPr>
            <w:tcW w:w="1134" w:type="dxa"/>
            <w:noWrap/>
            <w:vAlign w:val="center"/>
            <w:hideMark/>
          </w:tcPr>
          <w:p w14:paraId="7FC9A42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20303</w:t>
            </w:r>
          </w:p>
        </w:tc>
        <w:tc>
          <w:tcPr>
            <w:tcW w:w="6109" w:type="dxa"/>
            <w:noWrap/>
            <w:vAlign w:val="bottom"/>
            <w:hideMark/>
          </w:tcPr>
          <w:p w14:paraId="75AA851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pigmentos preparados, composições vitrificáveis e afins</w:t>
            </w:r>
          </w:p>
        </w:tc>
        <w:tc>
          <w:tcPr>
            <w:tcW w:w="2210" w:type="dxa"/>
          </w:tcPr>
          <w:p w14:paraId="29BFB96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A608815" w14:textId="77777777" w:rsidTr="000E4CD6">
        <w:trPr>
          <w:gridAfter w:val="1"/>
          <w:wAfter w:w="10" w:type="dxa"/>
          <w:trHeight w:val="300"/>
        </w:trPr>
        <w:tc>
          <w:tcPr>
            <w:tcW w:w="1134" w:type="dxa"/>
            <w:noWrap/>
            <w:vAlign w:val="center"/>
            <w:hideMark/>
          </w:tcPr>
          <w:p w14:paraId="10454F6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20411</w:t>
            </w:r>
          </w:p>
        </w:tc>
        <w:tc>
          <w:tcPr>
            <w:tcW w:w="6109" w:type="dxa"/>
            <w:noWrap/>
            <w:vAlign w:val="bottom"/>
            <w:hideMark/>
          </w:tcPr>
          <w:p w14:paraId="4E035F0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sabões, detergentes e glicerina</w:t>
            </w:r>
          </w:p>
        </w:tc>
        <w:tc>
          <w:tcPr>
            <w:tcW w:w="2210" w:type="dxa"/>
          </w:tcPr>
          <w:p w14:paraId="726290F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0B996AA" w14:textId="77777777" w:rsidTr="000E4CD6">
        <w:trPr>
          <w:gridAfter w:val="1"/>
          <w:wAfter w:w="10" w:type="dxa"/>
          <w:trHeight w:val="300"/>
        </w:trPr>
        <w:tc>
          <w:tcPr>
            <w:tcW w:w="1134" w:type="dxa"/>
            <w:noWrap/>
            <w:vAlign w:val="center"/>
            <w:hideMark/>
          </w:tcPr>
          <w:p w14:paraId="74516F8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20412</w:t>
            </w:r>
          </w:p>
        </w:tc>
        <w:tc>
          <w:tcPr>
            <w:tcW w:w="6109" w:type="dxa"/>
            <w:noWrap/>
            <w:vAlign w:val="bottom"/>
            <w:hideMark/>
          </w:tcPr>
          <w:p w14:paraId="7331AA4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limpeza, polimento e proteção</w:t>
            </w:r>
          </w:p>
        </w:tc>
        <w:tc>
          <w:tcPr>
            <w:tcW w:w="2210" w:type="dxa"/>
          </w:tcPr>
          <w:p w14:paraId="535F0E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B538F15" w14:textId="77777777" w:rsidTr="000E4CD6">
        <w:trPr>
          <w:gridAfter w:val="1"/>
          <w:wAfter w:w="10" w:type="dxa"/>
          <w:trHeight w:val="300"/>
        </w:trPr>
        <w:tc>
          <w:tcPr>
            <w:tcW w:w="1134" w:type="dxa"/>
            <w:noWrap/>
            <w:vAlign w:val="center"/>
            <w:hideMark/>
          </w:tcPr>
          <w:p w14:paraId="6AD59F2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20420</w:t>
            </w:r>
          </w:p>
        </w:tc>
        <w:tc>
          <w:tcPr>
            <w:tcW w:w="6109" w:type="dxa"/>
            <w:noWrap/>
            <w:vAlign w:val="bottom"/>
            <w:hideMark/>
          </w:tcPr>
          <w:p w14:paraId="2048234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perfumes, de cosméticos e de produtos de higiene</w:t>
            </w:r>
          </w:p>
        </w:tc>
        <w:tc>
          <w:tcPr>
            <w:tcW w:w="2210" w:type="dxa"/>
          </w:tcPr>
          <w:p w14:paraId="0A7EBE3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85D7F34" w14:textId="77777777" w:rsidTr="000E4CD6">
        <w:trPr>
          <w:gridAfter w:val="1"/>
          <w:wAfter w:w="10" w:type="dxa"/>
          <w:trHeight w:val="300"/>
        </w:trPr>
        <w:tc>
          <w:tcPr>
            <w:tcW w:w="1134" w:type="dxa"/>
            <w:noWrap/>
            <w:vAlign w:val="center"/>
            <w:hideMark/>
          </w:tcPr>
          <w:p w14:paraId="0FA4E95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20510</w:t>
            </w:r>
          </w:p>
        </w:tc>
        <w:tc>
          <w:tcPr>
            <w:tcW w:w="6109" w:type="dxa"/>
            <w:noWrap/>
            <w:vAlign w:val="bottom"/>
            <w:hideMark/>
          </w:tcPr>
          <w:p w14:paraId="4498070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biocombustíveis líquidos</w:t>
            </w:r>
          </w:p>
        </w:tc>
        <w:tc>
          <w:tcPr>
            <w:tcW w:w="2210" w:type="dxa"/>
          </w:tcPr>
          <w:p w14:paraId="17530E6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7D2B0A2" w14:textId="77777777" w:rsidTr="000E4CD6">
        <w:trPr>
          <w:gridAfter w:val="1"/>
          <w:wAfter w:w="10" w:type="dxa"/>
          <w:trHeight w:val="300"/>
        </w:trPr>
        <w:tc>
          <w:tcPr>
            <w:tcW w:w="1134" w:type="dxa"/>
            <w:noWrap/>
            <w:vAlign w:val="center"/>
            <w:hideMark/>
          </w:tcPr>
          <w:p w14:paraId="65E5E7A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20592</w:t>
            </w:r>
          </w:p>
        </w:tc>
        <w:tc>
          <w:tcPr>
            <w:tcW w:w="6109" w:type="dxa"/>
            <w:noWrap/>
            <w:vAlign w:val="bottom"/>
            <w:hideMark/>
          </w:tcPr>
          <w:p w14:paraId="3FF4AB8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colas</w:t>
            </w:r>
          </w:p>
        </w:tc>
        <w:tc>
          <w:tcPr>
            <w:tcW w:w="2210" w:type="dxa"/>
          </w:tcPr>
          <w:p w14:paraId="2864A31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70205FD" w14:textId="77777777" w:rsidTr="000E4CD6">
        <w:trPr>
          <w:gridAfter w:val="1"/>
          <w:wAfter w:w="10" w:type="dxa"/>
          <w:trHeight w:val="300"/>
        </w:trPr>
        <w:tc>
          <w:tcPr>
            <w:tcW w:w="1134" w:type="dxa"/>
            <w:noWrap/>
            <w:vAlign w:val="center"/>
            <w:hideMark/>
          </w:tcPr>
          <w:p w14:paraId="28CEFE8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20593</w:t>
            </w:r>
          </w:p>
        </w:tc>
        <w:tc>
          <w:tcPr>
            <w:tcW w:w="6109" w:type="dxa"/>
            <w:noWrap/>
            <w:vAlign w:val="bottom"/>
            <w:hideMark/>
          </w:tcPr>
          <w:p w14:paraId="2808874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óleos essenciais</w:t>
            </w:r>
          </w:p>
        </w:tc>
        <w:tc>
          <w:tcPr>
            <w:tcW w:w="2210" w:type="dxa"/>
          </w:tcPr>
          <w:p w14:paraId="6A3A3B4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5C1B389" w14:textId="77777777" w:rsidTr="000E4CD6">
        <w:trPr>
          <w:gridAfter w:val="1"/>
          <w:wAfter w:w="10" w:type="dxa"/>
          <w:trHeight w:val="300"/>
        </w:trPr>
        <w:tc>
          <w:tcPr>
            <w:tcW w:w="1134" w:type="dxa"/>
            <w:noWrap/>
            <w:vAlign w:val="center"/>
            <w:hideMark/>
          </w:tcPr>
          <w:p w14:paraId="03AC8EE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20594</w:t>
            </w:r>
          </w:p>
        </w:tc>
        <w:tc>
          <w:tcPr>
            <w:tcW w:w="6109" w:type="dxa"/>
            <w:noWrap/>
            <w:vAlign w:val="bottom"/>
            <w:hideMark/>
          </w:tcPr>
          <w:p w14:paraId="0DF3258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químicos auxiliares para uso industrial</w:t>
            </w:r>
          </w:p>
        </w:tc>
        <w:tc>
          <w:tcPr>
            <w:tcW w:w="2210" w:type="dxa"/>
          </w:tcPr>
          <w:p w14:paraId="43F2D42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A390829" w14:textId="77777777" w:rsidTr="000E4CD6">
        <w:trPr>
          <w:gridAfter w:val="1"/>
          <w:wAfter w:w="10" w:type="dxa"/>
          <w:trHeight w:val="300"/>
        </w:trPr>
        <w:tc>
          <w:tcPr>
            <w:tcW w:w="1134" w:type="dxa"/>
            <w:noWrap/>
            <w:vAlign w:val="center"/>
            <w:hideMark/>
          </w:tcPr>
          <w:p w14:paraId="031160A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20595</w:t>
            </w:r>
          </w:p>
        </w:tc>
        <w:tc>
          <w:tcPr>
            <w:tcW w:w="6109" w:type="dxa"/>
            <w:noWrap/>
            <w:vAlign w:val="bottom"/>
            <w:hideMark/>
          </w:tcPr>
          <w:p w14:paraId="4CB6480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químicos diversos, n.e.</w:t>
            </w:r>
          </w:p>
        </w:tc>
        <w:tc>
          <w:tcPr>
            <w:tcW w:w="2210" w:type="dxa"/>
          </w:tcPr>
          <w:p w14:paraId="07F702F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20A92CA" w14:textId="77777777" w:rsidTr="000E4CD6">
        <w:trPr>
          <w:gridAfter w:val="1"/>
          <w:wAfter w:w="10" w:type="dxa"/>
          <w:trHeight w:val="300"/>
        </w:trPr>
        <w:tc>
          <w:tcPr>
            <w:tcW w:w="1134" w:type="dxa"/>
            <w:noWrap/>
            <w:vAlign w:val="center"/>
            <w:hideMark/>
          </w:tcPr>
          <w:p w14:paraId="68FAC53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20600</w:t>
            </w:r>
          </w:p>
        </w:tc>
        <w:tc>
          <w:tcPr>
            <w:tcW w:w="6109" w:type="dxa"/>
            <w:noWrap/>
            <w:vAlign w:val="bottom"/>
            <w:hideMark/>
          </w:tcPr>
          <w:p w14:paraId="776DA5C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fibras sintéticas ou artificiais</w:t>
            </w:r>
          </w:p>
        </w:tc>
        <w:tc>
          <w:tcPr>
            <w:tcW w:w="2210" w:type="dxa"/>
          </w:tcPr>
          <w:p w14:paraId="447D9D5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0DBA1A7" w14:textId="77777777" w:rsidTr="000E4CD6">
        <w:trPr>
          <w:trHeight w:val="300"/>
        </w:trPr>
        <w:tc>
          <w:tcPr>
            <w:tcW w:w="9463" w:type="dxa"/>
            <w:gridSpan w:val="4"/>
            <w:noWrap/>
            <w:vAlign w:val="bottom"/>
          </w:tcPr>
          <w:p w14:paraId="0AAE03F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p>
        </w:tc>
      </w:tr>
      <w:tr w:rsidR="00063A67" w:rsidRPr="00FC7A70" w14:paraId="5A9BDCF0" w14:textId="77777777" w:rsidTr="000E4CD6">
        <w:trPr>
          <w:trHeight w:val="300"/>
        </w:trPr>
        <w:tc>
          <w:tcPr>
            <w:tcW w:w="9463" w:type="dxa"/>
            <w:gridSpan w:val="4"/>
            <w:noWrap/>
            <w:vAlign w:val="bottom"/>
          </w:tcPr>
          <w:p w14:paraId="14D56BF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21 — Fabricação de produtos farmacêuticos de base e de preparações farmacêuticas</w:t>
            </w:r>
          </w:p>
        </w:tc>
      </w:tr>
      <w:tr w:rsidR="00063A67" w:rsidRPr="00FC7A70" w14:paraId="7D036F4C" w14:textId="77777777" w:rsidTr="000E4CD6">
        <w:trPr>
          <w:gridAfter w:val="1"/>
          <w:wAfter w:w="10" w:type="dxa"/>
          <w:trHeight w:val="300"/>
        </w:trPr>
        <w:tc>
          <w:tcPr>
            <w:tcW w:w="1134" w:type="dxa"/>
            <w:noWrap/>
            <w:vAlign w:val="center"/>
            <w:hideMark/>
          </w:tcPr>
          <w:p w14:paraId="2877C6D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21100</w:t>
            </w:r>
          </w:p>
        </w:tc>
        <w:tc>
          <w:tcPr>
            <w:tcW w:w="6109" w:type="dxa"/>
            <w:noWrap/>
            <w:vAlign w:val="bottom"/>
            <w:hideMark/>
          </w:tcPr>
          <w:p w14:paraId="16141647"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farmacêuticos de base</w:t>
            </w:r>
          </w:p>
        </w:tc>
        <w:tc>
          <w:tcPr>
            <w:tcW w:w="2210" w:type="dxa"/>
          </w:tcPr>
          <w:p w14:paraId="1BA7520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72A28B1" w14:textId="77777777" w:rsidTr="000E4CD6">
        <w:trPr>
          <w:gridAfter w:val="1"/>
          <w:wAfter w:w="10" w:type="dxa"/>
          <w:trHeight w:val="300"/>
        </w:trPr>
        <w:tc>
          <w:tcPr>
            <w:tcW w:w="1134" w:type="dxa"/>
            <w:noWrap/>
            <w:vAlign w:val="center"/>
            <w:hideMark/>
          </w:tcPr>
          <w:p w14:paraId="07D1A7C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21201</w:t>
            </w:r>
          </w:p>
        </w:tc>
        <w:tc>
          <w:tcPr>
            <w:tcW w:w="6109" w:type="dxa"/>
            <w:noWrap/>
            <w:vAlign w:val="bottom"/>
            <w:hideMark/>
          </w:tcPr>
          <w:p w14:paraId="111D556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medicamentos</w:t>
            </w:r>
          </w:p>
        </w:tc>
        <w:tc>
          <w:tcPr>
            <w:tcW w:w="2210" w:type="dxa"/>
          </w:tcPr>
          <w:p w14:paraId="2D6141E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46BF71A" w14:textId="77777777" w:rsidTr="000E4CD6">
        <w:trPr>
          <w:gridAfter w:val="1"/>
          <w:wAfter w:w="10" w:type="dxa"/>
          <w:trHeight w:val="300"/>
        </w:trPr>
        <w:tc>
          <w:tcPr>
            <w:tcW w:w="1134" w:type="dxa"/>
            <w:noWrap/>
            <w:vAlign w:val="center"/>
            <w:hideMark/>
          </w:tcPr>
          <w:p w14:paraId="7767C5B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21202</w:t>
            </w:r>
          </w:p>
        </w:tc>
        <w:tc>
          <w:tcPr>
            <w:tcW w:w="6109" w:type="dxa"/>
            <w:noWrap/>
            <w:vAlign w:val="bottom"/>
            <w:hideMark/>
          </w:tcPr>
          <w:p w14:paraId="631A1A1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preparações e de artigos farmacêuticos</w:t>
            </w:r>
          </w:p>
        </w:tc>
        <w:tc>
          <w:tcPr>
            <w:tcW w:w="2210" w:type="dxa"/>
          </w:tcPr>
          <w:p w14:paraId="7B68896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778684B" w14:textId="77777777" w:rsidTr="000E4CD6">
        <w:trPr>
          <w:trHeight w:val="300"/>
        </w:trPr>
        <w:tc>
          <w:tcPr>
            <w:tcW w:w="9463" w:type="dxa"/>
            <w:gridSpan w:val="4"/>
            <w:noWrap/>
            <w:vAlign w:val="bottom"/>
          </w:tcPr>
          <w:p w14:paraId="6CF393C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344675BB" w14:textId="77777777" w:rsidTr="000E4CD6">
        <w:trPr>
          <w:trHeight w:val="300"/>
        </w:trPr>
        <w:tc>
          <w:tcPr>
            <w:tcW w:w="9463" w:type="dxa"/>
            <w:gridSpan w:val="4"/>
            <w:noWrap/>
            <w:vAlign w:val="bottom"/>
          </w:tcPr>
          <w:p w14:paraId="4145F7F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22 — Fabricação de artigos de borracha e de matérias plásticas</w:t>
            </w:r>
          </w:p>
        </w:tc>
      </w:tr>
      <w:tr w:rsidR="00063A67" w:rsidRPr="00FC7A70" w14:paraId="36726950" w14:textId="77777777" w:rsidTr="000E4CD6">
        <w:trPr>
          <w:gridAfter w:val="1"/>
          <w:wAfter w:w="10" w:type="dxa"/>
          <w:trHeight w:val="300"/>
        </w:trPr>
        <w:tc>
          <w:tcPr>
            <w:tcW w:w="1134" w:type="dxa"/>
            <w:noWrap/>
            <w:vAlign w:val="center"/>
            <w:hideMark/>
          </w:tcPr>
          <w:p w14:paraId="0E1F46D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22111</w:t>
            </w:r>
          </w:p>
        </w:tc>
        <w:tc>
          <w:tcPr>
            <w:tcW w:w="6109" w:type="dxa"/>
            <w:noWrap/>
            <w:hideMark/>
          </w:tcPr>
          <w:p w14:paraId="60EDCA5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pneus e câmaras de ar</w:t>
            </w:r>
          </w:p>
        </w:tc>
        <w:tc>
          <w:tcPr>
            <w:tcW w:w="2210" w:type="dxa"/>
          </w:tcPr>
          <w:p w14:paraId="1D78982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7308041" w14:textId="77777777" w:rsidTr="000E4CD6">
        <w:trPr>
          <w:gridAfter w:val="1"/>
          <w:wAfter w:w="10" w:type="dxa"/>
          <w:trHeight w:val="300"/>
        </w:trPr>
        <w:tc>
          <w:tcPr>
            <w:tcW w:w="1134" w:type="dxa"/>
            <w:noWrap/>
            <w:vAlign w:val="center"/>
            <w:hideMark/>
          </w:tcPr>
          <w:p w14:paraId="5E3EE4A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22112</w:t>
            </w:r>
          </w:p>
        </w:tc>
        <w:tc>
          <w:tcPr>
            <w:tcW w:w="6109" w:type="dxa"/>
            <w:noWrap/>
            <w:hideMark/>
          </w:tcPr>
          <w:p w14:paraId="2DD786A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Reconstrução de pneus</w:t>
            </w:r>
          </w:p>
        </w:tc>
        <w:tc>
          <w:tcPr>
            <w:tcW w:w="2210" w:type="dxa"/>
          </w:tcPr>
          <w:p w14:paraId="4056A62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25BBA32" w14:textId="77777777" w:rsidTr="000E4CD6">
        <w:trPr>
          <w:gridAfter w:val="1"/>
          <w:wAfter w:w="10" w:type="dxa"/>
          <w:trHeight w:val="300"/>
        </w:trPr>
        <w:tc>
          <w:tcPr>
            <w:tcW w:w="1134" w:type="dxa"/>
            <w:noWrap/>
            <w:vAlign w:val="center"/>
            <w:hideMark/>
          </w:tcPr>
          <w:p w14:paraId="7AB51AE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22120</w:t>
            </w:r>
          </w:p>
        </w:tc>
        <w:tc>
          <w:tcPr>
            <w:tcW w:w="6109" w:type="dxa"/>
            <w:noWrap/>
            <w:hideMark/>
          </w:tcPr>
          <w:p w14:paraId="10D5C8D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de borracha</w:t>
            </w:r>
          </w:p>
        </w:tc>
        <w:tc>
          <w:tcPr>
            <w:tcW w:w="2210" w:type="dxa"/>
          </w:tcPr>
          <w:p w14:paraId="7487A1E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E7198CB" w14:textId="77777777" w:rsidTr="000E4CD6">
        <w:trPr>
          <w:gridAfter w:val="1"/>
          <w:wAfter w:w="10" w:type="dxa"/>
          <w:trHeight w:val="300"/>
        </w:trPr>
        <w:tc>
          <w:tcPr>
            <w:tcW w:w="1134" w:type="dxa"/>
            <w:noWrap/>
            <w:vAlign w:val="center"/>
            <w:hideMark/>
          </w:tcPr>
          <w:p w14:paraId="6402D38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22210</w:t>
            </w:r>
          </w:p>
        </w:tc>
        <w:tc>
          <w:tcPr>
            <w:tcW w:w="6109" w:type="dxa"/>
            <w:noWrap/>
            <w:hideMark/>
          </w:tcPr>
          <w:p w14:paraId="5B79A0D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chapas, folhas, tubos e perfis de plástico</w:t>
            </w:r>
          </w:p>
        </w:tc>
        <w:tc>
          <w:tcPr>
            <w:tcW w:w="2210" w:type="dxa"/>
          </w:tcPr>
          <w:p w14:paraId="641BED7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785098F" w14:textId="77777777" w:rsidTr="000E4CD6">
        <w:trPr>
          <w:gridAfter w:val="1"/>
          <w:wAfter w:w="10" w:type="dxa"/>
          <w:trHeight w:val="300"/>
        </w:trPr>
        <w:tc>
          <w:tcPr>
            <w:tcW w:w="1134" w:type="dxa"/>
            <w:noWrap/>
            <w:vAlign w:val="center"/>
            <w:hideMark/>
          </w:tcPr>
          <w:p w14:paraId="06FF5DD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22220</w:t>
            </w:r>
          </w:p>
        </w:tc>
        <w:tc>
          <w:tcPr>
            <w:tcW w:w="6109" w:type="dxa"/>
            <w:noWrap/>
            <w:hideMark/>
          </w:tcPr>
          <w:p w14:paraId="0DBEEC0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embalagens de plástico</w:t>
            </w:r>
          </w:p>
        </w:tc>
        <w:tc>
          <w:tcPr>
            <w:tcW w:w="2210" w:type="dxa"/>
          </w:tcPr>
          <w:p w14:paraId="7070840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3B05D51" w14:textId="77777777" w:rsidTr="000E4CD6">
        <w:trPr>
          <w:gridAfter w:val="1"/>
          <w:wAfter w:w="10" w:type="dxa"/>
          <w:trHeight w:val="300"/>
        </w:trPr>
        <w:tc>
          <w:tcPr>
            <w:tcW w:w="1134" w:type="dxa"/>
            <w:noWrap/>
            <w:vAlign w:val="center"/>
            <w:hideMark/>
          </w:tcPr>
          <w:p w14:paraId="35CC7BB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22230</w:t>
            </w:r>
          </w:p>
        </w:tc>
        <w:tc>
          <w:tcPr>
            <w:tcW w:w="6109" w:type="dxa"/>
            <w:noWrap/>
            <w:hideMark/>
          </w:tcPr>
          <w:p w14:paraId="00B2908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portas e janelas de plástico</w:t>
            </w:r>
          </w:p>
        </w:tc>
        <w:tc>
          <w:tcPr>
            <w:tcW w:w="2210" w:type="dxa"/>
          </w:tcPr>
          <w:p w14:paraId="5D5FEA6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0CFFC88" w14:textId="77777777" w:rsidTr="000E4CD6">
        <w:trPr>
          <w:gridAfter w:val="1"/>
          <w:wAfter w:w="10" w:type="dxa"/>
          <w:trHeight w:val="300"/>
        </w:trPr>
        <w:tc>
          <w:tcPr>
            <w:tcW w:w="1134" w:type="dxa"/>
            <w:noWrap/>
            <w:vAlign w:val="center"/>
            <w:hideMark/>
          </w:tcPr>
          <w:p w14:paraId="5FF8C0F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22240</w:t>
            </w:r>
          </w:p>
        </w:tc>
        <w:tc>
          <w:tcPr>
            <w:tcW w:w="6109" w:type="dxa"/>
            <w:noWrap/>
            <w:hideMark/>
          </w:tcPr>
          <w:p w14:paraId="650ED98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plástico para a construção</w:t>
            </w:r>
          </w:p>
        </w:tc>
        <w:tc>
          <w:tcPr>
            <w:tcW w:w="2210" w:type="dxa"/>
          </w:tcPr>
          <w:p w14:paraId="05BD0E0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32E7772" w14:textId="77777777" w:rsidTr="000E4CD6">
        <w:trPr>
          <w:gridAfter w:val="1"/>
          <w:wAfter w:w="10" w:type="dxa"/>
          <w:trHeight w:val="300"/>
        </w:trPr>
        <w:tc>
          <w:tcPr>
            <w:tcW w:w="1134" w:type="dxa"/>
            <w:noWrap/>
            <w:vAlign w:val="center"/>
          </w:tcPr>
          <w:p w14:paraId="0617CD0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22250</w:t>
            </w:r>
          </w:p>
        </w:tc>
        <w:tc>
          <w:tcPr>
            <w:tcW w:w="6109" w:type="dxa"/>
            <w:noWrap/>
          </w:tcPr>
          <w:p w14:paraId="5A20E39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e acabamento de produtos de plástico</w:t>
            </w:r>
          </w:p>
        </w:tc>
        <w:tc>
          <w:tcPr>
            <w:tcW w:w="2210" w:type="dxa"/>
          </w:tcPr>
          <w:p w14:paraId="3AC859E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A96F9A6" w14:textId="77777777" w:rsidTr="000E4CD6">
        <w:trPr>
          <w:gridAfter w:val="1"/>
          <w:wAfter w:w="10" w:type="dxa"/>
          <w:trHeight w:val="300"/>
        </w:trPr>
        <w:tc>
          <w:tcPr>
            <w:tcW w:w="1134" w:type="dxa"/>
            <w:noWrap/>
            <w:vAlign w:val="center"/>
          </w:tcPr>
          <w:p w14:paraId="18A9198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22260</w:t>
            </w:r>
          </w:p>
        </w:tc>
        <w:tc>
          <w:tcPr>
            <w:tcW w:w="6109" w:type="dxa"/>
            <w:noWrap/>
          </w:tcPr>
          <w:p w14:paraId="2A45CE2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artigos de plástico</w:t>
            </w:r>
          </w:p>
        </w:tc>
        <w:tc>
          <w:tcPr>
            <w:tcW w:w="2210" w:type="dxa"/>
          </w:tcPr>
          <w:p w14:paraId="5301794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519870C" w14:textId="77777777" w:rsidTr="000E4CD6">
        <w:trPr>
          <w:trHeight w:val="300"/>
        </w:trPr>
        <w:tc>
          <w:tcPr>
            <w:tcW w:w="9463" w:type="dxa"/>
            <w:gridSpan w:val="4"/>
            <w:noWrap/>
          </w:tcPr>
          <w:p w14:paraId="0CF4597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3AB311E3" w14:textId="77777777" w:rsidTr="000E4CD6">
        <w:trPr>
          <w:trHeight w:val="300"/>
        </w:trPr>
        <w:tc>
          <w:tcPr>
            <w:tcW w:w="9463" w:type="dxa"/>
            <w:gridSpan w:val="4"/>
            <w:noWrap/>
          </w:tcPr>
          <w:p w14:paraId="0F5E962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23 — Fabricação de outros produtos minerais não metálicos.</w:t>
            </w:r>
          </w:p>
        </w:tc>
      </w:tr>
      <w:tr w:rsidR="00063A67" w:rsidRPr="00FC7A70" w14:paraId="6D9D32FF" w14:textId="77777777" w:rsidTr="000E4CD6">
        <w:trPr>
          <w:gridAfter w:val="1"/>
          <w:wAfter w:w="10" w:type="dxa"/>
          <w:trHeight w:val="300"/>
        </w:trPr>
        <w:tc>
          <w:tcPr>
            <w:tcW w:w="1134" w:type="dxa"/>
            <w:noWrap/>
            <w:vAlign w:val="center"/>
            <w:hideMark/>
          </w:tcPr>
          <w:p w14:paraId="02C2026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23110</w:t>
            </w:r>
          </w:p>
        </w:tc>
        <w:tc>
          <w:tcPr>
            <w:tcW w:w="6109" w:type="dxa"/>
            <w:noWrap/>
            <w:hideMark/>
          </w:tcPr>
          <w:p w14:paraId="67E2706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vidro plano</w:t>
            </w:r>
          </w:p>
        </w:tc>
        <w:tc>
          <w:tcPr>
            <w:tcW w:w="2210" w:type="dxa"/>
          </w:tcPr>
          <w:p w14:paraId="74FECA2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7377B48" w14:textId="77777777" w:rsidTr="000E4CD6">
        <w:trPr>
          <w:gridAfter w:val="1"/>
          <w:wAfter w:w="10" w:type="dxa"/>
          <w:trHeight w:val="300"/>
        </w:trPr>
        <w:tc>
          <w:tcPr>
            <w:tcW w:w="1134" w:type="dxa"/>
            <w:noWrap/>
            <w:vAlign w:val="center"/>
            <w:hideMark/>
          </w:tcPr>
          <w:p w14:paraId="42BA46C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23120</w:t>
            </w:r>
          </w:p>
        </w:tc>
        <w:tc>
          <w:tcPr>
            <w:tcW w:w="6109" w:type="dxa"/>
            <w:noWrap/>
            <w:hideMark/>
          </w:tcPr>
          <w:p w14:paraId="7F3996D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Moldagem e processamento de vidro plano</w:t>
            </w:r>
          </w:p>
        </w:tc>
        <w:tc>
          <w:tcPr>
            <w:tcW w:w="2210" w:type="dxa"/>
          </w:tcPr>
          <w:p w14:paraId="5F5D3E9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0A3D5B2" w14:textId="77777777" w:rsidTr="000E4CD6">
        <w:trPr>
          <w:gridAfter w:val="1"/>
          <w:wAfter w:w="10" w:type="dxa"/>
          <w:trHeight w:val="300"/>
        </w:trPr>
        <w:tc>
          <w:tcPr>
            <w:tcW w:w="1134" w:type="dxa"/>
            <w:noWrap/>
            <w:vAlign w:val="center"/>
            <w:hideMark/>
          </w:tcPr>
          <w:p w14:paraId="46812AC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23131</w:t>
            </w:r>
          </w:p>
        </w:tc>
        <w:tc>
          <w:tcPr>
            <w:tcW w:w="6109" w:type="dxa"/>
            <w:noWrap/>
            <w:hideMark/>
          </w:tcPr>
          <w:p w14:paraId="645237C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vidro de embalagem</w:t>
            </w:r>
          </w:p>
        </w:tc>
        <w:tc>
          <w:tcPr>
            <w:tcW w:w="2210" w:type="dxa"/>
          </w:tcPr>
          <w:p w14:paraId="4131DAC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DC6F19D" w14:textId="77777777" w:rsidTr="000E4CD6">
        <w:trPr>
          <w:gridAfter w:val="1"/>
          <w:wAfter w:w="10" w:type="dxa"/>
          <w:trHeight w:val="300"/>
        </w:trPr>
        <w:tc>
          <w:tcPr>
            <w:tcW w:w="1134" w:type="dxa"/>
            <w:noWrap/>
            <w:vAlign w:val="center"/>
            <w:hideMark/>
          </w:tcPr>
          <w:p w14:paraId="1849E4B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23132</w:t>
            </w:r>
          </w:p>
        </w:tc>
        <w:tc>
          <w:tcPr>
            <w:tcW w:w="6109" w:type="dxa"/>
            <w:noWrap/>
            <w:hideMark/>
          </w:tcPr>
          <w:p w14:paraId="65D8B65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Cristalaria</w:t>
            </w:r>
          </w:p>
        </w:tc>
        <w:tc>
          <w:tcPr>
            <w:tcW w:w="2210" w:type="dxa"/>
          </w:tcPr>
          <w:p w14:paraId="45D7403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339CF9E" w14:textId="77777777" w:rsidTr="000E4CD6">
        <w:trPr>
          <w:gridAfter w:val="1"/>
          <w:wAfter w:w="10" w:type="dxa"/>
          <w:trHeight w:val="300"/>
        </w:trPr>
        <w:tc>
          <w:tcPr>
            <w:tcW w:w="1134" w:type="dxa"/>
            <w:noWrap/>
            <w:vAlign w:val="center"/>
            <w:hideMark/>
          </w:tcPr>
          <w:p w14:paraId="0430155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23140</w:t>
            </w:r>
          </w:p>
        </w:tc>
        <w:tc>
          <w:tcPr>
            <w:tcW w:w="6109" w:type="dxa"/>
            <w:noWrap/>
            <w:hideMark/>
          </w:tcPr>
          <w:p w14:paraId="43B0580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fibras de vidro</w:t>
            </w:r>
          </w:p>
        </w:tc>
        <w:tc>
          <w:tcPr>
            <w:tcW w:w="2210" w:type="dxa"/>
          </w:tcPr>
          <w:p w14:paraId="5F2E6DD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7B54B91" w14:textId="77777777" w:rsidTr="000E4CD6">
        <w:trPr>
          <w:gridAfter w:val="1"/>
          <w:wAfter w:w="10" w:type="dxa"/>
          <w:trHeight w:val="300"/>
        </w:trPr>
        <w:tc>
          <w:tcPr>
            <w:tcW w:w="1134" w:type="dxa"/>
            <w:noWrap/>
            <w:vAlign w:val="center"/>
            <w:hideMark/>
          </w:tcPr>
          <w:p w14:paraId="2BDE9E7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23150</w:t>
            </w:r>
          </w:p>
        </w:tc>
        <w:tc>
          <w:tcPr>
            <w:tcW w:w="6109" w:type="dxa"/>
            <w:noWrap/>
            <w:hideMark/>
          </w:tcPr>
          <w:p w14:paraId="167117D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e processamento de outro vidro (incluindo vidro técnico)</w:t>
            </w:r>
          </w:p>
        </w:tc>
        <w:tc>
          <w:tcPr>
            <w:tcW w:w="2210" w:type="dxa"/>
          </w:tcPr>
          <w:p w14:paraId="0BAB5A5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A76ACF0" w14:textId="77777777" w:rsidTr="000E4CD6">
        <w:trPr>
          <w:gridAfter w:val="1"/>
          <w:wAfter w:w="10" w:type="dxa"/>
          <w:trHeight w:val="300"/>
        </w:trPr>
        <w:tc>
          <w:tcPr>
            <w:tcW w:w="1134" w:type="dxa"/>
            <w:noWrap/>
            <w:vAlign w:val="center"/>
            <w:hideMark/>
          </w:tcPr>
          <w:p w14:paraId="1120C79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23200</w:t>
            </w:r>
          </w:p>
        </w:tc>
        <w:tc>
          <w:tcPr>
            <w:tcW w:w="6109" w:type="dxa"/>
            <w:noWrap/>
            <w:hideMark/>
          </w:tcPr>
          <w:p w14:paraId="3196353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cerâmicos refratários</w:t>
            </w:r>
          </w:p>
        </w:tc>
        <w:tc>
          <w:tcPr>
            <w:tcW w:w="2210" w:type="dxa"/>
          </w:tcPr>
          <w:p w14:paraId="6A834EE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A2ADC76" w14:textId="77777777" w:rsidTr="000E4CD6">
        <w:trPr>
          <w:gridAfter w:val="1"/>
          <w:wAfter w:w="10" w:type="dxa"/>
          <w:trHeight w:val="300"/>
        </w:trPr>
        <w:tc>
          <w:tcPr>
            <w:tcW w:w="1134" w:type="dxa"/>
            <w:noWrap/>
            <w:vAlign w:val="center"/>
            <w:hideMark/>
          </w:tcPr>
          <w:p w14:paraId="45D555C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23311</w:t>
            </w:r>
          </w:p>
        </w:tc>
        <w:tc>
          <w:tcPr>
            <w:tcW w:w="6109" w:type="dxa"/>
            <w:noWrap/>
            <w:hideMark/>
          </w:tcPr>
          <w:p w14:paraId="2449281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azulejos</w:t>
            </w:r>
          </w:p>
        </w:tc>
        <w:tc>
          <w:tcPr>
            <w:tcW w:w="2210" w:type="dxa"/>
          </w:tcPr>
          <w:p w14:paraId="2593979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7DEAFFB" w14:textId="77777777" w:rsidTr="000E4CD6">
        <w:trPr>
          <w:gridAfter w:val="1"/>
          <w:wAfter w:w="10" w:type="dxa"/>
          <w:trHeight w:val="300"/>
        </w:trPr>
        <w:tc>
          <w:tcPr>
            <w:tcW w:w="1134" w:type="dxa"/>
            <w:noWrap/>
            <w:vAlign w:val="center"/>
            <w:hideMark/>
          </w:tcPr>
          <w:p w14:paraId="4958709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23312</w:t>
            </w:r>
          </w:p>
        </w:tc>
        <w:tc>
          <w:tcPr>
            <w:tcW w:w="6109" w:type="dxa"/>
            <w:noWrap/>
            <w:hideMark/>
          </w:tcPr>
          <w:p w14:paraId="60E3FC8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ladrilhos, mosaicos e lajes de cerâmica</w:t>
            </w:r>
          </w:p>
        </w:tc>
        <w:tc>
          <w:tcPr>
            <w:tcW w:w="2210" w:type="dxa"/>
          </w:tcPr>
          <w:p w14:paraId="255C100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15774A2" w14:textId="77777777" w:rsidTr="000E4CD6">
        <w:trPr>
          <w:gridAfter w:val="1"/>
          <w:wAfter w:w="10" w:type="dxa"/>
          <w:trHeight w:val="300"/>
        </w:trPr>
        <w:tc>
          <w:tcPr>
            <w:tcW w:w="1134" w:type="dxa"/>
            <w:noWrap/>
            <w:vAlign w:val="center"/>
            <w:hideMark/>
          </w:tcPr>
          <w:p w14:paraId="1512242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23321</w:t>
            </w:r>
          </w:p>
        </w:tc>
        <w:tc>
          <w:tcPr>
            <w:tcW w:w="6109" w:type="dxa"/>
            <w:noWrap/>
            <w:hideMark/>
          </w:tcPr>
          <w:p w14:paraId="74028CB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tijolos e abobadilhas</w:t>
            </w:r>
          </w:p>
        </w:tc>
        <w:tc>
          <w:tcPr>
            <w:tcW w:w="2210" w:type="dxa"/>
          </w:tcPr>
          <w:p w14:paraId="20DD356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02626AD" w14:textId="77777777" w:rsidTr="000E4CD6">
        <w:trPr>
          <w:gridAfter w:val="1"/>
          <w:wAfter w:w="10" w:type="dxa"/>
          <w:trHeight w:val="300"/>
        </w:trPr>
        <w:tc>
          <w:tcPr>
            <w:tcW w:w="1134" w:type="dxa"/>
            <w:noWrap/>
            <w:vAlign w:val="center"/>
            <w:hideMark/>
          </w:tcPr>
          <w:p w14:paraId="7322431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23322</w:t>
            </w:r>
          </w:p>
        </w:tc>
        <w:tc>
          <w:tcPr>
            <w:tcW w:w="6109" w:type="dxa"/>
            <w:noWrap/>
            <w:hideMark/>
          </w:tcPr>
          <w:p w14:paraId="0475AEB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telhas</w:t>
            </w:r>
          </w:p>
        </w:tc>
        <w:tc>
          <w:tcPr>
            <w:tcW w:w="2210" w:type="dxa"/>
          </w:tcPr>
          <w:p w14:paraId="31BB793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2B7699E" w14:textId="77777777" w:rsidTr="000E4CD6">
        <w:trPr>
          <w:gridAfter w:val="1"/>
          <w:wAfter w:w="10" w:type="dxa"/>
          <w:trHeight w:val="300"/>
        </w:trPr>
        <w:tc>
          <w:tcPr>
            <w:tcW w:w="1134" w:type="dxa"/>
            <w:noWrap/>
            <w:vAlign w:val="center"/>
            <w:hideMark/>
          </w:tcPr>
          <w:p w14:paraId="52A6595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23323</w:t>
            </w:r>
          </w:p>
        </w:tc>
        <w:tc>
          <w:tcPr>
            <w:tcW w:w="6109" w:type="dxa"/>
            <w:noWrap/>
            <w:hideMark/>
          </w:tcPr>
          <w:p w14:paraId="52BE5C0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de cerâmicos para a construção</w:t>
            </w:r>
          </w:p>
        </w:tc>
        <w:tc>
          <w:tcPr>
            <w:tcW w:w="2210" w:type="dxa"/>
          </w:tcPr>
          <w:p w14:paraId="6BDDB00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5AFE2DC" w14:textId="77777777" w:rsidTr="000E4CD6">
        <w:trPr>
          <w:gridAfter w:val="1"/>
          <w:wAfter w:w="10" w:type="dxa"/>
          <w:trHeight w:val="300"/>
        </w:trPr>
        <w:tc>
          <w:tcPr>
            <w:tcW w:w="1134" w:type="dxa"/>
            <w:noWrap/>
            <w:vAlign w:val="center"/>
            <w:hideMark/>
          </w:tcPr>
          <w:p w14:paraId="415BA12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23411</w:t>
            </w:r>
          </w:p>
        </w:tc>
        <w:tc>
          <w:tcPr>
            <w:tcW w:w="6109" w:type="dxa"/>
            <w:noWrap/>
            <w:hideMark/>
          </w:tcPr>
          <w:p w14:paraId="734204F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Olaria de barro</w:t>
            </w:r>
          </w:p>
        </w:tc>
        <w:tc>
          <w:tcPr>
            <w:tcW w:w="2210" w:type="dxa"/>
          </w:tcPr>
          <w:p w14:paraId="46C599F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AD002A" w14:textId="77777777" w:rsidTr="000E4CD6">
        <w:trPr>
          <w:gridAfter w:val="1"/>
          <w:wAfter w:w="10" w:type="dxa"/>
          <w:trHeight w:val="300"/>
        </w:trPr>
        <w:tc>
          <w:tcPr>
            <w:tcW w:w="1134" w:type="dxa"/>
            <w:noWrap/>
            <w:vAlign w:val="center"/>
            <w:hideMark/>
          </w:tcPr>
          <w:p w14:paraId="679ED4C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23412</w:t>
            </w:r>
          </w:p>
        </w:tc>
        <w:tc>
          <w:tcPr>
            <w:tcW w:w="6109" w:type="dxa"/>
            <w:noWrap/>
            <w:hideMark/>
          </w:tcPr>
          <w:p w14:paraId="5354F13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uso doméstico de faiança, porcelana e grés fino</w:t>
            </w:r>
          </w:p>
        </w:tc>
        <w:tc>
          <w:tcPr>
            <w:tcW w:w="2210" w:type="dxa"/>
          </w:tcPr>
          <w:p w14:paraId="7CB6A38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0BAA24B" w14:textId="77777777" w:rsidTr="000E4CD6">
        <w:trPr>
          <w:gridAfter w:val="1"/>
          <w:wAfter w:w="10" w:type="dxa"/>
          <w:trHeight w:val="300"/>
        </w:trPr>
        <w:tc>
          <w:tcPr>
            <w:tcW w:w="1134" w:type="dxa"/>
            <w:noWrap/>
            <w:vAlign w:val="center"/>
            <w:hideMark/>
          </w:tcPr>
          <w:p w14:paraId="58EBF7B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23413</w:t>
            </w:r>
          </w:p>
        </w:tc>
        <w:tc>
          <w:tcPr>
            <w:tcW w:w="6109" w:type="dxa"/>
            <w:noWrap/>
            <w:hideMark/>
          </w:tcPr>
          <w:p w14:paraId="6F8A101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ornamentação de faiança, porcelana e grés fino</w:t>
            </w:r>
          </w:p>
        </w:tc>
        <w:tc>
          <w:tcPr>
            <w:tcW w:w="2210" w:type="dxa"/>
          </w:tcPr>
          <w:p w14:paraId="1E9978C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B80AB89" w14:textId="77777777" w:rsidTr="000E4CD6">
        <w:trPr>
          <w:gridAfter w:val="1"/>
          <w:wAfter w:w="10" w:type="dxa"/>
          <w:trHeight w:val="300"/>
        </w:trPr>
        <w:tc>
          <w:tcPr>
            <w:tcW w:w="1134" w:type="dxa"/>
            <w:noWrap/>
            <w:vAlign w:val="center"/>
            <w:hideMark/>
          </w:tcPr>
          <w:p w14:paraId="12F0B55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23414</w:t>
            </w:r>
          </w:p>
        </w:tc>
        <w:tc>
          <w:tcPr>
            <w:tcW w:w="6109" w:type="dxa"/>
            <w:noWrap/>
            <w:hideMark/>
          </w:tcPr>
          <w:p w14:paraId="376AB1B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decoração de artigos cerâmicos de uso doméstico e ornamental</w:t>
            </w:r>
          </w:p>
        </w:tc>
        <w:tc>
          <w:tcPr>
            <w:tcW w:w="2210" w:type="dxa"/>
          </w:tcPr>
          <w:p w14:paraId="133175C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7937ED7" w14:textId="77777777" w:rsidTr="000E4CD6">
        <w:trPr>
          <w:gridAfter w:val="1"/>
          <w:wAfter w:w="10" w:type="dxa"/>
          <w:trHeight w:val="300"/>
        </w:trPr>
        <w:tc>
          <w:tcPr>
            <w:tcW w:w="1134" w:type="dxa"/>
            <w:noWrap/>
            <w:vAlign w:val="center"/>
            <w:hideMark/>
          </w:tcPr>
          <w:p w14:paraId="424188D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23420</w:t>
            </w:r>
          </w:p>
        </w:tc>
        <w:tc>
          <w:tcPr>
            <w:tcW w:w="6109" w:type="dxa"/>
            <w:noWrap/>
            <w:hideMark/>
          </w:tcPr>
          <w:p w14:paraId="672BE43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cerâmicos para usos sanitários</w:t>
            </w:r>
          </w:p>
        </w:tc>
        <w:tc>
          <w:tcPr>
            <w:tcW w:w="2210" w:type="dxa"/>
          </w:tcPr>
          <w:p w14:paraId="19DE133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2609FA0" w14:textId="77777777" w:rsidTr="000E4CD6">
        <w:trPr>
          <w:gridAfter w:val="1"/>
          <w:wAfter w:w="10" w:type="dxa"/>
          <w:trHeight w:val="300"/>
        </w:trPr>
        <w:tc>
          <w:tcPr>
            <w:tcW w:w="1134" w:type="dxa"/>
            <w:noWrap/>
            <w:vAlign w:val="center"/>
            <w:hideMark/>
          </w:tcPr>
          <w:p w14:paraId="7075ECD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23430</w:t>
            </w:r>
          </w:p>
        </w:tc>
        <w:tc>
          <w:tcPr>
            <w:tcW w:w="6109" w:type="dxa"/>
            <w:noWrap/>
            <w:hideMark/>
          </w:tcPr>
          <w:p w14:paraId="770C2CA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isoladores e peças isolantes em cerâmica</w:t>
            </w:r>
          </w:p>
        </w:tc>
        <w:tc>
          <w:tcPr>
            <w:tcW w:w="2210" w:type="dxa"/>
          </w:tcPr>
          <w:p w14:paraId="2919EB3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F84A263" w14:textId="77777777" w:rsidTr="000E4CD6">
        <w:trPr>
          <w:gridAfter w:val="1"/>
          <w:wAfter w:w="10" w:type="dxa"/>
          <w:trHeight w:val="300"/>
        </w:trPr>
        <w:tc>
          <w:tcPr>
            <w:tcW w:w="1134" w:type="dxa"/>
            <w:noWrap/>
            <w:vAlign w:val="center"/>
            <w:hideMark/>
          </w:tcPr>
          <w:p w14:paraId="2FD89B6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23440</w:t>
            </w:r>
          </w:p>
        </w:tc>
        <w:tc>
          <w:tcPr>
            <w:tcW w:w="6109" w:type="dxa"/>
            <w:noWrap/>
            <w:hideMark/>
          </w:tcPr>
          <w:p w14:paraId="23CDEBC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em cerâmica para usos técnicos</w:t>
            </w:r>
          </w:p>
        </w:tc>
        <w:tc>
          <w:tcPr>
            <w:tcW w:w="2210" w:type="dxa"/>
          </w:tcPr>
          <w:p w14:paraId="2DDAD75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467A321" w14:textId="77777777" w:rsidTr="000E4CD6">
        <w:trPr>
          <w:gridAfter w:val="1"/>
          <w:wAfter w:w="10" w:type="dxa"/>
          <w:trHeight w:val="300"/>
        </w:trPr>
        <w:tc>
          <w:tcPr>
            <w:tcW w:w="1134" w:type="dxa"/>
            <w:noWrap/>
            <w:vAlign w:val="center"/>
            <w:hideMark/>
          </w:tcPr>
          <w:p w14:paraId="5E56921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23450</w:t>
            </w:r>
          </w:p>
        </w:tc>
        <w:tc>
          <w:tcPr>
            <w:tcW w:w="6109" w:type="dxa"/>
            <w:noWrap/>
            <w:hideMark/>
          </w:tcPr>
          <w:p w14:paraId="3A30872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cerâmicos</w:t>
            </w:r>
          </w:p>
        </w:tc>
        <w:tc>
          <w:tcPr>
            <w:tcW w:w="2210" w:type="dxa"/>
          </w:tcPr>
          <w:p w14:paraId="72BDBF7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DEEC1DD" w14:textId="77777777" w:rsidTr="000E4CD6">
        <w:trPr>
          <w:gridAfter w:val="1"/>
          <w:wAfter w:w="10" w:type="dxa"/>
          <w:trHeight w:val="300"/>
        </w:trPr>
        <w:tc>
          <w:tcPr>
            <w:tcW w:w="1134" w:type="dxa"/>
            <w:noWrap/>
            <w:vAlign w:val="center"/>
            <w:hideMark/>
          </w:tcPr>
          <w:p w14:paraId="46EA13E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23510</w:t>
            </w:r>
          </w:p>
        </w:tc>
        <w:tc>
          <w:tcPr>
            <w:tcW w:w="6109" w:type="dxa"/>
            <w:noWrap/>
            <w:hideMark/>
          </w:tcPr>
          <w:p w14:paraId="1D0AB34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cimento</w:t>
            </w:r>
          </w:p>
        </w:tc>
        <w:tc>
          <w:tcPr>
            <w:tcW w:w="2210" w:type="dxa"/>
          </w:tcPr>
          <w:p w14:paraId="3E8C784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50C976C" w14:textId="77777777" w:rsidTr="000E4CD6">
        <w:trPr>
          <w:gridAfter w:val="1"/>
          <w:wAfter w:w="10" w:type="dxa"/>
          <w:trHeight w:val="300"/>
        </w:trPr>
        <w:tc>
          <w:tcPr>
            <w:tcW w:w="1134" w:type="dxa"/>
            <w:noWrap/>
            <w:vAlign w:val="center"/>
            <w:hideMark/>
          </w:tcPr>
          <w:p w14:paraId="3B900A1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23521</w:t>
            </w:r>
          </w:p>
        </w:tc>
        <w:tc>
          <w:tcPr>
            <w:tcW w:w="6109" w:type="dxa"/>
            <w:noWrap/>
            <w:hideMark/>
          </w:tcPr>
          <w:p w14:paraId="1FE0B14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cal</w:t>
            </w:r>
          </w:p>
        </w:tc>
        <w:tc>
          <w:tcPr>
            <w:tcW w:w="2210" w:type="dxa"/>
          </w:tcPr>
          <w:p w14:paraId="09FEF51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9467D56" w14:textId="77777777" w:rsidTr="000E4CD6">
        <w:trPr>
          <w:gridAfter w:val="1"/>
          <w:wAfter w:w="10" w:type="dxa"/>
          <w:trHeight w:val="300"/>
        </w:trPr>
        <w:tc>
          <w:tcPr>
            <w:tcW w:w="1134" w:type="dxa"/>
            <w:noWrap/>
            <w:vAlign w:val="center"/>
            <w:hideMark/>
          </w:tcPr>
          <w:p w14:paraId="1F19C29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23522</w:t>
            </w:r>
          </w:p>
        </w:tc>
        <w:tc>
          <w:tcPr>
            <w:tcW w:w="6109" w:type="dxa"/>
            <w:noWrap/>
            <w:hideMark/>
          </w:tcPr>
          <w:p w14:paraId="3A4A986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gesso</w:t>
            </w:r>
          </w:p>
        </w:tc>
        <w:tc>
          <w:tcPr>
            <w:tcW w:w="2210" w:type="dxa"/>
          </w:tcPr>
          <w:p w14:paraId="5AC4C1A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892CF56" w14:textId="77777777" w:rsidTr="000E4CD6">
        <w:trPr>
          <w:gridAfter w:val="1"/>
          <w:wAfter w:w="10" w:type="dxa"/>
          <w:trHeight w:val="300"/>
        </w:trPr>
        <w:tc>
          <w:tcPr>
            <w:tcW w:w="1134" w:type="dxa"/>
            <w:noWrap/>
            <w:vAlign w:val="center"/>
            <w:hideMark/>
          </w:tcPr>
          <w:p w14:paraId="3043194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23610</w:t>
            </w:r>
          </w:p>
        </w:tc>
        <w:tc>
          <w:tcPr>
            <w:tcW w:w="6109" w:type="dxa"/>
            <w:noWrap/>
            <w:hideMark/>
          </w:tcPr>
          <w:p w14:paraId="192D3B6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betão para a construção</w:t>
            </w:r>
          </w:p>
        </w:tc>
        <w:tc>
          <w:tcPr>
            <w:tcW w:w="2210" w:type="dxa"/>
          </w:tcPr>
          <w:p w14:paraId="774D390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F86967B" w14:textId="77777777" w:rsidTr="000E4CD6">
        <w:trPr>
          <w:gridAfter w:val="1"/>
          <w:wAfter w:w="10" w:type="dxa"/>
          <w:trHeight w:val="300"/>
        </w:trPr>
        <w:tc>
          <w:tcPr>
            <w:tcW w:w="1134" w:type="dxa"/>
            <w:noWrap/>
            <w:vAlign w:val="center"/>
            <w:hideMark/>
          </w:tcPr>
          <w:p w14:paraId="6328FCD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23620</w:t>
            </w:r>
          </w:p>
        </w:tc>
        <w:tc>
          <w:tcPr>
            <w:tcW w:w="6109" w:type="dxa"/>
            <w:noWrap/>
            <w:hideMark/>
          </w:tcPr>
          <w:p w14:paraId="3677D15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gesso para a construção</w:t>
            </w:r>
          </w:p>
        </w:tc>
        <w:tc>
          <w:tcPr>
            <w:tcW w:w="2210" w:type="dxa"/>
          </w:tcPr>
          <w:p w14:paraId="2DA5DFC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E4B2F0E" w14:textId="77777777" w:rsidTr="000E4CD6">
        <w:trPr>
          <w:gridAfter w:val="1"/>
          <w:wAfter w:w="10" w:type="dxa"/>
          <w:trHeight w:val="300"/>
        </w:trPr>
        <w:tc>
          <w:tcPr>
            <w:tcW w:w="1134" w:type="dxa"/>
            <w:noWrap/>
            <w:vAlign w:val="center"/>
            <w:hideMark/>
          </w:tcPr>
          <w:p w14:paraId="7947C79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23630</w:t>
            </w:r>
          </w:p>
        </w:tc>
        <w:tc>
          <w:tcPr>
            <w:tcW w:w="6109" w:type="dxa"/>
            <w:noWrap/>
            <w:hideMark/>
          </w:tcPr>
          <w:p w14:paraId="51C0128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betão pronto</w:t>
            </w:r>
          </w:p>
        </w:tc>
        <w:tc>
          <w:tcPr>
            <w:tcW w:w="2210" w:type="dxa"/>
          </w:tcPr>
          <w:p w14:paraId="5094248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6F24552" w14:textId="77777777" w:rsidTr="000E4CD6">
        <w:trPr>
          <w:gridAfter w:val="1"/>
          <w:wAfter w:w="10" w:type="dxa"/>
          <w:trHeight w:val="300"/>
        </w:trPr>
        <w:tc>
          <w:tcPr>
            <w:tcW w:w="1134" w:type="dxa"/>
            <w:noWrap/>
            <w:vAlign w:val="center"/>
            <w:hideMark/>
          </w:tcPr>
          <w:p w14:paraId="0559134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23640</w:t>
            </w:r>
          </w:p>
        </w:tc>
        <w:tc>
          <w:tcPr>
            <w:tcW w:w="6109" w:type="dxa"/>
            <w:noWrap/>
            <w:hideMark/>
          </w:tcPr>
          <w:p w14:paraId="4544CFC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argamassas</w:t>
            </w:r>
          </w:p>
        </w:tc>
        <w:tc>
          <w:tcPr>
            <w:tcW w:w="2210" w:type="dxa"/>
          </w:tcPr>
          <w:p w14:paraId="7BE2CD7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610A990" w14:textId="77777777" w:rsidTr="000E4CD6">
        <w:trPr>
          <w:gridAfter w:val="1"/>
          <w:wAfter w:w="10" w:type="dxa"/>
          <w:trHeight w:val="300"/>
        </w:trPr>
        <w:tc>
          <w:tcPr>
            <w:tcW w:w="1134" w:type="dxa"/>
            <w:noWrap/>
            <w:vAlign w:val="center"/>
            <w:hideMark/>
          </w:tcPr>
          <w:p w14:paraId="575A400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23650</w:t>
            </w:r>
          </w:p>
        </w:tc>
        <w:tc>
          <w:tcPr>
            <w:tcW w:w="6109" w:type="dxa"/>
            <w:noWrap/>
            <w:hideMark/>
          </w:tcPr>
          <w:p w14:paraId="3C56C28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fibrocimento</w:t>
            </w:r>
          </w:p>
        </w:tc>
        <w:tc>
          <w:tcPr>
            <w:tcW w:w="2210" w:type="dxa"/>
          </w:tcPr>
          <w:p w14:paraId="67709BA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62D9EE" w14:textId="77777777" w:rsidTr="000E4CD6">
        <w:trPr>
          <w:gridAfter w:val="1"/>
          <w:wAfter w:w="10" w:type="dxa"/>
          <w:trHeight w:val="300"/>
        </w:trPr>
        <w:tc>
          <w:tcPr>
            <w:tcW w:w="1134" w:type="dxa"/>
            <w:noWrap/>
            <w:vAlign w:val="center"/>
            <w:hideMark/>
          </w:tcPr>
          <w:p w14:paraId="2845ED3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23660</w:t>
            </w:r>
          </w:p>
        </w:tc>
        <w:tc>
          <w:tcPr>
            <w:tcW w:w="6109" w:type="dxa"/>
            <w:noWrap/>
            <w:hideMark/>
          </w:tcPr>
          <w:p w14:paraId="1DAAA3D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de betão, cimento e gesso</w:t>
            </w:r>
          </w:p>
        </w:tc>
        <w:tc>
          <w:tcPr>
            <w:tcW w:w="2210" w:type="dxa"/>
          </w:tcPr>
          <w:p w14:paraId="365C137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FA299D9" w14:textId="77777777" w:rsidTr="000E4CD6">
        <w:trPr>
          <w:gridAfter w:val="1"/>
          <w:wAfter w:w="10" w:type="dxa"/>
          <w:trHeight w:val="300"/>
        </w:trPr>
        <w:tc>
          <w:tcPr>
            <w:tcW w:w="1134" w:type="dxa"/>
            <w:noWrap/>
            <w:vAlign w:val="center"/>
            <w:hideMark/>
          </w:tcPr>
          <w:p w14:paraId="3C4F26F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23701</w:t>
            </w:r>
          </w:p>
        </w:tc>
        <w:tc>
          <w:tcPr>
            <w:tcW w:w="6109" w:type="dxa"/>
            <w:noWrap/>
            <w:hideMark/>
          </w:tcPr>
          <w:p w14:paraId="4396078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mármore e de rochas similares</w:t>
            </w:r>
          </w:p>
        </w:tc>
        <w:tc>
          <w:tcPr>
            <w:tcW w:w="2210" w:type="dxa"/>
          </w:tcPr>
          <w:p w14:paraId="6DAC8CC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B611724" w14:textId="77777777" w:rsidTr="000E4CD6">
        <w:trPr>
          <w:gridAfter w:val="1"/>
          <w:wAfter w:w="10" w:type="dxa"/>
          <w:trHeight w:val="300"/>
        </w:trPr>
        <w:tc>
          <w:tcPr>
            <w:tcW w:w="1134" w:type="dxa"/>
            <w:noWrap/>
            <w:vAlign w:val="center"/>
            <w:hideMark/>
          </w:tcPr>
          <w:p w14:paraId="6BF4D99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23702</w:t>
            </w:r>
          </w:p>
        </w:tc>
        <w:tc>
          <w:tcPr>
            <w:tcW w:w="6109" w:type="dxa"/>
            <w:noWrap/>
            <w:hideMark/>
          </w:tcPr>
          <w:p w14:paraId="2B4C8C2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em ardósia (lousa)</w:t>
            </w:r>
          </w:p>
        </w:tc>
        <w:tc>
          <w:tcPr>
            <w:tcW w:w="2210" w:type="dxa"/>
          </w:tcPr>
          <w:p w14:paraId="32A9E91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5B7B317" w14:textId="77777777" w:rsidTr="000E4CD6">
        <w:trPr>
          <w:gridAfter w:val="1"/>
          <w:wAfter w:w="10" w:type="dxa"/>
          <w:trHeight w:val="300"/>
        </w:trPr>
        <w:tc>
          <w:tcPr>
            <w:tcW w:w="1134" w:type="dxa"/>
            <w:noWrap/>
            <w:vAlign w:val="center"/>
            <w:hideMark/>
          </w:tcPr>
          <w:p w14:paraId="16C1817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23703</w:t>
            </w:r>
          </w:p>
        </w:tc>
        <w:tc>
          <w:tcPr>
            <w:tcW w:w="6109" w:type="dxa"/>
            <w:noWrap/>
            <w:hideMark/>
          </w:tcPr>
          <w:p w14:paraId="1891883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granito e de rochas, n.e.</w:t>
            </w:r>
          </w:p>
        </w:tc>
        <w:tc>
          <w:tcPr>
            <w:tcW w:w="2210" w:type="dxa"/>
          </w:tcPr>
          <w:p w14:paraId="22230D0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8DB1DC0" w14:textId="77777777" w:rsidTr="000E4CD6">
        <w:trPr>
          <w:gridAfter w:val="1"/>
          <w:wAfter w:w="10" w:type="dxa"/>
          <w:trHeight w:val="300"/>
        </w:trPr>
        <w:tc>
          <w:tcPr>
            <w:tcW w:w="1134" w:type="dxa"/>
            <w:noWrap/>
            <w:vAlign w:val="center"/>
            <w:hideMark/>
          </w:tcPr>
          <w:p w14:paraId="635E424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23910</w:t>
            </w:r>
          </w:p>
        </w:tc>
        <w:tc>
          <w:tcPr>
            <w:tcW w:w="6109" w:type="dxa"/>
            <w:noWrap/>
            <w:hideMark/>
          </w:tcPr>
          <w:p w14:paraId="3220D41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abrasivos</w:t>
            </w:r>
          </w:p>
        </w:tc>
        <w:tc>
          <w:tcPr>
            <w:tcW w:w="2210" w:type="dxa"/>
          </w:tcPr>
          <w:p w14:paraId="30744DD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1C92FC6" w14:textId="77777777" w:rsidTr="000E4CD6">
        <w:trPr>
          <w:gridAfter w:val="1"/>
          <w:wAfter w:w="10" w:type="dxa"/>
          <w:trHeight w:val="300"/>
        </w:trPr>
        <w:tc>
          <w:tcPr>
            <w:tcW w:w="1134" w:type="dxa"/>
            <w:noWrap/>
            <w:vAlign w:val="center"/>
            <w:hideMark/>
          </w:tcPr>
          <w:p w14:paraId="0911372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23991</w:t>
            </w:r>
          </w:p>
        </w:tc>
        <w:tc>
          <w:tcPr>
            <w:tcW w:w="6109" w:type="dxa"/>
            <w:noWrap/>
            <w:hideMark/>
          </w:tcPr>
          <w:p w14:paraId="747CA18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misturas betuminosas</w:t>
            </w:r>
          </w:p>
        </w:tc>
        <w:tc>
          <w:tcPr>
            <w:tcW w:w="2210" w:type="dxa"/>
          </w:tcPr>
          <w:p w14:paraId="6C4D051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EA6F5F9" w14:textId="77777777" w:rsidTr="000E4CD6">
        <w:trPr>
          <w:gridAfter w:val="1"/>
          <w:wAfter w:w="10" w:type="dxa"/>
          <w:trHeight w:val="300"/>
        </w:trPr>
        <w:tc>
          <w:tcPr>
            <w:tcW w:w="1134" w:type="dxa"/>
            <w:noWrap/>
            <w:vAlign w:val="center"/>
            <w:hideMark/>
          </w:tcPr>
          <w:p w14:paraId="7E3AB8D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23992</w:t>
            </w:r>
          </w:p>
        </w:tc>
        <w:tc>
          <w:tcPr>
            <w:tcW w:w="6109" w:type="dxa"/>
            <w:noWrap/>
            <w:hideMark/>
          </w:tcPr>
          <w:p w14:paraId="2DD1D7E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minerais não metálicos diversos, n.e.</w:t>
            </w:r>
          </w:p>
        </w:tc>
        <w:tc>
          <w:tcPr>
            <w:tcW w:w="2210" w:type="dxa"/>
          </w:tcPr>
          <w:p w14:paraId="6653F9E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E428BBF" w14:textId="77777777" w:rsidTr="000E4CD6">
        <w:trPr>
          <w:trHeight w:val="300"/>
        </w:trPr>
        <w:tc>
          <w:tcPr>
            <w:tcW w:w="9463" w:type="dxa"/>
            <w:gridSpan w:val="4"/>
            <w:noWrap/>
          </w:tcPr>
          <w:p w14:paraId="2637303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48652178" w14:textId="77777777" w:rsidTr="000E4CD6">
        <w:trPr>
          <w:trHeight w:val="300"/>
        </w:trPr>
        <w:tc>
          <w:tcPr>
            <w:tcW w:w="9463" w:type="dxa"/>
            <w:gridSpan w:val="4"/>
            <w:noWrap/>
          </w:tcPr>
          <w:p w14:paraId="49F7F45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24 — Indústrias metalúrgicas de base.</w:t>
            </w:r>
          </w:p>
        </w:tc>
      </w:tr>
      <w:tr w:rsidR="00063A67" w:rsidRPr="00FC7A70" w14:paraId="2EDDC391" w14:textId="77777777" w:rsidTr="000E4CD6">
        <w:trPr>
          <w:gridAfter w:val="1"/>
          <w:wAfter w:w="10" w:type="dxa"/>
          <w:trHeight w:val="300"/>
        </w:trPr>
        <w:tc>
          <w:tcPr>
            <w:tcW w:w="1134" w:type="dxa"/>
            <w:noWrap/>
            <w:vAlign w:val="center"/>
            <w:hideMark/>
          </w:tcPr>
          <w:p w14:paraId="6AC1C21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24100</w:t>
            </w:r>
          </w:p>
        </w:tc>
        <w:tc>
          <w:tcPr>
            <w:tcW w:w="6109" w:type="dxa"/>
            <w:noWrap/>
            <w:hideMark/>
          </w:tcPr>
          <w:p w14:paraId="26401A3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Siderurgia e fabricação de ferro-ligas</w:t>
            </w:r>
          </w:p>
        </w:tc>
        <w:tc>
          <w:tcPr>
            <w:tcW w:w="2210" w:type="dxa"/>
          </w:tcPr>
          <w:p w14:paraId="04398CD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ED7045" w14:textId="77777777" w:rsidTr="000E4CD6">
        <w:trPr>
          <w:gridAfter w:val="1"/>
          <w:wAfter w:w="10" w:type="dxa"/>
          <w:trHeight w:val="300"/>
        </w:trPr>
        <w:tc>
          <w:tcPr>
            <w:tcW w:w="1134" w:type="dxa"/>
            <w:noWrap/>
            <w:vAlign w:val="center"/>
            <w:hideMark/>
          </w:tcPr>
          <w:p w14:paraId="0CA45DE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24200</w:t>
            </w:r>
          </w:p>
        </w:tc>
        <w:tc>
          <w:tcPr>
            <w:tcW w:w="6109" w:type="dxa"/>
            <w:noWrap/>
            <w:hideMark/>
          </w:tcPr>
          <w:p w14:paraId="18B2502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tubos, condutas, perfis ocos e respetivos acessórios, de aço</w:t>
            </w:r>
          </w:p>
        </w:tc>
        <w:tc>
          <w:tcPr>
            <w:tcW w:w="2210" w:type="dxa"/>
          </w:tcPr>
          <w:p w14:paraId="0BBA236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7BF1511" w14:textId="77777777" w:rsidTr="000E4CD6">
        <w:trPr>
          <w:gridAfter w:val="1"/>
          <w:wAfter w:w="10" w:type="dxa"/>
          <w:trHeight w:val="300"/>
        </w:trPr>
        <w:tc>
          <w:tcPr>
            <w:tcW w:w="1134" w:type="dxa"/>
            <w:noWrap/>
            <w:vAlign w:val="center"/>
            <w:hideMark/>
          </w:tcPr>
          <w:p w14:paraId="75F9144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24310</w:t>
            </w:r>
          </w:p>
        </w:tc>
        <w:tc>
          <w:tcPr>
            <w:tcW w:w="6109" w:type="dxa"/>
            <w:noWrap/>
            <w:hideMark/>
          </w:tcPr>
          <w:p w14:paraId="6F8CDD4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Estiragem a frio de barras</w:t>
            </w:r>
          </w:p>
        </w:tc>
        <w:tc>
          <w:tcPr>
            <w:tcW w:w="2210" w:type="dxa"/>
          </w:tcPr>
          <w:p w14:paraId="0A130BF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EDF741D" w14:textId="77777777" w:rsidTr="000E4CD6">
        <w:trPr>
          <w:gridAfter w:val="1"/>
          <w:wAfter w:w="10" w:type="dxa"/>
          <w:trHeight w:val="300"/>
        </w:trPr>
        <w:tc>
          <w:tcPr>
            <w:tcW w:w="1134" w:type="dxa"/>
            <w:noWrap/>
            <w:vAlign w:val="center"/>
            <w:hideMark/>
          </w:tcPr>
          <w:p w14:paraId="1897FD3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24320</w:t>
            </w:r>
          </w:p>
        </w:tc>
        <w:tc>
          <w:tcPr>
            <w:tcW w:w="6109" w:type="dxa"/>
            <w:noWrap/>
            <w:hideMark/>
          </w:tcPr>
          <w:p w14:paraId="19D9671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Laminagem a frio de arco ou banda</w:t>
            </w:r>
          </w:p>
        </w:tc>
        <w:tc>
          <w:tcPr>
            <w:tcW w:w="2210" w:type="dxa"/>
          </w:tcPr>
          <w:p w14:paraId="4453D35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8D7FD0" w14:textId="77777777" w:rsidTr="000E4CD6">
        <w:trPr>
          <w:gridAfter w:val="1"/>
          <w:wAfter w:w="10" w:type="dxa"/>
          <w:trHeight w:val="300"/>
        </w:trPr>
        <w:tc>
          <w:tcPr>
            <w:tcW w:w="1134" w:type="dxa"/>
            <w:noWrap/>
            <w:vAlign w:val="center"/>
            <w:hideMark/>
          </w:tcPr>
          <w:p w14:paraId="3D766FA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24330</w:t>
            </w:r>
          </w:p>
        </w:tc>
        <w:tc>
          <w:tcPr>
            <w:tcW w:w="6109" w:type="dxa"/>
            <w:noWrap/>
            <w:hideMark/>
          </w:tcPr>
          <w:p w14:paraId="03A526F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Perfilagem a frio</w:t>
            </w:r>
          </w:p>
        </w:tc>
        <w:tc>
          <w:tcPr>
            <w:tcW w:w="2210" w:type="dxa"/>
          </w:tcPr>
          <w:p w14:paraId="71D4A36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C3BD692" w14:textId="77777777" w:rsidTr="000E4CD6">
        <w:trPr>
          <w:gridAfter w:val="1"/>
          <w:wAfter w:w="10" w:type="dxa"/>
          <w:trHeight w:val="300"/>
        </w:trPr>
        <w:tc>
          <w:tcPr>
            <w:tcW w:w="1134" w:type="dxa"/>
            <w:noWrap/>
            <w:vAlign w:val="center"/>
            <w:hideMark/>
          </w:tcPr>
          <w:p w14:paraId="206CF68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24340</w:t>
            </w:r>
          </w:p>
        </w:tc>
        <w:tc>
          <w:tcPr>
            <w:tcW w:w="6109" w:type="dxa"/>
            <w:noWrap/>
            <w:hideMark/>
          </w:tcPr>
          <w:p w14:paraId="0F395F3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Trefilagem a frio</w:t>
            </w:r>
          </w:p>
        </w:tc>
        <w:tc>
          <w:tcPr>
            <w:tcW w:w="2210" w:type="dxa"/>
          </w:tcPr>
          <w:p w14:paraId="2706D59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E146812" w14:textId="77777777" w:rsidTr="000E4CD6">
        <w:trPr>
          <w:gridAfter w:val="1"/>
          <w:wAfter w:w="10" w:type="dxa"/>
          <w:trHeight w:val="300"/>
        </w:trPr>
        <w:tc>
          <w:tcPr>
            <w:tcW w:w="1134" w:type="dxa"/>
            <w:noWrap/>
            <w:vAlign w:val="center"/>
            <w:hideMark/>
          </w:tcPr>
          <w:p w14:paraId="2EA3700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24410</w:t>
            </w:r>
          </w:p>
        </w:tc>
        <w:tc>
          <w:tcPr>
            <w:tcW w:w="6109" w:type="dxa"/>
            <w:noWrap/>
            <w:hideMark/>
          </w:tcPr>
          <w:p w14:paraId="4F0DF0A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metais preciosos</w:t>
            </w:r>
          </w:p>
        </w:tc>
        <w:tc>
          <w:tcPr>
            <w:tcW w:w="2210" w:type="dxa"/>
          </w:tcPr>
          <w:p w14:paraId="64D6C36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FECD1EF" w14:textId="77777777" w:rsidTr="000E4CD6">
        <w:trPr>
          <w:gridAfter w:val="1"/>
          <w:wAfter w:w="10" w:type="dxa"/>
          <w:trHeight w:val="300"/>
        </w:trPr>
        <w:tc>
          <w:tcPr>
            <w:tcW w:w="1134" w:type="dxa"/>
            <w:noWrap/>
            <w:vAlign w:val="center"/>
            <w:hideMark/>
          </w:tcPr>
          <w:p w14:paraId="0FE93FD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24420</w:t>
            </w:r>
          </w:p>
        </w:tc>
        <w:tc>
          <w:tcPr>
            <w:tcW w:w="6109" w:type="dxa"/>
            <w:noWrap/>
            <w:hideMark/>
          </w:tcPr>
          <w:p w14:paraId="0243425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alumínio</w:t>
            </w:r>
          </w:p>
        </w:tc>
        <w:tc>
          <w:tcPr>
            <w:tcW w:w="2210" w:type="dxa"/>
          </w:tcPr>
          <w:p w14:paraId="695513F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05B21D6" w14:textId="77777777" w:rsidTr="000E4CD6">
        <w:trPr>
          <w:gridAfter w:val="1"/>
          <w:wAfter w:w="10" w:type="dxa"/>
          <w:trHeight w:val="300"/>
        </w:trPr>
        <w:tc>
          <w:tcPr>
            <w:tcW w:w="1134" w:type="dxa"/>
            <w:noWrap/>
            <w:vAlign w:val="center"/>
            <w:hideMark/>
          </w:tcPr>
          <w:p w14:paraId="3B3ECCC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24430</w:t>
            </w:r>
          </w:p>
        </w:tc>
        <w:tc>
          <w:tcPr>
            <w:tcW w:w="6109" w:type="dxa"/>
            <w:noWrap/>
            <w:hideMark/>
          </w:tcPr>
          <w:p w14:paraId="73432AB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chumbo, zinco e estanho</w:t>
            </w:r>
          </w:p>
        </w:tc>
        <w:tc>
          <w:tcPr>
            <w:tcW w:w="2210" w:type="dxa"/>
          </w:tcPr>
          <w:p w14:paraId="72CB67D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AFFE4F2" w14:textId="77777777" w:rsidTr="000E4CD6">
        <w:trPr>
          <w:gridAfter w:val="1"/>
          <w:wAfter w:w="10" w:type="dxa"/>
          <w:trHeight w:val="300"/>
        </w:trPr>
        <w:tc>
          <w:tcPr>
            <w:tcW w:w="1134" w:type="dxa"/>
            <w:noWrap/>
            <w:vAlign w:val="center"/>
            <w:hideMark/>
          </w:tcPr>
          <w:p w14:paraId="432DBEE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24440</w:t>
            </w:r>
          </w:p>
        </w:tc>
        <w:tc>
          <w:tcPr>
            <w:tcW w:w="6109" w:type="dxa"/>
            <w:noWrap/>
            <w:hideMark/>
          </w:tcPr>
          <w:p w14:paraId="4D0235B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cobre</w:t>
            </w:r>
          </w:p>
        </w:tc>
        <w:tc>
          <w:tcPr>
            <w:tcW w:w="2210" w:type="dxa"/>
          </w:tcPr>
          <w:p w14:paraId="68D33E0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5A0D97E" w14:textId="77777777" w:rsidTr="000E4CD6">
        <w:trPr>
          <w:gridAfter w:val="1"/>
          <w:wAfter w:w="10" w:type="dxa"/>
          <w:trHeight w:val="300"/>
        </w:trPr>
        <w:tc>
          <w:tcPr>
            <w:tcW w:w="1134" w:type="dxa"/>
            <w:noWrap/>
            <w:vAlign w:val="center"/>
            <w:hideMark/>
          </w:tcPr>
          <w:p w14:paraId="15FECD3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24450</w:t>
            </w:r>
          </w:p>
        </w:tc>
        <w:tc>
          <w:tcPr>
            <w:tcW w:w="6109" w:type="dxa"/>
            <w:noWrap/>
            <w:hideMark/>
          </w:tcPr>
          <w:p w14:paraId="6B1289E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outros metais não ferrosos</w:t>
            </w:r>
          </w:p>
        </w:tc>
        <w:tc>
          <w:tcPr>
            <w:tcW w:w="2210" w:type="dxa"/>
          </w:tcPr>
          <w:p w14:paraId="4140FFC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EB3C623" w14:textId="77777777" w:rsidTr="000E4CD6">
        <w:trPr>
          <w:gridAfter w:val="1"/>
          <w:wAfter w:w="10" w:type="dxa"/>
          <w:trHeight w:val="300"/>
        </w:trPr>
        <w:tc>
          <w:tcPr>
            <w:tcW w:w="1134" w:type="dxa"/>
            <w:noWrap/>
            <w:vAlign w:val="center"/>
            <w:hideMark/>
          </w:tcPr>
          <w:p w14:paraId="36C4A81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24460</w:t>
            </w:r>
          </w:p>
        </w:tc>
        <w:tc>
          <w:tcPr>
            <w:tcW w:w="6109" w:type="dxa"/>
            <w:noWrap/>
            <w:hideMark/>
          </w:tcPr>
          <w:p w14:paraId="3170603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de combustível nuclear</w:t>
            </w:r>
          </w:p>
        </w:tc>
        <w:tc>
          <w:tcPr>
            <w:tcW w:w="2210" w:type="dxa"/>
          </w:tcPr>
          <w:p w14:paraId="3F2878E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A5AEA37" w14:textId="77777777" w:rsidTr="000E4CD6">
        <w:trPr>
          <w:gridAfter w:val="1"/>
          <w:wAfter w:w="10" w:type="dxa"/>
          <w:trHeight w:val="300"/>
        </w:trPr>
        <w:tc>
          <w:tcPr>
            <w:tcW w:w="1134" w:type="dxa"/>
            <w:noWrap/>
            <w:vAlign w:val="center"/>
            <w:hideMark/>
          </w:tcPr>
          <w:p w14:paraId="21C4DC5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24510</w:t>
            </w:r>
          </w:p>
        </w:tc>
        <w:tc>
          <w:tcPr>
            <w:tcW w:w="6109" w:type="dxa"/>
            <w:noWrap/>
            <w:hideMark/>
          </w:tcPr>
          <w:p w14:paraId="1846F01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Fundição de ferro</w:t>
            </w:r>
          </w:p>
        </w:tc>
        <w:tc>
          <w:tcPr>
            <w:tcW w:w="2210" w:type="dxa"/>
          </w:tcPr>
          <w:p w14:paraId="7474A7E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0F28D8C" w14:textId="77777777" w:rsidTr="000E4CD6">
        <w:trPr>
          <w:gridAfter w:val="1"/>
          <w:wAfter w:w="10" w:type="dxa"/>
          <w:trHeight w:val="300"/>
        </w:trPr>
        <w:tc>
          <w:tcPr>
            <w:tcW w:w="1134" w:type="dxa"/>
            <w:noWrap/>
            <w:vAlign w:val="center"/>
            <w:hideMark/>
          </w:tcPr>
          <w:p w14:paraId="4CD825F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24520</w:t>
            </w:r>
          </w:p>
        </w:tc>
        <w:tc>
          <w:tcPr>
            <w:tcW w:w="6109" w:type="dxa"/>
            <w:noWrap/>
            <w:hideMark/>
          </w:tcPr>
          <w:p w14:paraId="1B350A0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Fundição de aço</w:t>
            </w:r>
          </w:p>
        </w:tc>
        <w:tc>
          <w:tcPr>
            <w:tcW w:w="2210" w:type="dxa"/>
          </w:tcPr>
          <w:p w14:paraId="5CCDDF0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28D872C" w14:textId="77777777" w:rsidTr="000E4CD6">
        <w:trPr>
          <w:gridAfter w:val="1"/>
          <w:wAfter w:w="10" w:type="dxa"/>
          <w:trHeight w:val="300"/>
        </w:trPr>
        <w:tc>
          <w:tcPr>
            <w:tcW w:w="1134" w:type="dxa"/>
            <w:noWrap/>
            <w:vAlign w:val="center"/>
            <w:hideMark/>
          </w:tcPr>
          <w:p w14:paraId="542D2AE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24530</w:t>
            </w:r>
          </w:p>
        </w:tc>
        <w:tc>
          <w:tcPr>
            <w:tcW w:w="6109" w:type="dxa"/>
            <w:noWrap/>
            <w:hideMark/>
          </w:tcPr>
          <w:p w14:paraId="63D46B4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Fundição de metais leves</w:t>
            </w:r>
          </w:p>
        </w:tc>
        <w:tc>
          <w:tcPr>
            <w:tcW w:w="2210" w:type="dxa"/>
          </w:tcPr>
          <w:p w14:paraId="6723C6C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73DFA2E" w14:textId="77777777" w:rsidTr="000E4CD6">
        <w:trPr>
          <w:gridAfter w:val="1"/>
          <w:wAfter w:w="10" w:type="dxa"/>
          <w:trHeight w:val="300"/>
        </w:trPr>
        <w:tc>
          <w:tcPr>
            <w:tcW w:w="1134" w:type="dxa"/>
            <w:noWrap/>
            <w:vAlign w:val="center"/>
            <w:hideMark/>
          </w:tcPr>
          <w:p w14:paraId="6A879CB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24540</w:t>
            </w:r>
          </w:p>
        </w:tc>
        <w:tc>
          <w:tcPr>
            <w:tcW w:w="6109" w:type="dxa"/>
            <w:noWrap/>
            <w:hideMark/>
          </w:tcPr>
          <w:p w14:paraId="6F95053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Fundição de outros metais não ferrosos</w:t>
            </w:r>
          </w:p>
        </w:tc>
        <w:tc>
          <w:tcPr>
            <w:tcW w:w="2210" w:type="dxa"/>
          </w:tcPr>
          <w:p w14:paraId="42F68AF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F513861" w14:textId="77777777" w:rsidTr="000E4CD6">
        <w:trPr>
          <w:trHeight w:val="300"/>
        </w:trPr>
        <w:tc>
          <w:tcPr>
            <w:tcW w:w="9463" w:type="dxa"/>
            <w:gridSpan w:val="4"/>
            <w:noWrap/>
          </w:tcPr>
          <w:p w14:paraId="6FB35F0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09CC0033" w14:textId="77777777" w:rsidTr="000E4CD6">
        <w:trPr>
          <w:trHeight w:val="300"/>
        </w:trPr>
        <w:tc>
          <w:tcPr>
            <w:tcW w:w="9463" w:type="dxa"/>
            <w:gridSpan w:val="4"/>
            <w:noWrap/>
          </w:tcPr>
          <w:p w14:paraId="79ECBAE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25 — Fabricação de produtos metálicos, exceto máquinas e equipamentos</w:t>
            </w:r>
          </w:p>
        </w:tc>
      </w:tr>
      <w:tr w:rsidR="00063A67" w:rsidRPr="00FC7A70" w14:paraId="41B91073" w14:textId="77777777" w:rsidTr="000E4CD6">
        <w:trPr>
          <w:gridAfter w:val="1"/>
          <w:wAfter w:w="10" w:type="dxa"/>
          <w:trHeight w:val="300"/>
        </w:trPr>
        <w:tc>
          <w:tcPr>
            <w:tcW w:w="1134" w:type="dxa"/>
            <w:noWrap/>
            <w:vAlign w:val="center"/>
            <w:hideMark/>
          </w:tcPr>
          <w:p w14:paraId="72305FC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25110</w:t>
            </w:r>
          </w:p>
        </w:tc>
        <w:tc>
          <w:tcPr>
            <w:tcW w:w="6109" w:type="dxa"/>
            <w:noWrap/>
            <w:hideMark/>
          </w:tcPr>
          <w:p w14:paraId="44D7E29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estruturas e partes de estruturas metálicas</w:t>
            </w:r>
          </w:p>
        </w:tc>
        <w:tc>
          <w:tcPr>
            <w:tcW w:w="2210" w:type="dxa"/>
          </w:tcPr>
          <w:p w14:paraId="291C677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BBA7A4D" w14:textId="77777777" w:rsidTr="000E4CD6">
        <w:trPr>
          <w:gridAfter w:val="1"/>
          <w:wAfter w:w="10" w:type="dxa"/>
          <w:trHeight w:val="300"/>
        </w:trPr>
        <w:tc>
          <w:tcPr>
            <w:tcW w:w="1134" w:type="dxa"/>
            <w:noWrap/>
            <w:vAlign w:val="center"/>
            <w:hideMark/>
          </w:tcPr>
          <w:p w14:paraId="73B8E0A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25120</w:t>
            </w:r>
          </w:p>
        </w:tc>
        <w:tc>
          <w:tcPr>
            <w:tcW w:w="6109" w:type="dxa"/>
            <w:noWrap/>
            <w:hideMark/>
          </w:tcPr>
          <w:p w14:paraId="168FF89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portas e janelas metálicas</w:t>
            </w:r>
          </w:p>
        </w:tc>
        <w:tc>
          <w:tcPr>
            <w:tcW w:w="2210" w:type="dxa"/>
          </w:tcPr>
          <w:p w14:paraId="2C412F2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9EC3072" w14:textId="77777777" w:rsidTr="000E4CD6">
        <w:trPr>
          <w:gridAfter w:val="1"/>
          <w:wAfter w:w="10" w:type="dxa"/>
          <w:trHeight w:val="300"/>
        </w:trPr>
        <w:tc>
          <w:tcPr>
            <w:tcW w:w="1134" w:type="dxa"/>
            <w:noWrap/>
            <w:vAlign w:val="center"/>
            <w:hideMark/>
          </w:tcPr>
          <w:p w14:paraId="1BF2D05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25211</w:t>
            </w:r>
          </w:p>
        </w:tc>
        <w:tc>
          <w:tcPr>
            <w:tcW w:w="6109" w:type="dxa"/>
            <w:noWrap/>
            <w:hideMark/>
          </w:tcPr>
          <w:p w14:paraId="4D2F507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radiadores para aquecimento central e caldeiras</w:t>
            </w:r>
          </w:p>
        </w:tc>
        <w:tc>
          <w:tcPr>
            <w:tcW w:w="2210" w:type="dxa"/>
          </w:tcPr>
          <w:p w14:paraId="2B2E4A7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EA16653" w14:textId="77777777" w:rsidTr="000E4CD6">
        <w:trPr>
          <w:gridAfter w:val="1"/>
          <w:wAfter w:w="10" w:type="dxa"/>
          <w:trHeight w:val="300"/>
        </w:trPr>
        <w:tc>
          <w:tcPr>
            <w:tcW w:w="1134" w:type="dxa"/>
            <w:noWrap/>
            <w:vAlign w:val="center"/>
            <w:hideMark/>
          </w:tcPr>
          <w:p w14:paraId="650B3E2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25212</w:t>
            </w:r>
          </w:p>
        </w:tc>
        <w:tc>
          <w:tcPr>
            <w:tcW w:w="6109" w:type="dxa"/>
            <w:noWrap/>
            <w:hideMark/>
          </w:tcPr>
          <w:p w14:paraId="7B5B8B7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geradores de vapor</w:t>
            </w:r>
          </w:p>
        </w:tc>
        <w:tc>
          <w:tcPr>
            <w:tcW w:w="2210" w:type="dxa"/>
          </w:tcPr>
          <w:p w14:paraId="0201803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BC5509A" w14:textId="77777777" w:rsidTr="000E4CD6">
        <w:trPr>
          <w:gridAfter w:val="1"/>
          <w:wAfter w:w="10" w:type="dxa"/>
          <w:trHeight w:val="300"/>
        </w:trPr>
        <w:tc>
          <w:tcPr>
            <w:tcW w:w="1134" w:type="dxa"/>
            <w:noWrap/>
            <w:vAlign w:val="center"/>
            <w:hideMark/>
          </w:tcPr>
          <w:p w14:paraId="60DF408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25220</w:t>
            </w:r>
          </w:p>
        </w:tc>
        <w:tc>
          <w:tcPr>
            <w:tcW w:w="6109" w:type="dxa"/>
            <w:noWrap/>
            <w:hideMark/>
          </w:tcPr>
          <w:p w14:paraId="6FBBDC6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tanques, reservatórios e contentores metálicos</w:t>
            </w:r>
          </w:p>
        </w:tc>
        <w:tc>
          <w:tcPr>
            <w:tcW w:w="2210" w:type="dxa"/>
          </w:tcPr>
          <w:p w14:paraId="150429D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FC2A119" w14:textId="77777777" w:rsidTr="000E4CD6">
        <w:trPr>
          <w:gridAfter w:val="1"/>
          <w:wAfter w:w="10" w:type="dxa"/>
          <w:trHeight w:val="300"/>
        </w:trPr>
        <w:tc>
          <w:tcPr>
            <w:tcW w:w="1134" w:type="dxa"/>
            <w:noWrap/>
            <w:vAlign w:val="center"/>
            <w:hideMark/>
          </w:tcPr>
          <w:p w14:paraId="3BB212B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25301</w:t>
            </w:r>
          </w:p>
        </w:tc>
        <w:tc>
          <w:tcPr>
            <w:tcW w:w="6109" w:type="dxa"/>
            <w:noWrap/>
            <w:hideMark/>
          </w:tcPr>
          <w:p w14:paraId="3983D59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armas de caça, de desporto e defesa</w:t>
            </w:r>
          </w:p>
        </w:tc>
        <w:tc>
          <w:tcPr>
            <w:tcW w:w="2210" w:type="dxa"/>
          </w:tcPr>
          <w:p w14:paraId="11A69C3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0707B71" w14:textId="77777777" w:rsidTr="000E4CD6">
        <w:trPr>
          <w:gridAfter w:val="1"/>
          <w:wAfter w:w="10" w:type="dxa"/>
          <w:trHeight w:val="300"/>
        </w:trPr>
        <w:tc>
          <w:tcPr>
            <w:tcW w:w="1134" w:type="dxa"/>
            <w:noWrap/>
            <w:vAlign w:val="center"/>
            <w:hideMark/>
          </w:tcPr>
          <w:p w14:paraId="28AB16B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25302</w:t>
            </w:r>
          </w:p>
        </w:tc>
        <w:tc>
          <w:tcPr>
            <w:tcW w:w="6109" w:type="dxa"/>
            <w:noWrap/>
            <w:hideMark/>
          </w:tcPr>
          <w:p w14:paraId="46946EF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armamento</w:t>
            </w:r>
          </w:p>
        </w:tc>
        <w:tc>
          <w:tcPr>
            <w:tcW w:w="2210" w:type="dxa"/>
          </w:tcPr>
          <w:p w14:paraId="47728BF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7693BEB" w14:textId="77777777" w:rsidTr="000E4CD6">
        <w:trPr>
          <w:gridAfter w:val="1"/>
          <w:wAfter w:w="10" w:type="dxa"/>
          <w:trHeight w:val="300"/>
        </w:trPr>
        <w:tc>
          <w:tcPr>
            <w:tcW w:w="1134" w:type="dxa"/>
            <w:noWrap/>
            <w:vAlign w:val="center"/>
            <w:hideMark/>
          </w:tcPr>
          <w:p w14:paraId="463C696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25400</w:t>
            </w:r>
          </w:p>
        </w:tc>
        <w:tc>
          <w:tcPr>
            <w:tcW w:w="6109" w:type="dxa"/>
            <w:noWrap/>
            <w:hideMark/>
          </w:tcPr>
          <w:p w14:paraId="16A5707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Forjamento e moldagem de metais e pulverometalurgia</w:t>
            </w:r>
          </w:p>
        </w:tc>
        <w:tc>
          <w:tcPr>
            <w:tcW w:w="2210" w:type="dxa"/>
          </w:tcPr>
          <w:p w14:paraId="63D82DF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1A0D4BC" w14:textId="77777777" w:rsidTr="000E4CD6">
        <w:trPr>
          <w:gridAfter w:val="1"/>
          <w:wAfter w:w="10" w:type="dxa"/>
          <w:trHeight w:val="300"/>
        </w:trPr>
        <w:tc>
          <w:tcPr>
            <w:tcW w:w="1134" w:type="dxa"/>
            <w:noWrap/>
            <w:vAlign w:val="center"/>
            <w:hideMark/>
          </w:tcPr>
          <w:p w14:paraId="1B2C8DA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25510</w:t>
            </w:r>
          </w:p>
        </w:tc>
        <w:tc>
          <w:tcPr>
            <w:tcW w:w="6109" w:type="dxa"/>
            <w:noWrap/>
            <w:hideMark/>
          </w:tcPr>
          <w:p w14:paraId="1741F24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Revestimento de metais</w:t>
            </w:r>
          </w:p>
        </w:tc>
        <w:tc>
          <w:tcPr>
            <w:tcW w:w="2210" w:type="dxa"/>
          </w:tcPr>
          <w:p w14:paraId="57F8DF7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00017F" w14:textId="77777777" w:rsidTr="000E4CD6">
        <w:trPr>
          <w:gridAfter w:val="1"/>
          <w:wAfter w:w="10" w:type="dxa"/>
          <w:trHeight w:val="300"/>
        </w:trPr>
        <w:tc>
          <w:tcPr>
            <w:tcW w:w="1134" w:type="dxa"/>
            <w:noWrap/>
            <w:vAlign w:val="center"/>
            <w:hideMark/>
          </w:tcPr>
          <w:p w14:paraId="120DEC3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25520</w:t>
            </w:r>
          </w:p>
        </w:tc>
        <w:tc>
          <w:tcPr>
            <w:tcW w:w="6109" w:type="dxa"/>
            <w:noWrap/>
            <w:hideMark/>
          </w:tcPr>
          <w:p w14:paraId="3B2CC5F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Tratamento térmico de metais</w:t>
            </w:r>
          </w:p>
        </w:tc>
        <w:tc>
          <w:tcPr>
            <w:tcW w:w="2210" w:type="dxa"/>
          </w:tcPr>
          <w:p w14:paraId="3FB45A7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F4FBD28" w14:textId="77777777" w:rsidTr="000E4CD6">
        <w:trPr>
          <w:gridAfter w:val="1"/>
          <w:wAfter w:w="10" w:type="dxa"/>
          <w:trHeight w:val="300"/>
        </w:trPr>
        <w:tc>
          <w:tcPr>
            <w:tcW w:w="1134" w:type="dxa"/>
            <w:noWrap/>
            <w:vAlign w:val="center"/>
            <w:hideMark/>
          </w:tcPr>
          <w:p w14:paraId="6C460C5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25530</w:t>
            </w:r>
          </w:p>
        </w:tc>
        <w:tc>
          <w:tcPr>
            <w:tcW w:w="6109" w:type="dxa"/>
            <w:noWrap/>
            <w:hideMark/>
          </w:tcPr>
          <w:p w14:paraId="5653A5E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Maquinagem de metais</w:t>
            </w:r>
          </w:p>
        </w:tc>
        <w:tc>
          <w:tcPr>
            <w:tcW w:w="2210" w:type="dxa"/>
          </w:tcPr>
          <w:p w14:paraId="6210F33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B8A63B5" w14:textId="77777777" w:rsidTr="000E4CD6">
        <w:trPr>
          <w:gridAfter w:val="1"/>
          <w:wAfter w:w="10" w:type="dxa"/>
          <w:trHeight w:val="300"/>
        </w:trPr>
        <w:tc>
          <w:tcPr>
            <w:tcW w:w="1134" w:type="dxa"/>
            <w:noWrap/>
            <w:vAlign w:val="center"/>
            <w:hideMark/>
          </w:tcPr>
          <w:p w14:paraId="71186D2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25610</w:t>
            </w:r>
          </w:p>
        </w:tc>
        <w:tc>
          <w:tcPr>
            <w:tcW w:w="6109" w:type="dxa"/>
            <w:noWrap/>
            <w:hideMark/>
          </w:tcPr>
          <w:p w14:paraId="511FCE1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cutelaria</w:t>
            </w:r>
          </w:p>
        </w:tc>
        <w:tc>
          <w:tcPr>
            <w:tcW w:w="2210" w:type="dxa"/>
          </w:tcPr>
          <w:p w14:paraId="4C3294F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CD6B9F5" w14:textId="77777777" w:rsidTr="000E4CD6">
        <w:trPr>
          <w:gridAfter w:val="1"/>
          <w:wAfter w:w="10" w:type="dxa"/>
          <w:trHeight w:val="300"/>
        </w:trPr>
        <w:tc>
          <w:tcPr>
            <w:tcW w:w="1134" w:type="dxa"/>
            <w:noWrap/>
            <w:vAlign w:val="center"/>
            <w:hideMark/>
          </w:tcPr>
          <w:p w14:paraId="172000A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25620</w:t>
            </w:r>
          </w:p>
        </w:tc>
        <w:tc>
          <w:tcPr>
            <w:tcW w:w="6109" w:type="dxa"/>
            <w:noWrap/>
            <w:hideMark/>
          </w:tcPr>
          <w:p w14:paraId="41C4ED3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fechaduras, dobradiças e outras ferragens</w:t>
            </w:r>
          </w:p>
        </w:tc>
        <w:tc>
          <w:tcPr>
            <w:tcW w:w="2210" w:type="dxa"/>
          </w:tcPr>
          <w:p w14:paraId="3ACD30D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C2EC94F" w14:textId="77777777" w:rsidTr="000E4CD6">
        <w:trPr>
          <w:gridAfter w:val="1"/>
          <w:wAfter w:w="10" w:type="dxa"/>
          <w:trHeight w:val="300"/>
        </w:trPr>
        <w:tc>
          <w:tcPr>
            <w:tcW w:w="1134" w:type="dxa"/>
            <w:noWrap/>
            <w:vAlign w:val="center"/>
            <w:hideMark/>
          </w:tcPr>
          <w:p w14:paraId="04A8EBC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25631</w:t>
            </w:r>
          </w:p>
        </w:tc>
        <w:tc>
          <w:tcPr>
            <w:tcW w:w="6109" w:type="dxa"/>
            <w:noWrap/>
            <w:hideMark/>
          </w:tcPr>
          <w:p w14:paraId="5F693FC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ferramentas manuais</w:t>
            </w:r>
          </w:p>
        </w:tc>
        <w:tc>
          <w:tcPr>
            <w:tcW w:w="2210" w:type="dxa"/>
          </w:tcPr>
          <w:p w14:paraId="63C0880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9736F28" w14:textId="77777777" w:rsidTr="000E4CD6">
        <w:trPr>
          <w:gridAfter w:val="1"/>
          <w:wAfter w:w="10" w:type="dxa"/>
          <w:trHeight w:val="300"/>
        </w:trPr>
        <w:tc>
          <w:tcPr>
            <w:tcW w:w="1134" w:type="dxa"/>
            <w:noWrap/>
            <w:vAlign w:val="center"/>
            <w:hideMark/>
          </w:tcPr>
          <w:p w14:paraId="59EDBCF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25632</w:t>
            </w:r>
          </w:p>
        </w:tc>
        <w:tc>
          <w:tcPr>
            <w:tcW w:w="6109" w:type="dxa"/>
            <w:noWrap/>
            <w:hideMark/>
          </w:tcPr>
          <w:p w14:paraId="1076D42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ferramentas mecânicas</w:t>
            </w:r>
          </w:p>
        </w:tc>
        <w:tc>
          <w:tcPr>
            <w:tcW w:w="2210" w:type="dxa"/>
          </w:tcPr>
          <w:p w14:paraId="39B5AB2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1AF076B" w14:textId="77777777" w:rsidTr="000E4CD6">
        <w:trPr>
          <w:gridAfter w:val="1"/>
          <w:wAfter w:w="10" w:type="dxa"/>
          <w:trHeight w:val="300"/>
        </w:trPr>
        <w:tc>
          <w:tcPr>
            <w:tcW w:w="1134" w:type="dxa"/>
            <w:noWrap/>
            <w:vAlign w:val="center"/>
            <w:hideMark/>
          </w:tcPr>
          <w:p w14:paraId="2C7BF44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25633</w:t>
            </w:r>
          </w:p>
        </w:tc>
        <w:tc>
          <w:tcPr>
            <w:tcW w:w="6109" w:type="dxa"/>
            <w:noWrap/>
            <w:hideMark/>
          </w:tcPr>
          <w:p w14:paraId="2A57EC3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peças sinterizadas</w:t>
            </w:r>
          </w:p>
        </w:tc>
        <w:tc>
          <w:tcPr>
            <w:tcW w:w="2210" w:type="dxa"/>
          </w:tcPr>
          <w:p w14:paraId="0A0EB7D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60092DE" w14:textId="77777777" w:rsidTr="000E4CD6">
        <w:trPr>
          <w:gridAfter w:val="1"/>
          <w:wAfter w:w="10" w:type="dxa"/>
          <w:trHeight w:val="300"/>
        </w:trPr>
        <w:tc>
          <w:tcPr>
            <w:tcW w:w="1134" w:type="dxa"/>
            <w:noWrap/>
            <w:vAlign w:val="center"/>
            <w:hideMark/>
          </w:tcPr>
          <w:p w14:paraId="62BC980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25634</w:t>
            </w:r>
          </w:p>
        </w:tc>
        <w:tc>
          <w:tcPr>
            <w:tcW w:w="6109" w:type="dxa"/>
            <w:noWrap/>
            <w:hideMark/>
          </w:tcPr>
          <w:p w14:paraId="7821C7B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moldes metálicos</w:t>
            </w:r>
          </w:p>
        </w:tc>
        <w:tc>
          <w:tcPr>
            <w:tcW w:w="2210" w:type="dxa"/>
          </w:tcPr>
          <w:p w14:paraId="42F7C2F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11AABA0" w14:textId="77777777" w:rsidTr="000E4CD6">
        <w:trPr>
          <w:gridAfter w:val="1"/>
          <w:wAfter w:w="10" w:type="dxa"/>
          <w:trHeight w:val="300"/>
        </w:trPr>
        <w:tc>
          <w:tcPr>
            <w:tcW w:w="1134" w:type="dxa"/>
            <w:noWrap/>
            <w:vAlign w:val="center"/>
            <w:hideMark/>
          </w:tcPr>
          <w:p w14:paraId="4F0F2D8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25910</w:t>
            </w:r>
          </w:p>
        </w:tc>
        <w:tc>
          <w:tcPr>
            <w:tcW w:w="6109" w:type="dxa"/>
            <w:noWrap/>
            <w:hideMark/>
          </w:tcPr>
          <w:p w14:paraId="1451AC6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bidões, tonéis e outros recipientes similares de aço</w:t>
            </w:r>
          </w:p>
        </w:tc>
        <w:tc>
          <w:tcPr>
            <w:tcW w:w="2210" w:type="dxa"/>
          </w:tcPr>
          <w:p w14:paraId="1C5056B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C475481" w14:textId="77777777" w:rsidTr="000E4CD6">
        <w:trPr>
          <w:gridAfter w:val="1"/>
          <w:wAfter w:w="10" w:type="dxa"/>
          <w:trHeight w:val="300"/>
        </w:trPr>
        <w:tc>
          <w:tcPr>
            <w:tcW w:w="1134" w:type="dxa"/>
            <w:noWrap/>
            <w:vAlign w:val="center"/>
            <w:hideMark/>
          </w:tcPr>
          <w:p w14:paraId="0737057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25920</w:t>
            </w:r>
          </w:p>
        </w:tc>
        <w:tc>
          <w:tcPr>
            <w:tcW w:w="6109" w:type="dxa"/>
            <w:noWrap/>
            <w:hideMark/>
          </w:tcPr>
          <w:p w14:paraId="64D9BF7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embalagens metálicas ligeiras</w:t>
            </w:r>
          </w:p>
        </w:tc>
        <w:tc>
          <w:tcPr>
            <w:tcW w:w="2210" w:type="dxa"/>
          </w:tcPr>
          <w:p w14:paraId="1092D6C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9990075" w14:textId="77777777" w:rsidTr="000E4CD6">
        <w:trPr>
          <w:gridAfter w:val="1"/>
          <w:wAfter w:w="10" w:type="dxa"/>
          <w:trHeight w:val="300"/>
        </w:trPr>
        <w:tc>
          <w:tcPr>
            <w:tcW w:w="1134" w:type="dxa"/>
            <w:noWrap/>
            <w:vAlign w:val="center"/>
            <w:hideMark/>
          </w:tcPr>
          <w:p w14:paraId="0781D77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25931</w:t>
            </w:r>
          </w:p>
        </w:tc>
        <w:tc>
          <w:tcPr>
            <w:tcW w:w="6109" w:type="dxa"/>
            <w:noWrap/>
            <w:hideMark/>
          </w:tcPr>
          <w:p w14:paraId="1B34D5B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arame</w:t>
            </w:r>
          </w:p>
        </w:tc>
        <w:tc>
          <w:tcPr>
            <w:tcW w:w="2210" w:type="dxa"/>
          </w:tcPr>
          <w:p w14:paraId="54F7984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8F38BBA" w14:textId="77777777" w:rsidTr="000E4CD6">
        <w:trPr>
          <w:gridAfter w:val="1"/>
          <w:wAfter w:w="10" w:type="dxa"/>
          <w:trHeight w:val="300"/>
        </w:trPr>
        <w:tc>
          <w:tcPr>
            <w:tcW w:w="1134" w:type="dxa"/>
            <w:noWrap/>
            <w:vAlign w:val="center"/>
            <w:hideMark/>
          </w:tcPr>
          <w:p w14:paraId="3DB3523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25932</w:t>
            </w:r>
          </w:p>
        </w:tc>
        <w:tc>
          <w:tcPr>
            <w:tcW w:w="6109" w:type="dxa"/>
            <w:noWrap/>
            <w:hideMark/>
          </w:tcPr>
          <w:p w14:paraId="2366977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molas</w:t>
            </w:r>
          </w:p>
        </w:tc>
        <w:tc>
          <w:tcPr>
            <w:tcW w:w="2210" w:type="dxa"/>
          </w:tcPr>
          <w:p w14:paraId="31CCCD7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D62C27" w14:textId="77777777" w:rsidTr="000E4CD6">
        <w:trPr>
          <w:gridAfter w:val="1"/>
          <w:wAfter w:w="10" w:type="dxa"/>
          <w:trHeight w:val="300"/>
        </w:trPr>
        <w:tc>
          <w:tcPr>
            <w:tcW w:w="1134" w:type="dxa"/>
            <w:noWrap/>
            <w:vAlign w:val="center"/>
            <w:hideMark/>
          </w:tcPr>
          <w:p w14:paraId="5244203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25933</w:t>
            </w:r>
          </w:p>
        </w:tc>
        <w:tc>
          <w:tcPr>
            <w:tcW w:w="6109" w:type="dxa"/>
            <w:noWrap/>
            <w:hideMark/>
          </w:tcPr>
          <w:p w14:paraId="1A946F9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correntes metálicas</w:t>
            </w:r>
          </w:p>
        </w:tc>
        <w:tc>
          <w:tcPr>
            <w:tcW w:w="2210" w:type="dxa"/>
          </w:tcPr>
          <w:p w14:paraId="4B89C1A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7ACE6B9" w14:textId="77777777" w:rsidTr="000E4CD6">
        <w:trPr>
          <w:gridAfter w:val="1"/>
          <w:wAfter w:w="10" w:type="dxa"/>
          <w:trHeight w:val="300"/>
        </w:trPr>
        <w:tc>
          <w:tcPr>
            <w:tcW w:w="1134" w:type="dxa"/>
            <w:noWrap/>
            <w:vAlign w:val="center"/>
            <w:hideMark/>
          </w:tcPr>
          <w:p w14:paraId="7968DF3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25940</w:t>
            </w:r>
          </w:p>
        </w:tc>
        <w:tc>
          <w:tcPr>
            <w:tcW w:w="6109" w:type="dxa"/>
            <w:noWrap/>
            <w:hideMark/>
          </w:tcPr>
          <w:p w14:paraId="4748DF6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rebites, parafusos e porcas</w:t>
            </w:r>
          </w:p>
        </w:tc>
        <w:tc>
          <w:tcPr>
            <w:tcW w:w="2210" w:type="dxa"/>
          </w:tcPr>
          <w:p w14:paraId="51B068A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A2088D8" w14:textId="77777777" w:rsidTr="000E4CD6">
        <w:trPr>
          <w:gridAfter w:val="1"/>
          <w:wAfter w:w="10" w:type="dxa"/>
          <w:trHeight w:val="300"/>
        </w:trPr>
        <w:tc>
          <w:tcPr>
            <w:tcW w:w="1134" w:type="dxa"/>
            <w:noWrap/>
            <w:vAlign w:val="center"/>
            <w:hideMark/>
          </w:tcPr>
          <w:p w14:paraId="3F1C4FA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25991</w:t>
            </w:r>
          </w:p>
        </w:tc>
        <w:tc>
          <w:tcPr>
            <w:tcW w:w="6109" w:type="dxa"/>
            <w:noWrap/>
            <w:hideMark/>
          </w:tcPr>
          <w:p w14:paraId="3C288AA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louça metálica e artigos de uso doméstico</w:t>
            </w:r>
          </w:p>
        </w:tc>
        <w:tc>
          <w:tcPr>
            <w:tcW w:w="2210" w:type="dxa"/>
          </w:tcPr>
          <w:p w14:paraId="7A5C832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E8CDEC" w14:textId="77777777" w:rsidTr="000E4CD6">
        <w:trPr>
          <w:gridAfter w:val="1"/>
          <w:wAfter w:w="10" w:type="dxa"/>
          <w:trHeight w:val="300"/>
        </w:trPr>
        <w:tc>
          <w:tcPr>
            <w:tcW w:w="1134" w:type="dxa"/>
            <w:noWrap/>
            <w:vAlign w:val="center"/>
            <w:hideMark/>
          </w:tcPr>
          <w:p w14:paraId="5D2EB54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25992</w:t>
            </w:r>
          </w:p>
        </w:tc>
        <w:tc>
          <w:tcPr>
            <w:tcW w:w="6109" w:type="dxa"/>
            <w:noWrap/>
            <w:hideMark/>
          </w:tcPr>
          <w:p w14:paraId="63EDA42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metálicos diversos, n.e.</w:t>
            </w:r>
          </w:p>
        </w:tc>
        <w:tc>
          <w:tcPr>
            <w:tcW w:w="2210" w:type="dxa"/>
          </w:tcPr>
          <w:p w14:paraId="2EBF8F4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3CB8FF3" w14:textId="77777777" w:rsidTr="000E4CD6">
        <w:trPr>
          <w:trHeight w:val="300"/>
        </w:trPr>
        <w:tc>
          <w:tcPr>
            <w:tcW w:w="9463" w:type="dxa"/>
            <w:gridSpan w:val="4"/>
            <w:noWrap/>
          </w:tcPr>
          <w:p w14:paraId="4F30878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49E0D75B" w14:textId="77777777" w:rsidTr="000E4CD6">
        <w:trPr>
          <w:trHeight w:val="300"/>
        </w:trPr>
        <w:tc>
          <w:tcPr>
            <w:tcW w:w="9463" w:type="dxa"/>
            <w:gridSpan w:val="4"/>
            <w:noWrap/>
          </w:tcPr>
          <w:p w14:paraId="035E0B3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26 — Fabricação de equipamentos informáticos e para comunicações, produtos eletrónicos e óticos</w:t>
            </w:r>
          </w:p>
        </w:tc>
      </w:tr>
      <w:tr w:rsidR="00063A67" w:rsidRPr="00FC7A70" w14:paraId="065DDC9C" w14:textId="77777777" w:rsidTr="000E4CD6">
        <w:trPr>
          <w:gridAfter w:val="1"/>
          <w:wAfter w:w="10" w:type="dxa"/>
          <w:trHeight w:val="300"/>
        </w:trPr>
        <w:tc>
          <w:tcPr>
            <w:tcW w:w="1134" w:type="dxa"/>
            <w:noWrap/>
            <w:vAlign w:val="center"/>
            <w:hideMark/>
          </w:tcPr>
          <w:p w14:paraId="51B2958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26110</w:t>
            </w:r>
          </w:p>
        </w:tc>
        <w:tc>
          <w:tcPr>
            <w:tcW w:w="6109" w:type="dxa"/>
            <w:noWrap/>
            <w:hideMark/>
          </w:tcPr>
          <w:p w14:paraId="4B1E285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componentes eletrónicos</w:t>
            </w:r>
          </w:p>
        </w:tc>
        <w:tc>
          <w:tcPr>
            <w:tcW w:w="2210" w:type="dxa"/>
          </w:tcPr>
          <w:p w14:paraId="5EFF61F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180FFBD" w14:textId="77777777" w:rsidTr="000E4CD6">
        <w:trPr>
          <w:gridAfter w:val="1"/>
          <w:wAfter w:w="10" w:type="dxa"/>
          <w:trHeight w:val="300"/>
        </w:trPr>
        <w:tc>
          <w:tcPr>
            <w:tcW w:w="1134" w:type="dxa"/>
            <w:noWrap/>
            <w:vAlign w:val="center"/>
            <w:hideMark/>
          </w:tcPr>
          <w:p w14:paraId="59E4EFA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26120</w:t>
            </w:r>
          </w:p>
        </w:tc>
        <w:tc>
          <w:tcPr>
            <w:tcW w:w="6109" w:type="dxa"/>
            <w:noWrap/>
            <w:hideMark/>
          </w:tcPr>
          <w:p w14:paraId="3ECB1FE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placas de circuitos eletrónicos</w:t>
            </w:r>
          </w:p>
        </w:tc>
        <w:tc>
          <w:tcPr>
            <w:tcW w:w="2210" w:type="dxa"/>
          </w:tcPr>
          <w:p w14:paraId="1194B8C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C4C4F72" w14:textId="77777777" w:rsidTr="000E4CD6">
        <w:trPr>
          <w:gridAfter w:val="1"/>
          <w:wAfter w:w="10" w:type="dxa"/>
          <w:trHeight w:val="300"/>
        </w:trPr>
        <w:tc>
          <w:tcPr>
            <w:tcW w:w="1134" w:type="dxa"/>
            <w:noWrap/>
            <w:vAlign w:val="center"/>
            <w:hideMark/>
          </w:tcPr>
          <w:p w14:paraId="1CDFA28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26200</w:t>
            </w:r>
          </w:p>
        </w:tc>
        <w:tc>
          <w:tcPr>
            <w:tcW w:w="6109" w:type="dxa"/>
            <w:noWrap/>
            <w:hideMark/>
          </w:tcPr>
          <w:p w14:paraId="4A6B80C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computadores e de equipamento periférico</w:t>
            </w:r>
          </w:p>
        </w:tc>
        <w:tc>
          <w:tcPr>
            <w:tcW w:w="2210" w:type="dxa"/>
          </w:tcPr>
          <w:p w14:paraId="1937C9F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C97690C" w14:textId="77777777" w:rsidTr="000E4CD6">
        <w:trPr>
          <w:gridAfter w:val="1"/>
          <w:wAfter w:w="10" w:type="dxa"/>
          <w:trHeight w:val="300"/>
        </w:trPr>
        <w:tc>
          <w:tcPr>
            <w:tcW w:w="1134" w:type="dxa"/>
            <w:noWrap/>
            <w:vAlign w:val="center"/>
            <w:hideMark/>
          </w:tcPr>
          <w:p w14:paraId="669070C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26300</w:t>
            </w:r>
          </w:p>
        </w:tc>
        <w:tc>
          <w:tcPr>
            <w:tcW w:w="6109" w:type="dxa"/>
            <w:noWrap/>
            <w:hideMark/>
          </w:tcPr>
          <w:p w14:paraId="4E443EA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aparelhos e de equipamentos para comunicações</w:t>
            </w:r>
          </w:p>
        </w:tc>
        <w:tc>
          <w:tcPr>
            <w:tcW w:w="2210" w:type="dxa"/>
          </w:tcPr>
          <w:p w14:paraId="2B23EF1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AFB7A3B" w14:textId="77777777" w:rsidTr="000E4CD6">
        <w:trPr>
          <w:gridAfter w:val="1"/>
          <w:wAfter w:w="10" w:type="dxa"/>
          <w:trHeight w:val="300"/>
        </w:trPr>
        <w:tc>
          <w:tcPr>
            <w:tcW w:w="1134" w:type="dxa"/>
            <w:noWrap/>
            <w:vAlign w:val="center"/>
            <w:hideMark/>
          </w:tcPr>
          <w:p w14:paraId="77A5AD3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26400</w:t>
            </w:r>
          </w:p>
        </w:tc>
        <w:tc>
          <w:tcPr>
            <w:tcW w:w="6109" w:type="dxa"/>
            <w:noWrap/>
            <w:hideMark/>
          </w:tcPr>
          <w:p w14:paraId="29F368E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eletrónicos de consumo</w:t>
            </w:r>
          </w:p>
        </w:tc>
        <w:tc>
          <w:tcPr>
            <w:tcW w:w="2210" w:type="dxa"/>
          </w:tcPr>
          <w:p w14:paraId="7A0D4AC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5EBF475" w14:textId="77777777" w:rsidTr="000E4CD6">
        <w:trPr>
          <w:gridAfter w:val="1"/>
          <w:wAfter w:w="10" w:type="dxa"/>
          <w:trHeight w:val="300"/>
        </w:trPr>
        <w:tc>
          <w:tcPr>
            <w:tcW w:w="1134" w:type="dxa"/>
            <w:noWrap/>
            <w:vAlign w:val="center"/>
            <w:hideMark/>
          </w:tcPr>
          <w:p w14:paraId="4C8D08A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26511</w:t>
            </w:r>
          </w:p>
        </w:tc>
        <w:tc>
          <w:tcPr>
            <w:tcW w:w="6109" w:type="dxa"/>
            <w:noWrap/>
            <w:hideMark/>
          </w:tcPr>
          <w:p w14:paraId="59925CD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contadores de eletricidade, gás, água e de outros líquidos</w:t>
            </w:r>
          </w:p>
        </w:tc>
        <w:tc>
          <w:tcPr>
            <w:tcW w:w="2210" w:type="dxa"/>
          </w:tcPr>
          <w:p w14:paraId="5F0174D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6016EC5" w14:textId="77777777" w:rsidTr="000E4CD6">
        <w:trPr>
          <w:gridAfter w:val="1"/>
          <w:wAfter w:w="10" w:type="dxa"/>
          <w:trHeight w:val="300"/>
        </w:trPr>
        <w:tc>
          <w:tcPr>
            <w:tcW w:w="1134" w:type="dxa"/>
            <w:noWrap/>
            <w:vAlign w:val="center"/>
            <w:hideMark/>
          </w:tcPr>
          <w:p w14:paraId="580E079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26512</w:t>
            </w:r>
          </w:p>
        </w:tc>
        <w:tc>
          <w:tcPr>
            <w:tcW w:w="6109" w:type="dxa"/>
            <w:noWrap/>
            <w:hideMark/>
          </w:tcPr>
          <w:p w14:paraId="2D470D7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instrumentos e aparelhos de medida, verificação, navegação e outros fins, n.e.</w:t>
            </w:r>
          </w:p>
        </w:tc>
        <w:tc>
          <w:tcPr>
            <w:tcW w:w="2210" w:type="dxa"/>
          </w:tcPr>
          <w:p w14:paraId="19DB881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7165652" w14:textId="77777777" w:rsidTr="000E4CD6">
        <w:trPr>
          <w:gridAfter w:val="1"/>
          <w:wAfter w:w="10" w:type="dxa"/>
          <w:trHeight w:val="300"/>
        </w:trPr>
        <w:tc>
          <w:tcPr>
            <w:tcW w:w="1134" w:type="dxa"/>
            <w:noWrap/>
            <w:vAlign w:val="center"/>
            <w:hideMark/>
          </w:tcPr>
          <w:p w14:paraId="500331D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26520</w:t>
            </w:r>
          </w:p>
        </w:tc>
        <w:tc>
          <w:tcPr>
            <w:tcW w:w="6109" w:type="dxa"/>
            <w:noWrap/>
            <w:hideMark/>
          </w:tcPr>
          <w:p w14:paraId="259AE5E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relógios e material de relojoaria</w:t>
            </w:r>
          </w:p>
        </w:tc>
        <w:tc>
          <w:tcPr>
            <w:tcW w:w="2210" w:type="dxa"/>
          </w:tcPr>
          <w:p w14:paraId="4271E97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77B6C78" w14:textId="77777777" w:rsidTr="000E4CD6">
        <w:trPr>
          <w:gridAfter w:val="1"/>
          <w:wAfter w:w="10" w:type="dxa"/>
          <w:trHeight w:val="300"/>
        </w:trPr>
        <w:tc>
          <w:tcPr>
            <w:tcW w:w="1134" w:type="dxa"/>
            <w:noWrap/>
            <w:vAlign w:val="center"/>
            <w:hideMark/>
          </w:tcPr>
          <w:p w14:paraId="1EFA445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26600</w:t>
            </w:r>
          </w:p>
        </w:tc>
        <w:tc>
          <w:tcPr>
            <w:tcW w:w="6109" w:type="dxa"/>
            <w:noWrap/>
            <w:hideMark/>
          </w:tcPr>
          <w:p w14:paraId="021C41B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equipamentos de irradiação, eletromedicina e eletroterapêutico</w:t>
            </w:r>
          </w:p>
        </w:tc>
        <w:tc>
          <w:tcPr>
            <w:tcW w:w="2210" w:type="dxa"/>
          </w:tcPr>
          <w:p w14:paraId="1112560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1ADEFEF" w14:textId="77777777" w:rsidTr="000E4CD6">
        <w:trPr>
          <w:gridAfter w:val="1"/>
          <w:wAfter w:w="10" w:type="dxa"/>
          <w:trHeight w:val="300"/>
        </w:trPr>
        <w:tc>
          <w:tcPr>
            <w:tcW w:w="1134" w:type="dxa"/>
            <w:noWrap/>
            <w:vAlign w:val="center"/>
            <w:hideMark/>
          </w:tcPr>
          <w:p w14:paraId="24FCEFD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26701</w:t>
            </w:r>
          </w:p>
        </w:tc>
        <w:tc>
          <w:tcPr>
            <w:tcW w:w="6109" w:type="dxa"/>
            <w:noWrap/>
            <w:hideMark/>
          </w:tcPr>
          <w:p w14:paraId="168ADAF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instrumentos e equipamentos óticos não oftálmicos e suportes de informação magnéticos e óticos</w:t>
            </w:r>
          </w:p>
        </w:tc>
        <w:tc>
          <w:tcPr>
            <w:tcW w:w="2210" w:type="dxa"/>
          </w:tcPr>
          <w:p w14:paraId="67FDE10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E253EF7" w14:textId="77777777" w:rsidTr="000E4CD6">
        <w:trPr>
          <w:gridAfter w:val="1"/>
          <w:wAfter w:w="10" w:type="dxa"/>
          <w:trHeight w:val="300"/>
        </w:trPr>
        <w:tc>
          <w:tcPr>
            <w:tcW w:w="1134" w:type="dxa"/>
            <w:noWrap/>
            <w:vAlign w:val="center"/>
            <w:hideMark/>
          </w:tcPr>
          <w:p w14:paraId="58DA4E0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26702</w:t>
            </w:r>
          </w:p>
        </w:tc>
        <w:tc>
          <w:tcPr>
            <w:tcW w:w="6109" w:type="dxa"/>
            <w:noWrap/>
            <w:hideMark/>
          </w:tcPr>
          <w:p w14:paraId="49EF86A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fotográfico e cinematográfico</w:t>
            </w:r>
          </w:p>
        </w:tc>
        <w:tc>
          <w:tcPr>
            <w:tcW w:w="2210" w:type="dxa"/>
          </w:tcPr>
          <w:p w14:paraId="050EA6E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968EAE4" w14:textId="77777777" w:rsidTr="000E4CD6">
        <w:trPr>
          <w:trHeight w:val="300"/>
        </w:trPr>
        <w:tc>
          <w:tcPr>
            <w:tcW w:w="9463" w:type="dxa"/>
            <w:gridSpan w:val="4"/>
            <w:noWrap/>
          </w:tcPr>
          <w:p w14:paraId="15ED3DC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24B25742" w14:textId="77777777" w:rsidTr="000E4CD6">
        <w:trPr>
          <w:trHeight w:val="300"/>
        </w:trPr>
        <w:tc>
          <w:tcPr>
            <w:tcW w:w="9463" w:type="dxa"/>
            <w:gridSpan w:val="4"/>
            <w:noWrap/>
          </w:tcPr>
          <w:p w14:paraId="59080B9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27 — Fabricação de equipamento elétrico</w:t>
            </w:r>
          </w:p>
        </w:tc>
      </w:tr>
      <w:tr w:rsidR="00063A67" w:rsidRPr="00FC7A70" w14:paraId="4C46F523" w14:textId="77777777" w:rsidTr="000E4CD6">
        <w:trPr>
          <w:gridAfter w:val="1"/>
          <w:wAfter w:w="10" w:type="dxa"/>
          <w:trHeight w:val="300"/>
        </w:trPr>
        <w:tc>
          <w:tcPr>
            <w:tcW w:w="1134" w:type="dxa"/>
            <w:noWrap/>
            <w:vAlign w:val="center"/>
            <w:hideMark/>
          </w:tcPr>
          <w:p w14:paraId="68CA54E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27110</w:t>
            </w:r>
          </w:p>
        </w:tc>
        <w:tc>
          <w:tcPr>
            <w:tcW w:w="6109" w:type="dxa"/>
            <w:noWrap/>
            <w:hideMark/>
          </w:tcPr>
          <w:p w14:paraId="3528A25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motores, geradores e transformadores elétricos</w:t>
            </w:r>
          </w:p>
        </w:tc>
        <w:tc>
          <w:tcPr>
            <w:tcW w:w="2210" w:type="dxa"/>
          </w:tcPr>
          <w:p w14:paraId="72E813A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642D58E" w14:textId="77777777" w:rsidTr="000E4CD6">
        <w:trPr>
          <w:gridAfter w:val="1"/>
          <w:wAfter w:w="10" w:type="dxa"/>
          <w:trHeight w:val="300"/>
        </w:trPr>
        <w:tc>
          <w:tcPr>
            <w:tcW w:w="1134" w:type="dxa"/>
            <w:noWrap/>
            <w:vAlign w:val="center"/>
            <w:hideMark/>
          </w:tcPr>
          <w:p w14:paraId="5937292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27121</w:t>
            </w:r>
          </w:p>
        </w:tc>
        <w:tc>
          <w:tcPr>
            <w:tcW w:w="6109" w:type="dxa"/>
            <w:noWrap/>
            <w:hideMark/>
          </w:tcPr>
          <w:p w14:paraId="3432135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de distribuição e de controlo para instalações elétricas de alta tensão</w:t>
            </w:r>
          </w:p>
        </w:tc>
        <w:tc>
          <w:tcPr>
            <w:tcW w:w="2210" w:type="dxa"/>
          </w:tcPr>
          <w:p w14:paraId="001D7CA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E381128" w14:textId="77777777" w:rsidTr="000E4CD6">
        <w:trPr>
          <w:gridAfter w:val="1"/>
          <w:wAfter w:w="10" w:type="dxa"/>
          <w:trHeight w:val="300"/>
        </w:trPr>
        <w:tc>
          <w:tcPr>
            <w:tcW w:w="1134" w:type="dxa"/>
            <w:noWrap/>
            <w:vAlign w:val="center"/>
            <w:hideMark/>
          </w:tcPr>
          <w:p w14:paraId="4D074A6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27122</w:t>
            </w:r>
          </w:p>
        </w:tc>
        <w:tc>
          <w:tcPr>
            <w:tcW w:w="6109" w:type="dxa"/>
            <w:noWrap/>
            <w:hideMark/>
          </w:tcPr>
          <w:p w14:paraId="2BBD506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de distribuição e de controlo para instalações elétricas de baixa tensão</w:t>
            </w:r>
          </w:p>
        </w:tc>
        <w:tc>
          <w:tcPr>
            <w:tcW w:w="2210" w:type="dxa"/>
          </w:tcPr>
          <w:p w14:paraId="18C1647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A937C3" w14:textId="77777777" w:rsidTr="000E4CD6">
        <w:trPr>
          <w:gridAfter w:val="1"/>
          <w:wAfter w:w="10" w:type="dxa"/>
          <w:trHeight w:val="300"/>
        </w:trPr>
        <w:tc>
          <w:tcPr>
            <w:tcW w:w="1134" w:type="dxa"/>
            <w:noWrap/>
            <w:vAlign w:val="center"/>
            <w:hideMark/>
          </w:tcPr>
          <w:p w14:paraId="57F702E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27200</w:t>
            </w:r>
          </w:p>
        </w:tc>
        <w:tc>
          <w:tcPr>
            <w:tcW w:w="6109" w:type="dxa"/>
            <w:noWrap/>
            <w:hideMark/>
          </w:tcPr>
          <w:p w14:paraId="3A37037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acumuladores e pilhas</w:t>
            </w:r>
          </w:p>
        </w:tc>
        <w:tc>
          <w:tcPr>
            <w:tcW w:w="2210" w:type="dxa"/>
          </w:tcPr>
          <w:p w14:paraId="6B8C411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6E95ED4" w14:textId="77777777" w:rsidTr="000E4CD6">
        <w:trPr>
          <w:gridAfter w:val="1"/>
          <w:wAfter w:w="10" w:type="dxa"/>
          <w:trHeight w:val="300"/>
        </w:trPr>
        <w:tc>
          <w:tcPr>
            <w:tcW w:w="1134" w:type="dxa"/>
            <w:noWrap/>
            <w:vAlign w:val="center"/>
            <w:hideMark/>
          </w:tcPr>
          <w:p w14:paraId="3CCD272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27310</w:t>
            </w:r>
          </w:p>
        </w:tc>
        <w:tc>
          <w:tcPr>
            <w:tcW w:w="6109" w:type="dxa"/>
            <w:noWrap/>
            <w:hideMark/>
          </w:tcPr>
          <w:p w14:paraId="2563F1F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cabos de fibra ótica</w:t>
            </w:r>
          </w:p>
        </w:tc>
        <w:tc>
          <w:tcPr>
            <w:tcW w:w="2210" w:type="dxa"/>
          </w:tcPr>
          <w:p w14:paraId="0647433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E4488E" w14:textId="77777777" w:rsidTr="000E4CD6">
        <w:trPr>
          <w:gridAfter w:val="1"/>
          <w:wAfter w:w="10" w:type="dxa"/>
          <w:trHeight w:val="300"/>
        </w:trPr>
        <w:tc>
          <w:tcPr>
            <w:tcW w:w="1134" w:type="dxa"/>
            <w:noWrap/>
            <w:vAlign w:val="center"/>
            <w:hideMark/>
          </w:tcPr>
          <w:p w14:paraId="71E7D56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27320</w:t>
            </w:r>
          </w:p>
        </w:tc>
        <w:tc>
          <w:tcPr>
            <w:tcW w:w="6109" w:type="dxa"/>
            <w:noWrap/>
            <w:hideMark/>
          </w:tcPr>
          <w:p w14:paraId="65F31AA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fios e cabos elétricos e eletrónicos</w:t>
            </w:r>
          </w:p>
        </w:tc>
        <w:tc>
          <w:tcPr>
            <w:tcW w:w="2210" w:type="dxa"/>
          </w:tcPr>
          <w:p w14:paraId="3A5235B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B67DD2D" w14:textId="77777777" w:rsidTr="000E4CD6">
        <w:trPr>
          <w:gridAfter w:val="1"/>
          <w:wAfter w:w="10" w:type="dxa"/>
          <w:trHeight w:val="300"/>
        </w:trPr>
        <w:tc>
          <w:tcPr>
            <w:tcW w:w="1134" w:type="dxa"/>
            <w:noWrap/>
            <w:vAlign w:val="center"/>
            <w:hideMark/>
          </w:tcPr>
          <w:p w14:paraId="16C078E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27330</w:t>
            </w:r>
          </w:p>
        </w:tc>
        <w:tc>
          <w:tcPr>
            <w:tcW w:w="6109" w:type="dxa"/>
            <w:noWrap/>
            <w:hideMark/>
          </w:tcPr>
          <w:p w14:paraId="70EC1A5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acessórios para fios e cabos</w:t>
            </w:r>
          </w:p>
        </w:tc>
        <w:tc>
          <w:tcPr>
            <w:tcW w:w="2210" w:type="dxa"/>
          </w:tcPr>
          <w:p w14:paraId="2CBBCB0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9C5D7C0" w14:textId="77777777" w:rsidTr="000E4CD6">
        <w:trPr>
          <w:gridAfter w:val="1"/>
          <w:wAfter w:w="10" w:type="dxa"/>
          <w:trHeight w:val="300"/>
        </w:trPr>
        <w:tc>
          <w:tcPr>
            <w:tcW w:w="1134" w:type="dxa"/>
            <w:noWrap/>
            <w:vAlign w:val="center"/>
            <w:hideMark/>
          </w:tcPr>
          <w:p w14:paraId="1A9CCBD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27400</w:t>
            </w:r>
          </w:p>
        </w:tc>
        <w:tc>
          <w:tcPr>
            <w:tcW w:w="6109" w:type="dxa"/>
            <w:noWrap/>
            <w:hideMark/>
          </w:tcPr>
          <w:p w14:paraId="0C4484F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de iluminação</w:t>
            </w:r>
          </w:p>
        </w:tc>
        <w:tc>
          <w:tcPr>
            <w:tcW w:w="2210" w:type="dxa"/>
          </w:tcPr>
          <w:p w14:paraId="3BADE8B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9D8F343" w14:textId="77777777" w:rsidTr="000E4CD6">
        <w:trPr>
          <w:gridAfter w:val="1"/>
          <w:wAfter w:w="10" w:type="dxa"/>
          <w:trHeight w:val="300"/>
        </w:trPr>
        <w:tc>
          <w:tcPr>
            <w:tcW w:w="1134" w:type="dxa"/>
            <w:noWrap/>
            <w:vAlign w:val="center"/>
            <w:hideMark/>
          </w:tcPr>
          <w:p w14:paraId="55F2B2B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27510</w:t>
            </w:r>
          </w:p>
        </w:tc>
        <w:tc>
          <w:tcPr>
            <w:tcW w:w="6109" w:type="dxa"/>
            <w:noWrap/>
            <w:hideMark/>
          </w:tcPr>
          <w:p w14:paraId="5ABF321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aparelhos eletrodomésticos</w:t>
            </w:r>
          </w:p>
        </w:tc>
        <w:tc>
          <w:tcPr>
            <w:tcW w:w="2210" w:type="dxa"/>
          </w:tcPr>
          <w:p w14:paraId="73F219E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2CC8F14" w14:textId="77777777" w:rsidTr="000E4CD6">
        <w:trPr>
          <w:gridAfter w:val="1"/>
          <w:wAfter w:w="10" w:type="dxa"/>
          <w:trHeight w:val="300"/>
        </w:trPr>
        <w:tc>
          <w:tcPr>
            <w:tcW w:w="1134" w:type="dxa"/>
            <w:noWrap/>
            <w:vAlign w:val="center"/>
            <w:hideMark/>
          </w:tcPr>
          <w:p w14:paraId="02F90F4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27520</w:t>
            </w:r>
          </w:p>
        </w:tc>
        <w:tc>
          <w:tcPr>
            <w:tcW w:w="6109" w:type="dxa"/>
            <w:noWrap/>
            <w:hideMark/>
          </w:tcPr>
          <w:p w14:paraId="27CD057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aparelhos não elétricos para uso doméstico</w:t>
            </w:r>
          </w:p>
        </w:tc>
        <w:tc>
          <w:tcPr>
            <w:tcW w:w="2210" w:type="dxa"/>
          </w:tcPr>
          <w:p w14:paraId="7F588AA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8909170" w14:textId="77777777" w:rsidTr="000E4CD6">
        <w:trPr>
          <w:gridAfter w:val="1"/>
          <w:wAfter w:w="10" w:type="dxa"/>
          <w:trHeight w:val="300"/>
        </w:trPr>
        <w:tc>
          <w:tcPr>
            <w:tcW w:w="1134" w:type="dxa"/>
            <w:noWrap/>
            <w:vAlign w:val="center"/>
            <w:hideMark/>
          </w:tcPr>
          <w:p w14:paraId="7C99945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27900</w:t>
            </w:r>
          </w:p>
        </w:tc>
        <w:tc>
          <w:tcPr>
            <w:tcW w:w="6109" w:type="dxa"/>
            <w:noWrap/>
            <w:hideMark/>
          </w:tcPr>
          <w:p w14:paraId="2ADD59B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 equipamento elétrico</w:t>
            </w:r>
          </w:p>
        </w:tc>
        <w:tc>
          <w:tcPr>
            <w:tcW w:w="2210" w:type="dxa"/>
          </w:tcPr>
          <w:p w14:paraId="08C7158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D99CA0F" w14:textId="77777777" w:rsidTr="000E4CD6">
        <w:trPr>
          <w:trHeight w:val="300"/>
        </w:trPr>
        <w:tc>
          <w:tcPr>
            <w:tcW w:w="9463" w:type="dxa"/>
            <w:gridSpan w:val="4"/>
            <w:noWrap/>
          </w:tcPr>
          <w:p w14:paraId="3D28498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5E843104" w14:textId="77777777" w:rsidTr="000E4CD6">
        <w:trPr>
          <w:trHeight w:val="300"/>
        </w:trPr>
        <w:tc>
          <w:tcPr>
            <w:tcW w:w="9463" w:type="dxa"/>
            <w:gridSpan w:val="4"/>
            <w:noWrap/>
          </w:tcPr>
          <w:p w14:paraId="1FE9919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28 — Fabricação de máquinas e equipamento n. e.</w:t>
            </w:r>
          </w:p>
        </w:tc>
      </w:tr>
      <w:tr w:rsidR="00063A67" w:rsidRPr="00FC7A70" w14:paraId="3C6352A2" w14:textId="77777777" w:rsidTr="000E4CD6">
        <w:trPr>
          <w:gridAfter w:val="1"/>
          <w:wAfter w:w="10" w:type="dxa"/>
          <w:trHeight w:val="300"/>
        </w:trPr>
        <w:tc>
          <w:tcPr>
            <w:tcW w:w="1134" w:type="dxa"/>
            <w:noWrap/>
            <w:vAlign w:val="center"/>
            <w:hideMark/>
          </w:tcPr>
          <w:p w14:paraId="10593F6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28110</w:t>
            </w:r>
          </w:p>
        </w:tc>
        <w:tc>
          <w:tcPr>
            <w:tcW w:w="6109" w:type="dxa"/>
            <w:noWrap/>
            <w:hideMark/>
          </w:tcPr>
          <w:p w14:paraId="4AE1D07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motores e turbinas, exceto motores para aeronaves, automóveis e motociclos e ciclomotores</w:t>
            </w:r>
          </w:p>
        </w:tc>
        <w:tc>
          <w:tcPr>
            <w:tcW w:w="2210" w:type="dxa"/>
          </w:tcPr>
          <w:p w14:paraId="5407701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FDD7D7B" w14:textId="77777777" w:rsidTr="000E4CD6">
        <w:trPr>
          <w:gridAfter w:val="1"/>
          <w:wAfter w:w="10" w:type="dxa"/>
          <w:trHeight w:val="300"/>
        </w:trPr>
        <w:tc>
          <w:tcPr>
            <w:tcW w:w="1134" w:type="dxa"/>
            <w:noWrap/>
            <w:vAlign w:val="center"/>
            <w:hideMark/>
          </w:tcPr>
          <w:p w14:paraId="4965E08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28120</w:t>
            </w:r>
          </w:p>
        </w:tc>
        <w:tc>
          <w:tcPr>
            <w:tcW w:w="6109" w:type="dxa"/>
            <w:noWrap/>
            <w:hideMark/>
          </w:tcPr>
          <w:p w14:paraId="64626B8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equipamento hidráulico e pneumático</w:t>
            </w:r>
          </w:p>
        </w:tc>
        <w:tc>
          <w:tcPr>
            <w:tcW w:w="2210" w:type="dxa"/>
          </w:tcPr>
          <w:p w14:paraId="2EC53DB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3E52F63" w14:textId="77777777" w:rsidTr="000E4CD6">
        <w:trPr>
          <w:gridAfter w:val="1"/>
          <w:wAfter w:w="10" w:type="dxa"/>
          <w:trHeight w:val="300"/>
        </w:trPr>
        <w:tc>
          <w:tcPr>
            <w:tcW w:w="1134" w:type="dxa"/>
            <w:noWrap/>
            <w:vAlign w:val="center"/>
            <w:hideMark/>
          </w:tcPr>
          <w:p w14:paraId="4F23B60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28130</w:t>
            </w:r>
          </w:p>
        </w:tc>
        <w:tc>
          <w:tcPr>
            <w:tcW w:w="6109" w:type="dxa"/>
            <w:noWrap/>
            <w:hideMark/>
          </w:tcPr>
          <w:p w14:paraId="280AAB9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bombas e compressores</w:t>
            </w:r>
          </w:p>
        </w:tc>
        <w:tc>
          <w:tcPr>
            <w:tcW w:w="2210" w:type="dxa"/>
          </w:tcPr>
          <w:p w14:paraId="3C65AE8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C529EDC" w14:textId="77777777" w:rsidTr="000E4CD6">
        <w:trPr>
          <w:gridAfter w:val="1"/>
          <w:wAfter w:w="10" w:type="dxa"/>
          <w:trHeight w:val="300"/>
        </w:trPr>
        <w:tc>
          <w:tcPr>
            <w:tcW w:w="1134" w:type="dxa"/>
            <w:noWrap/>
            <w:vAlign w:val="center"/>
            <w:hideMark/>
          </w:tcPr>
          <w:p w14:paraId="2A57A13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28140</w:t>
            </w:r>
          </w:p>
        </w:tc>
        <w:tc>
          <w:tcPr>
            <w:tcW w:w="6109" w:type="dxa"/>
            <w:noWrap/>
            <w:hideMark/>
          </w:tcPr>
          <w:p w14:paraId="7ED1647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torneiras e válvulas</w:t>
            </w:r>
          </w:p>
        </w:tc>
        <w:tc>
          <w:tcPr>
            <w:tcW w:w="2210" w:type="dxa"/>
          </w:tcPr>
          <w:p w14:paraId="4207479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875D411" w14:textId="77777777" w:rsidTr="000E4CD6">
        <w:trPr>
          <w:gridAfter w:val="1"/>
          <w:wAfter w:w="10" w:type="dxa"/>
          <w:trHeight w:val="300"/>
        </w:trPr>
        <w:tc>
          <w:tcPr>
            <w:tcW w:w="1134" w:type="dxa"/>
            <w:noWrap/>
            <w:vAlign w:val="center"/>
            <w:hideMark/>
          </w:tcPr>
          <w:p w14:paraId="78A5356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28150</w:t>
            </w:r>
          </w:p>
        </w:tc>
        <w:tc>
          <w:tcPr>
            <w:tcW w:w="6109" w:type="dxa"/>
            <w:noWrap/>
            <w:hideMark/>
          </w:tcPr>
          <w:p w14:paraId="74FFE98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rolamentos, de engrenagens e de outros órgãos de transmissão</w:t>
            </w:r>
          </w:p>
        </w:tc>
        <w:tc>
          <w:tcPr>
            <w:tcW w:w="2210" w:type="dxa"/>
          </w:tcPr>
          <w:p w14:paraId="18AE797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CE0EAFD" w14:textId="77777777" w:rsidTr="000E4CD6">
        <w:trPr>
          <w:gridAfter w:val="1"/>
          <w:wAfter w:w="10" w:type="dxa"/>
          <w:trHeight w:val="300"/>
        </w:trPr>
        <w:tc>
          <w:tcPr>
            <w:tcW w:w="1134" w:type="dxa"/>
            <w:noWrap/>
            <w:vAlign w:val="center"/>
            <w:hideMark/>
          </w:tcPr>
          <w:p w14:paraId="5B557F3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28210</w:t>
            </w:r>
          </w:p>
        </w:tc>
        <w:tc>
          <w:tcPr>
            <w:tcW w:w="6109" w:type="dxa"/>
            <w:noWrap/>
            <w:hideMark/>
          </w:tcPr>
          <w:p w14:paraId="79FE68A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fornos e equipamento de aquecimento doméstico fixo</w:t>
            </w:r>
          </w:p>
        </w:tc>
        <w:tc>
          <w:tcPr>
            <w:tcW w:w="2210" w:type="dxa"/>
          </w:tcPr>
          <w:p w14:paraId="30028CD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3F547CD" w14:textId="77777777" w:rsidTr="000E4CD6">
        <w:trPr>
          <w:gridAfter w:val="1"/>
          <w:wAfter w:w="10" w:type="dxa"/>
          <w:trHeight w:val="300"/>
        </w:trPr>
        <w:tc>
          <w:tcPr>
            <w:tcW w:w="1134" w:type="dxa"/>
            <w:noWrap/>
            <w:vAlign w:val="center"/>
            <w:hideMark/>
          </w:tcPr>
          <w:p w14:paraId="0BA3ED8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28221</w:t>
            </w:r>
          </w:p>
        </w:tc>
        <w:tc>
          <w:tcPr>
            <w:tcW w:w="6109" w:type="dxa"/>
            <w:noWrap/>
            <w:hideMark/>
          </w:tcPr>
          <w:p w14:paraId="2ADC83E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ascensores e monta cargas, escadas e passadeiras rolantes</w:t>
            </w:r>
          </w:p>
        </w:tc>
        <w:tc>
          <w:tcPr>
            <w:tcW w:w="2210" w:type="dxa"/>
          </w:tcPr>
          <w:p w14:paraId="68BCF44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012D4A3" w14:textId="77777777" w:rsidTr="000E4CD6">
        <w:trPr>
          <w:gridAfter w:val="1"/>
          <w:wAfter w:w="10" w:type="dxa"/>
          <w:trHeight w:val="300"/>
        </w:trPr>
        <w:tc>
          <w:tcPr>
            <w:tcW w:w="1134" w:type="dxa"/>
            <w:noWrap/>
            <w:vAlign w:val="center"/>
            <w:hideMark/>
          </w:tcPr>
          <w:p w14:paraId="63D059C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28222</w:t>
            </w:r>
          </w:p>
        </w:tc>
        <w:tc>
          <w:tcPr>
            <w:tcW w:w="6109" w:type="dxa"/>
            <w:noWrap/>
            <w:hideMark/>
          </w:tcPr>
          <w:p w14:paraId="4B117DD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equipamentos de elevação e de movimentação, n.e.</w:t>
            </w:r>
          </w:p>
        </w:tc>
        <w:tc>
          <w:tcPr>
            <w:tcW w:w="2210" w:type="dxa"/>
          </w:tcPr>
          <w:p w14:paraId="79146FD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A3F15CA" w14:textId="77777777" w:rsidTr="000E4CD6">
        <w:trPr>
          <w:gridAfter w:val="1"/>
          <w:wAfter w:w="10" w:type="dxa"/>
          <w:trHeight w:val="300"/>
        </w:trPr>
        <w:tc>
          <w:tcPr>
            <w:tcW w:w="1134" w:type="dxa"/>
            <w:noWrap/>
            <w:vAlign w:val="center"/>
            <w:hideMark/>
          </w:tcPr>
          <w:p w14:paraId="0D7422B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28230</w:t>
            </w:r>
          </w:p>
        </w:tc>
        <w:tc>
          <w:tcPr>
            <w:tcW w:w="6109" w:type="dxa"/>
            <w:noWrap/>
            <w:hideMark/>
          </w:tcPr>
          <w:p w14:paraId="3B65AF5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e equipamento de escritório (exceto computadores e equipamento periférico)</w:t>
            </w:r>
          </w:p>
        </w:tc>
        <w:tc>
          <w:tcPr>
            <w:tcW w:w="2210" w:type="dxa"/>
          </w:tcPr>
          <w:p w14:paraId="470447B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DB23EEC" w14:textId="77777777" w:rsidTr="000E4CD6">
        <w:trPr>
          <w:gridAfter w:val="1"/>
          <w:wAfter w:w="10" w:type="dxa"/>
          <w:trHeight w:val="300"/>
        </w:trPr>
        <w:tc>
          <w:tcPr>
            <w:tcW w:w="1134" w:type="dxa"/>
            <w:noWrap/>
            <w:vAlign w:val="center"/>
            <w:hideMark/>
          </w:tcPr>
          <w:p w14:paraId="31339A9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28240</w:t>
            </w:r>
          </w:p>
        </w:tc>
        <w:tc>
          <w:tcPr>
            <w:tcW w:w="6109" w:type="dxa"/>
            <w:noWrap/>
            <w:hideMark/>
          </w:tcPr>
          <w:p w14:paraId="23BF1D4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máquinas-ferramentas portáteis com motor</w:t>
            </w:r>
          </w:p>
        </w:tc>
        <w:tc>
          <w:tcPr>
            <w:tcW w:w="2210" w:type="dxa"/>
          </w:tcPr>
          <w:p w14:paraId="75D3E98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EDC1216" w14:textId="77777777" w:rsidTr="000E4CD6">
        <w:trPr>
          <w:gridAfter w:val="1"/>
          <w:wAfter w:w="10" w:type="dxa"/>
          <w:trHeight w:val="300"/>
        </w:trPr>
        <w:tc>
          <w:tcPr>
            <w:tcW w:w="1134" w:type="dxa"/>
            <w:noWrap/>
            <w:vAlign w:val="center"/>
            <w:hideMark/>
          </w:tcPr>
          <w:p w14:paraId="1A24D92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28250</w:t>
            </w:r>
          </w:p>
        </w:tc>
        <w:tc>
          <w:tcPr>
            <w:tcW w:w="6109" w:type="dxa"/>
            <w:noWrap/>
            <w:hideMark/>
          </w:tcPr>
          <w:p w14:paraId="12AB527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equipamento não doméstico de ar condicionado</w:t>
            </w:r>
          </w:p>
        </w:tc>
        <w:tc>
          <w:tcPr>
            <w:tcW w:w="2210" w:type="dxa"/>
          </w:tcPr>
          <w:p w14:paraId="5188240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C3150E" w14:textId="77777777" w:rsidTr="000E4CD6">
        <w:trPr>
          <w:gridAfter w:val="1"/>
          <w:wAfter w:w="10" w:type="dxa"/>
          <w:trHeight w:val="300"/>
        </w:trPr>
        <w:tc>
          <w:tcPr>
            <w:tcW w:w="1134" w:type="dxa"/>
            <w:noWrap/>
            <w:vAlign w:val="center"/>
            <w:hideMark/>
          </w:tcPr>
          <w:p w14:paraId="0BAED08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28291</w:t>
            </w:r>
          </w:p>
        </w:tc>
        <w:tc>
          <w:tcPr>
            <w:tcW w:w="6109" w:type="dxa"/>
            <w:noWrap/>
            <w:hideMark/>
          </w:tcPr>
          <w:p w14:paraId="4C8197B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de acondicionamento e de embalagem</w:t>
            </w:r>
          </w:p>
        </w:tc>
        <w:tc>
          <w:tcPr>
            <w:tcW w:w="2210" w:type="dxa"/>
          </w:tcPr>
          <w:p w14:paraId="22A7145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0CE9782" w14:textId="77777777" w:rsidTr="000E4CD6">
        <w:trPr>
          <w:gridAfter w:val="1"/>
          <w:wAfter w:w="10" w:type="dxa"/>
          <w:trHeight w:val="300"/>
        </w:trPr>
        <w:tc>
          <w:tcPr>
            <w:tcW w:w="1134" w:type="dxa"/>
            <w:noWrap/>
            <w:vAlign w:val="center"/>
            <w:hideMark/>
          </w:tcPr>
          <w:p w14:paraId="1D0BABA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28292</w:t>
            </w:r>
          </w:p>
        </w:tc>
        <w:tc>
          <w:tcPr>
            <w:tcW w:w="6109" w:type="dxa"/>
            <w:noWrap/>
            <w:hideMark/>
          </w:tcPr>
          <w:p w14:paraId="63C5F3C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balanças e de outro equipamento para pesagem</w:t>
            </w:r>
          </w:p>
        </w:tc>
        <w:tc>
          <w:tcPr>
            <w:tcW w:w="2210" w:type="dxa"/>
          </w:tcPr>
          <w:p w14:paraId="3C25CA4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C729379" w14:textId="77777777" w:rsidTr="000E4CD6">
        <w:trPr>
          <w:gridAfter w:val="1"/>
          <w:wAfter w:w="10" w:type="dxa"/>
          <w:trHeight w:val="300"/>
        </w:trPr>
        <w:tc>
          <w:tcPr>
            <w:tcW w:w="1134" w:type="dxa"/>
            <w:noWrap/>
            <w:vAlign w:val="center"/>
            <w:hideMark/>
          </w:tcPr>
          <w:p w14:paraId="60971E2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28293</w:t>
            </w:r>
          </w:p>
        </w:tc>
        <w:tc>
          <w:tcPr>
            <w:tcW w:w="6109" w:type="dxa"/>
            <w:noWrap/>
            <w:hideMark/>
          </w:tcPr>
          <w:p w14:paraId="206CCCC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máquinas diversas de uso geral, n.e.</w:t>
            </w:r>
          </w:p>
        </w:tc>
        <w:tc>
          <w:tcPr>
            <w:tcW w:w="2210" w:type="dxa"/>
          </w:tcPr>
          <w:p w14:paraId="08F7FB5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C09ED2E" w14:textId="77777777" w:rsidTr="000E4CD6">
        <w:trPr>
          <w:gridAfter w:val="1"/>
          <w:wAfter w:w="10" w:type="dxa"/>
          <w:trHeight w:val="300"/>
        </w:trPr>
        <w:tc>
          <w:tcPr>
            <w:tcW w:w="1134" w:type="dxa"/>
            <w:noWrap/>
            <w:vAlign w:val="center"/>
            <w:hideMark/>
          </w:tcPr>
          <w:p w14:paraId="4290526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28300</w:t>
            </w:r>
          </w:p>
        </w:tc>
        <w:tc>
          <w:tcPr>
            <w:tcW w:w="6109" w:type="dxa"/>
            <w:noWrap/>
            <w:hideMark/>
          </w:tcPr>
          <w:p w14:paraId="35B57A1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e de tratores para a agricultura, pecuária e silvicultura</w:t>
            </w:r>
          </w:p>
        </w:tc>
        <w:tc>
          <w:tcPr>
            <w:tcW w:w="2210" w:type="dxa"/>
          </w:tcPr>
          <w:p w14:paraId="0E1A24F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9DC4DFB" w14:textId="77777777" w:rsidTr="000E4CD6">
        <w:trPr>
          <w:gridAfter w:val="1"/>
          <w:wAfter w:w="10" w:type="dxa"/>
          <w:trHeight w:val="300"/>
        </w:trPr>
        <w:tc>
          <w:tcPr>
            <w:tcW w:w="1134" w:type="dxa"/>
            <w:noWrap/>
            <w:vAlign w:val="center"/>
            <w:hideMark/>
          </w:tcPr>
          <w:p w14:paraId="43DCCD6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28410</w:t>
            </w:r>
          </w:p>
        </w:tc>
        <w:tc>
          <w:tcPr>
            <w:tcW w:w="6109" w:type="dxa"/>
            <w:noWrap/>
            <w:hideMark/>
          </w:tcPr>
          <w:p w14:paraId="08C1FF5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de moldagem de metais e de máquinas-ferramentas para trabalhar metais</w:t>
            </w:r>
          </w:p>
        </w:tc>
        <w:tc>
          <w:tcPr>
            <w:tcW w:w="2210" w:type="dxa"/>
          </w:tcPr>
          <w:p w14:paraId="156E0C5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7CE2E5B" w14:textId="77777777" w:rsidTr="000E4CD6">
        <w:trPr>
          <w:gridAfter w:val="1"/>
          <w:wAfter w:w="10" w:type="dxa"/>
          <w:trHeight w:val="300"/>
        </w:trPr>
        <w:tc>
          <w:tcPr>
            <w:tcW w:w="1134" w:type="dxa"/>
            <w:noWrap/>
            <w:vAlign w:val="center"/>
            <w:hideMark/>
          </w:tcPr>
          <w:p w14:paraId="53A870F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28420</w:t>
            </w:r>
          </w:p>
        </w:tc>
        <w:tc>
          <w:tcPr>
            <w:tcW w:w="6109" w:type="dxa"/>
            <w:noWrap/>
            <w:hideMark/>
          </w:tcPr>
          <w:p w14:paraId="0003C62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máquinas-ferramentas</w:t>
            </w:r>
          </w:p>
        </w:tc>
        <w:tc>
          <w:tcPr>
            <w:tcW w:w="2210" w:type="dxa"/>
          </w:tcPr>
          <w:p w14:paraId="2BD6502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1C20241" w14:textId="77777777" w:rsidTr="000E4CD6">
        <w:trPr>
          <w:gridAfter w:val="1"/>
          <w:wAfter w:w="10" w:type="dxa"/>
          <w:trHeight w:val="300"/>
        </w:trPr>
        <w:tc>
          <w:tcPr>
            <w:tcW w:w="1134" w:type="dxa"/>
            <w:noWrap/>
            <w:vAlign w:val="center"/>
            <w:hideMark/>
          </w:tcPr>
          <w:p w14:paraId="1BD52B3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28910</w:t>
            </w:r>
          </w:p>
        </w:tc>
        <w:tc>
          <w:tcPr>
            <w:tcW w:w="6109" w:type="dxa"/>
            <w:noWrap/>
            <w:hideMark/>
          </w:tcPr>
          <w:p w14:paraId="5BE7D08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 metalurgia</w:t>
            </w:r>
          </w:p>
        </w:tc>
        <w:tc>
          <w:tcPr>
            <w:tcW w:w="2210" w:type="dxa"/>
          </w:tcPr>
          <w:p w14:paraId="67375B9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5E5F7BC" w14:textId="77777777" w:rsidTr="000E4CD6">
        <w:trPr>
          <w:gridAfter w:val="1"/>
          <w:wAfter w:w="10" w:type="dxa"/>
          <w:trHeight w:val="300"/>
        </w:trPr>
        <w:tc>
          <w:tcPr>
            <w:tcW w:w="1134" w:type="dxa"/>
            <w:noWrap/>
            <w:vAlign w:val="center"/>
            <w:hideMark/>
          </w:tcPr>
          <w:p w14:paraId="1ADD534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28920</w:t>
            </w:r>
          </w:p>
        </w:tc>
        <w:tc>
          <w:tcPr>
            <w:tcW w:w="6109" w:type="dxa"/>
            <w:noWrap/>
            <w:hideMark/>
          </w:tcPr>
          <w:p w14:paraId="37CF9DB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as indústrias extrativas e para a construção</w:t>
            </w:r>
          </w:p>
        </w:tc>
        <w:tc>
          <w:tcPr>
            <w:tcW w:w="2210" w:type="dxa"/>
          </w:tcPr>
          <w:p w14:paraId="32E2125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1B2F515" w14:textId="77777777" w:rsidTr="000E4CD6">
        <w:trPr>
          <w:gridAfter w:val="1"/>
          <w:wAfter w:w="10" w:type="dxa"/>
          <w:trHeight w:val="300"/>
        </w:trPr>
        <w:tc>
          <w:tcPr>
            <w:tcW w:w="1134" w:type="dxa"/>
            <w:noWrap/>
            <w:vAlign w:val="center"/>
            <w:hideMark/>
          </w:tcPr>
          <w:p w14:paraId="025DAB4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28930</w:t>
            </w:r>
          </w:p>
        </w:tc>
        <w:tc>
          <w:tcPr>
            <w:tcW w:w="6109" w:type="dxa"/>
            <w:noWrap/>
            <w:hideMark/>
          </w:tcPr>
          <w:p w14:paraId="5E7FD32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as indústrias alimentares, das bebidas e do tabaco</w:t>
            </w:r>
          </w:p>
        </w:tc>
        <w:tc>
          <w:tcPr>
            <w:tcW w:w="2210" w:type="dxa"/>
          </w:tcPr>
          <w:p w14:paraId="68D4404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BBBDB02" w14:textId="77777777" w:rsidTr="000E4CD6">
        <w:trPr>
          <w:gridAfter w:val="1"/>
          <w:wAfter w:w="10" w:type="dxa"/>
          <w:trHeight w:val="300"/>
        </w:trPr>
        <w:tc>
          <w:tcPr>
            <w:tcW w:w="1134" w:type="dxa"/>
            <w:noWrap/>
            <w:vAlign w:val="center"/>
            <w:hideMark/>
          </w:tcPr>
          <w:p w14:paraId="3970E1D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28940</w:t>
            </w:r>
          </w:p>
        </w:tc>
        <w:tc>
          <w:tcPr>
            <w:tcW w:w="6109" w:type="dxa"/>
            <w:noWrap/>
            <w:hideMark/>
          </w:tcPr>
          <w:p w14:paraId="3A94222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as indústrias têxtil, do vestuário e do couro</w:t>
            </w:r>
          </w:p>
        </w:tc>
        <w:tc>
          <w:tcPr>
            <w:tcW w:w="2210" w:type="dxa"/>
          </w:tcPr>
          <w:p w14:paraId="5FEF55C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3DEAD5A" w14:textId="77777777" w:rsidTr="000E4CD6">
        <w:trPr>
          <w:gridAfter w:val="1"/>
          <w:wAfter w:w="10" w:type="dxa"/>
          <w:trHeight w:val="300"/>
        </w:trPr>
        <w:tc>
          <w:tcPr>
            <w:tcW w:w="1134" w:type="dxa"/>
            <w:noWrap/>
            <w:vAlign w:val="center"/>
            <w:hideMark/>
          </w:tcPr>
          <w:p w14:paraId="70CDE2B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28950</w:t>
            </w:r>
          </w:p>
        </w:tc>
        <w:tc>
          <w:tcPr>
            <w:tcW w:w="6109" w:type="dxa"/>
            <w:noWrap/>
            <w:hideMark/>
          </w:tcPr>
          <w:p w14:paraId="25809F8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as indústrias do papel e do cartão</w:t>
            </w:r>
          </w:p>
        </w:tc>
        <w:tc>
          <w:tcPr>
            <w:tcW w:w="2210" w:type="dxa"/>
          </w:tcPr>
          <w:p w14:paraId="5274549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3D3E526" w14:textId="77777777" w:rsidTr="000E4CD6">
        <w:trPr>
          <w:gridAfter w:val="1"/>
          <w:wAfter w:w="10" w:type="dxa"/>
          <w:trHeight w:val="300"/>
        </w:trPr>
        <w:tc>
          <w:tcPr>
            <w:tcW w:w="1134" w:type="dxa"/>
            <w:noWrap/>
            <w:vAlign w:val="center"/>
            <w:hideMark/>
          </w:tcPr>
          <w:p w14:paraId="20AD36E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28960</w:t>
            </w:r>
          </w:p>
        </w:tc>
        <w:tc>
          <w:tcPr>
            <w:tcW w:w="6109" w:type="dxa"/>
            <w:noWrap/>
            <w:hideMark/>
          </w:tcPr>
          <w:p w14:paraId="301F1FC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as indústrias do plástico e da borracha</w:t>
            </w:r>
          </w:p>
        </w:tc>
        <w:tc>
          <w:tcPr>
            <w:tcW w:w="2210" w:type="dxa"/>
          </w:tcPr>
          <w:p w14:paraId="35128DB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B508D1B" w14:textId="77777777" w:rsidTr="000E4CD6">
        <w:trPr>
          <w:gridAfter w:val="1"/>
          <w:wAfter w:w="10" w:type="dxa"/>
          <w:trHeight w:val="300"/>
        </w:trPr>
        <w:tc>
          <w:tcPr>
            <w:tcW w:w="1134" w:type="dxa"/>
            <w:noWrap/>
            <w:vAlign w:val="center"/>
            <w:hideMark/>
          </w:tcPr>
          <w:p w14:paraId="130AAEB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28970</w:t>
            </w:r>
          </w:p>
        </w:tc>
        <w:tc>
          <w:tcPr>
            <w:tcW w:w="6109" w:type="dxa"/>
            <w:noWrap/>
            <w:hideMark/>
          </w:tcPr>
          <w:p w14:paraId="1BDD2FA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o fabrico aditivo</w:t>
            </w:r>
          </w:p>
        </w:tc>
        <w:tc>
          <w:tcPr>
            <w:tcW w:w="2210" w:type="dxa"/>
          </w:tcPr>
          <w:p w14:paraId="0F7A8BC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E6B5822" w14:textId="77777777" w:rsidTr="000E4CD6">
        <w:trPr>
          <w:gridAfter w:val="1"/>
          <w:wAfter w:w="10" w:type="dxa"/>
          <w:trHeight w:val="300"/>
        </w:trPr>
        <w:tc>
          <w:tcPr>
            <w:tcW w:w="1134" w:type="dxa"/>
            <w:noWrap/>
            <w:vAlign w:val="center"/>
            <w:hideMark/>
          </w:tcPr>
          <w:p w14:paraId="0C4239C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28991</w:t>
            </w:r>
          </w:p>
        </w:tc>
        <w:tc>
          <w:tcPr>
            <w:tcW w:w="6109" w:type="dxa"/>
            <w:noWrap/>
            <w:hideMark/>
          </w:tcPr>
          <w:p w14:paraId="63AF293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máquinas para as indústrias de materiais de construção, cerâmica e vidro</w:t>
            </w:r>
          </w:p>
        </w:tc>
        <w:tc>
          <w:tcPr>
            <w:tcW w:w="2210" w:type="dxa"/>
          </w:tcPr>
          <w:p w14:paraId="51CDC78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B113157" w14:textId="77777777" w:rsidTr="000E4CD6">
        <w:trPr>
          <w:gridAfter w:val="1"/>
          <w:wAfter w:w="10" w:type="dxa"/>
          <w:trHeight w:val="300"/>
        </w:trPr>
        <w:tc>
          <w:tcPr>
            <w:tcW w:w="1134" w:type="dxa"/>
            <w:noWrap/>
            <w:vAlign w:val="center"/>
            <w:hideMark/>
          </w:tcPr>
          <w:p w14:paraId="5720FA0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28992</w:t>
            </w:r>
          </w:p>
        </w:tc>
        <w:tc>
          <w:tcPr>
            <w:tcW w:w="6109" w:type="dxa"/>
            <w:noWrap/>
            <w:hideMark/>
          </w:tcPr>
          <w:p w14:paraId="2723B03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outras máquinas diversas para uso específico, n.e.</w:t>
            </w:r>
          </w:p>
        </w:tc>
        <w:tc>
          <w:tcPr>
            <w:tcW w:w="2210" w:type="dxa"/>
          </w:tcPr>
          <w:p w14:paraId="1F2AE14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D67E5A0" w14:textId="77777777" w:rsidTr="000E4CD6">
        <w:trPr>
          <w:trHeight w:val="300"/>
        </w:trPr>
        <w:tc>
          <w:tcPr>
            <w:tcW w:w="9463" w:type="dxa"/>
            <w:gridSpan w:val="4"/>
            <w:noWrap/>
          </w:tcPr>
          <w:p w14:paraId="6D9EBA8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7756E925" w14:textId="77777777" w:rsidTr="000E4CD6">
        <w:trPr>
          <w:trHeight w:val="300"/>
        </w:trPr>
        <w:tc>
          <w:tcPr>
            <w:tcW w:w="9463" w:type="dxa"/>
            <w:gridSpan w:val="4"/>
            <w:noWrap/>
          </w:tcPr>
          <w:p w14:paraId="15E117B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29 — Fabricação de veículos a motor, reboques e semirreboques</w:t>
            </w:r>
          </w:p>
        </w:tc>
      </w:tr>
      <w:tr w:rsidR="00063A67" w:rsidRPr="00FC7A70" w14:paraId="2FB31FA7" w14:textId="77777777" w:rsidTr="000E4CD6">
        <w:trPr>
          <w:gridAfter w:val="1"/>
          <w:wAfter w:w="10" w:type="dxa"/>
          <w:trHeight w:val="300"/>
        </w:trPr>
        <w:tc>
          <w:tcPr>
            <w:tcW w:w="1134" w:type="dxa"/>
            <w:noWrap/>
            <w:vAlign w:val="center"/>
            <w:hideMark/>
          </w:tcPr>
          <w:p w14:paraId="5C3B165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29100</w:t>
            </w:r>
          </w:p>
        </w:tc>
        <w:tc>
          <w:tcPr>
            <w:tcW w:w="6109" w:type="dxa"/>
            <w:noWrap/>
            <w:hideMark/>
          </w:tcPr>
          <w:p w14:paraId="61D5090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veículos a motor</w:t>
            </w:r>
          </w:p>
        </w:tc>
        <w:tc>
          <w:tcPr>
            <w:tcW w:w="2210" w:type="dxa"/>
          </w:tcPr>
          <w:p w14:paraId="44C75FC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3CFFDF0" w14:textId="77777777" w:rsidTr="000E4CD6">
        <w:trPr>
          <w:gridAfter w:val="1"/>
          <w:wAfter w:w="10" w:type="dxa"/>
          <w:trHeight w:val="300"/>
        </w:trPr>
        <w:tc>
          <w:tcPr>
            <w:tcW w:w="1134" w:type="dxa"/>
            <w:noWrap/>
            <w:vAlign w:val="center"/>
            <w:hideMark/>
          </w:tcPr>
          <w:p w14:paraId="05D21DE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29200</w:t>
            </w:r>
          </w:p>
        </w:tc>
        <w:tc>
          <w:tcPr>
            <w:tcW w:w="6109" w:type="dxa"/>
            <w:noWrap/>
            <w:hideMark/>
          </w:tcPr>
          <w:p w14:paraId="68D16D9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carroçarias para veículos a motor, reboques e semirreboques</w:t>
            </w:r>
          </w:p>
        </w:tc>
        <w:tc>
          <w:tcPr>
            <w:tcW w:w="2210" w:type="dxa"/>
          </w:tcPr>
          <w:p w14:paraId="4566622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28A8BD7" w14:textId="77777777" w:rsidTr="000E4CD6">
        <w:trPr>
          <w:gridAfter w:val="1"/>
          <w:wAfter w:w="10" w:type="dxa"/>
          <w:trHeight w:val="300"/>
        </w:trPr>
        <w:tc>
          <w:tcPr>
            <w:tcW w:w="1134" w:type="dxa"/>
            <w:noWrap/>
            <w:vAlign w:val="center"/>
            <w:hideMark/>
          </w:tcPr>
          <w:p w14:paraId="5D4D812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29310</w:t>
            </w:r>
          </w:p>
        </w:tc>
        <w:tc>
          <w:tcPr>
            <w:tcW w:w="6109" w:type="dxa"/>
            <w:noWrap/>
            <w:hideMark/>
          </w:tcPr>
          <w:p w14:paraId="0160B26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equipamento elétrico e eletrónico para veículos a motor</w:t>
            </w:r>
          </w:p>
        </w:tc>
        <w:tc>
          <w:tcPr>
            <w:tcW w:w="2210" w:type="dxa"/>
          </w:tcPr>
          <w:p w14:paraId="75A7D45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3F377C7" w14:textId="77777777" w:rsidTr="000E4CD6">
        <w:trPr>
          <w:gridAfter w:val="1"/>
          <w:wAfter w:w="10" w:type="dxa"/>
          <w:trHeight w:val="300"/>
        </w:trPr>
        <w:tc>
          <w:tcPr>
            <w:tcW w:w="1134" w:type="dxa"/>
            <w:noWrap/>
            <w:vAlign w:val="center"/>
            <w:hideMark/>
          </w:tcPr>
          <w:p w14:paraId="582381F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29320</w:t>
            </w:r>
          </w:p>
        </w:tc>
        <w:tc>
          <w:tcPr>
            <w:tcW w:w="6109" w:type="dxa"/>
            <w:noWrap/>
            <w:hideMark/>
          </w:tcPr>
          <w:p w14:paraId="653D7F7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componentes e acessórios para veículos a motor</w:t>
            </w:r>
          </w:p>
        </w:tc>
        <w:tc>
          <w:tcPr>
            <w:tcW w:w="2210" w:type="dxa"/>
          </w:tcPr>
          <w:p w14:paraId="034F4AC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Todas </w:t>
            </w:r>
          </w:p>
        </w:tc>
      </w:tr>
      <w:tr w:rsidR="00063A67" w:rsidRPr="00FC7A70" w14:paraId="7B52AEC1" w14:textId="77777777" w:rsidTr="000E4CD6">
        <w:trPr>
          <w:trHeight w:val="300"/>
        </w:trPr>
        <w:tc>
          <w:tcPr>
            <w:tcW w:w="9463" w:type="dxa"/>
            <w:gridSpan w:val="4"/>
            <w:noWrap/>
          </w:tcPr>
          <w:p w14:paraId="7E46C07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63CA8304" w14:textId="77777777" w:rsidTr="000E4CD6">
        <w:trPr>
          <w:trHeight w:val="300"/>
        </w:trPr>
        <w:tc>
          <w:tcPr>
            <w:tcW w:w="9463" w:type="dxa"/>
            <w:gridSpan w:val="4"/>
            <w:noWrap/>
          </w:tcPr>
          <w:p w14:paraId="2E07295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30 — Fabricação de outro equipamento de transporte</w:t>
            </w:r>
          </w:p>
        </w:tc>
      </w:tr>
      <w:tr w:rsidR="00063A67" w:rsidRPr="00FC7A70" w14:paraId="37687E70" w14:textId="77777777" w:rsidTr="000E4CD6">
        <w:trPr>
          <w:gridAfter w:val="1"/>
          <w:wAfter w:w="10" w:type="dxa"/>
          <w:trHeight w:val="300"/>
        </w:trPr>
        <w:tc>
          <w:tcPr>
            <w:tcW w:w="1134" w:type="dxa"/>
            <w:noWrap/>
            <w:vAlign w:val="center"/>
            <w:hideMark/>
          </w:tcPr>
          <w:p w14:paraId="6B110D1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30111</w:t>
            </w:r>
          </w:p>
        </w:tc>
        <w:tc>
          <w:tcPr>
            <w:tcW w:w="6109" w:type="dxa"/>
            <w:noWrap/>
            <w:hideMark/>
          </w:tcPr>
          <w:p w14:paraId="082F0C2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Construção de embarcações metálicas e estruturas flutuantes civis, exceto de recreio e desporto</w:t>
            </w:r>
          </w:p>
        </w:tc>
        <w:tc>
          <w:tcPr>
            <w:tcW w:w="2210" w:type="dxa"/>
          </w:tcPr>
          <w:p w14:paraId="0FF14EC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EAD6B9F" w14:textId="77777777" w:rsidTr="000E4CD6">
        <w:trPr>
          <w:gridAfter w:val="1"/>
          <w:wAfter w:w="10" w:type="dxa"/>
          <w:trHeight w:val="300"/>
        </w:trPr>
        <w:tc>
          <w:tcPr>
            <w:tcW w:w="1134" w:type="dxa"/>
            <w:noWrap/>
            <w:vAlign w:val="center"/>
            <w:hideMark/>
          </w:tcPr>
          <w:p w14:paraId="3EC76D7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30112</w:t>
            </w:r>
          </w:p>
        </w:tc>
        <w:tc>
          <w:tcPr>
            <w:tcW w:w="6109" w:type="dxa"/>
            <w:noWrap/>
            <w:hideMark/>
          </w:tcPr>
          <w:p w14:paraId="03BF8C2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Construção de embarcações não metálicas civis, exceto de recreio e desporto</w:t>
            </w:r>
          </w:p>
        </w:tc>
        <w:tc>
          <w:tcPr>
            <w:tcW w:w="2210" w:type="dxa"/>
          </w:tcPr>
          <w:p w14:paraId="667196A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617FE68" w14:textId="77777777" w:rsidTr="000E4CD6">
        <w:trPr>
          <w:gridAfter w:val="1"/>
          <w:wAfter w:w="10" w:type="dxa"/>
          <w:trHeight w:val="300"/>
        </w:trPr>
        <w:tc>
          <w:tcPr>
            <w:tcW w:w="1134" w:type="dxa"/>
            <w:noWrap/>
            <w:vAlign w:val="center"/>
            <w:hideMark/>
          </w:tcPr>
          <w:p w14:paraId="4E067C4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30120</w:t>
            </w:r>
          </w:p>
        </w:tc>
        <w:tc>
          <w:tcPr>
            <w:tcW w:w="6109" w:type="dxa"/>
            <w:noWrap/>
            <w:hideMark/>
          </w:tcPr>
          <w:p w14:paraId="69DA1DC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Construção de embarcações de recreio e desporto</w:t>
            </w:r>
          </w:p>
        </w:tc>
        <w:tc>
          <w:tcPr>
            <w:tcW w:w="2210" w:type="dxa"/>
          </w:tcPr>
          <w:p w14:paraId="6FB6779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81C9B48" w14:textId="77777777" w:rsidTr="000E4CD6">
        <w:trPr>
          <w:gridAfter w:val="1"/>
          <w:wAfter w:w="10" w:type="dxa"/>
          <w:trHeight w:val="300"/>
        </w:trPr>
        <w:tc>
          <w:tcPr>
            <w:tcW w:w="1134" w:type="dxa"/>
            <w:noWrap/>
            <w:vAlign w:val="center"/>
            <w:hideMark/>
          </w:tcPr>
          <w:p w14:paraId="2187A82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30130</w:t>
            </w:r>
          </w:p>
        </w:tc>
        <w:tc>
          <w:tcPr>
            <w:tcW w:w="6109" w:type="dxa"/>
            <w:noWrap/>
            <w:hideMark/>
          </w:tcPr>
          <w:p w14:paraId="6C49FDB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Construção de navios e embarcações militares</w:t>
            </w:r>
          </w:p>
        </w:tc>
        <w:tc>
          <w:tcPr>
            <w:tcW w:w="2210" w:type="dxa"/>
          </w:tcPr>
          <w:p w14:paraId="6D97156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485B5DE" w14:textId="77777777" w:rsidTr="000E4CD6">
        <w:trPr>
          <w:gridAfter w:val="1"/>
          <w:wAfter w:w="10" w:type="dxa"/>
          <w:trHeight w:val="300"/>
        </w:trPr>
        <w:tc>
          <w:tcPr>
            <w:tcW w:w="1134" w:type="dxa"/>
            <w:noWrap/>
            <w:vAlign w:val="center"/>
            <w:hideMark/>
          </w:tcPr>
          <w:p w14:paraId="5C7E000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30200</w:t>
            </w:r>
          </w:p>
        </w:tc>
        <w:tc>
          <w:tcPr>
            <w:tcW w:w="6109" w:type="dxa"/>
            <w:noWrap/>
            <w:hideMark/>
          </w:tcPr>
          <w:p w14:paraId="68D41BC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circulante para caminhos de ferro</w:t>
            </w:r>
          </w:p>
        </w:tc>
        <w:tc>
          <w:tcPr>
            <w:tcW w:w="2210" w:type="dxa"/>
          </w:tcPr>
          <w:p w14:paraId="2C3B931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96955F2" w14:textId="77777777" w:rsidTr="000E4CD6">
        <w:trPr>
          <w:gridAfter w:val="1"/>
          <w:wAfter w:w="10" w:type="dxa"/>
          <w:trHeight w:val="300"/>
        </w:trPr>
        <w:tc>
          <w:tcPr>
            <w:tcW w:w="1134" w:type="dxa"/>
            <w:noWrap/>
            <w:vAlign w:val="center"/>
            <w:hideMark/>
          </w:tcPr>
          <w:p w14:paraId="189EAC1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30310</w:t>
            </w:r>
          </w:p>
        </w:tc>
        <w:tc>
          <w:tcPr>
            <w:tcW w:w="6109" w:type="dxa"/>
            <w:noWrap/>
            <w:hideMark/>
          </w:tcPr>
          <w:p w14:paraId="1A3CA8C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aeronaves e veículos espaciais civis e equipamento relacionado</w:t>
            </w:r>
          </w:p>
        </w:tc>
        <w:tc>
          <w:tcPr>
            <w:tcW w:w="2210" w:type="dxa"/>
          </w:tcPr>
          <w:p w14:paraId="24248E0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6EB47D" w14:textId="77777777" w:rsidTr="000E4CD6">
        <w:trPr>
          <w:gridAfter w:val="1"/>
          <w:wAfter w:w="10" w:type="dxa"/>
          <w:trHeight w:val="300"/>
        </w:trPr>
        <w:tc>
          <w:tcPr>
            <w:tcW w:w="1134" w:type="dxa"/>
            <w:noWrap/>
            <w:vAlign w:val="center"/>
            <w:hideMark/>
          </w:tcPr>
          <w:p w14:paraId="4912EF9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30320</w:t>
            </w:r>
          </w:p>
        </w:tc>
        <w:tc>
          <w:tcPr>
            <w:tcW w:w="6109" w:type="dxa"/>
            <w:noWrap/>
            <w:hideMark/>
          </w:tcPr>
          <w:p w14:paraId="767F5DE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aeronaves e veículos espaciais militares e equipamento relacionado</w:t>
            </w:r>
          </w:p>
        </w:tc>
        <w:tc>
          <w:tcPr>
            <w:tcW w:w="2210" w:type="dxa"/>
          </w:tcPr>
          <w:p w14:paraId="0F42818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ADF1E38" w14:textId="77777777" w:rsidTr="000E4CD6">
        <w:trPr>
          <w:gridAfter w:val="1"/>
          <w:wAfter w:w="10" w:type="dxa"/>
          <w:trHeight w:val="300"/>
        </w:trPr>
        <w:tc>
          <w:tcPr>
            <w:tcW w:w="1134" w:type="dxa"/>
            <w:noWrap/>
            <w:vAlign w:val="center"/>
            <w:hideMark/>
          </w:tcPr>
          <w:p w14:paraId="030EE09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30400</w:t>
            </w:r>
          </w:p>
        </w:tc>
        <w:tc>
          <w:tcPr>
            <w:tcW w:w="6109" w:type="dxa"/>
            <w:noWrap/>
            <w:hideMark/>
          </w:tcPr>
          <w:p w14:paraId="6CCB287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veículos militares de combate</w:t>
            </w:r>
          </w:p>
        </w:tc>
        <w:tc>
          <w:tcPr>
            <w:tcW w:w="2210" w:type="dxa"/>
          </w:tcPr>
          <w:p w14:paraId="48DC6A1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B76218E" w14:textId="77777777" w:rsidTr="000E4CD6">
        <w:trPr>
          <w:gridAfter w:val="1"/>
          <w:wAfter w:w="10" w:type="dxa"/>
          <w:trHeight w:val="300"/>
        </w:trPr>
        <w:tc>
          <w:tcPr>
            <w:tcW w:w="1134" w:type="dxa"/>
            <w:noWrap/>
            <w:vAlign w:val="center"/>
            <w:hideMark/>
          </w:tcPr>
          <w:p w14:paraId="6C971BB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30910</w:t>
            </w:r>
          </w:p>
        </w:tc>
        <w:tc>
          <w:tcPr>
            <w:tcW w:w="6109" w:type="dxa"/>
            <w:noWrap/>
            <w:hideMark/>
          </w:tcPr>
          <w:p w14:paraId="7C0F1F5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motociclos</w:t>
            </w:r>
          </w:p>
        </w:tc>
        <w:tc>
          <w:tcPr>
            <w:tcW w:w="2210" w:type="dxa"/>
          </w:tcPr>
          <w:p w14:paraId="6B32EB3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568BC6E" w14:textId="77777777" w:rsidTr="000E4CD6">
        <w:trPr>
          <w:gridAfter w:val="1"/>
          <w:wAfter w:w="10" w:type="dxa"/>
          <w:trHeight w:val="300"/>
        </w:trPr>
        <w:tc>
          <w:tcPr>
            <w:tcW w:w="1134" w:type="dxa"/>
            <w:noWrap/>
            <w:vAlign w:val="center"/>
            <w:hideMark/>
          </w:tcPr>
          <w:p w14:paraId="1DF1FB3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30920</w:t>
            </w:r>
          </w:p>
        </w:tc>
        <w:tc>
          <w:tcPr>
            <w:tcW w:w="6109" w:type="dxa"/>
            <w:noWrap/>
            <w:hideMark/>
          </w:tcPr>
          <w:p w14:paraId="673F0A0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bicicletas e de veículos para inválidos</w:t>
            </w:r>
          </w:p>
        </w:tc>
        <w:tc>
          <w:tcPr>
            <w:tcW w:w="2210" w:type="dxa"/>
          </w:tcPr>
          <w:p w14:paraId="787180D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98175E4" w14:textId="77777777" w:rsidTr="000E4CD6">
        <w:trPr>
          <w:gridAfter w:val="1"/>
          <w:wAfter w:w="10" w:type="dxa"/>
          <w:trHeight w:val="300"/>
        </w:trPr>
        <w:tc>
          <w:tcPr>
            <w:tcW w:w="1134" w:type="dxa"/>
            <w:noWrap/>
            <w:vAlign w:val="center"/>
            <w:hideMark/>
          </w:tcPr>
          <w:p w14:paraId="0E11996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30990</w:t>
            </w:r>
          </w:p>
        </w:tc>
        <w:tc>
          <w:tcPr>
            <w:tcW w:w="6109" w:type="dxa"/>
            <w:noWrap/>
            <w:hideMark/>
          </w:tcPr>
          <w:p w14:paraId="543715A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 equipamento de transporte, n.e.</w:t>
            </w:r>
          </w:p>
        </w:tc>
        <w:tc>
          <w:tcPr>
            <w:tcW w:w="2210" w:type="dxa"/>
          </w:tcPr>
          <w:p w14:paraId="60459C1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01A0645" w14:textId="77777777" w:rsidTr="000E4CD6">
        <w:trPr>
          <w:trHeight w:val="300"/>
        </w:trPr>
        <w:tc>
          <w:tcPr>
            <w:tcW w:w="9463" w:type="dxa"/>
            <w:gridSpan w:val="4"/>
            <w:noWrap/>
          </w:tcPr>
          <w:p w14:paraId="2694A8B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56F50ED5" w14:textId="77777777" w:rsidTr="000E4CD6">
        <w:trPr>
          <w:trHeight w:val="300"/>
        </w:trPr>
        <w:tc>
          <w:tcPr>
            <w:tcW w:w="9463" w:type="dxa"/>
            <w:gridSpan w:val="4"/>
            <w:noWrap/>
          </w:tcPr>
          <w:p w14:paraId="716F53F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31 — Fabricação de mobiliário</w:t>
            </w:r>
          </w:p>
        </w:tc>
      </w:tr>
      <w:tr w:rsidR="00063A67" w:rsidRPr="00FC7A70" w14:paraId="4A870972" w14:textId="77777777" w:rsidTr="000E4CD6">
        <w:trPr>
          <w:gridAfter w:val="1"/>
          <w:wAfter w:w="10" w:type="dxa"/>
          <w:trHeight w:val="300"/>
        </w:trPr>
        <w:tc>
          <w:tcPr>
            <w:tcW w:w="1134" w:type="dxa"/>
            <w:noWrap/>
            <w:vAlign w:val="center"/>
            <w:hideMark/>
          </w:tcPr>
          <w:p w14:paraId="1246F4F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31001</w:t>
            </w:r>
          </w:p>
        </w:tc>
        <w:tc>
          <w:tcPr>
            <w:tcW w:w="6109" w:type="dxa"/>
            <w:noWrap/>
            <w:hideMark/>
          </w:tcPr>
          <w:p w14:paraId="4731988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mobiliário para escritório e comércio</w:t>
            </w:r>
          </w:p>
        </w:tc>
        <w:tc>
          <w:tcPr>
            <w:tcW w:w="2210" w:type="dxa"/>
          </w:tcPr>
          <w:p w14:paraId="54B54E3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876CE8D" w14:textId="77777777" w:rsidTr="000E4CD6">
        <w:trPr>
          <w:gridAfter w:val="1"/>
          <w:wAfter w:w="10" w:type="dxa"/>
          <w:trHeight w:val="300"/>
        </w:trPr>
        <w:tc>
          <w:tcPr>
            <w:tcW w:w="1134" w:type="dxa"/>
            <w:noWrap/>
            <w:vAlign w:val="center"/>
            <w:hideMark/>
          </w:tcPr>
          <w:p w14:paraId="3982365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31002</w:t>
            </w:r>
          </w:p>
        </w:tc>
        <w:tc>
          <w:tcPr>
            <w:tcW w:w="6109" w:type="dxa"/>
            <w:noWrap/>
            <w:hideMark/>
          </w:tcPr>
          <w:p w14:paraId="536BEFA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mobiliário de cozinha</w:t>
            </w:r>
          </w:p>
        </w:tc>
        <w:tc>
          <w:tcPr>
            <w:tcW w:w="2210" w:type="dxa"/>
          </w:tcPr>
          <w:p w14:paraId="6ED625D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EFB2F53" w14:textId="77777777" w:rsidTr="000E4CD6">
        <w:trPr>
          <w:gridAfter w:val="1"/>
          <w:wAfter w:w="10" w:type="dxa"/>
          <w:trHeight w:val="300"/>
        </w:trPr>
        <w:tc>
          <w:tcPr>
            <w:tcW w:w="1134" w:type="dxa"/>
            <w:noWrap/>
            <w:vAlign w:val="center"/>
            <w:hideMark/>
          </w:tcPr>
          <w:p w14:paraId="70DEAD1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31003</w:t>
            </w:r>
          </w:p>
        </w:tc>
        <w:tc>
          <w:tcPr>
            <w:tcW w:w="6109" w:type="dxa"/>
            <w:noWrap/>
            <w:hideMark/>
          </w:tcPr>
          <w:p w14:paraId="29A3629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colchoaria</w:t>
            </w:r>
          </w:p>
        </w:tc>
        <w:tc>
          <w:tcPr>
            <w:tcW w:w="2210" w:type="dxa"/>
          </w:tcPr>
          <w:p w14:paraId="7C08F71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F0298E3" w14:textId="77777777" w:rsidTr="000E4CD6">
        <w:trPr>
          <w:gridAfter w:val="1"/>
          <w:wAfter w:w="10" w:type="dxa"/>
          <w:trHeight w:val="300"/>
        </w:trPr>
        <w:tc>
          <w:tcPr>
            <w:tcW w:w="1134" w:type="dxa"/>
            <w:noWrap/>
            <w:vAlign w:val="center"/>
            <w:hideMark/>
          </w:tcPr>
          <w:p w14:paraId="05536F9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31004</w:t>
            </w:r>
          </w:p>
        </w:tc>
        <w:tc>
          <w:tcPr>
            <w:tcW w:w="6109" w:type="dxa"/>
            <w:noWrap/>
            <w:hideMark/>
          </w:tcPr>
          <w:p w14:paraId="6CEC2DF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mobiliário de madeira para outros fins</w:t>
            </w:r>
          </w:p>
        </w:tc>
        <w:tc>
          <w:tcPr>
            <w:tcW w:w="2210" w:type="dxa"/>
          </w:tcPr>
          <w:p w14:paraId="3BAB8B0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FFF2410" w14:textId="77777777" w:rsidTr="000E4CD6">
        <w:trPr>
          <w:gridAfter w:val="1"/>
          <w:wAfter w:w="10" w:type="dxa"/>
          <w:trHeight w:val="300"/>
        </w:trPr>
        <w:tc>
          <w:tcPr>
            <w:tcW w:w="1134" w:type="dxa"/>
            <w:noWrap/>
            <w:vAlign w:val="center"/>
            <w:hideMark/>
          </w:tcPr>
          <w:p w14:paraId="61B01F8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31005</w:t>
            </w:r>
          </w:p>
        </w:tc>
        <w:tc>
          <w:tcPr>
            <w:tcW w:w="6109" w:type="dxa"/>
            <w:noWrap/>
            <w:hideMark/>
          </w:tcPr>
          <w:p w14:paraId="3CB6101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mobiliário metálico para outros fins</w:t>
            </w:r>
          </w:p>
        </w:tc>
        <w:tc>
          <w:tcPr>
            <w:tcW w:w="2210" w:type="dxa"/>
          </w:tcPr>
          <w:p w14:paraId="2F9486A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658FD21" w14:textId="77777777" w:rsidTr="000E4CD6">
        <w:trPr>
          <w:gridAfter w:val="1"/>
          <w:wAfter w:w="10" w:type="dxa"/>
          <w:trHeight w:val="300"/>
        </w:trPr>
        <w:tc>
          <w:tcPr>
            <w:tcW w:w="1134" w:type="dxa"/>
            <w:noWrap/>
            <w:vAlign w:val="center"/>
            <w:hideMark/>
          </w:tcPr>
          <w:p w14:paraId="2A1760C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31006</w:t>
            </w:r>
          </w:p>
        </w:tc>
        <w:tc>
          <w:tcPr>
            <w:tcW w:w="6109" w:type="dxa"/>
            <w:noWrap/>
            <w:hideMark/>
          </w:tcPr>
          <w:p w14:paraId="5DE808D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mobiliário de outros materiais para outros fins</w:t>
            </w:r>
          </w:p>
        </w:tc>
        <w:tc>
          <w:tcPr>
            <w:tcW w:w="2210" w:type="dxa"/>
          </w:tcPr>
          <w:p w14:paraId="29A8A89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90B48F5" w14:textId="77777777" w:rsidTr="000E4CD6">
        <w:trPr>
          <w:gridAfter w:val="1"/>
          <w:wAfter w:w="10" w:type="dxa"/>
          <w:trHeight w:val="300"/>
        </w:trPr>
        <w:tc>
          <w:tcPr>
            <w:tcW w:w="1134" w:type="dxa"/>
            <w:noWrap/>
            <w:vAlign w:val="center"/>
            <w:hideMark/>
          </w:tcPr>
          <w:p w14:paraId="5EF3A50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31007</w:t>
            </w:r>
          </w:p>
        </w:tc>
        <w:tc>
          <w:tcPr>
            <w:tcW w:w="6109" w:type="dxa"/>
            <w:noWrap/>
            <w:hideMark/>
          </w:tcPr>
          <w:p w14:paraId="440E75F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acabamento de mobiliário</w:t>
            </w:r>
          </w:p>
        </w:tc>
        <w:tc>
          <w:tcPr>
            <w:tcW w:w="2210" w:type="dxa"/>
          </w:tcPr>
          <w:p w14:paraId="79D0C46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D97C7E2" w14:textId="77777777" w:rsidTr="000E4CD6">
        <w:trPr>
          <w:trHeight w:val="300"/>
        </w:trPr>
        <w:tc>
          <w:tcPr>
            <w:tcW w:w="9463" w:type="dxa"/>
            <w:gridSpan w:val="4"/>
            <w:noWrap/>
          </w:tcPr>
          <w:p w14:paraId="20FAB8F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5C1C3839" w14:textId="77777777" w:rsidTr="000E4CD6">
        <w:trPr>
          <w:trHeight w:val="300"/>
        </w:trPr>
        <w:tc>
          <w:tcPr>
            <w:tcW w:w="9463" w:type="dxa"/>
            <w:gridSpan w:val="4"/>
            <w:noWrap/>
          </w:tcPr>
          <w:p w14:paraId="52DBFA4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32 — Outras indústrias transformadoras</w:t>
            </w:r>
          </w:p>
        </w:tc>
      </w:tr>
      <w:tr w:rsidR="00063A67" w:rsidRPr="00FC7A70" w14:paraId="07AB58F9" w14:textId="77777777" w:rsidTr="000E4CD6">
        <w:trPr>
          <w:gridAfter w:val="1"/>
          <w:wAfter w:w="10" w:type="dxa"/>
          <w:trHeight w:val="300"/>
        </w:trPr>
        <w:tc>
          <w:tcPr>
            <w:tcW w:w="1134" w:type="dxa"/>
            <w:noWrap/>
            <w:vAlign w:val="center"/>
            <w:hideMark/>
          </w:tcPr>
          <w:p w14:paraId="41A5CDC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32110</w:t>
            </w:r>
          </w:p>
        </w:tc>
        <w:tc>
          <w:tcPr>
            <w:tcW w:w="6109" w:type="dxa"/>
            <w:noWrap/>
            <w:hideMark/>
          </w:tcPr>
          <w:p w14:paraId="10D43AC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Cunhagem de moedas</w:t>
            </w:r>
          </w:p>
        </w:tc>
        <w:tc>
          <w:tcPr>
            <w:tcW w:w="2210" w:type="dxa"/>
          </w:tcPr>
          <w:p w14:paraId="38E015A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3CD3535" w14:textId="77777777" w:rsidTr="000E4CD6">
        <w:trPr>
          <w:gridAfter w:val="1"/>
          <w:wAfter w:w="10" w:type="dxa"/>
          <w:trHeight w:val="300"/>
        </w:trPr>
        <w:tc>
          <w:tcPr>
            <w:tcW w:w="1134" w:type="dxa"/>
            <w:noWrap/>
            <w:vAlign w:val="center"/>
            <w:hideMark/>
          </w:tcPr>
          <w:p w14:paraId="53810FD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32121</w:t>
            </w:r>
          </w:p>
        </w:tc>
        <w:tc>
          <w:tcPr>
            <w:tcW w:w="6109" w:type="dxa"/>
            <w:noWrap/>
            <w:hideMark/>
          </w:tcPr>
          <w:p w14:paraId="194A6F1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filigranas</w:t>
            </w:r>
          </w:p>
        </w:tc>
        <w:tc>
          <w:tcPr>
            <w:tcW w:w="2210" w:type="dxa"/>
          </w:tcPr>
          <w:p w14:paraId="5794D57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E0D468F" w14:textId="77777777" w:rsidTr="000E4CD6">
        <w:trPr>
          <w:gridAfter w:val="1"/>
          <w:wAfter w:w="10" w:type="dxa"/>
          <w:trHeight w:val="300"/>
        </w:trPr>
        <w:tc>
          <w:tcPr>
            <w:tcW w:w="1134" w:type="dxa"/>
            <w:noWrap/>
            <w:vAlign w:val="center"/>
            <w:hideMark/>
          </w:tcPr>
          <w:p w14:paraId="727EEDF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32122</w:t>
            </w:r>
          </w:p>
        </w:tc>
        <w:tc>
          <w:tcPr>
            <w:tcW w:w="6109" w:type="dxa"/>
            <w:noWrap/>
            <w:hideMark/>
          </w:tcPr>
          <w:p w14:paraId="0A7C3A6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joalharia e de outros artigos de ourivesaria</w:t>
            </w:r>
          </w:p>
        </w:tc>
        <w:tc>
          <w:tcPr>
            <w:tcW w:w="2210" w:type="dxa"/>
          </w:tcPr>
          <w:p w14:paraId="5AD87BA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87A0849" w14:textId="77777777" w:rsidTr="000E4CD6">
        <w:trPr>
          <w:gridAfter w:val="1"/>
          <w:wAfter w:w="10" w:type="dxa"/>
          <w:trHeight w:val="300"/>
        </w:trPr>
        <w:tc>
          <w:tcPr>
            <w:tcW w:w="1134" w:type="dxa"/>
            <w:noWrap/>
            <w:vAlign w:val="center"/>
            <w:hideMark/>
          </w:tcPr>
          <w:p w14:paraId="1E58A3F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32123</w:t>
            </w:r>
          </w:p>
        </w:tc>
        <w:tc>
          <w:tcPr>
            <w:tcW w:w="6109" w:type="dxa"/>
            <w:noWrap/>
            <w:hideMark/>
          </w:tcPr>
          <w:p w14:paraId="4996B6D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Trabalho de diamantes e de outras pedras preciosas ou semipreciosas para joalharia e uso industrial</w:t>
            </w:r>
          </w:p>
        </w:tc>
        <w:tc>
          <w:tcPr>
            <w:tcW w:w="2210" w:type="dxa"/>
          </w:tcPr>
          <w:p w14:paraId="35F0F88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C06F30B" w14:textId="77777777" w:rsidTr="000E4CD6">
        <w:trPr>
          <w:gridAfter w:val="1"/>
          <w:wAfter w:w="10" w:type="dxa"/>
          <w:trHeight w:val="300"/>
        </w:trPr>
        <w:tc>
          <w:tcPr>
            <w:tcW w:w="1134" w:type="dxa"/>
            <w:noWrap/>
            <w:vAlign w:val="center"/>
            <w:hideMark/>
          </w:tcPr>
          <w:p w14:paraId="7C9CC4C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32130</w:t>
            </w:r>
          </w:p>
        </w:tc>
        <w:tc>
          <w:tcPr>
            <w:tcW w:w="6109" w:type="dxa"/>
            <w:noWrap/>
            <w:hideMark/>
          </w:tcPr>
          <w:p w14:paraId="2536655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bijutarias</w:t>
            </w:r>
          </w:p>
        </w:tc>
        <w:tc>
          <w:tcPr>
            <w:tcW w:w="2210" w:type="dxa"/>
          </w:tcPr>
          <w:p w14:paraId="32DB242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C606119" w14:textId="77777777" w:rsidTr="000E4CD6">
        <w:trPr>
          <w:gridAfter w:val="1"/>
          <w:wAfter w:w="10" w:type="dxa"/>
          <w:trHeight w:val="300"/>
        </w:trPr>
        <w:tc>
          <w:tcPr>
            <w:tcW w:w="1134" w:type="dxa"/>
            <w:noWrap/>
            <w:vAlign w:val="center"/>
            <w:hideMark/>
          </w:tcPr>
          <w:p w14:paraId="51A69EA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32200</w:t>
            </w:r>
          </w:p>
        </w:tc>
        <w:tc>
          <w:tcPr>
            <w:tcW w:w="6109" w:type="dxa"/>
            <w:noWrap/>
            <w:hideMark/>
          </w:tcPr>
          <w:p w14:paraId="002216B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instrumentos musicais</w:t>
            </w:r>
          </w:p>
        </w:tc>
        <w:tc>
          <w:tcPr>
            <w:tcW w:w="2210" w:type="dxa"/>
          </w:tcPr>
          <w:p w14:paraId="36CEF38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5649F1D" w14:textId="77777777" w:rsidTr="000E4CD6">
        <w:trPr>
          <w:gridAfter w:val="1"/>
          <w:wAfter w:w="10" w:type="dxa"/>
          <w:trHeight w:val="300"/>
        </w:trPr>
        <w:tc>
          <w:tcPr>
            <w:tcW w:w="1134" w:type="dxa"/>
            <w:noWrap/>
            <w:vAlign w:val="center"/>
            <w:hideMark/>
          </w:tcPr>
          <w:p w14:paraId="5879DE0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32300</w:t>
            </w:r>
          </w:p>
        </w:tc>
        <w:tc>
          <w:tcPr>
            <w:tcW w:w="6109" w:type="dxa"/>
            <w:noWrap/>
            <w:hideMark/>
          </w:tcPr>
          <w:p w14:paraId="5647027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artigos de desporto</w:t>
            </w:r>
          </w:p>
        </w:tc>
        <w:tc>
          <w:tcPr>
            <w:tcW w:w="2210" w:type="dxa"/>
          </w:tcPr>
          <w:p w14:paraId="7D356B5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18F8FD9" w14:textId="77777777" w:rsidTr="000E4CD6">
        <w:trPr>
          <w:gridAfter w:val="1"/>
          <w:wAfter w:w="10" w:type="dxa"/>
          <w:trHeight w:val="300"/>
        </w:trPr>
        <w:tc>
          <w:tcPr>
            <w:tcW w:w="1134" w:type="dxa"/>
            <w:noWrap/>
            <w:vAlign w:val="center"/>
            <w:hideMark/>
          </w:tcPr>
          <w:p w14:paraId="0038C43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32400</w:t>
            </w:r>
          </w:p>
        </w:tc>
        <w:tc>
          <w:tcPr>
            <w:tcW w:w="6109" w:type="dxa"/>
            <w:noWrap/>
            <w:hideMark/>
          </w:tcPr>
          <w:p w14:paraId="1CCC8A6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jogos e de brinquedos</w:t>
            </w:r>
          </w:p>
        </w:tc>
        <w:tc>
          <w:tcPr>
            <w:tcW w:w="2210" w:type="dxa"/>
          </w:tcPr>
          <w:p w14:paraId="6DE5BCF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2CB5793" w14:textId="77777777" w:rsidTr="000E4CD6">
        <w:trPr>
          <w:gridAfter w:val="1"/>
          <w:wAfter w:w="10" w:type="dxa"/>
          <w:trHeight w:val="300"/>
        </w:trPr>
        <w:tc>
          <w:tcPr>
            <w:tcW w:w="1134" w:type="dxa"/>
            <w:noWrap/>
            <w:vAlign w:val="center"/>
            <w:hideMark/>
          </w:tcPr>
          <w:p w14:paraId="1B8E472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32501</w:t>
            </w:r>
          </w:p>
        </w:tc>
        <w:tc>
          <w:tcPr>
            <w:tcW w:w="6109" w:type="dxa"/>
            <w:noWrap/>
            <w:hideMark/>
          </w:tcPr>
          <w:p w14:paraId="3C4D974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ótico oftálmico</w:t>
            </w:r>
          </w:p>
        </w:tc>
        <w:tc>
          <w:tcPr>
            <w:tcW w:w="2210" w:type="dxa"/>
          </w:tcPr>
          <w:p w14:paraId="07B0C03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D442318" w14:textId="77777777" w:rsidTr="000E4CD6">
        <w:trPr>
          <w:gridAfter w:val="1"/>
          <w:wAfter w:w="10" w:type="dxa"/>
          <w:trHeight w:val="300"/>
        </w:trPr>
        <w:tc>
          <w:tcPr>
            <w:tcW w:w="1134" w:type="dxa"/>
            <w:noWrap/>
            <w:vAlign w:val="center"/>
            <w:hideMark/>
          </w:tcPr>
          <w:p w14:paraId="6DEB687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32502</w:t>
            </w:r>
          </w:p>
        </w:tc>
        <w:tc>
          <w:tcPr>
            <w:tcW w:w="6109" w:type="dxa"/>
            <w:noWrap/>
            <w:hideMark/>
          </w:tcPr>
          <w:p w14:paraId="7B134A5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material ortopédico e próteses e de instrumentos médico-cirúrgicos</w:t>
            </w:r>
          </w:p>
        </w:tc>
        <w:tc>
          <w:tcPr>
            <w:tcW w:w="2210" w:type="dxa"/>
          </w:tcPr>
          <w:p w14:paraId="2E17AC9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5DB89F9" w14:textId="77777777" w:rsidTr="000E4CD6">
        <w:trPr>
          <w:gridAfter w:val="1"/>
          <w:wAfter w:w="10" w:type="dxa"/>
          <w:trHeight w:val="300"/>
        </w:trPr>
        <w:tc>
          <w:tcPr>
            <w:tcW w:w="1134" w:type="dxa"/>
            <w:noWrap/>
            <w:vAlign w:val="center"/>
            <w:hideMark/>
          </w:tcPr>
          <w:p w14:paraId="1A03498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32910</w:t>
            </w:r>
          </w:p>
        </w:tc>
        <w:tc>
          <w:tcPr>
            <w:tcW w:w="6109" w:type="dxa"/>
            <w:noWrap/>
            <w:hideMark/>
          </w:tcPr>
          <w:p w14:paraId="0B298D6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vassouras, escovas e pincéis</w:t>
            </w:r>
          </w:p>
        </w:tc>
        <w:tc>
          <w:tcPr>
            <w:tcW w:w="2210" w:type="dxa"/>
          </w:tcPr>
          <w:p w14:paraId="5422607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7AB254D" w14:textId="77777777" w:rsidTr="000E4CD6">
        <w:trPr>
          <w:gridAfter w:val="1"/>
          <w:wAfter w:w="10" w:type="dxa"/>
          <w:trHeight w:val="300"/>
        </w:trPr>
        <w:tc>
          <w:tcPr>
            <w:tcW w:w="1134" w:type="dxa"/>
            <w:noWrap/>
            <w:vAlign w:val="center"/>
            <w:hideMark/>
          </w:tcPr>
          <w:p w14:paraId="1249000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32991</w:t>
            </w:r>
          </w:p>
        </w:tc>
        <w:tc>
          <w:tcPr>
            <w:tcW w:w="6109" w:type="dxa"/>
            <w:noWrap/>
            <w:hideMark/>
          </w:tcPr>
          <w:p w14:paraId="15920B7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canetas, lápis e similares</w:t>
            </w:r>
          </w:p>
        </w:tc>
        <w:tc>
          <w:tcPr>
            <w:tcW w:w="2210" w:type="dxa"/>
          </w:tcPr>
          <w:p w14:paraId="1ECDC92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06BE47F" w14:textId="77777777" w:rsidTr="000E4CD6">
        <w:trPr>
          <w:gridAfter w:val="1"/>
          <w:wAfter w:w="10" w:type="dxa"/>
          <w:trHeight w:val="300"/>
        </w:trPr>
        <w:tc>
          <w:tcPr>
            <w:tcW w:w="1134" w:type="dxa"/>
            <w:noWrap/>
            <w:vAlign w:val="center"/>
            <w:hideMark/>
          </w:tcPr>
          <w:p w14:paraId="5BC2DB0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32992</w:t>
            </w:r>
          </w:p>
        </w:tc>
        <w:tc>
          <w:tcPr>
            <w:tcW w:w="6109" w:type="dxa"/>
            <w:noWrap/>
            <w:hideMark/>
          </w:tcPr>
          <w:p w14:paraId="5D59968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fechos de correr, botões e similares</w:t>
            </w:r>
          </w:p>
        </w:tc>
        <w:tc>
          <w:tcPr>
            <w:tcW w:w="2210" w:type="dxa"/>
          </w:tcPr>
          <w:p w14:paraId="50EF891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EACE317" w14:textId="77777777" w:rsidTr="000E4CD6">
        <w:trPr>
          <w:gridAfter w:val="1"/>
          <w:wAfter w:w="10" w:type="dxa"/>
          <w:trHeight w:val="300"/>
        </w:trPr>
        <w:tc>
          <w:tcPr>
            <w:tcW w:w="1134" w:type="dxa"/>
            <w:noWrap/>
            <w:vAlign w:val="center"/>
            <w:hideMark/>
          </w:tcPr>
          <w:p w14:paraId="1629902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32993</w:t>
            </w:r>
          </w:p>
        </w:tc>
        <w:tc>
          <w:tcPr>
            <w:tcW w:w="6109" w:type="dxa"/>
            <w:noWrap/>
            <w:hideMark/>
          </w:tcPr>
          <w:p w14:paraId="538B6AC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guarda-sóis e chapéus de chuva</w:t>
            </w:r>
          </w:p>
        </w:tc>
        <w:tc>
          <w:tcPr>
            <w:tcW w:w="2210" w:type="dxa"/>
          </w:tcPr>
          <w:p w14:paraId="268D1D6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F9822BE" w14:textId="77777777" w:rsidTr="000E4CD6">
        <w:trPr>
          <w:gridAfter w:val="1"/>
          <w:wAfter w:w="10" w:type="dxa"/>
          <w:trHeight w:val="300"/>
        </w:trPr>
        <w:tc>
          <w:tcPr>
            <w:tcW w:w="1134" w:type="dxa"/>
            <w:noWrap/>
            <w:vAlign w:val="center"/>
            <w:hideMark/>
          </w:tcPr>
          <w:p w14:paraId="19909C7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32994</w:t>
            </w:r>
          </w:p>
        </w:tc>
        <w:tc>
          <w:tcPr>
            <w:tcW w:w="6109" w:type="dxa"/>
            <w:noWrap/>
            <w:hideMark/>
          </w:tcPr>
          <w:p w14:paraId="5BCF09B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equipamento de proteção e segurança</w:t>
            </w:r>
          </w:p>
        </w:tc>
        <w:tc>
          <w:tcPr>
            <w:tcW w:w="2210" w:type="dxa"/>
          </w:tcPr>
          <w:p w14:paraId="30B3DFA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7FF13931" w14:textId="77777777" w:rsidTr="000E4CD6">
        <w:trPr>
          <w:gridAfter w:val="1"/>
          <w:wAfter w:w="10" w:type="dxa"/>
          <w:trHeight w:val="300"/>
        </w:trPr>
        <w:tc>
          <w:tcPr>
            <w:tcW w:w="1134" w:type="dxa"/>
            <w:noWrap/>
            <w:vAlign w:val="center"/>
            <w:hideMark/>
          </w:tcPr>
          <w:p w14:paraId="0A79D6C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32995</w:t>
            </w:r>
          </w:p>
        </w:tc>
        <w:tc>
          <w:tcPr>
            <w:tcW w:w="6109" w:type="dxa"/>
            <w:noWrap/>
            <w:hideMark/>
          </w:tcPr>
          <w:p w14:paraId="7F3043C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caixões mortuários em madeira</w:t>
            </w:r>
          </w:p>
        </w:tc>
        <w:tc>
          <w:tcPr>
            <w:tcW w:w="2210" w:type="dxa"/>
          </w:tcPr>
          <w:p w14:paraId="79A6680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6DB4469" w14:textId="77777777" w:rsidTr="000E4CD6">
        <w:trPr>
          <w:gridAfter w:val="1"/>
          <w:wAfter w:w="10" w:type="dxa"/>
          <w:trHeight w:val="300"/>
        </w:trPr>
        <w:tc>
          <w:tcPr>
            <w:tcW w:w="1134" w:type="dxa"/>
            <w:noWrap/>
            <w:vAlign w:val="center"/>
            <w:hideMark/>
          </w:tcPr>
          <w:p w14:paraId="642C019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32996</w:t>
            </w:r>
          </w:p>
        </w:tc>
        <w:tc>
          <w:tcPr>
            <w:tcW w:w="6109" w:type="dxa"/>
            <w:noWrap/>
            <w:hideMark/>
          </w:tcPr>
          <w:p w14:paraId="0746C4C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Outras indústrias transformadoras diversas, n.e.</w:t>
            </w:r>
          </w:p>
        </w:tc>
        <w:tc>
          <w:tcPr>
            <w:tcW w:w="2210" w:type="dxa"/>
          </w:tcPr>
          <w:p w14:paraId="7F3E6F98" w14:textId="15A1B8BC"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 com exclusão de:</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arte de trabalhar flores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secas; arte de trabalhar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miolo de figueira e similares;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arte de trabalhar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cascas de cebola,</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alho e similares; gravura</w:t>
            </w:r>
          </w:p>
          <w:p w14:paraId="18CC4554" w14:textId="694D5D31"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em metal; construção</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 maquetas;</w:t>
            </w:r>
          </w:p>
          <w:p w14:paraId="699F7EF7" w14:textId="11E61E01"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fazer abat-jours;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produção manual de perucas;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produção manual</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 flores artificiais; produção</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manual de adereços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e enfeites de festa;</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arte de trabalhar cera;</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arte de trabalhar osso,</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chifre e similares; arte</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 trabalhar conchas;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arte de trabalhar penas;</w:t>
            </w:r>
          </w:p>
          <w:p w14:paraId="1BB3AC07" w14:textId="011E4056"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trabalhar</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escamas de peixe; arte</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 trabalhar materiais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sintéticos; gnomónica</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(arte de construir relógios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 sol).</w:t>
            </w:r>
          </w:p>
        </w:tc>
      </w:tr>
      <w:tr w:rsidR="00063A67" w:rsidRPr="00FC7A70" w14:paraId="02CFB18F" w14:textId="77777777" w:rsidTr="000E4CD6">
        <w:trPr>
          <w:trHeight w:val="300"/>
        </w:trPr>
        <w:tc>
          <w:tcPr>
            <w:tcW w:w="9463" w:type="dxa"/>
            <w:gridSpan w:val="4"/>
            <w:noWrap/>
          </w:tcPr>
          <w:p w14:paraId="34DC4F0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1FF48B1D" w14:textId="77777777" w:rsidTr="000E4CD6">
        <w:trPr>
          <w:trHeight w:val="300"/>
        </w:trPr>
        <w:tc>
          <w:tcPr>
            <w:tcW w:w="9463" w:type="dxa"/>
            <w:gridSpan w:val="4"/>
            <w:noWrap/>
          </w:tcPr>
          <w:p w14:paraId="74DB666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33 — Reparação, manutenção e instalação de máquinas e equipamentos</w:t>
            </w:r>
          </w:p>
        </w:tc>
      </w:tr>
      <w:tr w:rsidR="00063A67" w:rsidRPr="00FC7A70" w14:paraId="1E75732D" w14:textId="77777777" w:rsidTr="000E4CD6">
        <w:trPr>
          <w:gridAfter w:val="1"/>
          <w:wAfter w:w="10" w:type="dxa"/>
          <w:trHeight w:val="300"/>
        </w:trPr>
        <w:tc>
          <w:tcPr>
            <w:tcW w:w="1134" w:type="dxa"/>
            <w:noWrap/>
            <w:vAlign w:val="center"/>
            <w:hideMark/>
          </w:tcPr>
          <w:p w14:paraId="03898E2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33110</w:t>
            </w:r>
          </w:p>
        </w:tc>
        <w:tc>
          <w:tcPr>
            <w:tcW w:w="6109" w:type="dxa"/>
            <w:noWrap/>
            <w:hideMark/>
          </w:tcPr>
          <w:p w14:paraId="4F1F7E5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produtos metálicos</w:t>
            </w:r>
          </w:p>
        </w:tc>
        <w:tc>
          <w:tcPr>
            <w:tcW w:w="2210" w:type="dxa"/>
          </w:tcPr>
          <w:p w14:paraId="063E48A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330E06C" w14:textId="77777777" w:rsidTr="000E4CD6">
        <w:trPr>
          <w:gridAfter w:val="1"/>
          <w:wAfter w:w="10" w:type="dxa"/>
          <w:trHeight w:val="300"/>
        </w:trPr>
        <w:tc>
          <w:tcPr>
            <w:tcW w:w="1134" w:type="dxa"/>
            <w:noWrap/>
            <w:vAlign w:val="center"/>
            <w:hideMark/>
          </w:tcPr>
          <w:p w14:paraId="1AD056A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33120</w:t>
            </w:r>
          </w:p>
        </w:tc>
        <w:tc>
          <w:tcPr>
            <w:tcW w:w="6109" w:type="dxa"/>
            <w:noWrap/>
            <w:hideMark/>
          </w:tcPr>
          <w:p w14:paraId="4598D4D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máquinas</w:t>
            </w:r>
          </w:p>
        </w:tc>
        <w:tc>
          <w:tcPr>
            <w:tcW w:w="2210" w:type="dxa"/>
          </w:tcPr>
          <w:p w14:paraId="132A920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56CCB1C" w14:textId="77777777" w:rsidTr="000E4CD6">
        <w:trPr>
          <w:gridAfter w:val="1"/>
          <w:wAfter w:w="10" w:type="dxa"/>
          <w:trHeight w:val="300"/>
        </w:trPr>
        <w:tc>
          <w:tcPr>
            <w:tcW w:w="1134" w:type="dxa"/>
            <w:noWrap/>
            <w:vAlign w:val="center"/>
            <w:hideMark/>
          </w:tcPr>
          <w:p w14:paraId="651E6CD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33130</w:t>
            </w:r>
          </w:p>
        </w:tc>
        <w:tc>
          <w:tcPr>
            <w:tcW w:w="6109" w:type="dxa"/>
            <w:noWrap/>
            <w:hideMark/>
          </w:tcPr>
          <w:p w14:paraId="5B41891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equipamento eletrónico e ótico</w:t>
            </w:r>
          </w:p>
        </w:tc>
        <w:tc>
          <w:tcPr>
            <w:tcW w:w="2210" w:type="dxa"/>
          </w:tcPr>
          <w:p w14:paraId="7C35C25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C040F86" w14:textId="77777777" w:rsidTr="000E4CD6">
        <w:trPr>
          <w:gridAfter w:val="1"/>
          <w:wAfter w:w="10" w:type="dxa"/>
          <w:trHeight w:val="300"/>
        </w:trPr>
        <w:tc>
          <w:tcPr>
            <w:tcW w:w="1134" w:type="dxa"/>
            <w:noWrap/>
            <w:vAlign w:val="center"/>
            <w:hideMark/>
          </w:tcPr>
          <w:p w14:paraId="29B8CCD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33140</w:t>
            </w:r>
          </w:p>
        </w:tc>
        <w:tc>
          <w:tcPr>
            <w:tcW w:w="6109" w:type="dxa"/>
            <w:noWrap/>
            <w:hideMark/>
          </w:tcPr>
          <w:p w14:paraId="319600A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equipamento elétrico</w:t>
            </w:r>
          </w:p>
        </w:tc>
        <w:tc>
          <w:tcPr>
            <w:tcW w:w="2210" w:type="dxa"/>
          </w:tcPr>
          <w:p w14:paraId="62A4169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52B6F7CE" w14:textId="77777777" w:rsidTr="000E4CD6">
        <w:trPr>
          <w:gridAfter w:val="1"/>
          <w:wAfter w:w="10" w:type="dxa"/>
          <w:trHeight w:val="300"/>
        </w:trPr>
        <w:tc>
          <w:tcPr>
            <w:tcW w:w="1134" w:type="dxa"/>
            <w:noWrap/>
            <w:vAlign w:val="center"/>
            <w:hideMark/>
          </w:tcPr>
          <w:p w14:paraId="52D4720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33150</w:t>
            </w:r>
          </w:p>
        </w:tc>
        <w:tc>
          <w:tcPr>
            <w:tcW w:w="6109" w:type="dxa"/>
            <w:noWrap/>
            <w:hideMark/>
          </w:tcPr>
          <w:p w14:paraId="3B26608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embarcações civis</w:t>
            </w:r>
          </w:p>
        </w:tc>
        <w:tc>
          <w:tcPr>
            <w:tcW w:w="2210" w:type="dxa"/>
          </w:tcPr>
          <w:p w14:paraId="4A524F3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06CD366" w14:textId="77777777" w:rsidTr="000E4CD6">
        <w:trPr>
          <w:gridAfter w:val="1"/>
          <w:wAfter w:w="10" w:type="dxa"/>
          <w:trHeight w:val="300"/>
        </w:trPr>
        <w:tc>
          <w:tcPr>
            <w:tcW w:w="1134" w:type="dxa"/>
            <w:noWrap/>
            <w:vAlign w:val="center"/>
            <w:hideMark/>
          </w:tcPr>
          <w:p w14:paraId="504D847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33160</w:t>
            </w:r>
          </w:p>
        </w:tc>
        <w:tc>
          <w:tcPr>
            <w:tcW w:w="6109" w:type="dxa"/>
            <w:noWrap/>
            <w:hideMark/>
          </w:tcPr>
          <w:p w14:paraId="48DF688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aeronaves e de veículos espaciais civis</w:t>
            </w:r>
          </w:p>
        </w:tc>
        <w:tc>
          <w:tcPr>
            <w:tcW w:w="2210" w:type="dxa"/>
          </w:tcPr>
          <w:p w14:paraId="3DBAC03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10345C73" w14:textId="77777777" w:rsidTr="000E4CD6">
        <w:trPr>
          <w:gridAfter w:val="1"/>
          <w:wAfter w:w="10" w:type="dxa"/>
          <w:trHeight w:val="300"/>
        </w:trPr>
        <w:tc>
          <w:tcPr>
            <w:tcW w:w="1134" w:type="dxa"/>
            <w:noWrap/>
            <w:vAlign w:val="center"/>
            <w:hideMark/>
          </w:tcPr>
          <w:p w14:paraId="29F6CC9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33170</w:t>
            </w:r>
          </w:p>
        </w:tc>
        <w:tc>
          <w:tcPr>
            <w:tcW w:w="6109" w:type="dxa"/>
            <w:noWrap/>
            <w:hideMark/>
          </w:tcPr>
          <w:p w14:paraId="7C13A33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outro equipamento de transporte civil</w:t>
            </w:r>
          </w:p>
        </w:tc>
        <w:tc>
          <w:tcPr>
            <w:tcW w:w="2210" w:type="dxa"/>
          </w:tcPr>
          <w:p w14:paraId="186906B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27D190F2" w14:textId="77777777" w:rsidTr="000E4CD6">
        <w:trPr>
          <w:gridAfter w:val="1"/>
          <w:wAfter w:w="10" w:type="dxa"/>
          <w:trHeight w:val="300"/>
        </w:trPr>
        <w:tc>
          <w:tcPr>
            <w:tcW w:w="1134" w:type="dxa"/>
            <w:noWrap/>
            <w:vAlign w:val="center"/>
          </w:tcPr>
          <w:p w14:paraId="43CB6EC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33180</w:t>
            </w:r>
          </w:p>
        </w:tc>
        <w:tc>
          <w:tcPr>
            <w:tcW w:w="6109" w:type="dxa"/>
            <w:noWrap/>
          </w:tcPr>
          <w:p w14:paraId="6E66DC8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veículos de combate, navios, embarcações, aeronaves e veículos espaciais militares</w:t>
            </w:r>
          </w:p>
        </w:tc>
        <w:tc>
          <w:tcPr>
            <w:tcW w:w="2210" w:type="dxa"/>
          </w:tcPr>
          <w:p w14:paraId="7B27255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4BD1049C" w14:textId="77777777" w:rsidTr="000E4CD6">
        <w:trPr>
          <w:gridAfter w:val="1"/>
          <w:wAfter w:w="10" w:type="dxa"/>
          <w:trHeight w:val="300"/>
        </w:trPr>
        <w:tc>
          <w:tcPr>
            <w:tcW w:w="1134" w:type="dxa"/>
            <w:noWrap/>
            <w:vAlign w:val="center"/>
          </w:tcPr>
          <w:p w14:paraId="2DB248E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33190</w:t>
            </w:r>
          </w:p>
        </w:tc>
        <w:tc>
          <w:tcPr>
            <w:tcW w:w="6109" w:type="dxa"/>
            <w:noWrap/>
          </w:tcPr>
          <w:p w14:paraId="2BA3166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Reparação e manutenção de outro equipamento</w:t>
            </w:r>
          </w:p>
        </w:tc>
        <w:tc>
          <w:tcPr>
            <w:tcW w:w="2210" w:type="dxa"/>
          </w:tcPr>
          <w:p w14:paraId="2A9FB43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30D16713" w14:textId="77777777" w:rsidTr="000E4CD6">
        <w:trPr>
          <w:gridAfter w:val="1"/>
          <w:wAfter w:w="10" w:type="dxa"/>
          <w:trHeight w:val="300"/>
        </w:trPr>
        <w:tc>
          <w:tcPr>
            <w:tcW w:w="1134" w:type="dxa"/>
            <w:noWrap/>
            <w:vAlign w:val="center"/>
          </w:tcPr>
          <w:p w14:paraId="2CAAA6B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33200</w:t>
            </w:r>
          </w:p>
        </w:tc>
        <w:tc>
          <w:tcPr>
            <w:tcW w:w="6109" w:type="dxa"/>
            <w:noWrap/>
          </w:tcPr>
          <w:p w14:paraId="29CAB6B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Instalação de máquinas e de equipamentos industriais</w:t>
            </w:r>
          </w:p>
        </w:tc>
        <w:tc>
          <w:tcPr>
            <w:tcW w:w="2210" w:type="dxa"/>
          </w:tcPr>
          <w:p w14:paraId="60D0441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06068A04" w14:textId="77777777" w:rsidTr="000E4CD6">
        <w:trPr>
          <w:trHeight w:val="300"/>
        </w:trPr>
        <w:tc>
          <w:tcPr>
            <w:tcW w:w="9463" w:type="dxa"/>
            <w:gridSpan w:val="4"/>
            <w:noWrap/>
          </w:tcPr>
          <w:p w14:paraId="6C6BFE4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6DF26AE3" w14:textId="77777777" w:rsidTr="000E4CD6">
        <w:trPr>
          <w:trHeight w:val="300"/>
        </w:trPr>
        <w:tc>
          <w:tcPr>
            <w:tcW w:w="9463" w:type="dxa"/>
            <w:gridSpan w:val="4"/>
            <w:noWrap/>
          </w:tcPr>
          <w:p w14:paraId="43E9732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35 — Produção e distribuição de eletricidade, gás, vapor e ar condicionado</w:t>
            </w:r>
          </w:p>
        </w:tc>
      </w:tr>
      <w:tr w:rsidR="00063A67" w:rsidRPr="00FC7A70" w14:paraId="38DA49AA" w14:textId="77777777" w:rsidTr="000E4CD6">
        <w:trPr>
          <w:gridAfter w:val="1"/>
          <w:wAfter w:w="10" w:type="dxa"/>
          <w:trHeight w:val="300"/>
        </w:trPr>
        <w:tc>
          <w:tcPr>
            <w:tcW w:w="1134" w:type="dxa"/>
            <w:noWrap/>
            <w:vAlign w:val="center"/>
          </w:tcPr>
          <w:p w14:paraId="313C965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35302</w:t>
            </w:r>
          </w:p>
        </w:tc>
        <w:tc>
          <w:tcPr>
            <w:tcW w:w="6109" w:type="dxa"/>
            <w:noWrap/>
          </w:tcPr>
          <w:p w14:paraId="7C6063F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gelo</w:t>
            </w:r>
          </w:p>
        </w:tc>
        <w:tc>
          <w:tcPr>
            <w:tcW w:w="2210" w:type="dxa"/>
          </w:tcPr>
          <w:p w14:paraId="18E8DFB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Todas</w:t>
            </w:r>
          </w:p>
        </w:tc>
      </w:tr>
      <w:tr w:rsidR="00063A67" w:rsidRPr="00FC7A70" w14:paraId="6AD55550" w14:textId="77777777" w:rsidTr="000E4CD6">
        <w:trPr>
          <w:trHeight w:val="300"/>
        </w:trPr>
        <w:tc>
          <w:tcPr>
            <w:tcW w:w="9463" w:type="dxa"/>
            <w:gridSpan w:val="4"/>
            <w:noWrap/>
          </w:tcPr>
          <w:p w14:paraId="2948D9B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p>
        </w:tc>
      </w:tr>
      <w:tr w:rsidR="00063A67" w:rsidRPr="00FC7A70" w14:paraId="7164B1A1" w14:textId="77777777" w:rsidTr="000E4CD6">
        <w:trPr>
          <w:trHeight w:val="300"/>
        </w:trPr>
        <w:tc>
          <w:tcPr>
            <w:tcW w:w="9463" w:type="dxa"/>
            <w:gridSpan w:val="4"/>
            <w:noWrap/>
          </w:tcPr>
          <w:p w14:paraId="1536C65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Divisão 56 — Restauração.</w:t>
            </w:r>
          </w:p>
        </w:tc>
      </w:tr>
      <w:tr w:rsidR="00063A67" w:rsidRPr="00FC7A70" w14:paraId="47C4197F" w14:textId="77777777" w:rsidTr="000E4CD6">
        <w:trPr>
          <w:gridAfter w:val="1"/>
          <w:wAfter w:w="10" w:type="dxa"/>
          <w:trHeight w:val="300"/>
        </w:trPr>
        <w:tc>
          <w:tcPr>
            <w:tcW w:w="1134" w:type="dxa"/>
            <w:noWrap/>
            <w:vAlign w:val="center"/>
          </w:tcPr>
          <w:p w14:paraId="3EFF512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56210</w:t>
            </w:r>
          </w:p>
        </w:tc>
        <w:tc>
          <w:tcPr>
            <w:tcW w:w="6109" w:type="dxa"/>
            <w:noWrap/>
          </w:tcPr>
          <w:p w14:paraId="63D8C26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Fornecimento de refeições para eventos</w:t>
            </w:r>
          </w:p>
        </w:tc>
        <w:tc>
          <w:tcPr>
            <w:tcW w:w="2210" w:type="dxa"/>
          </w:tcPr>
          <w:p w14:paraId="10C09941" w14:textId="66B16EBA"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Apenas quando o local de</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preparação das refeições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não é o local onde</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decorrem os eventos</w:t>
            </w:r>
          </w:p>
        </w:tc>
      </w:tr>
      <w:tr w:rsidR="00063A67" w:rsidRPr="00FC7A70" w14:paraId="091535C5" w14:textId="77777777" w:rsidTr="000E4CD6">
        <w:trPr>
          <w:gridAfter w:val="1"/>
          <w:wAfter w:w="10" w:type="dxa"/>
          <w:trHeight w:val="300"/>
        </w:trPr>
        <w:tc>
          <w:tcPr>
            <w:tcW w:w="1134" w:type="dxa"/>
            <w:noWrap/>
            <w:vAlign w:val="center"/>
          </w:tcPr>
          <w:p w14:paraId="4912F08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56220</w:t>
            </w:r>
          </w:p>
        </w:tc>
        <w:tc>
          <w:tcPr>
            <w:tcW w:w="6109" w:type="dxa"/>
            <w:noWrap/>
          </w:tcPr>
          <w:p w14:paraId="76A2719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serviço de fornecimento de refeições por contrato e outras atividades de serviços de alimentação</w:t>
            </w:r>
          </w:p>
        </w:tc>
        <w:tc>
          <w:tcPr>
            <w:tcW w:w="2210" w:type="dxa"/>
          </w:tcPr>
          <w:p w14:paraId="698E09A7" w14:textId="46969B04"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Apenas atividade de preparação</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de refeições</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para fornecimento e</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consumo em local distinto</w:t>
            </w:r>
            <w:r w:rsidR="00952EAA" w:rsidRPr="00FC7A70">
              <w:rPr>
                <w:rFonts w:ascii="Garamond" w:eastAsia="Times New Roman" w:hAnsi="Garamond" w:cs="Times New Roman"/>
                <w:color w:val="000000" w:themeColor="text1"/>
                <w:kern w:val="0"/>
                <w:szCs w:val="24"/>
                <w:lang w:eastAsia="pt-PT"/>
                <w14:ligatures w14:val="none"/>
              </w:rPr>
              <w:t xml:space="preserve"> </w:t>
            </w:r>
            <w:r w:rsidRPr="00FC7A70">
              <w:rPr>
                <w:rFonts w:ascii="Garamond" w:eastAsia="Times New Roman" w:hAnsi="Garamond" w:cs="Times New Roman"/>
                <w:color w:val="000000" w:themeColor="text1"/>
                <w:kern w:val="0"/>
                <w:szCs w:val="24"/>
                <w:lang w:eastAsia="pt-PT"/>
                <w14:ligatures w14:val="none"/>
              </w:rPr>
              <w:t>do local de preparação.</w:t>
            </w:r>
          </w:p>
        </w:tc>
      </w:tr>
    </w:tbl>
    <w:p w14:paraId="0DBC81D7" w14:textId="77777777" w:rsidR="00063A67" w:rsidRPr="00FC7A70" w:rsidRDefault="00063A67" w:rsidP="00DF7BBF">
      <w:pPr>
        <w:widowControl w:val="0"/>
        <w:spacing w:after="120"/>
        <w:rPr>
          <w:rFonts w:ascii="Garamond" w:hAnsi="Garamond"/>
          <w:color w:val="000000" w:themeColor="text1"/>
          <w:szCs w:val="24"/>
        </w:rPr>
      </w:pPr>
    </w:p>
    <w:p w14:paraId="13CDBC39"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Parte 2-A</w:t>
      </w:r>
    </w:p>
    <w:p w14:paraId="56BA8323"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Estabelecimentos industriais com potência elétrica contratada não superior a 15 kVA e potência térmica não superior a 4 x 105 kJ/h, onde são exercidas, a título individual ou em microempresa até cinco trabalhadores, as atividades expressamente identificadas no quadro seguinte, com indicação da subclasse na Classificação Portuguesa das Atividades Económicas (CAE - rev. 4).</w:t>
      </w:r>
    </w:p>
    <w:p w14:paraId="4C45CAE7"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Os valores anuais de produção estabelecidos para a atividade exercida a título individual ou em microempresa constituem um limite máximo cuja superação determina a exclusão da atividade em causa desta categoria.</w:t>
      </w:r>
    </w:p>
    <w:p w14:paraId="2C85DD0E"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Considera-se para efeitos da determinação da potência elétrica, os coeficientes de equivalência descritos no anexo IV.</w:t>
      </w:r>
    </w:p>
    <w:p w14:paraId="267E3376" w14:textId="77777777" w:rsidR="00063A67" w:rsidRPr="00FC7A70" w:rsidRDefault="00063A67" w:rsidP="00DF7BBF">
      <w:pPr>
        <w:widowControl w:val="0"/>
        <w:spacing w:after="120"/>
        <w:rPr>
          <w:rFonts w:ascii="Garamond" w:hAnsi="Garamond"/>
          <w:color w:val="000000" w:themeColor="text1"/>
          <w:szCs w:val="24"/>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3"/>
        <w:gridCol w:w="6237"/>
        <w:gridCol w:w="2126"/>
      </w:tblGrid>
      <w:tr w:rsidR="00063A67" w:rsidRPr="00FC7A70" w14:paraId="16A08591" w14:textId="77777777" w:rsidTr="00073EF1">
        <w:trPr>
          <w:trHeight w:val="300"/>
        </w:trPr>
        <w:tc>
          <w:tcPr>
            <w:tcW w:w="993" w:type="dxa"/>
            <w:noWrap/>
            <w:vAlign w:val="center"/>
          </w:tcPr>
          <w:p w14:paraId="5288F36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6237" w:type="dxa"/>
            <w:noWrap/>
            <w:vAlign w:val="center"/>
          </w:tcPr>
          <w:p w14:paraId="6AEDD54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 exercida</w:t>
            </w:r>
          </w:p>
        </w:tc>
        <w:tc>
          <w:tcPr>
            <w:tcW w:w="2126" w:type="dxa"/>
            <w:vAlign w:val="center"/>
          </w:tcPr>
          <w:p w14:paraId="411D285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Limites anuais de produto acabado</w:t>
            </w:r>
          </w:p>
        </w:tc>
      </w:tr>
      <w:tr w:rsidR="00063A67" w:rsidRPr="00FC7A70" w14:paraId="7402D4B0" w14:textId="77777777" w:rsidTr="00073EF1">
        <w:trPr>
          <w:trHeight w:val="300"/>
        </w:trPr>
        <w:tc>
          <w:tcPr>
            <w:tcW w:w="993" w:type="dxa"/>
            <w:noWrap/>
            <w:vAlign w:val="center"/>
          </w:tcPr>
          <w:p w14:paraId="2730D2D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10130</w:t>
            </w:r>
          </w:p>
        </w:tc>
        <w:tc>
          <w:tcPr>
            <w:tcW w:w="6237" w:type="dxa"/>
            <w:noWrap/>
            <w:vAlign w:val="center"/>
          </w:tcPr>
          <w:p w14:paraId="17160AD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à base de carne</w:t>
            </w:r>
          </w:p>
        </w:tc>
        <w:tc>
          <w:tcPr>
            <w:tcW w:w="2126" w:type="dxa"/>
            <w:vAlign w:val="center"/>
          </w:tcPr>
          <w:p w14:paraId="43AA36B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2 000 kg </w:t>
            </w:r>
          </w:p>
        </w:tc>
      </w:tr>
      <w:tr w:rsidR="00063A67" w:rsidRPr="00FC7A70" w14:paraId="68145F29" w14:textId="77777777" w:rsidTr="00073EF1">
        <w:trPr>
          <w:trHeight w:val="300"/>
        </w:trPr>
        <w:tc>
          <w:tcPr>
            <w:tcW w:w="993" w:type="dxa"/>
            <w:noWrap/>
            <w:vAlign w:val="center"/>
          </w:tcPr>
          <w:p w14:paraId="2BA6509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10201</w:t>
            </w:r>
          </w:p>
        </w:tc>
        <w:tc>
          <w:tcPr>
            <w:tcW w:w="6237" w:type="dxa"/>
            <w:noWrap/>
            <w:vAlign w:val="center"/>
          </w:tcPr>
          <w:p w14:paraId="266E4CA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de produtos da pesca e da aquicultura</w:t>
            </w:r>
          </w:p>
        </w:tc>
        <w:tc>
          <w:tcPr>
            <w:tcW w:w="2126" w:type="dxa"/>
            <w:vAlign w:val="center"/>
          </w:tcPr>
          <w:p w14:paraId="707F8B6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2 000 kg </w:t>
            </w:r>
          </w:p>
        </w:tc>
      </w:tr>
      <w:tr w:rsidR="00063A67" w:rsidRPr="00FC7A70" w14:paraId="0FF803F2" w14:textId="77777777" w:rsidTr="00073EF1">
        <w:trPr>
          <w:trHeight w:val="300"/>
        </w:trPr>
        <w:tc>
          <w:tcPr>
            <w:tcW w:w="993" w:type="dxa"/>
            <w:noWrap/>
            <w:vAlign w:val="center"/>
          </w:tcPr>
          <w:p w14:paraId="7093994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10203</w:t>
            </w:r>
          </w:p>
        </w:tc>
        <w:tc>
          <w:tcPr>
            <w:tcW w:w="6237" w:type="dxa"/>
            <w:noWrap/>
            <w:vAlign w:val="center"/>
          </w:tcPr>
          <w:p w14:paraId="696B725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Conservação de produtos da pesca e da aquicultura em azeite e outros óleos vegetais e outros molhos</w:t>
            </w:r>
          </w:p>
        </w:tc>
        <w:tc>
          <w:tcPr>
            <w:tcW w:w="2126" w:type="dxa"/>
            <w:vAlign w:val="center"/>
          </w:tcPr>
          <w:p w14:paraId="5A0F172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2 000 kg (1) </w:t>
            </w:r>
          </w:p>
        </w:tc>
      </w:tr>
      <w:tr w:rsidR="00063A67" w:rsidRPr="00FC7A70" w14:paraId="264CEFAF" w14:textId="77777777" w:rsidTr="00073EF1">
        <w:trPr>
          <w:trHeight w:val="300"/>
        </w:trPr>
        <w:tc>
          <w:tcPr>
            <w:tcW w:w="993" w:type="dxa"/>
            <w:noWrap/>
            <w:vAlign w:val="center"/>
          </w:tcPr>
          <w:p w14:paraId="38BC070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10204</w:t>
            </w:r>
          </w:p>
        </w:tc>
        <w:tc>
          <w:tcPr>
            <w:tcW w:w="6237" w:type="dxa"/>
            <w:noWrap/>
            <w:vAlign w:val="center"/>
          </w:tcPr>
          <w:p w14:paraId="206730A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Salga, secagem e outras atividades de transformação de produtos da pesca e aquicultura</w:t>
            </w:r>
          </w:p>
        </w:tc>
        <w:tc>
          <w:tcPr>
            <w:tcW w:w="2126" w:type="dxa"/>
            <w:vAlign w:val="center"/>
          </w:tcPr>
          <w:p w14:paraId="31C3241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2 000 kg (1) </w:t>
            </w:r>
          </w:p>
        </w:tc>
      </w:tr>
      <w:tr w:rsidR="00063A67" w:rsidRPr="00FC7A70" w14:paraId="03CE0539" w14:textId="77777777" w:rsidTr="00073EF1">
        <w:trPr>
          <w:trHeight w:val="300"/>
        </w:trPr>
        <w:tc>
          <w:tcPr>
            <w:tcW w:w="993" w:type="dxa"/>
            <w:noWrap/>
            <w:vAlign w:val="center"/>
          </w:tcPr>
          <w:p w14:paraId="7093D82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10310</w:t>
            </w:r>
          </w:p>
        </w:tc>
        <w:tc>
          <w:tcPr>
            <w:tcW w:w="6237" w:type="dxa"/>
            <w:noWrap/>
            <w:vAlign w:val="center"/>
          </w:tcPr>
          <w:p w14:paraId="72D91AC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Processamento e conservação de batatas</w:t>
            </w:r>
          </w:p>
        </w:tc>
        <w:tc>
          <w:tcPr>
            <w:tcW w:w="2126" w:type="dxa"/>
            <w:vAlign w:val="center"/>
          </w:tcPr>
          <w:p w14:paraId="0DE420E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5 000 kg </w:t>
            </w:r>
          </w:p>
        </w:tc>
      </w:tr>
      <w:tr w:rsidR="00063A67" w:rsidRPr="00FC7A70" w14:paraId="3A2B4A15" w14:textId="77777777" w:rsidTr="00073EF1">
        <w:trPr>
          <w:trHeight w:val="300"/>
        </w:trPr>
        <w:tc>
          <w:tcPr>
            <w:tcW w:w="993" w:type="dxa"/>
            <w:noWrap/>
            <w:vAlign w:val="center"/>
          </w:tcPr>
          <w:p w14:paraId="11AB190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10392</w:t>
            </w:r>
          </w:p>
        </w:tc>
        <w:tc>
          <w:tcPr>
            <w:tcW w:w="6237" w:type="dxa"/>
            <w:noWrap/>
            <w:vAlign w:val="center"/>
          </w:tcPr>
          <w:p w14:paraId="6BEADEC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Secagem e desidratação de frutos e de produtos hortícolas</w:t>
            </w:r>
          </w:p>
        </w:tc>
        <w:tc>
          <w:tcPr>
            <w:tcW w:w="2126" w:type="dxa"/>
            <w:vAlign w:val="center"/>
          </w:tcPr>
          <w:p w14:paraId="2C725B7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5 000 kg </w:t>
            </w:r>
          </w:p>
        </w:tc>
      </w:tr>
      <w:tr w:rsidR="00063A67" w:rsidRPr="00FC7A70" w14:paraId="1E2D6A31" w14:textId="77777777" w:rsidTr="00073EF1">
        <w:trPr>
          <w:trHeight w:val="300"/>
        </w:trPr>
        <w:tc>
          <w:tcPr>
            <w:tcW w:w="993" w:type="dxa"/>
            <w:noWrap/>
            <w:vAlign w:val="center"/>
          </w:tcPr>
          <w:p w14:paraId="29C5D26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10393</w:t>
            </w:r>
          </w:p>
        </w:tc>
        <w:tc>
          <w:tcPr>
            <w:tcW w:w="6237" w:type="dxa"/>
            <w:noWrap/>
            <w:vAlign w:val="center"/>
          </w:tcPr>
          <w:p w14:paraId="2525C443"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doces, compotas, geleias e marmelada</w:t>
            </w:r>
          </w:p>
        </w:tc>
        <w:tc>
          <w:tcPr>
            <w:tcW w:w="2126" w:type="dxa"/>
            <w:vAlign w:val="center"/>
          </w:tcPr>
          <w:p w14:paraId="34E7081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5 000 kg </w:t>
            </w:r>
          </w:p>
        </w:tc>
      </w:tr>
      <w:tr w:rsidR="00063A67" w:rsidRPr="00FC7A70" w14:paraId="5C70EEB4" w14:textId="77777777" w:rsidTr="00073EF1">
        <w:trPr>
          <w:trHeight w:val="300"/>
        </w:trPr>
        <w:tc>
          <w:tcPr>
            <w:tcW w:w="993" w:type="dxa"/>
            <w:noWrap/>
            <w:vAlign w:val="center"/>
          </w:tcPr>
          <w:p w14:paraId="4F4F907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10394</w:t>
            </w:r>
          </w:p>
        </w:tc>
        <w:tc>
          <w:tcPr>
            <w:tcW w:w="6237" w:type="dxa"/>
            <w:noWrap/>
            <w:vAlign w:val="center"/>
          </w:tcPr>
          <w:p w14:paraId="3A6748E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Descasque e transformação de frutos de casca rija comestíveis</w:t>
            </w:r>
          </w:p>
        </w:tc>
        <w:tc>
          <w:tcPr>
            <w:tcW w:w="2126" w:type="dxa"/>
            <w:vAlign w:val="center"/>
          </w:tcPr>
          <w:p w14:paraId="2764ADE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5 000 kg </w:t>
            </w:r>
          </w:p>
        </w:tc>
      </w:tr>
      <w:tr w:rsidR="00063A67" w:rsidRPr="00FC7A70" w14:paraId="063498DF" w14:textId="77777777" w:rsidTr="00073EF1">
        <w:trPr>
          <w:trHeight w:val="300"/>
        </w:trPr>
        <w:tc>
          <w:tcPr>
            <w:tcW w:w="993" w:type="dxa"/>
            <w:noWrap/>
            <w:vAlign w:val="center"/>
          </w:tcPr>
          <w:p w14:paraId="7382638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10395</w:t>
            </w:r>
          </w:p>
        </w:tc>
        <w:tc>
          <w:tcPr>
            <w:tcW w:w="6237" w:type="dxa"/>
            <w:noWrap/>
            <w:vAlign w:val="center"/>
          </w:tcPr>
          <w:p w14:paraId="6C3120B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e conservação de frutos e de produtos hortícolas por outros processos</w:t>
            </w:r>
          </w:p>
        </w:tc>
        <w:tc>
          <w:tcPr>
            <w:tcW w:w="2126" w:type="dxa"/>
            <w:vAlign w:val="center"/>
          </w:tcPr>
          <w:p w14:paraId="33C0CAE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5 000 kg</w:t>
            </w:r>
          </w:p>
        </w:tc>
      </w:tr>
      <w:tr w:rsidR="00063A67" w:rsidRPr="00FC7A70" w14:paraId="4275B940" w14:textId="77777777" w:rsidTr="00073EF1">
        <w:trPr>
          <w:trHeight w:val="300"/>
        </w:trPr>
        <w:tc>
          <w:tcPr>
            <w:tcW w:w="993" w:type="dxa"/>
            <w:noWrap/>
            <w:vAlign w:val="center"/>
          </w:tcPr>
          <w:p w14:paraId="4627705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10510</w:t>
            </w:r>
          </w:p>
        </w:tc>
        <w:tc>
          <w:tcPr>
            <w:tcW w:w="6237" w:type="dxa"/>
            <w:noWrap/>
            <w:vAlign w:val="center"/>
          </w:tcPr>
          <w:p w14:paraId="720EBA3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de laticínios</w:t>
            </w:r>
          </w:p>
        </w:tc>
        <w:tc>
          <w:tcPr>
            <w:tcW w:w="2126" w:type="dxa"/>
            <w:vAlign w:val="center"/>
          </w:tcPr>
          <w:p w14:paraId="3A0A915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12 000 L </w:t>
            </w:r>
          </w:p>
        </w:tc>
      </w:tr>
      <w:tr w:rsidR="00063A67" w:rsidRPr="00FC7A70" w14:paraId="320DEE04" w14:textId="77777777" w:rsidTr="00073EF1">
        <w:trPr>
          <w:trHeight w:val="300"/>
        </w:trPr>
        <w:tc>
          <w:tcPr>
            <w:tcW w:w="993" w:type="dxa"/>
            <w:noWrap/>
            <w:vAlign w:val="center"/>
          </w:tcPr>
          <w:p w14:paraId="3950AA8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10520</w:t>
            </w:r>
          </w:p>
        </w:tc>
        <w:tc>
          <w:tcPr>
            <w:tcW w:w="6237" w:type="dxa"/>
            <w:noWrap/>
            <w:vAlign w:val="center"/>
          </w:tcPr>
          <w:p w14:paraId="66AA2A6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gelados e sorvetes</w:t>
            </w:r>
          </w:p>
        </w:tc>
        <w:tc>
          <w:tcPr>
            <w:tcW w:w="2126" w:type="dxa"/>
            <w:vAlign w:val="center"/>
          </w:tcPr>
          <w:p w14:paraId="2929577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1 500 kg </w:t>
            </w:r>
          </w:p>
        </w:tc>
      </w:tr>
      <w:tr w:rsidR="00063A67" w:rsidRPr="00FC7A70" w14:paraId="77EBC0C1" w14:textId="77777777" w:rsidTr="00073EF1">
        <w:trPr>
          <w:trHeight w:val="300"/>
        </w:trPr>
        <w:tc>
          <w:tcPr>
            <w:tcW w:w="993" w:type="dxa"/>
            <w:noWrap/>
            <w:vAlign w:val="center"/>
          </w:tcPr>
          <w:p w14:paraId="5B70CB3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10711</w:t>
            </w:r>
          </w:p>
        </w:tc>
        <w:tc>
          <w:tcPr>
            <w:tcW w:w="6237" w:type="dxa"/>
            <w:noWrap/>
            <w:vAlign w:val="center"/>
          </w:tcPr>
          <w:p w14:paraId="113207C8"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Panificação</w:t>
            </w:r>
          </w:p>
        </w:tc>
        <w:tc>
          <w:tcPr>
            <w:tcW w:w="2126" w:type="dxa"/>
            <w:vAlign w:val="center"/>
          </w:tcPr>
          <w:p w14:paraId="4761399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8 000 kg </w:t>
            </w:r>
          </w:p>
        </w:tc>
      </w:tr>
      <w:tr w:rsidR="00063A67" w:rsidRPr="00FC7A70" w14:paraId="23B06B2D" w14:textId="77777777" w:rsidTr="00073EF1">
        <w:trPr>
          <w:trHeight w:val="300"/>
        </w:trPr>
        <w:tc>
          <w:tcPr>
            <w:tcW w:w="993" w:type="dxa"/>
            <w:noWrap/>
            <w:vAlign w:val="center"/>
          </w:tcPr>
          <w:p w14:paraId="2A4E96F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10712</w:t>
            </w:r>
          </w:p>
        </w:tc>
        <w:tc>
          <w:tcPr>
            <w:tcW w:w="6237" w:type="dxa"/>
            <w:noWrap/>
            <w:vAlign w:val="center"/>
          </w:tcPr>
          <w:p w14:paraId="2402361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Pastelaria fresca</w:t>
            </w:r>
          </w:p>
        </w:tc>
        <w:tc>
          <w:tcPr>
            <w:tcW w:w="2126" w:type="dxa"/>
            <w:vAlign w:val="center"/>
          </w:tcPr>
          <w:p w14:paraId="03E2826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5 000 kg </w:t>
            </w:r>
          </w:p>
        </w:tc>
      </w:tr>
      <w:tr w:rsidR="00063A67" w:rsidRPr="00FC7A70" w14:paraId="20C74C6D" w14:textId="77777777" w:rsidTr="00073EF1">
        <w:trPr>
          <w:trHeight w:val="300"/>
        </w:trPr>
        <w:tc>
          <w:tcPr>
            <w:tcW w:w="993" w:type="dxa"/>
            <w:noWrap/>
            <w:vAlign w:val="center"/>
          </w:tcPr>
          <w:p w14:paraId="420C701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10720</w:t>
            </w:r>
          </w:p>
        </w:tc>
        <w:tc>
          <w:tcPr>
            <w:tcW w:w="6237" w:type="dxa"/>
            <w:noWrap/>
            <w:vAlign w:val="center"/>
          </w:tcPr>
          <w:p w14:paraId="72342A6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Calibri"/>
                <w:kern w:val="0"/>
                <w:szCs w:val="24"/>
                <w:lang w:eastAsia="pt-PT"/>
                <w14:ligatures w14:val="none"/>
              </w:rPr>
              <w:t>Fabricação de bolachas, biscoitos, tostas e pastelaria de conservação</w:t>
            </w:r>
          </w:p>
        </w:tc>
        <w:tc>
          <w:tcPr>
            <w:tcW w:w="2126" w:type="dxa"/>
            <w:vAlign w:val="center"/>
          </w:tcPr>
          <w:p w14:paraId="564B45F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6500 kg</w:t>
            </w:r>
          </w:p>
        </w:tc>
      </w:tr>
      <w:tr w:rsidR="00063A67" w:rsidRPr="00FC7A70" w14:paraId="182E4764" w14:textId="77777777" w:rsidTr="00073EF1">
        <w:trPr>
          <w:trHeight w:val="300"/>
        </w:trPr>
        <w:tc>
          <w:tcPr>
            <w:tcW w:w="993" w:type="dxa"/>
            <w:noWrap/>
            <w:vAlign w:val="center"/>
          </w:tcPr>
          <w:p w14:paraId="18CBC09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10822</w:t>
            </w:r>
          </w:p>
        </w:tc>
        <w:tc>
          <w:tcPr>
            <w:tcW w:w="6237" w:type="dxa"/>
            <w:noWrap/>
            <w:vAlign w:val="center"/>
          </w:tcPr>
          <w:p w14:paraId="5BA78C1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confeitaria</w:t>
            </w:r>
          </w:p>
        </w:tc>
        <w:tc>
          <w:tcPr>
            <w:tcW w:w="2126" w:type="dxa"/>
            <w:vAlign w:val="center"/>
          </w:tcPr>
          <w:p w14:paraId="45B6FDA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5 000 kg </w:t>
            </w:r>
          </w:p>
        </w:tc>
      </w:tr>
      <w:tr w:rsidR="00063A67" w:rsidRPr="00FC7A70" w14:paraId="6A8E7BBE" w14:textId="77777777" w:rsidTr="00073EF1">
        <w:trPr>
          <w:trHeight w:val="300"/>
        </w:trPr>
        <w:tc>
          <w:tcPr>
            <w:tcW w:w="993" w:type="dxa"/>
            <w:noWrap/>
            <w:vAlign w:val="center"/>
          </w:tcPr>
          <w:p w14:paraId="427578A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10840</w:t>
            </w:r>
          </w:p>
        </w:tc>
        <w:tc>
          <w:tcPr>
            <w:tcW w:w="6237" w:type="dxa"/>
            <w:noWrap/>
            <w:vAlign w:val="center"/>
          </w:tcPr>
          <w:p w14:paraId="2FA1A642"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condimentos e temperos</w:t>
            </w:r>
          </w:p>
        </w:tc>
        <w:tc>
          <w:tcPr>
            <w:tcW w:w="2126" w:type="dxa"/>
            <w:vAlign w:val="center"/>
          </w:tcPr>
          <w:p w14:paraId="67740FC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1 500 kg </w:t>
            </w:r>
          </w:p>
        </w:tc>
      </w:tr>
      <w:tr w:rsidR="00063A67" w:rsidRPr="00FC7A70" w14:paraId="72B51B67" w14:textId="77777777" w:rsidTr="00073EF1">
        <w:trPr>
          <w:trHeight w:val="300"/>
        </w:trPr>
        <w:tc>
          <w:tcPr>
            <w:tcW w:w="993" w:type="dxa"/>
            <w:noWrap/>
            <w:vAlign w:val="center"/>
          </w:tcPr>
          <w:p w14:paraId="772E0D2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11011</w:t>
            </w:r>
          </w:p>
        </w:tc>
        <w:tc>
          <w:tcPr>
            <w:tcW w:w="6237" w:type="dxa"/>
            <w:noWrap/>
            <w:vAlign w:val="center"/>
          </w:tcPr>
          <w:p w14:paraId="3CBC596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aguardentes preparadas</w:t>
            </w:r>
          </w:p>
        </w:tc>
        <w:tc>
          <w:tcPr>
            <w:tcW w:w="2126" w:type="dxa"/>
            <w:vAlign w:val="center"/>
          </w:tcPr>
          <w:p w14:paraId="20BFA1F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1 500 L (1) </w:t>
            </w:r>
          </w:p>
        </w:tc>
      </w:tr>
      <w:tr w:rsidR="00063A67" w:rsidRPr="00FC7A70" w14:paraId="23B533B9" w14:textId="77777777" w:rsidTr="00073EF1">
        <w:trPr>
          <w:trHeight w:val="300"/>
        </w:trPr>
        <w:tc>
          <w:tcPr>
            <w:tcW w:w="993" w:type="dxa"/>
            <w:noWrap/>
            <w:vAlign w:val="center"/>
          </w:tcPr>
          <w:p w14:paraId="28E931B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11013</w:t>
            </w:r>
          </w:p>
        </w:tc>
        <w:tc>
          <w:tcPr>
            <w:tcW w:w="6237" w:type="dxa"/>
            <w:noWrap/>
            <w:vAlign w:val="center"/>
          </w:tcPr>
          <w:p w14:paraId="1525C1C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licores e de outras bebidas destiladas</w:t>
            </w:r>
          </w:p>
        </w:tc>
        <w:tc>
          <w:tcPr>
            <w:tcW w:w="2126" w:type="dxa"/>
            <w:vAlign w:val="center"/>
          </w:tcPr>
          <w:p w14:paraId="6486D56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1 500 L </w:t>
            </w:r>
          </w:p>
        </w:tc>
      </w:tr>
      <w:tr w:rsidR="00063A67" w:rsidRPr="00FC7A70" w14:paraId="0274D2B4" w14:textId="77777777" w:rsidTr="00073EF1">
        <w:trPr>
          <w:trHeight w:val="300"/>
        </w:trPr>
        <w:tc>
          <w:tcPr>
            <w:tcW w:w="993" w:type="dxa"/>
            <w:noWrap/>
            <w:vAlign w:val="center"/>
          </w:tcPr>
          <w:p w14:paraId="798E043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11021</w:t>
            </w:r>
          </w:p>
        </w:tc>
        <w:tc>
          <w:tcPr>
            <w:tcW w:w="6237" w:type="dxa"/>
            <w:noWrap/>
            <w:vAlign w:val="center"/>
          </w:tcPr>
          <w:p w14:paraId="584595AA"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vinhos comuns e licorosos</w:t>
            </w:r>
          </w:p>
        </w:tc>
        <w:tc>
          <w:tcPr>
            <w:tcW w:w="2126" w:type="dxa"/>
            <w:vAlign w:val="center"/>
          </w:tcPr>
          <w:p w14:paraId="008B7E3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2 500 L </w:t>
            </w:r>
          </w:p>
        </w:tc>
      </w:tr>
      <w:tr w:rsidR="00063A67" w:rsidRPr="00FC7A70" w14:paraId="2FFE2C88" w14:textId="77777777" w:rsidTr="00073EF1">
        <w:trPr>
          <w:trHeight w:val="300"/>
        </w:trPr>
        <w:tc>
          <w:tcPr>
            <w:tcW w:w="993" w:type="dxa"/>
            <w:noWrap/>
            <w:vAlign w:val="center"/>
          </w:tcPr>
          <w:p w14:paraId="56C4000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11030</w:t>
            </w:r>
          </w:p>
        </w:tc>
        <w:tc>
          <w:tcPr>
            <w:tcW w:w="6237" w:type="dxa"/>
            <w:noWrap/>
            <w:vAlign w:val="center"/>
          </w:tcPr>
          <w:p w14:paraId="3841300B"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sidra e outras bebidas fermentadas de frutos</w:t>
            </w:r>
          </w:p>
        </w:tc>
        <w:tc>
          <w:tcPr>
            <w:tcW w:w="2126" w:type="dxa"/>
            <w:vAlign w:val="center"/>
          </w:tcPr>
          <w:p w14:paraId="37DCE30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2 500 L (1) </w:t>
            </w:r>
          </w:p>
        </w:tc>
      </w:tr>
      <w:tr w:rsidR="00063A67" w:rsidRPr="00FC7A70" w14:paraId="522C751F" w14:textId="77777777" w:rsidTr="00073EF1">
        <w:trPr>
          <w:trHeight w:val="300"/>
        </w:trPr>
        <w:tc>
          <w:tcPr>
            <w:tcW w:w="993" w:type="dxa"/>
            <w:noWrap/>
            <w:vAlign w:val="center"/>
          </w:tcPr>
          <w:p w14:paraId="44FF1E98"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11050</w:t>
            </w:r>
          </w:p>
        </w:tc>
        <w:tc>
          <w:tcPr>
            <w:tcW w:w="6237" w:type="dxa"/>
            <w:noWrap/>
            <w:vAlign w:val="center"/>
          </w:tcPr>
          <w:p w14:paraId="0A45881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cerveja</w:t>
            </w:r>
          </w:p>
        </w:tc>
        <w:tc>
          <w:tcPr>
            <w:tcW w:w="2126" w:type="dxa"/>
            <w:vAlign w:val="center"/>
          </w:tcPr>
          <w:p w14:paraId="28835A5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 xml:space="preserve">2 500 L </w:t>
            </w:r>
          </w:p>
        </w:tc>
      </w:tr>
      <w:tr w:rsidR="00063A67" w:rsidRPr="00FC7A70" w14:paraId="0446EAE0" w14:textId="77777777" w:rsidTr="00073EF1">
        <w:trPr>
          <w:trHeight w:val="300"/>
        </w:trPr>
        <w:tc>
          <w:tcPr>
            <w:tcW w:w="993" w:type="dxa"/>
            <w:noWrap/>
            <w:vAlign w:val="center"/>
          </w:tcPr>
          <w:p w14:paraId="0E95F9B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13930</w:t>
            </w:r>
          </w:p>
        </w:tc>
        <w:tc>
          <w:tcPr>
            <w:tcW w:w="6237" w:type="dxa"/>
            <w:noWrap/>
            <w:vAlign w:val="center"/>
          </w:tcPr>
          <w:p w14:paraId="2A9A621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tapetes e carpetes</w:t>
            </w:r>
          </w:p>
        </w:tc>
        <w:tc>
          <w:tcPr>
            <w:tcW w:w="2126" w:type="dxa"/>
            <w:vAlign w:val="center"/>
          </w:tcPr>
          <w:p w14:paraId="7FB2AA9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245E1B48" w14:textId="77777777" w:rsidTr="00073EF1">
        <w:trPr>
          <w:trHeight w:val="300"/>
        </w:trPr>
        <w:tc>
          <w:tcPr>
            <w:tcW w:w="993" w:type="dxa"/>
            <w:noWrap/>
            <w:vAlign w:val="center"/>
          </w:tcPr>
          <w:p w14:paraId="2FAD57A3"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13961</w:t>
            </w:r>
          </w:p>
        </w:tc>
        <w:tc>
          <w:tcPr>
            <w:tcW w:w="6237" w:type="dxa"/>
            <w:noWrap/>
            <w:vAlign w:val="center"/>
          </w:tcPr>
          <w:p w14:paraId="2807CDE6"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passamanarias e sirgarias</w:t>
            </w:r>
          </w:p>
        </w:tc>
        <w:tc>
          <w:tcPr>
            <w:tcW w:w="2126" w:type="dxa"/>
            <w:vAlign w:val="center"/>
          </w:tcPr>
          <w:p w14:paraId="4E72C78C"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40BB9210" w14:textId="77777777" w:rsidTr="00073EF1">
        <w:trPr>
          <w:trHeight w:val="300"/>
        </w:trPr>
        <w:tc>
          <w:tcPr>
            <w:tcW w:w="993" w:type="dxa"/>
            <w:noWrap/>
            <w:vAlign w:val="center"/>
          </w:tcPr>
          <w:p w14:paraId="49494F5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13991</w:t>
            </w:r>
          </w:p>
        </w:tc>
        <w:tc>
          <w:tcPr>
            <w:tcW w:w="6237" w:type="dxa"/>
            <w:noWrap/>
            <w:vAlign w:val="center"/>
          </w:tcPr>
          <w:p w14:paraId="1C752FD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bordados</w:t>
            </w:r>
          </w:p>
        </w:tc>
        <w:tc>
          <w:tcPr>
            <w:tcW w:w="2126" w:type="dxa"/>
            <w:vAlign w:val="center"/>
          </w:tcPr>
          <w:p w14:paraId="56BA362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4CD385BE" w14:textId="77777777" w:rsidTr="00073EF1">
        <w:trPr>
          <w:trHeight w:val="300"/>
        </w:trPr>
        <w:tc>
          <w:tcPr>
            <w:tcW w:w="993" w:type="dxa"/>
            <w:noWrap/>
            <w:vAlign w:val="center"/>
          </w:tcPr>
          <w:p w14:paraId="76DF563D"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13992</w:t>
            </w:r>
          </w:p>
        </w:tc>
        <w:tc>
          <w:tcPr>
            <w:tcW w:w="6237" w:type="dxa"/>
            <w:noWrap/>
            <w:vAlign w:val="center"/>
          </w:tcPr>
          <w:p w14:paraId="70FC479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rendas</w:t>
            </w:r>
          </w:p>
        </w:tc>
        <w:tc>
          <w:tcPr>
            <w:tcW w:w="2126" w:type="dxa"/>
            <w:vAlign w:val="center"/>
          </w:tcPr>
          <w:p w14:paraId="195429C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6E32995E" w14:textId="77777777" w:rsidTr="00073EF1">
        <w:trPr>
          <w:trHeight w:val="300"/>
        </w:trPr>
        <w:tc>
          <w:tcPr>
            <w:tcW w:w="993" w:type="dxa"/>
            <w:noWrap/>
            <w:vAlign w:val="center"/>
          </w:tcPr>
          <w:p w14:paraId="69BEAAA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14101</w:t>
            </w:r>
          </w:p>
        </w:tc>
        <w:tc>
          <w:tcPr>
            <w:tcW w:w="6237" w:type="dxa"/>
            <w:noWrap/>
            <w:vAlign w:val="center"/>
          </w:tcPr>
          <w:p w14:paraId="52A6BB3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meias e similares de malha</w:t>
            </w:r>
          </w:p>
        </w:tc>
        <w:tc>
          <w:tcPr>
            <w:tcW w:w="2126" w:type="dxa"/>
            <w:vAlign w:val="center"/>
          </w:tcPr>
          <w:p w14:paraId="6168027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39C41D78" w14:textId="77777777" w:rsidTr="00073EF1">
        <w:trPr>
          <w:trHeight w:val="300"/>
        </w:trPr>
        <w:tc>
          <w:tcPr>
            <w:tcW w:w="993" w:type="dxa"/>
            <w:noWrap/>
            <w:vAlign w:val="center"/>
          </w:tcPr>
          <w:p w14:paraId="26328FB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14102</w:t>
            </w:r>
          </w:p>
        </w:tc>
        <w:tc>
          <w:tcPr>
            <w:tcW w:w="6237" w:type="dxa"/>
            <w:noWrap/>
            <w:vAlign w:val="center"/>
          </w:tcPr>
          <w:p w14:paraId="7CBFBD3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 vestuário de malha</w:t>
            </w:r>
          </w:p>
        </w:tc>
        <w:tc>
          <w:tcPr>
            <w:tcW w:w="2126" w:type="dxa"/>
            <w:vAlign w:val="center"/>
          </w:tcPr>
          <w:p w14:paraId="62CBA69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07CBF037" w14:textId="77777777" w:rsidTr="00073EF1">
        <w:trPr>
          <w:trHeight w:val="300"/>
        </w:trPr>
        <w:tc>
          <w:tcPr>
            <w:tcW w:w="993" w:type="dxa"/>
            <w:noWrap/>
            <w:vAlign w:val="center"/>
          </w:tcPr>
          <w:p w14:paraId="33AB5A2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14212</w:t>
            </w:r>
          </w:p>
        </w:tc>
        <w:tc>
          <w:tcPr>
            <w:tcW w:w="6237" w:type="dxa"/>
            <w:noWrap/>
            <w:vAlign w:val="center"/>
          </w:tcPr>
          <w:p w14:paraId="4FAEC15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exterior por medida</w:t>
            </w:r>
          </w:p>
        </w:tc>
        <w:tc>
          <w:tcPr>
            <w:tcW w:w="2126" w:type="dxa"/>
            <w:vAlign w:val="center"/>
          </w:tcPr>
          <w:p w14:paraId="7E3D114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7A43183B" w14:textId="77777777" w:rsidTr="00073EF1">
        <w:trPr>
          <w:trHeight w:val="300"/>
        </w:trPr>
        <w:tc>
          <w:tcPr>
            <w:tcW w:w="993" w:type="dxa"/>
            <w:noWrap/>
            <w:vAlign w:val="center"/>
          </w:tcPr>
          <w:p w14:paraId="64077D2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14220</w:t>
            </w:r>
          </w:p>
        </w:tc>
        <w:tc>
          <w:tcPr>
            <w:tcW w:w="6237" w:type="dxa"/>
            <w:noWrap/>
            <w:vAlign w:val="center"/>
          </w:tcPr>
          <w:p w14:paraId="0E5814B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interior</w:t>
            </w:r>
          </w:p>
        </w:tc>
        <w:tc>
          <w:tcPr>
            <w:tcW w:w="2126" w:type="dxa"/>
            <w:vAlign w:val="center"/>
          </w:tcPr>
          <w:p w14:paraId="641E522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4C03B873" w14:textId="77777777" w:rsidTr="00073EF1">
        <w:trPr>
          <w:trHeight w:val="300"/>
        </w:trPr>
        <w:tc>
          <w:tcPr>
            <w:tcW w:w="993" w:type="dxa"/>
            <w:noWrap/>
            <w:vAlign w:val="center"/>
          </w:tcPr>
          <w:p w14:paraId="7B057CC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14230</w:t>
            </w:r>
          </w:p>
        </w:tc>
        <w:tc>
          <w:tcPr>
            <w:tcW w:w="6237" w:type="dxa"/>
            <w:noWrap/>
            <w:vAlign w:val="center"/>
          </w:tcPr>
          <w:p w14:paraId="1C8FD28E"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vestuário de trabalho</w:t>
            </w:r>
          </w:p>
        </w:tc>
        <w:tc>
          <w:tcPr>
            <w:tcW w:w="2126" w:type="dxa"/>
            <w:vAlign w:val="center"/>
          </w:tcPr>
          <w:p w14:paraId="548D4E5A"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75450D36" w14:textId="77777777" w:rsidTr="00073EF1">
        <w:trPr>
          <w:trHeight w:val="300"/>
        </w:trPr>
        <w:tc>
          <w:tcPr>
            <w:tcW w:w="993" w:type="dxa"/>
            <w:noWrap/>
            <w:vAlign w:val="center"/>
          </w:tcPr>
          <w:p w14:paraId="45C7E0E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14290</w:t>
            </w:r>
          </w:p>
        </w:tc>
        <w:tc>
          <w:tcPr>
            <w:tcW w:w="6237" w:type="dxa"/>
            <w:noWrap/>
            <w:vAlign w:val="center"/>
          </w:tcPr>
          <w:p w14:paraId="200AEE0F"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outros artigos e acessórios de vestuário, n.e.</w:t>
            </w:r>
          </w:p>
        </w:tc>
        <w:tc>
          <w:tcPr>
            <w:tcW w:w="2126" w:type="dxa"/>
            <w:vAlign w:val="center"/>
          </w:tcPr>
          <w:p w14:paraId="5E5B728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788AE233" w14:textId="77777777" w:rsidTr="00073EF1">
        <w:trPr>
          <w:trHeight w:val="300"/>
        </w:trPr>
        <w:tc>
          <w:tcPr>
            <w:tcW w:w="993" w:type="dxa"/>
            <w:noWrap/>
            <w:vAlign w:val="center"/>
          </w:tcPr>
          <w:p w14:paraId="7518D9F5" w14:textId="77777777" w:rsidR="00063A67" w:rsidRPr="00FC7A70" w:rsidRDefault="00063A67" w:rsidP="00DF7BBF">
            <w:pPr>
              <w:widowControl w:val="0"/>
              <w:spacing w:after="120"/>
              <w:jc w:val="center"/>
              <w:rPr>
                <w:rFonts w:ascii="Garamond" w:eastAsia="Times New Roman" w:hAnsi="Garamond" w:cs="Times New Roman"/>
                <w:kern w:val="0"/>
                <w:szCs w:val="24"/>
                <w:lang w:eastAsia="pt-PT"/>
                <w14:ligatures w14:val="none"/>
              </w:rPr>
            </w:pPr>
            <w:r w:rsidRPr="00FC7A70">
              <w:rPr>
                <w:rFonts w:ascii="Garamond" w:eastAsia="Times New Roman" w:hAnsi="Garamond" w:cs="Times New Roman"/>
                <w:kern w:val="0"/>
                <w:szCs w:val="24"/>
                <w:lang w:eastAsia="pt-PT"/>
                <w14:ligatures w14:val="none"/>
              </w:rPr>
              <w:t>15201</w:t>
            </w:r>
          </w:p>
        </w:tc>
        <w:tc>
          <w:tcPr>
            <w:tcW w:w="6237" w:type="dxa"/>
            <w:noWrap/>
            <w:vAlign w:val="center"/>
          </w:tcPr>
          <w:p w14:paraId="556E8A42" w14:textId="77777777" w:rsidR="00063A67" w:rsidRPr="00FC7A70" w:rsidRDefault="00063A67" w:rsidP="00DF7BBF">
            <w:pPr>
              <w:widowControl w:val="0"/>
              <w:spacing w:after="120"/>
              <w:rPr>
                <w:rFonts w:ascii="Garamond" w:eastAsia="Times New Roman" w:hAnsi="Garamond" w:cs="Times New Roman"/>
                <w:kern w:val="0"/>
                <w:szCs w:val="24"/>
                <w:lang w:eastAsia="pt-PT"/>
                <w14:ligatures w14:val="none"/>
              </w:rPr>
            </w:pPr>
            <w:r w:rsidRPr="00FC7A70">
              <w:rPr>
                <w:rFonts w:ascii="Garamond" w:eastAsia="Times New Roman" w:hAnsi="Garamond" w:cs="Times New Roman"/>
                <w:kern w:val="0"/>
                <w:szCs w:val="24"/>
                <w:lang w:eastAsia="pt-PT"/>
                <w14:ligatures w14:val="none"/>
              </w:rPr>
              <w:t>Fabricação de calçado</w:t>
            </w:r>
          </w:p>
        </w:tc>
        <w:tc>
          <w:tcPr>
            <w:tcW w:w="2126" w:type="dxa"/>
            <w:vAlign w:val="center"/>
          </w:tcPr>
          <w:p w14:paraId="0CBAE25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73020167" w14:textId="77777777" w:rsidTr="00073EF1">
        <w:trPr>
          <w:trHeight w:val="300"/>
        </w:trPr>
        <w:tc>
          <w:tcPr>
            <w:tcW w:w="993" w:type="dxa"/>
            <w:noWrap/>
            <w:vAlign w:val="center"/>
          </w:tcPr>
          <w:p w14:paraId="0314A542"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15202</w:t>
            </w:r>
          </w:p>
        </w:tc>
        <w:tc>
          <w:tcPr>
            <w:tcW w:w="6237" w:type="dxa"/>
            <w:noWrap/>
            <w:vAlign w:val="center"/>
          </w:tcPr>
          <w:p w14:paraId="10F199C0"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soqueiro e tamanqueiro</w:t>
            </w:r>
          </w:p>
        </w:tc>
        <w:tc>
          <w:tcPr>
            <w:tcW w:w="2126" w:type="dxa"/>
            <w:vAlign w:val="center"/>
          </w:tcPr>
          <w:p w14:paraId="1FA40935"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51FDFA70" w14:textId="77777777" w:rsidTr="00073EF1">
        <w:trPr>
          <w:trHeight w:val="300"/>
        </w:trPr>
        <w:tc>
          <w:tcPr>
            <w:tcW w:w="993" w:type="dxa"/>
            <w:noWrap/>
            <w:vAlign w:val="center"/>
          </w:tcPr>
          <w:p w14:paraId="49ED449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16282</w:t>
            </w:r>
          </w:p>
        </w:tc>
        <w:tc>
          <w:tcPr>
            <w:tcW w:w="6237" w:type="dxa"/>
            <w:noWrap/>
            <w:vAlign w:val="center"/>
          </w:tcPr>
          <w:p w14:paraId="2E6E52C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obras de cestaria e de espartaria</w:t>
            </w:r>
          </w:p>
        </w:tc>
        <w:tc>
          <w:tcPr>
            <w:tcW w:w="2126" w:type="dxa"/>
            <w:vAlign w:val="center"/>
          </w:tcPr>
          <w:p w14:paraId="5969FC3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21FCF644" w14:textId="77777777" w:rsidTr="00073EF1">
        <w:trPr>
          <w:trHeight w:val="300"/>
        </w:trPr>
        <w:tc>
          <w:tcPr>
            <w:tcW w:w="993" w:type="dxa"/>
            <w:noWrap/>
            <w:vAlign w:val="center"/>
          </w:tcPr>
          <w:p w14:paraId="177D6B7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17250</w:t>
            </w:r>
          </w:p>
        </w:tc>
        <w:tc>
          <w:tcPr>
            <w:tcW w:w="6237" w:type="dxa"/>
            <w:noWrap/>
            <w:vAlign w:val="center"/>
          </w:tcPr>
          <w:p w14:paraId="5ACDA91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trabalhar papel</w:t>
            </w:r>
          </w:p>
        </w:tc>
        <w:tc>
          <w:tcPr>
            <w:tcW w:w="2126" w:type="dxa"/>
            <w:vAlign w:val="center"/>
          </w:tcPr>
          <w:p w14:paraId="1EDD11B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28718949" w14:textId="77777777" w:rsidTr="00073EF1">
        <w:trPr>
          <w:trHeight w:val="300"/>
        </w:trPr>
        <w:tc>
          <w:tcPr>
            <w:tcW w:w="993" w:type="dxa"/>
            <w:noWrap/>
            <w:vAlign w:val="center"/>
          </w:tcPr>
          <w:p w14:paraId="00805A4F"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22250</w:t>
            </w:r>
          </w:p>
        </w:tc>
        <w:tc>
          <w:tcPr>
            <w:tcW w:w="6237" w:type="dxa"/>
            <w:noWrap/>
            <w:vAlign w:val="center"/>
          </w:tcPr>
          <w:p w14:paraId="6647A9C9"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trabalhar plástico</w:t>
            </w:r>
          </w:p>
        </w:tc>
        <w:tc>
          <w:tcPr>
            <w:tcW w:w="2126" w:type="dxa"/>
            <w:vAlign w:val="center"/>
          </w:tcPr>
          <w:p w14:paraId="6649634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6B76609B" w14:textId="77777777" w:rsidTr="00073EF1">
        <w:trPr>
          <w:trHeight w:val="300"/>
        </w:trPr>
        <w:tc>
          <w:tcPr>
            <w:tcW w:w="993" w:type="dxa"/>
            <w:noWrap/>
            <w:vAlign w:val="center"/>
          </w:tcPr>
          <w:p w14:paraId="7661FDD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23132</w:t>
            </w:r>
          </w:p>
        </w:tc>
        <w:tc>
          <w:tcPr>
            <w:tcW w:w="6237" w:type="dxa"/>
            <w:noWrap/>
            <w:vAlign w:val="center"/>
          </w:tcPr>
          <w:p w14:paraId="48FFED2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trabalhar cristal</w:t>
            </w:r>
          </w:p>
        </w:tc>
        <w:tc>
          <w:tcPr>
            <w:tcW w:w="2126" w:type="dxa"/>
            <w:vAlign w:val="center"/>
          </w:tcPr>
          <w:p w14:paraId="1D3A9517"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3FA87C6B" w14:textId="77777777" w:rsidTr="00073EF1">
        <w:trPr>
          <w:trHeight w:val="300"/>
        </w:trPr>
        <w:tc>
          <w:tcPr>
            <w:tcW w:w="993" w:type="dxa"/>
            <w:noWrap/>
            <w:vAlign w:val="center"/>
          </w:tcPr>
          <w:p w14:paraId="3764FE9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23150</w:t>
            </w:r>
          </w:p>
        </w:tc>
        <w:tc>
          <w:tcPr>
            <w:tcW w:w="6237" w:type="dxa"/>
            <w:noWrap/>
            <w:vAlign w:val="center"/>
          </w:tcPr>
          <w:p w14:paraId="22F38B41"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Arte de trabalhar vidro (inclui arte do vitral)</w:t>
            </w:r>
          </w:p>
        </w:tc>
        <w:tc>
          <w:tcPr>
            <w:tcW w:w="2126" w:type="dxa"/>
            <w:vAlign w:val="center"/>
          </w:tcPr>
          <w:p w14:paraId="7432104E"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6493ECE8" w14:textId="77777777" w:rsidTr="00073EF1">
        <w:trPr>
          <w:trHeight w:val="300"/>
        </w:trPr>
        <w:tc>
          <w:tcPr>
            <w:tcW w:w="993" w:type="dxa"/>
            <w:noWrap/>
            <w:vAlign w:val="center"/>
          </w:tcPr>
          <w:p w14:paraId="3DB9E6E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32121</w:t>
            </w:r>
          </w:p>
        </w:tc>
        <w:tc>
          <w:tcPr>
            <w:tcW w:w="6237" w:type="dxa"/>
            <w:noWrap/>
            <w:vAlign w:val="center"/>
          </w:tcPr>
          <w:p w14:paraId="6D3C5324"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Ourivesaria - filigrana</w:t>
            </w:r>
          </w:p>
        </w:tc>
        <w:tc>
          <w:tcPr>
            <w:tcW w:w="2126" w:type="dxa"/>
            <w:vAlign w:val="center"/>
          </w:tcPr>
          <w:p w14:paraId="3E4E8011"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76AAE219" w14:textId="77777777" w:rsidTr="00073EF1">
        <w:trPr>
          <w:trHeight w:val="300"/>
        </w:trPr>
        <w:tc>
          <w:tcPr>
            <w:tcW w:w="993" w:type="dxa"/>
            <w:noWrap/>
            <w:vAlign w:val="center"/>
          </w:tcPr>
          <w:p w14:paraId="19F46D3B"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32122</w:t>
            </w:r>
          </w:p>
        </w:tc>
        <w:tc>
          <w:tcPr>
            <w:tcW w:w="6237" w:type="dxa"/>
            <w:noWrap/>
            <w:vAlign w:val="center"/>
          </w:tcPr>
          <w:p w14:paraId="4D7CAC55"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Ourivesaria – prata cinzelada; joalharia</w:t>
            </w:r>
          </w:p>
        </w:tc>
        <w:tc>
          <w:tcPr>
            <w:tcW w:w="2126" w:type="dxa"/>
            <w:vAlign w:val="center"/>
          </w:tcPr>
          <w:p w14:paraId="42EC19E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3557EA42" w14:textId="77777777" w:rsidTr="00073EF1">
        <w:trPr>
          <w:trHeight w:val="300"/>
        </w:trPr>
        <w:tc>
          <w:tcPr>
            <w:tcW w:w="993" w:type="dxa"/>
            <w:noWrap/>
            <w:vAlign w:val="center"/>
          </w:tcPr>
          <w:p w14:paraId="14B0CCD9"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32130</w:t>
            </w:r>
          </w:p>
        </w:tc>
        <w:tc>
          <w:tcPr>
            <w:tcW w:w="6237" w:type="dxa"/>
            <w:noWrap/>
            <w:vAlign w:val="center"/>
          </w:tcPr>
          <w:p w14:paraId="5DAF6CBC"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bijutarias</w:t>
            </w:r>
          </w:p>
        </w:tc>
        <w:tc>
          <w:tcPr>
            <w:tcW w:w="2126" w:type="dxa"/>
            <w:vAlign w:val="center"/>
          </w:tcPr>
          <w:p w14:paraId="2DEB4236"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r w:rsidR="00063A67" w:rsidRPr="00FC7A70" w14:paraId="43EA2650" w14:textId="77777777" w:rsidTr="00073EF1">
        <w:trPr>
          <w:trHeight w:val="300"/>
        </w:trPr>
        <w:tc>
          <w:tcPr>
            <w:tcW w:w="993" w:type="dxa"/>
            <w:noWrap/>
            <w:vAlign w:val="center"/>
          </w:tcPr>
          <w:p w14:paraId="08C2BB40"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32400</w:t>
            </w:r>
          </w:p>
        </w:tc>
        <w:tc>
          <w:tcPr>
            <w:tcW w:w="6237" w:type="dxa"/>
            <w:noWrap/>
            <w:vAlign w:val="center"/>
          </w:tcPr>
          <w:p w14:paraId="31962E7D" w14:textId="77777777" w:rsidR="00063A67" w:rsidRPr="00FC7A70" w:rsidRDefault="00063A67" w:rsidP="00DF7BBF">
            <w:pPr>
              <w:widowControl w:val="0"/>
              <w:spacing w:after="120"/>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jogos e de brinquedos</w:t>
            </w:r>
          </w:p>
        </w:tc>
        <w:tc>
          <w:tcPr>
            <w:tcW w:w="2126" w:type="dxa"/>
            <w:vAlign w:val="center"/>
          </w:tcPr>
          <w:p w14:paraId="698239A4" w14:textId="77777777"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p>
        </w:tc>
      </w:tr>
    </w:tbl>
    <w:p w14:paraId="08CCADD2" w14:textId="77777777" w:rsidR="00063A67" w:rsidRPr="00FC7A70" w:rsidRDefault="00063A67" w:rsidP="00DF7BBF">
      <w:pPr>
        <w:widowControl w:val="0"/>
        <w:spacing w:after="120"/>
        <w:rPr>
          <w:rFonts w:ascii="Garamond" w:hAnsi="Garamond"/>
          <w:i/>
          <w:iCs/>
          <w:color w:val="000000" w:themeColor="text1"/>
          <w:szCs w:val="24"/>
        </w:rPr>
      </w:pPr>
      <w:r w:rsidRPr="00FC7A70">
        <w:rPr>
          <w:rFonts w:ascii="Garamond" w:hAnsi="Garamond"/>
          <w:i/>
          <w:iCs/>
          <w:color w:val="000000" w:themeColor="text1"/>
          <w:szCs w:val="24"/>
        </w:rPr>
        <w:t>(1) Atividades que não podem ser desenvolvidas em fração autónoma de prédio urbano.</w:t>
      </w:r>
    </w:p>
    <w:p w14:paraId="2F351434" w14:textId="77777777" w:rsidR="00063A67" w:rsidRPr="00FC7A70" w:rsidRDefault="00063A67" w:rsidP="00DF7BBF">
      <w:pPr>
        <w:widowControl w:val="0"/>
        <w:spacing w:after="120"/>
        <w:rPr>
          <w:rFonts w:ascii="Garamond" w:hAnsi="Garamond"/>
          <w:color w:val="000000" w:themeColor="text1"/>
          <w:szCs w:val="24"/>
        </w:rPr>
      </w:pPr>
    </w:p>
    <w:p w14:paraId="2F755CBA"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Parte 2-B</w:t>
      </w:r>
    </w:p>
    <w:p w14:paraId="44732542"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Estabelecimentos industriais com potência elétrica igual ou inferior a 41,4 KVA, potência térmica não superior a 4×106 kJ/h e número de trabalhadores não superior a 10, onde são exercidas as atividades económicas que seguidamente se identificam, na sua designação coloquial, com indicação da respetiva nomenclatura e subclasse na Classificação Portuguesa das Atividades Económicas (CAE — rev. 4).</w:t>
      </w:r>
    </w:p>
    <w:p w14:paraId="10693F14"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Considera-se para efeitos da determinação da potência elétrica, os coeficientes de equivalência descritos no anexo IV.</w:t>
      </w:r>
    </w:p>
    <w:p w14:paraId="51002D66" w14:textId="77777777" w:rsidR="00063A67" w:rsidRPr="00FC7A70" w:rsidRDefault="00063A67" w:rsidP="00DF7BBF">
      <w:pPr>
        <w:widowControl w:val="0"/>
        <w:spacing w:after="120"/>
        <w:rPr>
          <w:rFonts w:ascii="Garamond" w:hAnsi="Garamond"/>
          <w:color w:val="000000" w:themeColor="text1"/>
          <w:szCs w:val="24"/>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
        <w:gridCol w:w="6237"/>
        <w:gridCol w:w="2414"/>
      </w:tblGrid>
      <w:tr w:rsidR="00063A67" w:rsidRPr="00FC7A70" w14:paraId="7A8A546D" w14:textId="77777777" w:rsidTr="000E4CD6">
        <w:trPr>
          <w:trHeight w:val="303"/>
        </w:trPr>
        <w:tc>
          <w:tcPr>
            <w:tcW w:w="988" w:type="dxa"/>
            <w:noWrap/>
            <w:vAlign w:val="center"/>
          </w:tcPr>
          <w:p w14:paraId="0EDA7F32"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6237" w:type="dxa"/>
            <w:noWrap/>
            <w:vAlign w:val="center"/>
          </w:tcPr>
          <w:p w14:paraId="6F4E632C"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Designação CAE</w:t>
            </w:r>
          </w:p>
        </w:tc>
        <w:tc>
          <w:tcPr>
            <w:tcW w:w="2414" w:type="dxa"/>
            <w:vAlign w:val="center"/>
          </w:tcPr>
          <w:p w14:paraId="2D3F902A" w14:textId="5A7C9FA0" w:rsidR="00063A67" w:rsidRPr="00FC7A70" w:rsidRDefault="00063A67"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 produtiva</w:t>
            </w:r>
          </w:p>
        </w:tc>
      </w:tr>
      <w:tr w:rsidR="00063A67" w:rsidRPr="00FC7A70" w14:paraId="7AB8FE01" w14:textId="77777777" w:rsidTr="000E4CD6">
        <w:trPr>
          <w:trHeight w:val="303"/>
        </w:trPr>
        <w:tc>
          <w:tcPr>
            <w:tcW w:w="988" w:type="dxa"/>
            <w:noWrap/>
            <w:vAlign w:val="center"/>
            <w:hideMark/>
          </w:tcPr>
          <w:p w14:paraId="27D5CA2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10130</w:t>
            </w:r>
          </w:p>
        </w:tc>
        <w:tc>
          <w:tcPr>
            <w:tcW w:w="6237" w:type="dxa"/>
            <w:noWrap/>
            <w:vAlign w:val="center"/>
            <w:hideMark/>
          </w:tcPr>
          <w:p w14:paraId="4FB89A5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produtos à base de carne</w:t>
            </w:r>
          </w:p>
        </w:tc>
        <w:tc>
          <w:tcPr>
            <w:tcW w:w="2414" w:type="dxa"/>
            <w:vAlign w:val="center"/>
          </w:tcPr>
          <w:p w14:paraId="7805346C"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8215BB1" w14:textId="77777777" w:rsidTr="000E4CD6">
        <w:trPr>
          <w:trHeight w:val="303"/>
        </w:trPr>
        <w:tc>
          <w:tcPr>
            <w:tcW w:w="988" w:type="dxa"/>
            <w:noWrap/>
            <w:vAlign w:val="center"/>
            <w:hideMark/>
          </w:tcPr>
          <w:p w14:paraId="25F5666C"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10201</w:t>
            </w:r>
          </w:p>
        </w:tc>
        <w:tc>
          <w:tcPr>
            <w:tcW w:w="6237" w:type="dxa"/>
            <w:noWrap/>
            <w:vAlign w:val="center"/>
            <w:hideMark/>
          </w:tcPr>
          <w:p w14:paraId="5267130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Preparação de produtos da pesca e da aquicultura</w:t>
            </w:r>
          </w:p>
        </w:tc>
        <w:tc>
          <w:tcPr>
            <w:tcW w:w="2414" w:type="dxa"/>
            <w:vAlign w:val="center"/>
          </w:tcPr>
          <w:p w14:paraId="5751CC8F"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1AF048C" w14:textId="77777777" w:rsidTr="000E4CD6">
        <w:trPr>
          <w:trHeight w:val="303"/>
        </w:trPr>
        <w:tc>
          <w:tcPr>
            <w:tcW w:w="988" w:type="dxa"/>
            <w:noWrap/>
            <w:vAlign w:val="center"/>
            <w:hideMark/>
          </w:tcPr>
          <w:p w14:paraId="32C79C06"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10202</w:t>
            </w:r>
          </w:p>
        </w:tc>
        <w:tc>
          <w:tcPr>
            <w:tcW w:w="6237" w:type="dxa"/>
            <w:noWrap/>
            <w:vAlign w:val="center"/>
            <w:hideMark/>
          </w:tcPr>
          <w:p w14:paraId="2EB95C6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Congelação de produtos da pesca e da aquicultura</w:t>
            </w:r>
          </w:p>
        </w:tc>
        <w:tc>
          <w:tcPr>
            <w:tcW w:w="2414" w:type="dxa"/>
            <w:vAlign w:val="center"/>
          </w:tcPr>
          <w:p w14:paraId="181BE864"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0E1FCFC" w14:textId="77777777" w:rsidTr="000E4CD6">
        <w:trPr>
          <w:trHeight w:val="303"/>
        </w:trPr>
        <w:tc>
          <w:tcPr>
            <w:tcW w:w="988" w:type="dxa"/>
            <w:noWrap/>
            <w:vAlign w:val="center"/>
            <w:hideMark/>
          </w:tcPr>
          <w:p w14:paraId="324E1586"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10203</w:t>
            </w:r>
          </w:p>
        </w:tc>
        <w:tc>
          <w:tcPr>
            <w:tcW w:w="6237" w:type="dxa"/>
            <w:noWrap/>
            <w:vAlign w:val="center"/>
            <w:hideMark/>
          </w:tcPr>
          <w:p w14:paraId="789C850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Conservação de produtos da pesca e da aquicultura em azeite e outros óleos vegetais e outros molhos</w:t>
            </w:r>
          </w:p>
        </w:tc>
        <w:tc>
          <w:tcPr>
            <w:tcW w:w="2414" w:type="dxa"/>
            <w:vAlign w:val="center"/>
          </w:tcPr>
          <w:p w14:paraId="27A85C1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F79A636" w14:textId="77777777" w:rsidTr="000E4CD6">
        <w:trPr>
          <w:trHeight w:val="303"/>
        </w:trPr>
        <w:tc>
          <w:tcPr>
            <w:tcW w:w="988" w:type="dxa"/>
            <w:noWrap/>
            <w:vAlign w:val="center"/>
            <w:hideMark/>
          </w:tcPr>
          <w:p w14:paraId="78B2F11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10204</w:t>
            </w:r>
          </w:p>
        </w:tc>
        <w:tc>
          <w:tcPr>
            <w:tcW w:w="6237" w:type="dxa"/>
            <w:noWrap/>
            <w:vAlign w:val="center"/>
            <w:hideMark/>
          </w:tcPr>
          <w:p w14:paraId="03D8CDC4"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Salga, secagem e outras atividades de transformação de produtos da pesca e aquicultura</w:t>
            </w:r>
          </w:p>
        </w:tc>
        <w:tc>
          <w:tcPr>
            <w:tcW w:w="2414" w:type="dxa"/>
            <w:vAlign w:val="center"/>
          </w:tcPr>
          <w:p w14:paraId="2F5A8A5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39D658C6" w14:textId="77777777" w:rsidTr="000E4CD6">
        <w:trPr>
          <w:trHeight w:val="303"/>
        </w:trPr>
        <w:tc>
          <w:tcPr>
            <w:tcW w:w="988" w:type="dxa"/>
            <w:noWrap/>
            <w:vAlign w:val="center"/>
            <w:hideMark/>
          </w:tcPr>
          <w:p w14:paraId="38EA3C76"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10310</w:t>
            </w:r>
          </w:p>
        </w:tc>
        <w:tc>
          <w:tcPr>
            <w:tcW w:w="6237" w:type="dxa"/>
            <w:noWrap/>
            <w:vAlign w:val="center"/>
            <w:hideMark/>
          </w:tcPr>
          <w:p w14:paraId="0D1E425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Processamento e conservação de batatas</w:t>
            </w:r>
          </w:p>
        </w:tc>
        <w:tc>
          <w:tcPr>
            <w:tcW w:w="2414" w:type="dxa"/>
            <w:vAlign w:val="center"/>
          </w:tcPr>
          <w:p w14:paraId="5CE4351C"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BCF37D3" w14:textId="77777777" w:rsidTr="000E4CD6">
        <w:trPr>
          <w:trHeight w:val="303"/>
        </w:trPr>
        <w:tc>
          <w:tcPr>
            <w:tcW w:w="988" w:type="dxa"/>
            <w:noWrap/>
            <w:vAlign w:val="center"/>
            <w:hideMark/>
          </w:tcPr>
          <w:p w14:paraId="6F18897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10320</w:t>
            </w:r>
          </w:p>
        </w:tc>
        <w:tc>
          <w:tcPr>
            <w:tcW w:w="6237" w:type="dxa"/>
            <w:noWrap/>
            <w:vAlign w:val="center"/>
            <w:hideMark/>
          </w:tcPr>
          <w:p w14:paraId="1B5E2C1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sumos de frutos e de produtos hortícolas</w:t>
            </w:r>
          </w:p>
        </w:tc>
        <w:tc>
          <w:tcPr>
            <w:tcW w:w="2414" w:type="dxa"/>
            <w:vAlign w:val="center"/>
          </w:tcPr>
          <w:p w14:paraId="06CD44A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39C2F62" w14:textId="77777777" w:rsidTr="000E4CD6">
        <w:trPr>
          <w:trHeight w:val="303"/>
        </w:trPr>
        <w:tc>
          <w:tcPr>
            <w:tcW w:w="988" w:type="dxa"/>
            <w:noWrap/>
            <w:vAlign w:val="center"/>
            <w:hideMark/>
          </w:tcPr>
          <w:p w14:paraId="279D50E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10391</w:t>
            </w:r>
          </w:p>
        </w:tc>
        <w:tc>
          <w:tcPr>
            <w:tcW w:w="6237" w:type="dxa"/>
            <w:noWrap/>
            <w:vAlign w:val="center"/>
            <w:hideMark/>
          </w:tcPr>
          <w:p w14:paraId="5934763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Congelação de frutos e de produtos hortícolas</w:t>
            </w:r>
          </w:p>
        </w:tc>
        <w:tc>
          <w:tcPr>
            <w:tcW w:w="2414" w:type="dxa"/>
            <w:vAlign w:val="center"/>
          </w:tcPr>
          <w:p w14:paraId="4CA7275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27347645" w14:textId="77777777" w:rsidTr="000E4CD6">
        <w:trPr>
          <w:trHeight w:val="303"/>
        </w:trPr>
        <w:tc>
          <w:tcPr>
            <w:tcW w:w="988" w:type="dxa"/>
            <w:noWrap/>
            <w:vAlign w:val="center"/>
            <w:hideMark/>
          </w:tcPr>
          <w:p w14:paraId="59D29E16"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10392</w:t>
            </w:r>
          </w:p>
        </w:tc>
        <w:tc>
          <w:tcPr>
            <w:tcW w:w="6237" w:type="dxa"/>
            <w:noWrap/>
            <w:vAlign w:val="center"/>
            <w:hideMark/>
          </w:tcPr>
          <w:p w14:paraId="0007A9E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Secagem e desidratação de frutos e de produtos hortícolas</w:t>
            </w:r>
          </w:p>
        </w:tc>
        <w:tc>
          <w:tcPr>
            <w:tcW w:w="2414" w:type="dxa"/>
            <w:vAlign w:val="center"/>
          </w:tcPr>
          <w:p w14:paraId="410CE83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397C2F6" w14:textId="77777777" w:rsidTr="000E4CD6">
        <w:trPr>
          <w:trHeight w:val="303"/>
        </w:trPr>
        <w:tc>
          <w:tcPr>
            <w:tcW w:w="988" w:type="dxa"/>
            <w:noWrap/>
            <w:vAlign w:val="center"/>
            <w:hideMark/>
          </w:tcPr>
          <w:p w14:paraId="22AA0DB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10393</w:t>
            </w:r>
          </w:p>
        </w:tc>
        <w:tc>
          <w:tcPr>
            <w:tcW w:w="6237" w:type="dxa"/>
            <w:noWrap/>
            <w:vAlign w:val="center"/>
            <w:hideMark/>
          </w:tcPr>
          <w:p w14:paraId="70DCAE0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doces, compotas, geleias e marmelada</w:t>
            </w:r>
          </w:p>
        </w:tc>
        <w:tc>
          <w:tcPr>
            <w:tcW w:w="2414" w:type="dxa"/>
            <w:vAlign w:val="center"/>
          </w:tcPr>
          <w:p w14:paraId="5D0CEAC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E23156D" w14:textId="77777777" w:rsidTr="000E4CD6">
        <w:trPr>
          <w:trHeight w:val="438"/>
        </w:trPr>
        <w:tc>
          <w:tcPr>
            <w:tcW w:w="988" w:type="dxa"/>
            <w:noWrap/>
            <w:vAlign w:val="center"/>
            <w:hideMark/>
          </w:tcPr>
          <w:p w14:paraId="001F3C1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10394</w:t>
            </w:r>
          </w:p>
        </w:tc>
        <w:tc>
          <w:tcPr>
            <w:tcW w:w="6237" w:type="dxa"/>
            <w:noWrap/>
            <w:vAlign w:val="center"/>
            <w:hideMark/>
          </w:tcPr>
          <w:p w14:paraId="49505D2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Descasque e transformação de frutos de casca rija comestíveis</w:t>
            </w:r>
          </w:p>
        </w:tc>
        <w:tc>
          <w:tcPr>
            <w:tcW w:w="2414" w:type="dxa"/>
            <w:vAlign w:val="center"/>
          </w:tcPr>
          <w:p w14:paraId="2B134AA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F511868" w14:textId="77777777" w:rsidTr="000E4CD6">
        <w:trPr>
          <w:trHeight w:val="303"/>
        </w:trPr>
        <w:tc>
          <w:tcPr>
            <w:tcW w:w="988" w:type="dxa"/>
            <w:noWrap/>
            <w:vAlign w:val="center"/>
            <w:hideMark/>
          </w:tcPr>
          <w:p w14:paraId="72EAD3D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10395</w:t>
            </w:r>
          </w:p>
        </w:tc>
        <w:tc>
          <w:tcPr>
            <w:tcW w:w="6237" w:type="dxa"/>
            <w:noWrap/>
            <w:vAlign w:val="center"/>
            <w:hideMark/>
          </w:tcPr>
          <w:p w14:paraId="35CE1F5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Preparação e conservação de frutos e de produtos hortícolas por outros processos</w:t>
            </w:r>
          </w:p>
        </w:tc>
        <w:tc>
          <w:tcPr>
            <w:tcW w:w="2414" w:type="dxa"/>
            <w:vAlign w:val="center"/>
          </w:tcPr>
          <w:p w14:paraId="3F94ECE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235F8C66" w14:textId="77777777" w:rsidTr="000E4CD6">
        <w:trPr>
          <w:trHeight w:val="303"/>
        </w:trPr>
        <w:tc>
          <w:tcPr>
            <w:tcW w:w="988" w:type="dxa"/>
            <w:noWrap/>
            <w:vAlign w:val="center"/>
            <w:hideMark/>
          </w:tcPr>
          <w:p w14:paraId="75223A5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10411</w:t>
            </w:r>
          </w:p>
        </w:tc>
        <w:tc>
          <w:tcPr>
            <w:tcW w:w="6237" w:type="dxa"/>
            <w:noWrap/>
            <w:vAlign w:val="center"/>
            <w:hideMark/>
          </w:tcPr>
          <w:p w14:paraId="3D25701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Produção de óleos e gorduras animais brutos</w:t>
            </w:r>
          </w:p>
        </w:tc>
        <w:tc>
          <w:tcPr>
            <w:tcW w:w="2414" w:type="dxa"/>
            <w:vAlign w:val="center"/>
          </w:tcPr>
          <w:p w14:paraId="604A746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13C65D3A" w14:textId="77777777" w:rsidTr="000E4CD6">
        <w:trPr>
          <w:trHeight w:val="303"/>
        </w:trPr>
        <w:tc>
          <w:tcPr>
            <w:tcW w:w="988" w:type="dxa"/>
            <w:noWrap/>
            <w:vAlign w:val="center"/>
            <w:hideMark/>
          </w:tcPr>
          <w:p w14:paraId="2399F2C2"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10412</w:t>
            </w:r>
          </w:p>
        </w:tc>
        <w:tc>
          <w:tcPr>
            <w:tcW w:w="6237" w:type="dxa"/>
            <w:noWrap/>
            <w:vAlign w:val="center"/>
            <w:hideMark/>
          </w:tcPr>
          <w:p w14:paraId="6402BDD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Produção de azeite</w:t>
            </w:r>
          </w:p>
        </w:tc>
        <w:tc>
          <w:tcPr>
            <w:tcW w:w="2414" w:type="dxa"/>
            <w:vAlign w:val="center"/>
          </w:tcPr>
          <w:p w14:paraId="5838BD6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ACF53B9" w14:textId="77777777" w:rsidTr="000E4CD6">
        <w:trPr>
          <w:trHeight w:val="303"/>
        </w:trPr>
        <w:tc>
          <w:tcPr>
            <w:tcW w:w="988" w:type="dxa"/>
            <w:noWrap/>
            <w:vAlign w:val="center"/>
            <w:hideMark/>
          </w:tcPr>
          <w:p w14:paraId="3BF340E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10413</w:t>
            </w:r>
          </w:p>
        </w:tc>
        <w:tc>
          <w:tcPr>
            <w:tcW w:w="6237" w:type="dxa"/>
            <w:noWrap/>
            <w:vAlign w:val="center"/>
            <w:hideMark/>
          </w:tcPr>
          <w:p w14:paraId="7E0CC42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Produção de óleos vegetais brutos (exceto azeite)</w:t>
            </w:r>
          </w:p>
        </w:tc>
        <w:tc>
          <w:tcPr>
            <w:tcW w:w="2414" w:type="dxa"/>
            <w:vAlign w:val="center"/>
          </w:tcPr>
          <w:p w14:paraId="4ACE639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0AEB0F34" w14:textId="77777777" w:rsidTr="000E4CD6">
        <w:trPr>
          <w:trHeight w:val="303"/>
        </w:trPr>
        <w:tc>
          <w:tcPr>
            <w:tcW w:w="988" w:type="dxa"/>
            <w:noWrap/>
            <w:vAlign w:val="center"/>
            <w:hideMark/>
          </w:tcPr>
          <w:p w14:paraId="2ECBBF1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10414</w:t>
            </w:r>
          </w:p>
        </w:tc>
        <w:tc>
          <w:tcPr>
            <w:tcW w:w="6237" w:type="dxa"/>
            <w:noWrap/>
            <w:vAlign w:val="center"/>
            <w:hideMark/>
          </w:tcPr>
          <w:p w14:paraId="596DC784"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Refinação de azeite, óleos e gorduras</w:t>
            </w:r>
          </w:p>
        </w:tc>
        <w:tc>
          <w:tcPr>
            <w:tcW w:w="2414" w:type="dxa"/>
            <w:vAlign w:val="center"/>
          </w:tcPr>
          <w:p w14:paraId="638BF2B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1C56C66C" w14:textId="77777777" w:rsidTr="000E4CD6">
        <w:trPr>
          <w:trHeight w:val="303"/>
        </w:trPr>
        <w:tc>
          <w:tcPr>
            <w:tcW w:w="988" w:type="dxa"/>
            <w:noWrap/>
            <w:vAlign w:val="center"/>
            <w:hideMark/>
          </w:tcPr>
          <w:p w14:paraId="76B3049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10420</w:t>
            </w:r>
          </w:p>
        </w:tc>
        <w:tc>
          <w:tcPr>
            <w:tcW w:w="6237" w:type="dxa"/>
            <w:noWrap/>
            <w:vAlign w:val="center"/>
            <w:hideMark/>
          </w:tcPr>
          <w:p w14:paraId="4CC5339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margarinas e de gorduras alimentares similares</w:t>
            </w:r>
          </w:p>
        </w:tc>
        <w:tc>
          <w:tcPr>
            <w:tcW w:w="2414" w:type="dxa"/>
            <w:vAlign w:val="center"/>
          </w:tcPr>
          <w:p w14:paraId="4458C3A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2F3CD843" w14:textId="77777777" w:rsidTr="000E4CD6">
        <w:trPr>
          <w:trHeight w:val="303"/>
        </w:trPr>
        <w:tc>
          <w:tcPr>
            <w:tcW w:w="988" w:type="dxa"/>
            <w:noWrap/>
            <w:vAlign w:val="center"/>
            <w:hideMark/>
          </w:tcPr>
          <w:p w14:paraId="4806CE2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10510</w:t>
            </w:r>
          </w:p>
        </w:tc>
        <w:tc>
          <w:tcPr>
            <w:tcW w:w="6237" w:type="dxa"/>
            <w:noWrap/>
            <w:vAlign w:val="center"/>
            <w:hideMark/>
          </w:tcPr>
          <w:p w14:paraId="481FEC3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Indústria de laticínios</w:t>
            </w:r>
          </w:p>
        </w:tc>
        <w:tc>
          <w:tcPr>
            <w:tcW w:w="2414" w:type="dxa"/>
            <w:vAlign w:val="center"/>
          </w:tcPr>
          <w:p w14:paraId="0BB4B97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5D27EF3" w14:textId="77777777" w:rsidTr="000E4CD6">
        <w:trPr>
          <w:trHeight w:val="303"/>
        </w:trPr>
        <w:tc>
          <w:tcPr>
            <w:tcW w:w="988" w:type="dxa"/>
            <w:noWrap/>
            <w:vAlign w:val="center"/>
            <w:hideMark/>
          </w:tcPr>
          <w:p w14:paraId="4C4152B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10520</w:t>
            </w:r>
          </w:p>
        </w:tc>
        <w:tc>
          <w:tcPr>
            <w:tcW w:w="6237" w:type="dxa"/>
            <w:noWrap/>
            <w:vAlign w:val="center"/>
            <w:hideMark/>
          </w:tcPr>
          <w:p w14:paraId="010FF2A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gelados e sorvetes</w:t>
            </w:r>
          </w:p>
        </w:tc>
        <w:tc>
          <w:tcPr>
            <w:tcW w:w="2414" w:type="dxa"/>
            <w:vAlign w:val="center"/>
          </w:tcPr>
          <w:p w14:paraId="5BDDC4C4"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2A3C1E4" w14:textId="77777777" w:rsidTr="000E4CD6">
        <w:trPr>
          <w:trHeight w:val="303"/>
        </w:trPr>
        <w:tc>
          <w:tcPr>
            <w:tcW w:w="988" w:type="dxa"/>
            <w:noWrap/>
            <w:vAlign w:val="center"/>
            <w:hideMark/>
          </w:tcPr>
          <w:p w14:paraId="575D1D3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10611</w:t>
            </w:r>
          </w:p>
        </w:tc>
        <w:tc>
          <w:tcPr>
            <w:tcW w:w="6237" w:type="dxa"/>
            <w:noWrap/>
            <w:vAlign w:val="center"/>
            <w:hideMark/>
          </w:tcPr>
          <w:p w14:paraId="2A36F19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Moagem de cereais</w:t>
            </w:r>
          </w:p>
        </w:tc>
        <w:tc>
          <w:tcPr>
            <w:tcW w:w="2414" w:type="dxa"/>
            <w:vAlign w:val="center"/>
          </w:tcPr>
          <w:p w14:paraId="18DF1E8D"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5C4E8342" w14:textId="77777777" w:rsidTr="000E4CD6">
        <w:trPr>
          <w:trHeight w:val="277"/>
        </w:trPr>
        <w:tc>
          <w:tcPr>
            <w:tcW w:w="988" w:type="dxa"/>
            <w:noWrap/>
            <w:vAlign w:val="center"/>
            <w:hideMark/>
          </w:tcPr>
          <w:p w14:paraId="1F522A4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10612</w:t>
            </w:r>
          </w:p>
        </w:tc>
        <w:tc>
          <w:tcPr>
            <w:tcW w:w="6237" w:type="dxa"/>
            <w:noWrap/>
            <w:vAlign w:val="center"/>
            <w:hideMark/>
          </w:tcPr>
          <w:p w14:paraId="2E2CFFE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Descasque, branqueamento e outros tratamentos do arroz</w:t>
            </w:r>
          </w:p>
        </w:tc>
        <w:tc>
          <w:tcPr>
            <w:tcW w:w="2414" w:type="dxa"/>
            <w:vAlign w:val="center"/>
          </w:tcPr>
          <w:p w14:paraId="0F62CC9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349B6398" w14:textId="77777777" w:rsidTr="000E4CD6">
        <w:trPr>
          <w:trHeight w:val="303"/>
        </w:trPr>
        <w:tc>
          <w:tcPr>
            <w:tcW w:w="988" w:type="dxa"/>
            <w:noWrap/>
            <w:vAlign w:val="center"/>
            <w:hideMark/>
          </w:tcPr>
          <w:p w14:paraId="4B0E57B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10613</w:t>
            </w:r>
          </w:p>
        </w:tc>
        <w:tc>
          <w:tcPr>
            <w:tcW w:w="6237" w:type="dxa"/>
            <w:noWrap/>
            <w:vAlign w:val="center"/>
            <w:hideMark/>
          </w:tcPr>
          <w:p w14:paraId="0048C28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Transformação de cereais e leguminosas, n.e.</w:t>
            </w:r>
          </w:p>
        </w:tc>
        <w:tc>
          <w:tcPr>
            <w:tcW w:w="2414" w:type="dxa"/>
            <w:vAlign w:val="center"/>
          </w:tcPr>
          <w:p w14:paraId="025C93B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3758D732" w14:textId="77777777" w:rsidTr="000E4CD6">
        <w:trPr>
          <w:trHeight w:val="303"/>
        </w:trPr>
        <w:tc>
          <w:tcPr>
            <w:tcW w:w="988" w:type="dxa"/>
            <w:noWrap/>
            <w:vAlign w:val="center"/>
            <w:hideMark/>
          </w:tcPr>
          <w:p w14:paraId="4848821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10620</w:t>
            </w:r>
          </w:p>
        </w:tc>
        <w:tc>
          <w:tcPr>
            <w:tcW w:w="6237" w:type="dxa"/>
            <w:noWrap/>
            <w:vAlign w:val="center"/>
            <w:hideMark/>
          </w:tcPr>
          <w:p w14:paraId="20B39C0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amidos, féculas e produtos afins</w:t>
            </w:r>
          </w:p>
        </w:tc>
        <w:tc>
          <w:tcPr>
            <w:tcW w:w="2414" w:type="dxa"/>
            <w:vAlign w:val="center"/>
          </w:tcPr>
          <w:p w14:paraId="2575E82D"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14B1B19C" w14:textId="77777777" w:rsidTr="000E4CD6">
        <w:trPr>
          <w:trHeight w:val="303"/>
        </w:trPr>
        <w:tc>
          <w:tcPr>
            <w:tcW w:w="988" w:type="dxa"/>
            <w:noWrap/>
            <w:vAlign w:val="center"/>
            <w:hideMark/>
          </w:tcPr>
          <w:p w14:paraId="664472A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10711</w:t>
            </w:r>
          </w:p>
        </w:tc>
        <w:tc>
          <w:tcPr>
            <w:tcW w:w="6237" w:type="dxa"/>
            <w:noWrap/>
            <w:vAlign w:val="center"/>
            <w:hideMark/>
          </w:tcPr>
          <w:p w14:paraId="6AEE5FA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Panificação</w:t>
            </w:r>
          </w:p>
        </w:tc>
        <w:tc>
          <w:tcPr>
            <w:tcW w:w="2414" w:type="dxa"/>
            <w:vAlign w:val="center"/>
          </w:tcPr>
          <w:p w14:paraId="55D98434"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F3F6ABF" w14:textId="77777777" w:rsidTr="000E4CD6">
        <w:trPr>
          <w:trHeight w:val="303"/>
        </w:trPr>
        <w:tc>
          <w:tcPr>
            <w:tcW w:w="988" w:type="dxa"/>
            <w:noWrap/>
            <w:vAlign w:val="center"/>
            <w:hideMark/>
          </w:tcPr>
          <w:p w14:paraId="7FF764A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10712</w:t>
            </w:r>
          </w:p>
        </w:tc>
        <w:tc>
          <w:tcPr>
            <w:tcW w:w="6237" w:type="dxa"/>
            <w:noWrap/>
            <w:vAlign w:val="center"/>
            <w:hideMark/>
          </w:tcPr>
          <w:p w14:paraId="50DDDA6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Pastelaria fresca</w:t>
            </w:r>
          </w:p>
        </w:tc>
        <w:tc>
          <w:tcPr>
            <w:tcW w:w="2414" w:type="dxa"/>
            <w:vAlign w:val="center"/>
          </w:tcPr>
          <w:p w14:paraId="6A1052A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97CE1E3" w14:textId="77777777" w:rsidTr="000E4CD6">
        <w:trPr>
          <w:trHeight w:val="303"/>
        </w:trPr>
        <w:tc>
          <w:tcPr>
            <w:tcW w:w="988" w:type="dxa"/>
            <w:noWrap/>
            <w:vAlign w:val="center"/>
            <w:hideMark/>
          </w:tcPr>
          <w:p w14:paraId="0EEEDCF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10720</w:t>
            </w:r>
          </w:p>
        </w:tc>
        <w:tc>
          <w:tcPr>
            <w:tcW w:w="6237" w:type="dxa"/>
            <w:noWrap/>
            <w:vAlign w:val="center"/>
            <w:hideMark/>
          </w:tcPr>
          <w:p w14:paraId="7C9F65F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bolachas, biscoitos, tostas e pastelaria de conservação</w:t>
            </w:r>
          </w:p>
        </w:tc>
        <w:tc>
          <w:tcPr>
            <w:tcW w:w="2414" w:type="dxa"/>
            <w:vAlign w:val="center"/>
          </w:tcPr>
          <w:p w14:paraId="0A18839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BF88178" w14:textId="77777777" w:rsidTr="000E4CD6">
        <w:trPr>
          <w:trHeight w:val="303"/>
        </w:trPr>
        <w:tc>
          <w:tcPr>
            <w:tcW w:w="988" w:type="dxa"/>
            <w:noWrap/>
            <w:vAlign w:val="center"/>
            <w:hideMark/>
          </w:tcPr>
          <w:p w14:paraId="76F2BDD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10730</w:t>
            </w:r>
          </w:p>
        </w:tc>
        <w:tc>
          <w:tcPr>
            <w:tcW w:w="6237" w:type="dxa"/>
            <w:noWrap/>
            <w:vAlign w:val="center"/>
            <w:hideMark/>
          </w:tcPr>
          <w:p w14:paraId="5969F56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produtos à base de farinha</w:t>
            </w:r>
          </w:p>
        </w:tc>
        <w:tc>
          <w:tcPr>
            <w:tcW w:w="2414" w:type="dxa"/>
            <w:vAlign w:val="center"/>
          </w:tcPr>
          <w:p w14:paraId="50F7C2C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264A544" w14:textId="77777777" w:rsidTr="000E4CD6">
        <w:trPr>
          <w:trHeight w:val="303"/>
        </w:trPr>
        <w:tc>
          <w:tcPr>
            <w:tcW w:w="988" w:type="dxa"/>
            <w:noWrap/>
            <w:vAlign w:val="center"/>
            <w:hideMark/>
          </w:tcPr>
          <w:p w14:paraId="178BBA6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10810</w:t>
            </w:r>
          </w:p>
        </w:tc>
        <w:tc>
          <w:tcPr>
            <w:tcW w:w="6237" w:type="dxa"/>
            <w:noWrap/>
            <w:vAlign w:val="center"/>
            <w:hideMark/>
          </w:tcPr>
          <w:p w14:paraId="6679D04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Indústria do açúcar</w:t>
            </w:r>
          </w:p>
        </w:tc>
        <w:tc>
          <w:tcPr>
            <w:tcW w:w="2414" w:type="dxa"/>
            <w:vAlign w:val="center"/>
          </w:tcPr>
          <w:p w14:paraId="6A38716F"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7773AB5B" w14:textId="77777777" w:rsidTr="000E4CD6">
        <w:trPr>
          <w:trHeight w:val="303"/>
        </w:trPr>
        <w:tc>
          <w:tcPr>
            <w:tcW w:w="988" w:type="dxa"/>
            <w:noWrap/>
            <w:vAlign w:val="center"/>
            <w:hideMark/>
          </w:tcPr>
          <w:p w14:paraId="3A24D16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10821</w:t>
            </w:r>
          </w:p>
        </w:tc>
        <w:tc>
          <w:tcPr>
            <w:tcW w:w="6237" w:type="dxa"/>
            <w:noWrap/>
            <w:vAlign w:val="center"/>
            <w:hideMark/>
          </w:tcPr>
          <w:p w14:paraId="31835DD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cacau e de chocolate</w:t>
            </w:r>
          </w:p>
        </w:tc>
        <w:tc>
          <w:tcPr>
            <w:tcW w:w="2414" w:type="dxa"/>
            <w:vAlign w:val="center"/>
          </w:tcPr>
          <w:p w14:paraId="17B4357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6F57FEA" w14:textId="77777777" w:rsidTr="000E4CD6">
        <w:trPr>
          <w:trHeight w:val="303"/>
        </w:trPr>
        <w:tc>
          <w:tcPr>
            <w:tcW w:w="988" w:type="dxa"/>
            <w:noWrap/>
            <w:vAlign w:val="center"/>
            <w:hideMark/>
          </w:tcPr>
          <w:p w14:paraId="2B81CACE"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10822</w:t>
            </w:r>
          </w:p>
        </w:tc>
        <w:tc>
          <w:tcPr>
            <w:tcW w:w="6237" w:type="dxa"/>
            <w:noWrap/>
            <w:vAlign w:val="center"/>
            <w:hideMark/>
          </w:tcPr>
          <w:p w14:paraId="2D4E075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produtos de confeitaria</w:t>
            </w:r>
          </w:p>
        </w:tc>
        <w:tc>
          <w:tcPr>
            <w:tcW w:w="2414" w:type="dxa"/>
            <w:vAlign w:val="center"/>
          </w:tcPr>
          <w:p w14:paraId="257C91E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B17A24B" w14:textId="77777777" w:rsidTr="000E4CD6">
        <w:trPr>
          <w:trHeight w:val="303"/>
        </w:trPr>
        <w:tc>
          <w:tcPr>
            <w:tcW w:w="988" w:type="dxa"/>
            <w:noWrap/>
            <w:vAlign w:val="center"/>
            <w:hideMark/>
          </w:tcPr>
          <w:p w14:paraId="033914AB"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10830</w:t>
            </w:r>
          </w:p>
        </w:tc>
        <w:tc>
          <w:tcPr>
            <w:tcW w:w="6237" w:type="dxa"/>
            <w:noWrap/>
            <w:vAlign w:val="center"/>
            <w:hideMark/>
          </w:tcPr>
          <w:p w14:paraId="3FDAA3B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Indústria do café e do chá</w:t>
            </w:r>
          </w:p>
        </w:tc>
        <w:tc>
          <w:tcPr>
            <w:tcW w:w="2414" w:type="dxa"/>
            <w:vAlign w:val="center"/>
          </w:tcPr>
          <w:p w14:paraId="41C8454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7D9057F" w14:textId="77777777" w:rsidTr="000E4CD6">
        <w:trPr>
          <w:trHeight w:val="303"/>
        </w:trPr>
        <w:tc>
          <w:tcPr>
            <w:tcW w:w="988" w:type="dxa"/>
            <w:noWrap/>
            <w:vAlign w:val="center"/>
            <w:hideMark/>
          </w:tcPr>
          <w:p w14:paraId="14B9F2B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10840</w:t>
            </w:r>
          </w:p>
        </w:tc>
        <w:tc>
          <w:tcPr>
            <w:tcW w:w="6237" w:type="dxa"/>
            <w:noWrap/>
            <w:vAlign w:val="center"/>
            <w:hideMark/>
          </w:tcPr>
          <w:p w14:paraId="3CA1E7D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condimentos e temperos</w:t>
            </w:r>
          </w:p>
        </w:tc>
        <w:tc>
          <w:tcPr>
            <w:tcW w:w="2414" w:type="dxa"/>
            <w:vAlign w:val="center"/>
          </w:tcPr>
          <w:p w14:paraId="2A472EB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2EF9A84" w14:textId="77777777" w:rsidTr="000E4CD6">
        <w:trPr>
          <w:trHeight w:val="303"/>
        </w:trPr>
        <w:tc>
          <w:tcPr>
            <w:tcW w:w="988" w:type="dxa"/>
            <w:noWrap/>
            <w:vAlign w:val="center"/>
            <w:hideMark/>
          </w:tcPr>
          <w:p w14:paraId="2BB47DC7"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10850</w:t>
            </w:r>
          </w:p>
        </w:tc>
        <w:tc>
          <w:tcPr>
            <w:tcW w:w="6237" w:type="dxa"/>
            <w:noWrap/>
            <w:vAlign w:val="center"/>
            <w:hideMark/>
          </w:tcPr>
          <w:p w14:paraId="464A0E5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refeições e pratos pré-cozinhados</w:t>
            </w:r>
          </w:p>
        </w:tc>
        <w:tc>
          <w:tcPr>
            <w:tcW w:w="2414" w:type="dxa"/>
            <w:vAlign w:val="center"/>
          </w:tcPr>
          <w:p w14:paraId="2213F6C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ACDB445" w14:textId="77777777" w:rsidTr="000E4CD6">
        <w:trPr>
          <w:trHeight w:val="303"/>
        </w:trPr>
        <w:tc>
          <w:tcPr>
            <w:tcW w:w="988" w:type="dxa"/>
            <w:noWrap/>
            <w:vAlign w:val="center"/>
            <w:hideMark/>
          </w:tcPr>
          <w:p w14:paraId="6D07B2C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10613</w:t>
            </w:r>
          </w:p>
        </w:tc>
        <w:tc>
          <w:tcPr>
            <w:tcW w:w="6237" w:type="dxa"/>
            <w:noWrap/>
            <w:vAlign w:val="center"/>
            <w:hideMark/>
          </w:tcPr>
          <w:p w14:paraId="5B63AEF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Transformação de cereais e leguminosas, n.e.</w:t>
            </w:r>
          </w:p>
        </w:tc>
        <w:tc>
          <w:tcPr>
            <w:tcW w:w="2414" w:type="dxa"/>
            <w:vAlign w:val="center"/>
          </w:tcPr>
          <w:p w14:paraId="1A3B94F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FC60554" w14:textId="77777777" w:rsidTr="000E4CD6">
        <w:trPr>
          <w:trHeight w:val="303"/>
        </w:trPr>
        <w:tc>
          <w:tcPr>
            <w:tcW w:w="988" w:type="dxa"/>
            <w:noWrap/>
            <w:vAlign w:val="center"/>
            <w:hideMark/>
          </w:tcPr>
          <w:p w14:paraId="4089A94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10620</w:t>
            </w:r>
          </w:p>
        </w:tc>
        <w:tc>
          <w:tcPr>
            <w:tcW w:w="6237" w:type="dxa"/>
            <w:noWrap/>
            <w:vAlign w:val="center"/>
            <w:hideMark/>
          </w:tcPr>
          <w:p w14:paraId="7C3036D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amidos, féculas e produtos afins</w:t>
            </w:r>
          </w:p>
        </w:tc>
        <w:tc>
          <w:tcPr>
            <w:tcW w:w="2414" w:type="dxa"/>
            <w:vAlign w:val="center"/>
          </w:tcPr>
          <w:p w14:paraId="60B5212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F2B2669" w14:textId="77777777" w:rsidTr="000E4CD6">
        <w:trPr>
          <w:trHeight w:val="303"/>
        </w:trPr>
        <w:tc>
          <w:tcPr>
            <w:tcW w:w="988" w:type="dxa"/>
            <w:noWrap/>
            <w:vAlign w:val="center"/>
            <w:hideMark/>
          </w:tcPr>
          <w:p w14:paraId="0AC71C6B"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10711</w:t>
            </w:r>
          </w:p>
        </w:tc>
        <w:tc>
          <w:tcPr>
            <w:tcW w:w="6237" w:type="dxa"/>
            <w:noWrap/>
            <w:vAlign w:val="center"/>
            <w:hideMark/>
          </w:tcPr>
          <w:p w14:paraId="1399F17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Panificação</w:t>
            </w:r>
          </w:p>
        </w:tc>
        <w:tc>
          <w:tcPr>
            <w:tcW w:w="2414" w:type="dxa"/>
            <w:vAlign w:val="center"/>
          </w:tcPr>
          <w:p w14:paraId="13D2203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9506F90" w14:textId="77777777" w:rsidTr="000E4CD6">
        <w:trPr>
          <w:trHeight w:val="303"/>
        </w:trPr>
        <w:tc>
          <w:tcPr>
            <w:tcW w:w="988" w:type="dxa"/>
            <w:noWrap/>
            <w:vAlign w:val="center"/>
            <w:hideMark/>
          </w:tcPr>
          <w:p w14:paraId="356D861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10712</w:t>
            </w:r>
          </w:p>
        </w:tc>
        <w:tc>
          <w:tcPr>
            <w:tcW w:w="6237" w:type="dxa"/>
            <w:noWrap/>
            <w:vAlign w:val="center"/>
            <w:hideMark/>
          </w:tcPr>
          <w:p w14:paraId="45BD718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Pastelaria fresca</w:t>
            </w:r>
          </w:p>
        </w:tc>
        <w:tc>
          <w:tcPr>
            <w:tcW w:w="2414" w:type="dxa"/>
            <w:vAlign w:val="center"/>
          </w:tcPr>
          <w:p w14:paraId="0FB90DB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6C9FD66" w14:textId="77777777" w:rsidTr="000E4CD6">
        <w:trPr>
          <w:trHeight w:val="303"/>
        </w:trPr>
        <w:tc>
          <w:tcPr>
            <w:tcW w:w="988" w:type="dxa"/>
            <w:noWrap/>
            <w:vAlign w:val="center"/>
            <w:hideMark/>
          </w:tcPr>
          <w:p w14:paraId="2DD4BCBB"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10720</w:t>
            </w:r>
          </w:p>
        </w:tc>
        <w:tc>
          <w:tcPr>
            <w:tcW w:w="6237" w:type="dxa"/>
            <w:noWrap/>
            <w:vAlign w:val="center"/>
            <w:hideMark/>
          </w:tcPr>
          <w:p w14:paraId="55592E7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bolachas, biscoitos, tostas e pastelaria de conservação</w:t>
            </w:r>
          </w:p>
        </w:tc>
        <w:tc>
          <w:tcPr>
            <w:tcW w:w="2414" w:type="dxa"/>
            <w:vAlign w:val="center"/>
          </w:tcPr>
          <w:p w14:paraId="595897F2"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9E51403" w14:textId="77777777" w:rsidTr="000E4CD6">
        <w:trPr>
          <w:trHeight w:val="303"/>
        </w:trPr>
        <w:tc>
          <w:tcPr>
            <w:tcW w:w="988" w:type="dxa"/>
            <w:noWrap/>
            <w:vAlign w:val="center"/>
            <w:hideMark/>
          </w:tcPr>
          <w:p w14:paraId="7E0B0DC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10730</w:t>
            </w:r>
          </w:p>
        </w:tc>
        <w:tc>
          <w:tcPr>
            <w:tcW w:w="6237" w:type="dxa"/>
            <w:noWrap/>
            <w:vAlign w:val="center"/>
            <w:hideMark/>
          </w:tcPr>
          <w:p w14:paraId="091BFEA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produtos à base de farinha</w:t>
            </w:r>
          </w:p>
        </w:tc>
        <w:tc>
          <w:tcPr>
            <w:tcW w:w="2414" w:type="dxa"/>
            <w:vAlign w:val="center"/>
          </w:tcPr>
          <w:p w14:paraId="12044C0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5F1F840" w14:textId="77777777" w:rsidTr="000E4CD6">
        <w:trPr>
          <w:trHeight w:val="303"/>
        </w:trPr>
        <w:tc>
          <w:tcPr>
            <w:tcW w:w="988" w:type="dxa"/>
            <w:noWrap/>
            <w:vAlign w:val="center"/>
            <w:hideMark/>
          </w:tcPr>
          <w:p w14:paraId="743D99C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10860</w:t>
            </w:r>
          </w:p>
        </w:tc>
        <w:tc>
          <w:tcPr>
            <w:tcW w:w="6237" w:type="dxa"/>
            <w:noWrap/>
            <w:vAlign w:val="center"/>
            <w:hideMark/>
          </w:tcPr>
          <w:p w14:paraId="7A40FCD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alimentos homogeneizados e dietéticos</w:t>
            </w:r>
          </w:p>
        </w:tc>
        <w:tc>
          <w:tcPr>
            <w:tcW w:w="2414" w:type="dxa"/>
            <w:vAlign w:val="center"/>
          </w:tcPr>
          <w:p w14:paraId="2A31DCD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7910F3A" w14:textId="77777777" w:rsidTr="000E4CD6">
        <w:trPr>
          <w:trHeight w:val="303"/>
        </w:trPr>
        <w:tc>
          <w:tcPr>
            <w:tcW w:w="988" w:type="dxa"/>
            <w:noWrap/>
            <w:vAlign w:val="center"/>
            <w:hideMark/>
          </w:tcPr>
          <w:p w14:paraId="3ECD886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10891</w:t>
            </w:r>
          </w:p>
        </w:tc>
        <w:tc>
          <w:tcPr>
            <w:tcW w:w="6237" w:type="dxa"/>
            <w:noWrap/>
            <w:vAlign w:val="center"/>
            <w:hideMark/>
          </w:tcPr>
          <w:p w14:paraId="6DF72A3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fermentos, leveduras e adjuvantes para panificação e pastelaria</w:t>
            </w:r>
          </w:p>
        </w:tc>
        <w:tc>
          <w:tcPr>
            <w:tcW w:w="2414" w:type="dxa"/>
            <w:vAlign w:val="center"/>
          </w:tcPr>
          <w:p w14:paraId="3E1A71E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50D70FD" w14:textId="77777777" w:rsidTr="000E4CD6">
        <w:trPr>
          <w:trHeight w:val="303"/>
        </w:trPr>
        <w:tc>
          <w:tcPr>
            <w:tcW w:w="988" w:type="dxa"/>
            <w:noWrap/>
            <w:vAlign w:val="center"/>
            <w:hideMark/>
          </w:tcPr>
          <w:p w14:paraId="3301E92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10892</w:t>
            </w:r>
          </w:p>
        </w:tc>
        <w:tc>
          <w:tcPr>
            <w:tcW w:w="6237" w:type="dxa"/>
            <w:noWrap/>
            <w:vAlign w:val="center"/>
            <w:hideMark/>
          </w:tcPr>
          <w:p w14:paraId="6B5A692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caldos, sopas e sobremesas</w:t>
            </w:r>
          </w:p>
        </w:tc>
        <w:tc>
          <w:tcPr>
            <w:tcW w:w="2414" w:type="dxa"/>
            <w:vAlign w:val="center"/>
          </w:tcPr>
          <w:p w14:paraId="06805A1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401ACC4" w14:textId="77777777" w:rsidTr="000E4CD6">
        <w:trPr>
          <w:trHeight w:val="303"/>
        </w:trPr>
        <w:tc>
          <w:tcPr>
            <w:tcW w:w="988" w:type="dxa"/>
            <w:noWrap/>
            <w:vAlign w:val="center"/>
            <w:hideMark/>
          </w:tcPr>
          <w:p w14:paraId="6FB44FB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10893</w:t>
            </w:r>
          </w:p>
        </w:tc>
        <w:tc>
          <w:tcPr>
            <w:tcW w:w="6237" w:type="dxa"/>
            <w:noWrap/>
            <w:vAlign w:val="center"/>
            <w:hideMark/>
          </w:tcPr>
          <w:p w14:paraId="7362BCA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suplementos alimentares</w:t>
            </w:r>
          </w:p>
        </w:tc>
        <w:tc>
          <w:tcPr>
            <w:tcW w:w="2414" w:type="dxa"/>
            <w:vAlign w:val="center"/>
          </w:tcPr>
          <w:p w14:paraId="2DEB394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A091E6C" w14:textId="77777777" w:rsidTr="000E4CD6">
        <w:trPr>
          <w:trHeight w:val="303"/>
        </w:trPr>
        <w:tc>
          <w:tcPr>
            <w:tcW w:w="988" w:type="dxa"/>
            <w:noWrap/>
            <w:vAlign w:val="center"/>
            <w:hideMark/>
          </w:tcPr>
          <w:p w14:paraId="3F4DAFB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10894</w:t>
            </w:r>
          </w:p>
        </w:tc>
        <w:tc>
          <w:tcPr>
            <w:tcW w:w="6237" w:type="dxa"/>
            <w:noWrap/>
            <w:vAlign w:val="center"/>
            <w:hideMark/>
          </w:tcPr>
          <w:p w14:paraId="225B21D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produtos alternativos aos produtos lácteos</w:t>
            </w:r>
          </w:p>
        </w:tc>
        <w:tc>
          <w:tcPr>
            <w:tcW w:w="2414" w:type="dxa"/>
            <w:vAlign w:val="center"/>
          </w:tcPr>
          <w:p w14:paraId="1D2E734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D5856A3" w14:textId="77777777" w:rsidTr="000E4CD6">
        <w:trPr>
          <w:trHeight w:val="303"/>
        </w:trPr>
        <w:tc>
          <w:tcPr>
            <w:tcW w:w="988" w:type="dxa"/>
            <w:noWrap/>
            <w:vAlign w:val="center"/>
            <w:hideMark/>
          </w:tcPr>
          <w:p w14:paraId="6AE0CE7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10895</w:t>
            </w:r>
          </w:p>
        </w:tc>
        <w:tc>
          <w:tcPr>
            <w:tcW w:w="6237" w:type="dxa"/>
            <w:noWrap/>
            <w:vAlign w:val="center"/>
            <w:hideMark/>
          </w:tcPr>
          <w:p w14:paraId="4D5E15D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produtos alimentares diversos, n.e.</w:t>
            </w:r>
          </w:p>
        </w:tc>
        <w:tc>
          <w:tcPr>
            <w:tcW w:w="2414" w:type="dxa"/>
            <w:vAlign w:val="center"/>
          </w:tcPr>
          <w:p w14:paraId="2D785B6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7B47E36" w14:textId="77777777" w:rsidTr="000E4CD6">
        <w:trPr>
          <w:trHeight w:val="303"/>
        </w:trPr>
        <w:tc>
          <w:tcPr>
            <w:tcW w:w="988" w:type="dxa"/>
            <w:noWrap/>
            <w:vAlign w:val="center"/>
            <w:hideMark/>
          </w:tcPr>
          <w:p w14:paraId="41009696"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11011</w:t>
            </w:r>
          </w:p>
        </w:tc>
        <w:tc>
          <w:tcPr>
            <w:tcW w:w="6237" w:type="dxa"/>
            <w:noWrap/>
            <w:vAlign w:val="center"/>
            <w:hideMark/>
          </w:tcPr>
          <w:p w14:paraId="4E9DDD9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aguardentes preparadas</w:t>
            </w:r>
          </w:p>
        </w:tc>
        <w:tc>
          <w:tcPr>
            <w:tcW w:w="2414" w:type="dxa"/>
            <w:vAlign w:val="center"/>
          </w:tcPr>
          <w:p w14:paraId="194A0528"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 (1)</w:t>
            </w:r>
          </w:p>
        </w:tc>
      </w:tr>
      <w:tr w:rsidR="00063A67" w:rsidRPr="00FC7A70" w14:paraId="34761996" w14:textId="77777777" w:rsidTr="000E4CD6">
        <w:trPr>
          <w:trHeight w:val="303"/>
        </w:trPr>
        <w:tc>
          <w:tcPr>
            <w:tcW w:w="988" w:type="dxa"/>
            <w:noWrap/>
            <w:vAlign w:val="center"/>
            <w:hideMark/>
          </w:tcPr>
          <w:p w14:paraId="725ABDAC"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11013</w:t>
            </w:r>
          </w:p>
        </w:tc>
        <w:tc>
          <w:tcPr>
            <w:tcW w:w="6237" w:type="dxa"/>
            <w:noWrap/>
            <w:vAlign w:val="center"/>
            <w:hideMark/>
          </w:tcPr>
          <w:p w14:paraId="1E2B6A7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Produção de licores e de outras bebidas destiladas</w:t>
            </w:r>
          </w:p>
        </w:tc>
        <w:tc>
          <w:tcPr>
            <w:tcW w:w="2414" w:type="dxa"/>
            <w:vAlign w:val="center"/>
          </w:tcPr>
          <w:p w14:paraId="029F4DB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E6AA4F7" w14:textId="77777777" w:rsidTr="000E4CD6">
        <w:trPr>
          <w:trHeight w:val="303"/>
        </w:trPr>
        <w:tc>
          <w:tcPr>
            <w:tcW w:w="988" w:type="dxa"/>
            <w:noWrap/>
            <w:vAlign w:val="center"/>
            <w:hideMark/>
          </w:tcPr>
          <w:p w14:paraId="31C065B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11021</w:t>
            </w:r>
          </w:p>
        </w:tc>
        <w:tc>
          <w:tcPr>
            <w:tcW w:w="6237" w:type="dxa"/>
            <w:noWrap/>
            <w:vAlign w:val="center"/>
            <w:hideMark/>
          </w:tcPr>
          <w:p w14:paraId="3D0BD0C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Produção de vinhos comuns e licorosos</w:t>
            </w:r>
          </w:p>
        </w:tc>
        <w:tc>
          <w:tcPr>
            <w:tcW w:w="2414" w:type="dxa"/>
            <w:vAlign w:val="center"/>
          </w:tcPr>
          <w:p w14:paraId="09549F2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DAC0F7E" w14:textId="77777777" w:rsidTr="000E4CD6">
        <w:trPr>
          <w:trHeight w:val="303"/>
        </w:trPr>
        <w:tc>
          <w:tcPr>
            <w:tcW w:w="988" w:type="dxa"/>
            <w:noWrap/>
            <w:vAlign w:val="center"/>
            <w:hideMark/>
          </w:tcPr>
          <w:p w14:paraId="2C474CA2"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11030</w:t>
            </w:r>
          </w:p>
        </w:tc>
        <w:tc>
          <w:tcPr>
            <w:tcW w:w="6237" w:type="dxa"/>
            <w:noWrap/>
            <w:vAlign w:val="center"/>
            <w:hideMark/>
          </w:tcPr>
          <w:p w14:paraId="46539F7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sidra e outras bebidas fermentadas de frutos</w:t>
            </w:r>
          </w:p>
        </w:tc>
        <w:tc>
          <w:tcPr>
            <w:tcW w:w="2414" w:type="dxa"/>
            <w:vAlign w:val="center"/>
          </w:tcPr>
          <w:p w14:paraId="1119966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25AB692A" w14:textId="77777777" w:rsidTr="000E4CD6">
        <w:trPr>
          <w:trHeight w:val="303"/>
        </w:trPr>
        <w:tc>
          <w:tcPr>
            <w:tcW w:w="988" w:type="dxa"/>
            <w:noWrap/>
            <w:vAlign w:val="center"/>
            <w:hideMark/>
          </w:tcPr>
          <w:p w14:paraId="6CDB03F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11050</w:t>
            </w:r>
          </w:p>
        </w:tc>
        <w:tc>
          <w:tcPr>
            <w:tcW w:w="6237" w:type="dxa"/>
            <w:noWrap/>
            <w:vAlign w:val="center"/>
            <w:hideMark/>
          </w:tcPr>
          <w:p w14:paraId="2934784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cerveja</w:t>
            </w:r>
          </w:p>
        </w:tc>
        <w:tc>
          <w:tcPr>
            <w:tcW w:w="2414" w:type="dxa"/>
            <w:vAlign w:val="center"/>
          </w:tcPr>
          <w:p w14:paraId="5CF7B36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15C5CF2" w14:textId="77777777" w:rsidTr="000E4CD6">
        <w:trPr>
          <w:trHeight w:val="303"/>
        </w:trPr>
        <w:tc>
          <w:tcPr>
            <w:tcW w:w="988" w:type="dxa"/>
            <w:noWrap/>
            <w:vAlign w:val="center"/>
            <w:hideMark/>
          </w:tcPr>
          <w:p w14:paraId="3BEE40CE"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13101</w:t>
            </w:r>
          </w:p>
        </w:tc>
        <w:tc>
          <w:tcPr>
            <w:tcW w:w="6237" w:type="dxa"/>
            <w:noWrap/>
            <w:vAlign w:val="center"/>
            <w:hideMark/>
          </w:tcPr>
          <w:p w14:paraId="3E3902C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Preparação e fiação de fibras do tipo algodão, lã, seda, linho e outras fibras têxteis; preparação e texturização de filamentos sintéticos e artificiais</w:t>
            </w:r>
          </w:p>
        </w:tc>
        <w:tc>
          <w:tcPr>
            <w:tcW w:w="2414" w:type="dxa"/>
            <w:vAlign w:val="center"/>
          </w:tcPr>
          <w:p w14:paraId="2C2CE510"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F423610" w14:textId="77777777" w:rsidTr="000E4CD6">
        <w:trPr>
          <w:trHeight w:val="303"/>
        </w:trPr>
        <w:tc>
          <w:tcPr>
            <w:tcW w:w="988" w:type="dxa"/>
            <w:noWrap/>
            <w:vAlign w:val="center"/>
            <w:hideMark/>
          </w:tcPr>
          <w:p w14:paraId="5F668A5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13200</w:t>
            </w:r>
          </w:p>
        </w:tc>
        <w:tc>
          <w:tcPr>
            <w:tcW w:w="6237" w:type="dxa"/>
            <w:noWrap/>
            <w:vAlign w:val="center"/>
            <w:hideMark/>
          </w:tcPr>
          <w:p w14:paraId="7BD681B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Tecelagem de têxteis</w:t>
            </w:r>
          </w:p>
        </w:tc>
        <w:tc>
          <w:tcPr>
            <w:tcW w:w="2414" w:type="dxa"/>
            <w:vAlign w:val="center"/>
          </w:tcPr>
          <w:p w14:paraId="6F3C8188"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C0D0215" w14:textId="77777777" w:rsidTr="000E4CD6">
        <w:trPr>
          <w:trHeight w:val="303"/>
        </w:trPr>
        <w:tc>
          <w:tcPr>
            <w:tcW w:w="988" w:type="dxa"/>
            <w:noWrap/>
            <w:vAlign w:val="center"/>
          </w:tcPr>
          <w:p w14:paraId="2A21072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13920</w:t>
            </w:r>
          </w:p>
        </w:tc>
        <w:tc>
          <w:tcPr>
            <w:tcW w:w="6237" w:type="dxa"/>
            <w:noWrap/>
            <w:vAlign w:val="center"/>
          </w:tcPr>
          <w:p w14:paraId="501C99C4"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têxteis para uso doméstico e de artigos têxteis de decoração confecionados</w:t>
            </w:r>
          </w:p>
        </w:tc>
        <w:tc>
          <w:tcPr>
            <w:tcW w:w="2414" w:type="dxa"/>
            <w:vAlign w:val="center"/>
          </w:tcPr>
          <w:p w14:paraId="7443E74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21C96C0" w14:textId="77777777" w:rsidTr="000E4CD6">
        <w:trPr>
          <w:trHeight w:val="303"/>
        </w:trPr>
        <w:tc>
          <w:tcPr>
            <w:tcW w:w="988" w:type="dxa"/>
            <w:noWrap/>
            <w:vAlign w:val="center"/>
          </w:tcPr>
          <w:p w14:paraId="4A15D7B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13930</w:t>
            </w:r>
          </w:p>
        </w:tc>
        <w:tc>
          <w:tcPr>
            <w:tcW w:w="6237" w:type="dxa"/>
            <w:noWrap/>
            <w:vAlign w:val="center"/>
          </w:tcPr>
          <w:p w14:paraId="43024E1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tapetes e carpetes</w:t>
            </w:r>
          </w:p>
        </w:tc>
        <w:tc>
          <w:tcPr>
            <w:tcW w:w="2414" w:type="dxa"/>
            <w:vAlign w:val="center"/>
          </w:tcPr>
          <w:p w14:paraId="4A7ABFC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5C8F136" w14:textId="77777777" w:rsidTr="000E4CD6">
        <w:trPr>
          <w:trHeight w:val="303"/>
        </w:trPr>
        <w:tc>
          <w:tcPr>
            <w:tcW w:w="988" w:type="dxa"/>
            <w:noWrap/>
            <w:vAlign w:val="center"/>
          </w:tcPr>
          <w:p w14:paraId="7DD032F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13941</w:t>
            </w:r>
          </w:p>
        </w:tc>
        <w:tc>
          <w:tcPr>
            <w:tcW w:w="6237" w:type="dxa"/>
            <w:noWrap/>
            <w:vAlign w:val="center"/>
          </w:tcPr>
          <w:p w14:paraId="373F36A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cordoaria</w:t>
            </w:r>
          </w:p>
        </w:tc>
        <w:tc>
          <w:tcPr>
            <w:tcW w:w="2414" w:type="dxa"/>
            <w:vAlign w:val="center"/>
          </w:tcPr>
          <w:p w14:paraId="0F21265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87DF9C9" w14:textId="77777777" w:rsidTr="000E4CD6">
        <w:trPr>
          <w:trHeight w:val="303"/>
        </w:trPr>
        <w:tc>
          <w:tcPr>
            <w:tcW w:w="988" w:type="dxa"/>
            <w:noWrap/>
            <w:vAlign w:val="center"/>
          </w:tcPr>
          <w:p w14:paraId="08DA660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13961</w:t>
            </w:r>
          </w:p>
        </w:tc>
        <w:tc>
          <w:tcPr>
            <w:tcW w:w="6237" w:type="dxa"/>
            <w:noWrap/>
            <w:vAlign w:val="center"/>
          </w:tcPr>
          <w:p w14:paraId="3D890A5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passamanarias e sirgarias</w:t>
            </w:r>
          </w:p>
        </w:tc>
        <w:tc>
          <w:tcPr>
            <w:tcW w:w="2414" w:type="dxa"/>
            <w:vAlign w:val="center"/>
          </w:tcPr>
          <w:p w14:paraId="4D5E5F6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26C7325" w14:textId="77777777" w:rsidTr="000E4CD6">
        <w:trPr>
          <w:trHeight w:val="303"/>
        </w:trPr>
        <w:tc>
          <w:tcPr>
            <w:tcW w:w="988" w:type="dxa"/>
            <w:noWrap/>
            <w:vAlign w:val="center"/>
            <w:hideMark/>
          </w:tcPr>
          <w:p w14:paraId="53E45CE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13962</w:t>
            </w:r>
          </w:p>
        </w:tc>
        <w:tc>
          <w:tcPr>
            <w:tcW w:w="6237" w:type="dxa"/>
            <w:noWrap/>
            <w:vAlign w:val="center"/>
            <w:hideMark/>
          </w:tcPr>
          <w:p w14:paraId="7ACDBFD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têxteis para uso técnico e industrial, n.e.</w:t>
            </w:r>
          </w:p>
        </w:tc>
        <w:tc>
          <w:tcPr>
            <w:tcW w:w="2414" w:type="dxa"/>
            <w:vAlign w:val="center"/>
          </w:tcPr>
          <w:p w14:paraId="4244BF52"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26612313" w14:textId="77777777" w:rsidTr="000E4CD6">
        <w:trPr>
          <w:trHeight w:val="303"/>
        </w:trPr>
        <w:tc>
          <w:tcPr>
            <w:tcW w:w="988" w:type="dxa"/>
            <w:noWrap/>
            <w:vAlign w:val="center"/>
          </w:tcPr>
          <w:p w14:paraId="758A41C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13991</w:t>
            </w:r>
          </w:p>
        </w:tc>
        <w:tc>
          <w:tcPr>
            <w:tcW w:w="6237" w:type="dxa"/>
            <w:noWrap/>
            <w:vAlign w:val="center"/>
          </w:tcPr>
          <w:p w14:paraId="540A92B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bordados</w:t>
            </w:r>
          </w:p>
        </w:tc>
        <w:tc>
          <w:tcPr>
            <w:tcW w:w="2414" w:type="dxa"/>
            <w:vAlign w:val="center"/>
          </w:tcPr>
          <w:p w14:paraId="34AB301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CEEE6E4" w14:textId="77777777" w:rsidTr="000E4CD6">
        <w:trPr>
          <w:trHeight w:val="303"/>
        </w:trPr>
        <w:tc>
          <w:tcPr>
            <w:tcW w:w="988" w:type="dxa"/>
            <w:noWrap/>
            <w:vAlign w:val="center"/>
          </w:tcPr>
          <w:p w14:paraId="778B4A4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13992</w:t>
            </w:r>
          </w:p>
        </w:tc>
        <w:tc>
          <w:tcPr>
            <w:tcW w:w="6237" w:type="dxa"/>
            <w:noWrap/>
            <w:vAlign w:val="center"/>
          </w:tcPr>
          <w:p w14:paraId="35AD260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rendas</w:t>
            </w:r>
          </w:p>
        </w:tc>
        <w:tc>
          <w:tcPr>
            <w:tcW w:w="2414" w:type="dxa"/>
            <w:vAlign w:val="center"/>
          </w:tcPr>
          <w:p w14:paraId="4E981F20"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F2F90FA" w14:textId="77777777" w:rsidTr="000E4CD6">
        <w:trPr>
          <w:trHeight w:val="303"/>
        </w:trPr>
        <w:tc>
          <w:tcPr>
            <w:tcW w:w="988" w:type="dxa"/>
            <w:noWrap/>
            <w:vAlign w:val="center"/>
            <w:hideMark/>
          </w:tcPr>
          <w:p w14:paraId="00BF122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14241</w:t>
            </w:r>
          </w:p>
        </w:tc>
        <w:tc>
          <w:tcPr>
            <w:tcW w:w="6237" w:type="dxa"/>
            <w:noWrap/>
            <w:vAlign w:val="center"/>
            <w:hideMark/>
          </w:tcPr>
          <w:p w14:paraId="3D27A8A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Confeção de vestuário em couro</w:t>
            </w:r>
          </w:p>
        </w:tc>
        <w:tc>
          <w:tcPr>
            <w:tcW w:w="2414" w:type="dxa"/>
            <w:vAlign w:val="center"/>
          </w:tcPr>
          <w:p w14:paraId="357CC8C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C3CCC14" w14:textId="77777777" w:rsidTr="000E4CD6">
        <w:trPr>
          <w:trHeight w:val="303"/>
        </w:trPr>
        <w:tc>
          <w:tcPr>
            <w:tcW w:w="988" w:type="dxa"/>
            <w:noWrap/>
            <w:vAlign w:val="center"/>
            <w:hideMark/>
          </w:tcPr>
          <w:p w14:paraId="2ED9850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14213</w:t>
            </w:r>
          </w:p>
        </w:tc>
        <w:tc>
          <w:tcPr>
            <w:tcW w:w="6237" w:type="dxa"/>
            <w:noWrap/>
            <w:vAlign w:val="center"/>
            <w:hideMark/>
          </w:tcPr>
          <w:p w14:paraId="69D094C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Atividades de acabamento de artigos de vestuário</w:t>
            </w:r>
          </w:p>
        </w:tc>
        <w:tc>
          <w:tcPr>
            <w:tcW w:w="2414" w:type="dxa"/>
            <w:vAlign w:val="center"/>
          </w:tcPr>
          <w:p w14:paraId="01E8D4E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CB73E14" w14:textId="77777777" w:rsidTr="000E4CD6">
        <w:trPr>
          <w:trHeight w:val="303"/>
        </w:trPr>
        <w:tc>
          <w:tcPr>
            <w:tcW w:w="988" w:type="dxa"/>
            <w:noWrap/>
            <w:vAlign w:val="center"/>
            <w:hideMark/>
          </w:tcPr>
          <w:p w14:paraId="236E088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14230</w:t>
            </w:r>
          </w:p>
        </w:tc>
        <w:tc>
          <w:tcPr>
            <w:tcW w:w="6237" w:type="dxa"/>
            <w:noWrap/>
            <w:vAlign w:val="center"/>
            <w:hideMark/>
          </w:tcPr>
          <w:p w14:paraId="4F4973F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Confeção de vestuário de trabalho</w:t>
            </w:r>
          </w:p>
        </w:tc>
        <w:tc>
          <w:tcPr>
            <w:tcW w:w="2414" w:type="dxa"/>
            <w:vAlign w:val="center"/>
          </w:tcPr>
          <w:p w14:paraId="4FF3880D"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BD70020" w14:textId="77777777" w:rsidTr="000E4CD6">
        <w:trPr>
          <w:trHeight w:val="303"/>
        </w:trPr>
        <w:tc>
          <w:tcPr>
            <w:tcW w:w="988" w:type="dxa"/>
            <w:noWrap/>
            <w:vAlign w:val="center"/>
            <w:hideMark/>
          </w:tcPr>
          <w:p w14:paraId="2CD5599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14212</w:t>
            </w:r>
          </w:p>
        </w:tc>
        <w:tc>
          <w:tcPr>
            <w:tcW w:w="6237" w:type="dxa"/>
            <w:noWrap/>
            <w:vAlign w:val="center"/>
            <w:hideMark/>
          </w:tcPr>
          <w:p w14:paraId="0FD9AA0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Confeção de vestuário exterior por medida</w:t>
            </w:r>
          </w:p>
        </w:tc>
        <w:tc>
          <w:tcPr>
            <w:tcW w:w="2414" w:type="dxa"/>
            <w:vAlign w:val="center"/>
          </w:tcPr>
          <w:p w14:paraId="2C5D8C2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DC25350" w14:textId="77777777" w:rsidTr="000E4CD6">
        <w:trPr>
          <w:trHeight w:val="303"/>
        </w:trPr>
        <w:tc>
          <w:tcPr>
            <w:tcW w:w="988" w:type="dxa"/>
            <w:noWrap/>
            <w:vAlign w:val="center"/>
            <w:hideMark/>
          </w:tcPr>
          <w:p w14:paraId="222C8F7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14102</w:t>
            </w:r>
          </w:p>
        </w:tc>
        <w:tc>
          <w:tcPr>
            <w:tcW w:w="6237" w:type="dxa"/>
            <w:noWrap/>
            <w:vAlign w:val="center"/>
            <w:hideMark/>
          </w:tcPr>
          <w:p w14:paraId="22877DE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 vestuário de malha</w:t>
            </w:r>
          </w:p>
        </w:tc>
        <w:tc>
          <w:tcPr>
            <w:tcW w:w="2414" w:type="dxa"/>
            <w:vAlign w:val="center"/>
          </w:tcPr>
          <w:p w14:paraId="42F6B674"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528E1C7" w14:textId="77777777" w:rsidTr="000E4CD6">
        <w:trPr>
          <w:trHeight w:val="303"/>
        </w:trPr>
        <w:tc>
          <w:tcPr>
            <w:tcW w:w="988" w:type="dxa"/>
            <w:noWrap/>
            <w:vAlign w:val="center"/>
            <w:hideMark/>
          </w:tcPr>
          <w:p w14:paraId="7302EF5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14211</w:t>
            </w:r>
          </w:p>
        </w:tc>
        <w:tc>
          <w:tcPr>
            <w:tcW w:w="6237" w:type="dxa"/>
            <w:noWrap/>
            <w:vAlign w:val="center"/>
            <w:hideMark/>
          </w:tcPr>
          <w:p w14:paraId="52A5B1A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Confeção de vestuário exterior em série</w:t>
            </w:r>
          </w:p>
        </w:tc>
        <w:tc>
          <w:tcPr>
            <w:tcW w:w="2414" w:type="dxa"/>
            <w:vAlign w:val="center"/>
          </w:tcPr>
          <w:p w14:paraId="399E337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6283F46" w14:textId="77777777" w:rsidTr="000E4CD6">
        <w:trPr>
          <w:trHeight w:val="303"/>
        </w:trPr>
        <w:tc>
          <w:tcPr>
            <w:tcW w:w="988" w:type="dxa"/>
            <w:noWrap/>
            <w:vAlign w:val="center"/>
            <w:hideMark/>
          </w:tcPr>
          <w:p w14:paraId="0C6A53B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14220</w:t>
            </w:r>
          </w:p>
        </w:tc>
        <w:tc>
          <w:tcPr>
            <w:tcW w:w="6237" w:type="dxa"/>
            <w:noWrap/>
            <w:vAlign w:val="center"/>
            <w:hideMark/>
          </w:tcPr>
          <w:p w14:paraId="6619F40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Confeção de vestuário interior</w:t>
            </w:r>
          </w:p>
        </w:tc>
        <w:tc>
          <w:tcPr>
            <w:tcW w:w="2414" w:type="dxa"/>
            <w:vAlign w:val="center"/>
          </w:tcPr>
          <w:p w14:paraId="0CB2E5D8"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C991B30" w14:textId="77777777" w:rsidTr="000E4CD6">
        <w:trPr>
          <w:trHeight w:val="303"/>
        </w:trPr>
        <w:tc>
          <w:tcPr>
            <w:tcW w:w="988" w:type="dxa"/>
            <w:noWrap/>
            <w:vAlign w:val="center"/>
            <w:hideMark/>
          </w:tcPr>
          <w:p w14:paraId="111035E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14290</w:t>
            </w:r>
          </w:p>
        </w:tc>
        <w:tc>
          <w:tcPr>
            <w:tcW w:w="6237" w:type="dxa"/>
            <w:noWrap/>
            <w:vAlign w:val="center"/>
            <w:hideMark/>
          </w:tcPr>
          <w:p w14:paraId="35F1823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Confeção de outros artigos e acessórios de vestuário, n.e.</w:t>
            </w:r>
          </w:p>
        </w:tc>
        <w:tc>
          <w:tcPr>
            <w:tcW w:w="2414" w:type="dxa"/>
            <w:vAlign w:val="center"/>
          </w:tcPr>
          <w:p w14:paraId="0D1E406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0331286" w14:textId="77777777" w:rsidTr="000E4CD6">
        <w:trPr>
          <w:trHeight w:val="303"/>
        </w:trPr>
        <w:tc>
          <w:tcPr>
            <w:tcW w:w="988" w:type="dxa"/>
            <w:noWrap/>
            <w:vAlign w:val="center"/>
            <w:hideMark/>
          </w:tcPr>
          <w:p w14:paraId="78B4D8A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14101</w:t>
            </w:r>
          </w:p>
        </w:tc>
        <w:tc>
          <w:tcPr>
            <w:tcW w:w="6237" w:type="dxa"/>
            <w:noWrap/>
            <w:vAlign w:val="center"/>
            <w:hideMark/>
          </w:tcPr>
          <w:p w14:paraId="4CE76A4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meias e similares de malha</w:t>
            </w:r>
          </w:p>
        </w:tc>
        <w:tc>
          <w:tcPr>
            <w:tcW w:w="2414" w:type="dxa"/>
            <w:vAlign w:val="center"/>
          </w:tcPr>
          <w:p w14:paraId="64E6400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D926BB0" w14:textId="77777777" w:rsidTr="000E4CD6">
        <w:trPr>
          <w:trHeight w:val="303"/>
        </w:trPr>
        <w:tc>
          <w:tcPr>
            <w:tcW w:w="988" w:type="dxa"/>
            <w:noWrap/>
            <w:vAlign w:val="center"/>
            <w:hideMark/>
          </w:tcPr>
          <w:p w14:paraId="725A918B"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14102</w:t>
            </w:r>
          </w:p>
        </w:tc>
        <w:tc>
          <w:tcPr>
            <w:tcW w:w="6237" w:type="dxa"/>
            <w:noWrap/>
            <w:vAlign w:val="center"/>
            <w:hideMark/>
          </w:tcPr>
          <w:p w14:paraId="178E6CD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 vestuário de malha</w:t>
            </w:r>
          </w:p>
        </w:tc>
        <w:tc>
          <w:tcPr>
            <w:tcW w:w="2414" w:type="dxa"/>
            <w:vAlign w:val="center"/>
          </w:tcPr>
          <w:p w14:paraId="4DF365B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7FBBAB1" w14:textId="77777777" w:rsidTr="000E4CD6">
        <w:trPr>
          <w:trHeight w:val="303"/>
        </w:trPr>
        <w:tc>
          <w:tcPr>
            <w:tcW w:w="988" w:type="dxa"/>
            <w:noWrap/>
            <w:vAlign w:val="center"/>
            <w:hideMark/>
          </w:tcPr>
          <w:p w14:paraId="4539ED9E"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15111</w:t>
            </w:r>
          </w:p>
        </w:tc>
        <w:tc>
          <w:tcPr>
            <w:tcW w:w="6237" w:type="dxa"/>
            <w:noWrap/>
            <w:vAlign w:val="center"/>
            <w:hideMark/>
          </w:tcPr>
          <w:p w14:paraId="5A5DA67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Curtimenta, acabamento e tingimento de peles sem pelo</w:t>
            </w:r>
          </w:p>
        </w:tc>
        <w:tc>
          <w:tcPr>
            <w:tcW w:w="2414" w:type="dxa"/>
            <w:vAlign w:val="center"/>
          </w:tcPr>
          <w:p w14:paraId="55C7AB1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Gravura em pele; douradura em pele</w:t>
            </w:r>
          </w:p>
        </w:tc>
      </w:tr>
      <w:tr w:rsidR="00063A67" w:rsidRPr="00FC7A70" w14:paraId="54948B06" w14:textId="77777777" w:rsidTr="000E4CD6">
        <w:trPr>
          <w:trHeight w:val="303"/>
        </w:trPr>
        <w:tc>
          <w:tcPr>
            <w:tcW w:w="988" w:type="dxa"/>
            <w:noWrap/>
            <w:vAlign w:val="center"/>
            <w:hideMark/>
          </w:tcPr>
          <w:p w14:paraId="3F36059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15120</w:t>
            </w:r>
          </w:p>
        </w:tc>
        <w:tc>
          <w:tcPr>
            <w:tcW w:w="6237" w:type="dxa"/>
            <w:noWrap/>
            <w:vAlign w:val="center"/>
            <w:hideMark/>
          </w:tcPr>
          <w:p w14:paraId="16827F2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artigos de viagem, marroquinaria, arreios e selas de qualquer material</w:t>
            </w:r>
          </w:p>
        </w:tc>
        <w:tc>
          <w:tcPr>
            <w:tcW w:w="2414" w:type="dxa"/>
            <w:vAlign w:val="center"/>
          </w:tcPr>
          <w:p w14:paraId="2753CAB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101C65E" w14:textId="77777777" w:rsidTr="000E4CD6">
        <w:trPr>
          <w:trHeight w:val="303"/>
        </w:trPr>
        <w:tc>
          <w:tcPr>
            <w:tcW w:w="988" w:type="dxa"/>
            <w:noWrap/>
            <w:vAlign w:val="center"/>
            <w:hideMark/>
          </w:tcPr>
          <w:p w14:paraId="61A63607"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15201</w:t>
            </w:r>
          </w:p>
        </w:tc>
        <w:tc>
          <w:tcPr>
            <w:tcW w:w="6237" w:type="dxa"/>
            <w:noWrap/>
            <w:vAlign w:val="center"/>
            <w:hideMark/>
          </w:tcPr>
          <w:p w14:paraId="4073840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calçado</w:t>
            </w:r>
          </w:p>
        </w:tc>
        <w:tc>
          <w:tcPr>
            <w:tcW w:w="2414" w:type="dxa"/>
            <w:vAlign w:val="center"/>
          </w:tcPr>
          <w:p w14:paraId="2A9C15EC"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A3294C9" w14:textId="77777777" w:rsidTr="000E4CD6">
        <w:trPr>
          <w:trHeight w:val="303"/>
        </w:trPr>
        <w:tc>
          <w:tcPr>
            <w:tcW w:w="988" w:type="dxa"/>
            <w:noWrap/>
            <w:vAlign w:val="center"/>
            <w:hideMark/>
          </w:tcPr>
          <w:p w14:paraId="7C23D07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16230</w:t>
            </w:r>
          </w:p>
        </w:tc>
        <w:tc>
          <w:tcPr>
            <w:tcW w:w="6237" w:type="dxa"/>
            <w:noWrap/>
            <w:vAlign w:val="center"/>
            <w:hideMark/>
          </w:tcPr>
          <w:p w14:paraId="05029BD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produtos de carpintaria para a construção</w:t>
            </w:r>
          </w:p>
        </w:tc>
        <w:tc>
          <w:tcPr>
            <w:tcW w:w="2414" w:type="dxa"/>
            <w:vAlign w:val="center"/>
          </w:tcPr>
          <w:p w14:paraId="50222D5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Carpintaria para construção tradicional</w:t>
            </w:r>
          </w:p>
        </w:tc>
      </w:tr>
      <w:tr w:rsidR="00063A67" w:rsidRPr="00FC7A70" w14:paraId="67A965D0" w14:textId="77777777" w:rsidTr="000E4CD6">
        <w:trPr>
          <w:trHeight w:val="303"/>
        </w:trPr>
        <w:tc>
          <w:tcPr>
            <w:tcW w:w="988" w:type="dxa"/>
            <w:noWrap/>
            <w:vAlign w:val="center"/>
            <w:hideMark/>
          </w:tcPr>
          <w:p w14:paraId="1182BA9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16250</w:t>
            </w:r>
          </w:p>
        </w:tc>
        <w:tc>
          <w:tcPr>
            <w:tcW w:w="6237" w:type="dxa"/>
            <w:noWrap/>
            <w:vAlign w:val="center"/>
            <w:hideMark/>
          </w:tcPr>
          <w:p w14:paraId="5F3DD97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portas e janelas de madeira</w:t>
            </w:r>
          </w:p>
        </w:tc>
        <w:tc>
          <w:tcPr>
            <w:tcW w:w="2414" w:type="dxa"/>
            <w:vAlign w:val="center"/>
          </w:tcPr>
          <w:p w14:paraId="62CCD8E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Carpintaria para construção tradicional</w:t>
            </w:r>
          </w:p>
        </w:tc>
      </w:tr>
      <w:tr w:rsidR="00063A67" w:rsidRPr="00FC7A70" w14:paraId="28BF92CD" w14:textId="77777777" w:rsidTr="000E4CD6">
        <w:tc>
          <w:tcPr>
            <w:tcW w:w="988" w:type="dxa"/>
            <w:noWrap/>
            <w:vAlign w:val="center"/>
          </w:tcPr>
          <w:p w14:paraId="32363CD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16281</w:t>
            </w:r>
          </w:p>
        </w:tc>
        <w:tc>
          <w:tcPr>
            <w:tcW w:w="6237" w:type="dxa"/>
            <w:noWrap/>
            <w:vAlign w:val="center"/>
          </w:tcPr>
          <w:p w14:paraId="65C935D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outras obras de madeira</w:t>
            </w:r>
          </w:p>
        </w:tc>
        <w:tc>
          <w:tcPr>
            <w:tcW w:w="2414" w:type="dxa"/>
            <w:vAlign w:val="center"/>
          </w:tcPr>
          <w:p w14:paraId="7323354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6591EC6" w14:textId="77777777" w:rsidTr="000E4CD6">
        <w:trPr>
          <w:trHeight w:val="303"/>
        </w:trPr>
        <w:tc>
          <w:tcPr>
            <w:tcW w:w="988" w:type="dxa"/>
            <w:noWrap/>
            <w:vAlign w:val="center"/>
            <w:hideMark/>
          </w:tcPr>
          <w:p w14:paraId="68D8234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16282</w:t>
            </w:r>
          </w:p>
        </w:tc>
        <w:tc>
          <w:tcPr>
            <w:tcW w:w="6237" w:type="dxa"/>
            <w:noWrap/>
            <w:vAlign w:val="center"/>
            <w:hideMark/>
          </w:tcPr>
          <w:p w14:paraId="46CD75A4"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obras de cestaria e de espartaria</w:t>
            </w:r>
          </w:p>
        </w:tc>
        <w:tc>
          <w:tcPr>
            <w:tcW w:w="2414" w:type="dxa"/>
            <w:vAlign w:val="center"/>
          </w:tcPr>
          <w:p w14:paraId="5326E62D"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B4C422D" w14:textId="77777777" w:rsidTr="000E4CD6">
        <w:trPr>
          <w:trHeight w:val="303"/>
        </w:trPr>
        <w:tc>
          <w:tcPr>
            <w:tcW w:w="988" w:type="dxa"/>
            <w:noWrap/>
            <w:vAlign w:val="center"/>
            <w:hideMark/>
          </w:tcPr>
          <w:p w14:paraId="73FE3DE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16285</w:t>
            </w:r>
          </w:p>
        </w:tc>
        <w:tc>
          <w:tcPr>
            <w:tcW w:w="6237" w:type="dxa"/>
            <w:noWrap/>
            <w:vAlign w:val="center"/>
            <w:hideMark/>
          </w:tcPr>
          <w:p w14:paraId="7B9A056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produtos de cortiça</w:t>
            </w:r>
          </w:p>
        </w:tc>
        <w:tc>
          <w:tcPr>
            <w:tcW w:w="2414" w:type="dxa"/>
            <w:vAlign w:val="center"/>
          </w:tcPr>
          <w:p w14:paraId="5ECD769D"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684C7CE" w14:textId="77777777" w:rsidTr="000E4CD6">
        <w:trPr>
          <w:trHeight w:val="303"/>
        </w:trPr>
        <w:tc>
          <w:tcPr>
            <w:tcW w:w="988" w:type="dxa"/>
            <w:noWrap/>
            <w:vAlign w:val="center"/>
            <w:hideMark/>
          </w:tcPr>
          <w:p w14:paraId="0793635C"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17120</w:t>
            </w:r>
          </w:p>
        </w:tc>
        <w:tc>
          <w:tcPr>
            <w:tcW w:w="6237" w:type="dxa"/>
            <w:noWrap/>
            <w:vAlign w:val="center"/>
            <w:hideMark/>
          </w:tcPr>
          <w:p w14:paraId="3C577DF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papel e de cartão (exceto canelado)</w:t>
            </w:r>
          </w:p>
        </w:tc>
        <w:tc>
          <w:tcPr>
            <w:tcW w:w="2414" w:type="dxa"/>
            <w:vAlign w:val="center"/>
          </w:tcPr>
          <w:p w14:paraId="03873EE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66FA22F" w14:textId="77777777" w:rsidTr="000E4CD6">
        <w:trPr>
          <w:trHeight w:val="303"/>
        </w:trPr>
        <w:tc>
          <w:tcPr>
            <w:tcW w:w="988" w:type="dxa"/>
            <w:noWrap/>
            <w:vAlign w:val="center"/>
            <w:hideMark/>
          </w:tcPr>
          <w:p w14:paraId="5EF22A4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17212</w:t>
            </w:r>
          </w:p>
        </w:tc>
        <w:tc>
          <w:tcPr>
            <w:tcW w:w="6237" w:type="dxa"/>
            <w:noWrap/>
            <w:vAlign w:val="center"/>
            <w:hideMark/>
          </w:tcPr>
          <w:p w14:paraId="0B4C331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outras embalagens de papel e de cartão</w:t>
            </w:r>
          </w:p>
        </w:tc>
        <w:tc>
          <w:tcPr>
            <w:tcW w:w="2414" w:type="dxa"/>
            <w:vAlign w:val="center"/>
          </w:tcPr>
          <w:p w14:paraId="054FEE2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51F3D4E" w14:textId="77777777" w:rsidTr="000E4CD6">
        <w:trPr>
          <w:trHeight w:val="303"/>
        </w:trPr>
        <w:tc>
          <w:tcPr>
            <w:tcW w:w="988" w:type="dxa"/>
            <w:noWrap/>
            <w:vAlign w:val="center"/>
            <w:hideMark/>
          </w:tcPr>
          <w:p w14:paraId="63ADCD5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17250</w:t>
            </w:r>
          </w:p>
        </w:tc>
        <w:tc>
          <w:tcPr>
            <w:tcW w:w="6237" w:type="dxa"/>
            <w:noWrap/>
            <w:vAlign w:val="center"/>
            <w:hideMark/>
          </w:tcPr>
          <w:p w14:paraId="1DACAFB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artigos de papel e de cartão</w:t>
            </w:r>
          </w:p>
        </w:tc>
        <w:tc>
          <w:tcPr>
            <w:tcW w:w="2414" w:type="dxa"/>
            <w:vAlign w:val="center"/>
          </w:tcPr>
          <w:p w14:paraId="04DE0981"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2AEC6AE9" w14:textId="77777777" w:rsidTr="000E4CD6">
        <w:trPr>
          <w:trHeight w:val="303"/>
        </w:trPr>
        <w:tc>
          <w:tcPr>
            <w:tcW w:w="988" w:type="dxa"/>
            <w:noWrap/>
            <w:vAlign w:val="center"/>
            <w:hideMark/>
          </w:tcPr>
          <w:p w14:paraId="2A7FAFF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20411</w:t>
            </w:r>
          </w:p>
        </w:tc>
        <w:tc>
          <w:tcPr>
            <w:tcW w:w="6237" w:type="dxa"/>
            <w:noWrap/>
            <w:vAlign w:val="center"/>
            <w:hideMark/>
          </w:tcPr>
          <w:p w14:paraId="7F8DFC94"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sabões, detergentes e glicerina</w:t>
            </w:r>
          </w:p>
        </w:tc>
        <w:tc>
          <w:tcPr>
            <w:tcW w:w="2414" w:type="dxa"/>
            <w:vAlign w:val="center"/>
          </w:tcPr>
          <w:p w14:paraId="051FAAE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BD46623" w14:textId="77777777" w:rsidTr="000E4CD6">
        <w:trPr>
          <w:trHeight w:val="303"/>
        </w:trPr>
        <w:tc>
          <w:tcPr>
            <w:tcW w:w="988" w:type="dxa"/>
            <w:noWrap/>
            <w:vAlign w:val="center"/>
            <w:hideMark/>
          </w:tcPr>
          <w:p w14:paraId="4ACE444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20420</w:t>
            </w:r>
          </w:p>
        </w:tc>
        <w:tc>
          <w:tcPr>
            <w:tcW w:w="6237" w:type="dxa"/>
            <w:noWrap/>
            <w:vAlign w:val="center"/>
            <w:hideMark/>
          </w:tcPr>
          <w:p w14:paraId="661F787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perfumes, de cosméticos e de produtos de higiene</w:t>
            </w:r>
          </w:p>
        </w:tc>
        <w:tc>
          <w:tcPr>
            <w:tcW w:w="2414" w:type="dxa"/>
            <w:vAlign w:val="center"/>
          </w:tcPr>
          <w:p w14:paraId="605D716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A627697" w14:textId="77777777" w:rsidTr="000E4CD6">
        <w:trPr>
          <w:trHeight w:val="303"/>
        </w:trPr>
        <w:tc>
          <w:tcPr>
            <w:tcW w:w="988" w:type="dxa"/>
            <w:noWrap/>
            <w:vAlign w:val="center"/>
            <w:hideMark/>
          </w:tcPr>
          <w:p w14:paraId="1E5F583C"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23132</w:t>
            </w:r>
          </w:p>
        </w:tc>
        <w:tc>
          <w:tcPr>
            <w:tcW w:w="6237" w:type="dxa"/>
            <w:noWrap/>
            <w:vAlign w:val="center"/>
            <w:hideMark/>
          </w:tcPr>
          <w:p w14:paraId="4AC8B1A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Cristalaria</w:t>
            </w:r>
          </w:p>
        </w:tc>
        <w:tc>
          <w:tcPr>
            <w:tcW w:w="2414" w:type="dxa"/>
            <w:vAlign w:val="center"/>
          </w:tcPr>
          <w:p w14:paraId="1054A59F"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5668162" w14:textId="77777777" w:rsidTr="000E4CD6">
        <w:trPr>
          <w:trHeight w:val="303"/>
        </w:trPr>
        <w:tc>
          <w:tcPr>
            <w:tcW w:w="988" w:type="dxa"/>
            <w:noWrap/>
            <w:vAlign w:val="center"/>
            <w:hideMark/>
          </w:tcPr>
          <w:p w14:paraId="4E6C50A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23150</w:t>
            </w:r>
          </w:p>
        </w:tc>
        <w:tc>
          <w:tcPr>
            <w:tcW w:w="6237" w:type="dxa"/>
            <w:noWrap/>
            <w:vAlign w:val="center"/>
            <w:hideMark/>
          </w:tcPr>
          <w:p w14:paraId="2C5FE42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e processamento de outro vidro (incluindo vidro técnico)</w:t>
            </w:r>
          </w:p>
        </w:tc>
        <w:tc>
          <w:tcPr>
            <w:tcW w:w="2414" w:type="dxa"/>
            <w:vAlign w:val="center"/>
          </w:tcPr>
          <w:p w14:paraId="75C15854"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6F16B70" w14:textId="77777777" w:rsidTr="000E4CD6">
        <w:trPr>
          <w:trHeight w:val="303"/>
        </w:trPr>
        <w:tc>
          <w:tcPr>
            <w:tcW w:w="988" w:type="dxa"/>
            <w:noWrap/>
            <w:vAlign w:val="center"/>
            <w:hideMark/>
          </w:tcPr>
          <w:p w14:paraId="187E519D"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23311</w:t>
            </w:r>
          </w:p>
        </w:tc>
        <w:tc>
          <w:tcPr>
            <w:tcW w:w="6237" w:type="dxa"/>
            <w:noWrap/>
            <w:vAlign w:val="center"/>
            <w:hideMark/>
          </w:tcPr>
          <w:p w14:paraId="410DB2A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azulejos</w:t>
            </w:r>
          </w:p>
        </w:tc>
        <w:tc>
          <w:tcPr>
            <w:tcW w:w="2414" w:type="dxa"/>
            <w:vAlign w:val="center"/>
          </w:tcPr>
          <w:p w14:paraId="458C6AFE"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Cerâmica de construção tradicional</w:t>
            </w:r>
          </w:p>
        </w:tc>
      </w:tr>
      <w:tr w:rsidR="00063A67" w:rsidRPr="00FC7A70" w14:paraId="2C65AB0E" w14:textId="77777777" w:rsidTr="000E4CD6">
        <w:trPr>
          <w:trHeight w:val="303"/>
        </w:trPr>
        <w:tc>
          <w:tcPr>
            <w:tcW w:w="988" w:type="dxa"/>
            <w:noWrap/>
            <w:vAlign w:val="center"/>
            <w:hideMark/>
          </w:tcPr>
          <w:p w14:paraId="66B3875E"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23312</w:t>
            </w:r>
          </w:p>
        </w:tc>
        <w:tc>
          <w:tcPr>
            <w:tcW w:w="6237" w:type="dxa"/>
            <w:noWrap/>
            <w:vAlign w:val="center"/>
            <w:hideMark/>
          </w:tcPr>
          <w:p w14:paraId="105D1FA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ladrilhos, mosaicos e lajes de cerâmica</w:t>
            </w:r>
          </w:p>
        </w:tc>
        <w:tc>
          <w:tcPr>
            <w:tcW w:w="2414" w:type="dxa"/>
            <w:vAlign w:val="center"/>
          </w:tcPr>
          <w:p w14:paraId="5F932E5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Cerâmica de construção tradicional</w:t>
            </w:r>
          </w:p>
        </w:tc>
      </w:tr>
      <w:tr w:rsidR="00063A67" w:rsidRPr="00FC7A70" w14:paraId="6CE9267B" w14:textId="77777777" w:rsidTr="000E4CD6">
        <w:trPr>
          <w:trHeight w:val="303"/>
        </w:trPr>
        <w:tc>
          <w:tcPr>
            <w:tcW w:w="988" w:type="dxa"/>
            <w:noWrap/>
            <w:vAlign w:val="center"/>
            <w:hideMark/>
          </w:tcPr>
          <w:p w14:paraId="535FFDB2"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23321</w:t>
            </w:r>
          </w:p>
        </w:tc>
        <w:tc>
          <w:tcPr>
            <w:tcW w:w="6237" w:type="dxa"/>
            <w:noWrap/>
            <w:vAlign w:val="center"/>
            <w:hideMark/>
          </w:tcPr>
          <w:p w14:paraId="249465B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tijolos e abobadilhas</w:t>
            </w:r>
          </w:p>
        </w:tc>
        <w:tc>
          <w:tcPr>
            <w:tcW w:w="2414" w:type="dxa"/>
            <w:vAlign w:val="center"/>
          </w:tcPr>
          <w:p w14:paraId="6C0DEA7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Cerâmica de construção tradicional</w:t>
            </w:r>
          </w:p>
        </w:tc>
      </w:tr>
      <w:tr w:rsidR="00063A67" w:rsidRPr="00FC7A70" w14:paraId="0C3071E9" w14:textId="77777777" w:rsidTr="000E4CD6">
        <w:trPr>
          <w:trHeight w:val="303"/>
        </w:trPr>
        <w:tc>
          <w:tcPr>
            <w:tcW w:w="988" w:type="dxa"/>
            <w:noWrap/>
            <w:vAlign w:val="center"/>
            <w:hideMark/>
          </w:tcPr>
          <w:p w14:paraId="477626B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23322</w:t>
            </w:r>
          </w:p>
        </w:tc>
        <w:tc>
          <w:tcPr>
            <w:tcW w:w="6237" w:type="dxa"/>
            <w:noWrap/>
            <w:vAlign w:val="center"/>
            <w:hideMark/>
          </w:tcPr>
          <w:p w14:paraId="1AB7C87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telhas</w:t>
            </w:r>
          </w:p>
        </w:tc>
        <w:tc>
          <w:tcPr>
            <w:tcW w:w="2414" w:type="dxa"/>
            <w:vAlign w:val="center"/>
          </w:tcPr>
          <w:p w14:paraId="1793625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Cerâmica de construção tradicional</w:t>
            </w:r>
          </w:p>
        </w:tc>
      </w:tr>
      <w:tr w:rsidR="00063A67" w:rsidRPr="00FC7A70" w14:paraId="30E207F2" w14:textId="77777777" w:rsidTr="000E4CD6">
        <w:trPr>
          <w:trHeight w:val="303"/>
        </w:trPr>
        <w:tc>
          <w:tcPr>
            <w:tcW w:w="988" w:type="dxa"/>
            <w:noWrap/>
            <w:vAlign w:val="center"/>
            <w:hideMark/>
          </w:tcPr>
          <w:p w14:paraId="398EA40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23321</w:t>
            </w:r>
          </w:p>
        </w:tc>
        <w:tc>
          <w:tcPr>
            <w:tcW w:w="6237" w:type="dxa"/>
            <w:noWrap/>
            <w:vAlign w:val="center"/>
            <w:hideMark/>
          </w:tcPr>
          <w:p w14:paraId="30368239"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tijolos e abobadilhas</w:t>
            </w:r>
          </w:p>
        </w:tc>
        <w:tc>
          <w:tcPr>
            <w:tcW w:w="2414" w:type="dxa"/>
            <w:vAlign w:val="center"/>
          </w:tcPr>
          <w:p w14:paraId="362E7F9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Cerâmica de construção tradicional</w:t>
            </w:r>
          </w:p>
        </w:tc>
      </w:tr>
      <w:tr w:rsidR="00063A67" w:rsidRPr="00FC7A70" w14:paraId="45219C41" w14:textId="77777777" w:rsidTr="000E4CD6">
        <w:trPr>
          <w:trHeight w:val="303"/>
        </w:trPr>
        <w:tc>
          <w:tcPr>
            <w:tcW w:w="988" w:type="dxa"/>
            <w:noWrap/>
            <w:vAlign w:val="center"/>
            <w:hideMark/>
          </w:tcPr>
          <w:p w14:paraId="6A578FF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23411</w:t>
            </w:r>
          </w:p>
        </w:tc>
        <w:tc>
          <w:tcPr>
            <w:tcW w:w="6237" w:type="dxa"/>
            <w:noWrap/>
            <w:vAlign w:val="center"/>
            <w:hideMark/>
          </w:tcPr>
          <w:p w14:paraId="3C3A509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Olaria de barro</w:t>
            </w:r>
          </w:p>
        </w:tc>
        <w:tc>
          <w:tcPr>
            <w:tcW w:w="2414" w:type="dxa"/>
            <w:vAlign w:val="center"/>
          </w:tcPr>
          <w:p w14:paraId="24329F9A"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C6FFEB0" w14:textId="77777777" w:rsidTr="000E4CD6">
        <w:trPr>
          <w:trHeight w:val="303"/>
        </w:trPr>
        <w:tc>
          <w:tcPr>
            <w:tcW w:w="988" w:type="dxa"/>
            <w:noWrap/>
            <w:vAlign w:val="center"/>
            <w:hideMark/>
          </w:tcPr>
          <w:p w14:paraId="3574442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23414</w:t>
            </w:r>
          </w:p>
        </w:tc>
        <w:tc>
          <w:tcPr>
            <w:tcW w:w="6237" w:type="dxa"/>
            <w:noWrap/>
            <w:vAlign w:val="center"/>
            <w:hideMark/>
          </w:tcPr>
          <w:p w14:paraId="486669A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Atividades de decoração de artigos cerâmicos de uso doméstico e ornamental</w:t>
            </w:r>
          </w:p>
        </w:tc>
        <w:tc>
          <w:tcPr>
            <w:tcW w:w="2414" w:type="dxa"/>
            <w:vAlign w:val="center"/>
          </w:tcPr>
          <w:p w14:paraId="1BEFDFF8"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Pintura cerâmica</w:t>
            </w:r>
          </w:p>
        </w:tc>
      </w:tr>
      <w:tr w:rsidR="00063A67" w:rsidRPr="00FC7A70" w14:paraId="0ED7963C" w14:textId="77777777" w:rsidTr="000E4CD6">
        <w:trPr>
          <w:trHeight w:val="303"/>
        </w:trPr>
        <w:tc>
          <w:tcPr>
            <w:tcW w:w="988" w:type="dxa"/>
            <w:noWrap/>
            <w:vAlign w:val="center"/>
            <w:hideMark/>
          </w:tcPr>
          <w:p w14:paraId="4F8A9EB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23521</w:t>
            </w:r>
          </w:p>
        </w:tc>
        <w:tc>
          <w:tcPr>
            <w:tcW w:w="6237" w:type="dxa"/>
            <w:noWrap/>
            <w:vAlign w:val="center"/>
            <w:hideMark/>
          </w:tcPr>
          <w:p w14:paraId="13F7F18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cal</w:t>
            </w:r>
          </w:p>
        </w:tc>
        <w:tc>
          <w:tcPr>
            <w:tcW w:w="2414" w:type="dxa"/>
            <w:vAlign w:val="center"/>
          </w:tcPr>
          <w:p w14:paraId="29FA9FF7"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Fabrico de cal não hidráulica</w:t>
            </w:r>
          </w:p>
        </w:tc>
      </w:tr>
      <w:tr w:rsidR="00063A67" w:rsidRPr="00FC7A70" w14:paraId="7887EAD7" w14:textId="77777777" w:rsidTr="000E4CD6">
        <w:trPr>
          <w:trHeight w:val="303"/>
        </w:trPr>
        <w:tc>
          <w:tcPr>
            <w:tcW w:w="988" w:type="dxa"/>
            <w:noWrap/>
            <w:vAlign w:val="center"/>
            <w:hideMark/>
          </w:tcPr>
          <w:p w14:paraId="7FAB248E"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23660</w:t>
            </w:r>
          </w:p>
        </w:tc>
        <w:tc>
          <w:tcPr>
            <w:tcW w:w="6237" w:type="dxa"/>
            <w:noWrap/>
            <w:vAlign w:val="center"/>
            <w:hideMark/>
          </w:tcPr>
          <w:p w14:paraId="63A6549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produtos de betão, cimento e gesso</w:t>
            </w:r>
          </w:p>
        </w:tc>
        <w:tc>
          <w:tcPr>
            <w:tcW w:w="2414" w:type="dxa"/>
            <w:vAlign w:val="center"/>
          </w:tcPr>
          <w:p w14:paraId="7F08328B"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Arte de trabalhar o gesso</w:t>
            </w:r>
          </w:p>
        </w:tc>
      </w:tr>
      <w:tr w:rsidR="00063A67" w:rsidRPr="00FC7A70" w14:paraId="4F155D59" w14:textId="77777777" w:rsidTr="000E4CD6">
        <w:trPr>
          <w:trHeight w:val="303"/>
        </w:trPr>
        <w:tc>
          <w:tcPr>
            <w:tcW w:w="988" w:type="dxa"/>
            <w:noWrap/>
            <w:vAlign w:val="center"/>
            <w:hideMark/>
          </w:tcPr>
          <w:p w14:paraId="11492D2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23701</w:t>
            </w:r>
          </w:p>
        </w:tc>
        <w:tc>
          <w:tcPr>
            <w:tcW w:w="6237" w:type="dxa"/>
            <w:noWrap/>
            <w:vAlign w:val="center"/>
            <w:hideMark/>
          </w:tcPr>
          <w:p w14:paraId="3F54D13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artigos de mármore e de rochas similares</w:t>
            </w:r>
          </w:p>
        </w:tc>
        <w:tc>
          <w:tcPr>
            <w:tcW w:w="2414" w:type="dxa"/>
            <w:vAlign w:val="center"/>
          </w:tcPr>
          <w:p w14:paraId="33EABB04"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Escultura em pedra; cantaria</w:t>
            </w:r>
          </w:p>
        </w:tc>
      </w:tr>
      <w:tr w:rsidR="00063A67" w:rsidRPr="00FC7A70" w14:paraId="0CBE4B95" w14:textId="77777777" w:rsidTr="000E4CD6">
        <w:trPr>
          <w:trHeight w:val="303"/>
        </w:trPr>
        <w:tc>
          <w:tcPr>
            <w:tcW w:w="988" w:type="dxa"/>
            <w:noWrap/>
            <w:vAlign w:val="center"/>
            <w:hideMark/>
          </w:tcPr>
          <w:p w14:paraId="01AAF17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23702</w:t>
            </w:r>
          </w:p>
        </w:tc>
        <w:tc>
          <w:tcPr>
            <w:tcW w:w="6237" w:type="dxa"/>
            <w:noWrap/>
            <w:vAlign w:val="center"/>
            <w:hideMark/>
          </w:tcPr>
          <w:p w14:paraId="15FDCBFB"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artigos em ardósia (lousa)</w:t>
            </w:r>
          </w:p>
        </w:tc>
        <w:tc>
          <w:tcPr>
            <w:tcW w:w="2414" w:type="dxa"/>
            <w:vAlign w:val="center"/>
          </w:tcPr>
          <w:p w14:paraId="448711AF"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Arte de trabalhar ardósia</w:t>
            </w:r>
          </w:p>
        </w:tc>
      </w:tr>
      <w:tr w:rsidR="00063A67" w:rsidRPr="00FC7A70" w14:paraId="2174A4F6" w14:textId="77777777" w:rsidTr="000E4CD6">
        <w:trPr>
          <w:trHeight w:val="303"/>
        </w:trPr>
        <w:tc>
          <w:tcPr>
            <w:tcW w:w="988" w:type="dxa"/>
            <w:noWrap/>
            <w:vAlign w:val="center"/>
            <w:hideMark/>
          </w:tcPr>
          <w:p w14:paraId="7B6640E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23703</w:t>
            </w:r>
          </w:p>
        </w:tc>
        <w:tc>
          <w:tcPr>
            <w:tcW w:w="6237" w:type="dxa"/>
            <w:noWrap/>
            <w:vAlign w:val="center"/>
            <w:hideMark/>
          </w:tcPr>
          <w:p w14:paraId="1CD503D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artigos de granito e de rochas, n.e.</w:t>
            </w:r>
          </w:p>
        </w:tc>
        <w:tc>
          <w:tcPr>
            <w:tcW w:w="2414" w:type="dxa"/>
            <w:vAlign w:val="center"/>
          </w:tcPr>
          <w:p w14:paraId="32FFFC0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Escultura em pedra; cantaria</w:t>
            </w:r>
          </w:p>
        </w:tc>
      </w:tr>
      <w:tr w:rsidR="00063A67" w:rsidRPr="00FC7A70" w14:paraId="71C2FCC6" w14:textId="77777777" w:rsidTr="000E4CD6">
        <w:trPr>
          <w:trHeight w:val="303"/>
        </w:trPr>
        <w:tc>
          <w:tcPr>
            <w:tcW w:w="988" w:type="dxa"/>
            <w:noWrap/>
            <w:vAlign w:val="center"/>
            <w:hideMark/>
          </w:tcPr>
          <w:p w14:paraId="12E933FB"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25120</w:t>
            </w:r>
          </w:p>
        </w:tc>
        <w:tc>
          <w:tcPr>
            <w:tcW w:w="6237" w:type="dxa"/>
            <w:noWrap/>
            <w:vAlign w:val="center"/>
            <w:hideMark/>
          </w:tcPr>
          <w:p w14:paraId="177BEA0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portas e janelas metálicas</w:t>
            </w:r>
          </w:p>
        </w:tc>
        <w:tc>
          <w:tcPr>
            <w:tcW w:w="2414" w:type="dxa"/>
            <w:vAlign w:val="center"/>
          </w:tcPr>
          <w:p w14:paraId="07CD806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613B77C" w14:textId="77777777" w:rsidTr="000E4CD6">
        <w:trPr>
          <w:trHeight w:val="303"/>
        </w:trPr>
        <w:tc>
          <w:tcPr>
            <w:tcW w:w="988" w:type="dxa"/>
            <w:noWrap/>
            <w:vAlign w:val="center"/>
            <w:hideMark/>
          </w:tcPr>
          <w:p w14:paraId="60683B9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25400</w:t>
            </w:r>
          </w:p>
        </w:tc>
        <w:tc>
          <w:tcPr>
            <w:tcW w:w="6237" w:type="dxa"/>
            <w:noWrap/>
            <w:vAlign w:val="center"/>
            <w:hideMark/>
          </w:tcPr>
          <w:p w14:paraId="19C27C2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Forjamento e moldagem de metais e pulverometalurgia</w:t>
            </w:r>
          </w:p>
        </w:tc>
        <w:tc>
          <w:tcPr>
            <w:tcW w:w="2414" w:type="dxa"/>
            <w:vAlign w:val="center"/>
          </w:tcPr>
          <w:p w14:paraId="5521A069"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66B518CF" w14:textId="77777777" w:rsidTr="000E4CD6">
        <w:trPr>
          <w:trHeight w:val="303"/>
        </w:trPr>
        <w:tc>
          <w:tcPr>
            <w:tcW w:w="988" w:type="dxa"/>
            <w:noWrap/>
            <w:vAlign w:val="center"/>
            <w:hideMark/>
          </w:tcPr>
          <w:p w14:paraId="3D72D3A2"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25610</w:t>
            </w:r>
          </w:p>
        </w:tc>
        <w:tc>
          <w:tcPr>
            <w:tcW w:w="6237" w:type="dxa"/>
            <w:noWrap/>
            <w:vAlign w:val="center"/>
            <w:hideMark/>
          </w:tcPr>
          <w:p w14:paraId="792DC18B"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cutelaria</w:t>
            </w:r>
          </w:p>
        </w:tc>
        <w:tc>
          <w:tcPr>
            <w:tcW w:w="2414" w:type="dxa"/>
            <w:vAlign w:val="center"/>
          </w:tcPr>
          <w:p w14:paraId="6B66ED9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5271C12" w14:textId="77777777" w:rsidTr="000E4CD6">
        <w:trPr>
          <w:trHeight w:val="303"/>
        </w:trPr>
        <w:tc>
          <w:tcPr>
            <w:tcW w:w="988" w:type="dxa"/>
            <w:noWrap/>
            <w:vAlign w:val="center"/>
            <w:hideMark/>
          </w:tcPr>
          <w:p w14:paraId="4C85B98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25631</w:t>
            </w:r>
          </w:p>
        </w:tc>
        <w:tc>
          <w:tcPr>
            <w:tcW w:w="6237" w:type="dxa"/>
            <w:noWrap/>
            <w:vAlign w:val="center"/>
            <w:hideMark/>
          </w:tcPr>
          <w:p w14:paraId="412A70D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ferramentas manuais</w:t>
            </w:r>
          </w:p>
        </w:tc>
        <w:tc>
          <w:tcPr>
            <w:tcW w:w="2414" w:type="dxa"/>
            <w:vAlign w:val="center"/>
          </w:tcPr>
          <w:p w14:paraId="1436CB6F"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9AC5FDA" w14:textId="77777777" w:rsidTr="000E4CD6">
        <w:trPr>
          <w:trHeight w:val="303"/>
        </w:trPr>
        <w:tc>
          <w:tcPr>
            <w:tcW w:w="988" w:type="dxa"/>
            <w:noWrap/>
            <w:vAlign w:val="center"/>
            <w:hideMark/>
          </w:tcPr>
          <w:p w14:paraId="186CA19A"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25931</w:t>
            </w:r>
          </w:p>
        </w:tc>
        <w:tc>
          <w:tcPr>
            <w:tcW w:w="6237" w:type="dxa"/>
            <w:noWrap/>
            <w:vAlign w:val="center"/>
            <w:hideMark/>
          </w:tcPr>
          <w:p w14:paraId="1A805A3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produtos de arame</w:t>
            </w:r>
          </w:p>
        </w:tc>
        <w:tc>
          <w:tcPr>
            <w:tcW w:w="2414" w:type="dxa"/>
            <w:vAlign w:val="center"/>
          </w:tcPr>
          <w:p w14:paraId="49122F46"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7EA3E3BC" w14:textId="77777777" w:rsidTr="000E4CD6">
        <w:trPr>
          <w:trHeight w:val="303"/>
        </w:trPr>
        <w:tc>
          <w:tcPr>
            <w:tcW w:w="988" w:type="dxa"/>
            <w:noWrap/>
            <w:vAlign w:val="center"/>
            <w:hideMark/>
          </w:tcPr>
          <w:p w14:paraId="44E61CB7"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25991</w:t>
            </w:r>
          </w:p>
        </w:tc>
        <w:tc>
          <w:tcPr>
            <w:tcW w:w="6237" w:type="dxa"/>
            <w:noWrap/>
            <w:vAlign w:val="center"/>
            <w:hideMark/>
          </w:tcPr>
          <w:p w14:paraId="4AE86F3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louça metálica e artigos de uso doméstico</w:t>
            </w:r>
          </w:p>
        </w:tc>
        <w:tc>
          <w:tcPr>
            <w:tcW w:w="2414" w:type="dxa"/>
            <w:vAlign w:val="center"/>
          </w:tcPr>
          <w:p w14:paraId="5200AAC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DF955AE" w14:textId="77777777" w:rsidTr="000E4CD6">
        <w:trPr>
          <w:trHeight w:val="303"/>
        </w:trPr>
        <w:tc>
          <w:tcPr>
            <w:tcW w:w="988" w:type="dxa"/>
            <w:noWrap/>
            <w:vAlign w:val="center"/>
            <w:hideMark/>
          </w:tcPr>
          <w:p w14:paraId="7064AEE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25992</w:t>
            </w:r>
          </w:p>
        </w:tc>
        <w:tc>
          <w:tcPr>
            <w:tcW w:w="6237" w:type="dxa"/>
            <w:noWrap/>
            <w:vAlign w:val="center"/>
            <w:hideMark/>
          </w:tcPr>
          <w:p w14:paraId="6196239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outros produtos metálicos diversos, n.e.</w:t>
            </w:r>
          </w:p>
        </w:tc>
        <w:tc>
          <w:tcPr>
            <w:tcW w:w="2414" w:type="dxa"/>
            <w:vAlign w:val="center"/>
          </w:tcPr>
          <w:p w14:paraId="57E02BB3"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56FC65B" w14:textId="77777777" w:rsidTr="000E4CD6">
        <w:trPr>
          <w:trHeight w:val="303"/>
        </w:trPr>
        <w:tc>
          <w:tcPr>
            <w:tcW w:w="988" w:type="dxa"/>
            <w:noWrap/>
            <w:vAlign w:val="center"/>
            <w:hideMark/>
          </w:tcPr>
          <w:p w14:paraId="7158E46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27400</w:t>
            </w:r>
          </w:p>
        </w:tc>
        <w:tc>
          <w:tcPr>
            <w:tcW w:w="6237" w:type="dxa"/>
            <w:noWrap/>
            <w:vAlign w:val="center"/>
            <w:hideMark/>
          </w:tcPr>
          <w:p w14:paraId="7A3E33D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material de iluminação</w:t>
            </w:r>
          </w:p>
        </w:tc>
        <w:tc>
          <w:tcPr>
            <w:tcW w:w="2414" w:type="dxa"/>
            <w:vAlign w:val="center"/>
          </w:tcPr>
          <w:p w14:paraId="3F583180"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Fabrico de quebra-luzes (</w:t>
            </w:r>
            <w:r w:rsidRPr="00FC7A70">
              <w:rPr>
                <w:rFonts w:ascii="Garamond" w:eastAsia="Times New Roman" w:hAnsi="Garamond" w:cs="Calibri"/>
                <w:i/>
                <w:iCs/>
                <w:kern w:val="0"/>
                <w:szCs w:val="24"/>
                <w:lang w:eastAsia="pt-PT"/>
                <w14:ligatures w14:val="none"/>
              </w:rPr>
              <w:t>abat-jours</w:t>
            </w:r>
            <w:r w:rsidRPr="00FC7A70">
              <w:rPr>
                <w:rFonts w:ascii="Garamond" w:eastAsia="Times New Roman" w:hAnsi="Garamond" w:cs="Calibri"/>
                <w:kern w:val="0"/>
                <w:szCs w:val="24"/>
                <w:lang w:eastAsia="pt-PT"/>
                <w14:ligatures w14:val="none"/>
              </w:rPr>
              <w:t>)</w:t>
            </w:r>
          </w:p>
        </w:tc>
      </w:tr>
      <w:tr w:rsidR="00063A67" w:rsidRPr="00FC7A70" w14:paraId="102F39EE" w14:textId="77777777" w:rsidTr="000E4CD6">
        <w:trPr>
          <w:trHeight w:val="303"/>
        </w:trPr>
        <w:tc>
          <w:tcPr>
            <w:tcW w:w="988" w:type="dxa"/>
            <w:noWrap/>
            <w:vAlign w:val="center"/>
            <w:hideMark/>
          </w:tcPr>
          <w:p w14:paraId="1C19562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31002</w:t>
            </w:r>
          </w:p>
        </w:tc>
        <w:tc>
          <w:tcPr>
            <w:tcW w:w="6237" w:type="dxa"/>
            <w:noWrap/>
            <w:vAlign w:val="center"/>
            <w:hideMark/>
          </w:tcPr>
          <w:p w14:paraId="130A8F0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mobiliário de cozinha</w:t>
            </w:r>
          </w:p>
        </w:tc>
        <w:tc>
          <w:tcPr>
            <w:tcW w:w="2414" w:type="dxa"/>
            <w:vAlign w:val="center"/>
          </w:tcPr>
          <w:p w14:paraId="171EB5C0"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Marcenaria</w:t>
            </w:r>
          </w:p>
        </w:tc>
      </w:tr>
      <w:tr w:rsidR="00063A67" w:rsidRPr="00FC7A70" w14:paraId="110FB072" w14:textId="77777777" w:rsidTr="000E4CD6">
        <w:trPr>
          <w:trHeight w:val="303"/>
        </w:trPr>
        <w:tc>
          <w:tcPr>
            <w:tcW w:w="988" w:type="dxa"/>
            <w:noWrap/>
            <w:vAlign w:val="center"/>
            <w:hideMark/>
          </w:tcPr>
          <w:p w14:paraId="7ECE1542"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31003</w:t>
            </w:r>
          </w:p>
        </w:tc>
        <w:tc>
          <w:tcPr>
            <w:tcW w:w="6237" w:type="dxa"/>
            <w:noWrap/>
            <w:vAlign w:val="center"/>
            <w:hideMark/>
          </w:tcPr>
          <w:p w14:paraId="43126ED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colchoaria</w:t>
            </w:r>
          </w:p>
        </w:tc>
        <w:tc>
          <w:tcPr>
            <w:tcW w:w="2414" w:type="dxa"/>
            <w:vAlign w:val="center"/>
          </w:tcPr>
          <w:p w14:paraId="35336DFF"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FFBFE9E" w14:textId="77777777" w:rsidTr="000E4CD6">
        <w:trPr>
          <w:trHeight w:val="303"/>
        </w:trPr>
        <w:tc>
          <w:tcPr>
            <w:tcW w:w="988" w:type="dxa"/>
            <w:noWrap/>
            <w:vAlign w:val="center"/>
            <w:hideMark/>
          </w:tcPr>
          <w:p w14:paraId="21F0D2F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31004</w:t>
            </w:r>
          </w:p>
        </w:tc>
        <w:tc>
          <w:tcPr>
            <w:tcW w:w="6237" w:type="dxa"/>
            <w:noWrap/>
            <w:vAlign w:val="center"/>
            <w:hideMark/>
          </w:tcPr>
          <w:p w14:paraId="2EDA277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mobiliário de madeira para outros fins</w:t>
            </w:r>
          </w:p>
        </w:tc>
        <w:tc>
          <w:tcPr>
            <w:tcW w:w="2414" w:type="dxa"/>
            <w:vAlign w:val="center"/>
          </w:tcPr>
          <w:p w14:paraId="0229FDD8"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Marcenaria; arte de cadeireiro, estofador</w:t>
            </w:r>
          </w:p>
        </w:tc>
      </w:tr>
      <w:tr w:rsidR="00063A67" w:rsidRPr="00FC7A70" w14:paraId="297DC1C9" w14:textId="77777777" w:rsidTr="000E4CD6">
        <w:trPr>
          <w:trHeight w:val="303"/>
        </w:trPr>
        <w:tc>
          <w:tcPr>
            <w:tcW w:w="988" w:type="dxa"/>
            <w:noWrap/>
            <w:vAlign w:val="center"/>
            <w:hideMark/>
          </w:tcPr>
          <w:p w14:paraId="2163C14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31006</w:t>
            </w:r>
          </w:p>
        </w:tc>
        <w:tc>
          <w:tcPr>
            <w:tcW w:w="6237" w:type="dxa"/>
            <w:noWrap/>
            <w:vAlign w:val="center"/>
            <w:hideMark/>
          </w:tcPr>
          <w:p w14:paraId="0AF99A88"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mobiliário de outros materiais para outros fins</w:t>
            </w:r>
          </w:p>
        </w:tc>
        <w:tc>
          <w:tcPr>
            <w:tcW w:w="2414" w:type="dxa"/>
            <w:vAlign w:val="center"/>
          </w:tcPr>
          <w:p w14:paraId="24AA0490"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Fabrico de mobiliário de vime ou similar</w:t>
            </w:r>
          </w:p>
        </w:tc>
      </w:tr>
      <w:tr w:rsidR="00063A67" w:rsidRPr="00FC7A70" w14:paraId="770C3221" w14:textId="77777777" w:rsidTr="000E4CD6">
        <w:trPr>
          <w:trHeight w:val="303"/>
        </w:trPr>
        <w:tc>
          <w:tcPr>
            <w:tcW w:w="988" w:type="dxa"/>
            <w:noWrap/>
            <w:vAlign w:val="center"/>
            <w:hideMark/>
          </w:tcPr>
          <w:p w14:paraId="587FFBB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32121</w:t>
            </w:r>
          </w:p>
        </w:tc>
        <w:tc>
          <w:tcPr>
            <w:tcW w:w="6237" w:type="dxa"/>
            <w:noWrap/>
            <w:vAlign w:val="center"/>
            <w:hideMark/>
          </w:tcPr>
          <w:p w14:paraId="40E837BB"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filigranas</w:t>
            </w:r>
          </w:p>
        </w:tc>
        <w:tc>
          <w:tcPr>
            <w:tcW w:w="2414" w:type="dxa"/>
            <w:vAlign w:val="center"/>
          </w:tcPr>
          <w:p w14:paraId="27AEC6C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55EF212" w14:textId="77777777" w:rsidTr="000E4CD6">
        <w:trPr>
          <w:trHeight w:val="303"/>
        </w:trPr>
        <w:tc>
          <w:tcPr>
            <w:tcW w:w="988" w:type="dxa"/>
            <w:noWrap/>
            <w:vAlign w:val="center"/>
            <w:hideMark/>
          </w:tcPr>
          <w:p w14:paraId="29EC0F88"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32122</w:t>
            </w:r>
          </w:p>
        </w:tc>
        <w:tc>
          <w:tcPr>
            <w:tcW w:w="6237" w:type="dxa"/>
            <w:noWrap/>
            <w:vAlign w:val="center"/>
            <w:hideMark/>
          </w:tcPr>
          <w:p w14:paraId="601C8B7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artigos de joalharia e de outros artigos de ourivesaria</w:t>
            </w:r>
          </w:p>
        </w:tc>
        <w:tc>
          <w:tcPr>
            <w:tcW w:w="2414" w:type="dxa"/>
            <w:vAlign w:val="center"/>
          </w:tcPr>
          <w:p w14:paraId="421FB49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151F4E2" w14:textId="77777777" w:rsidTr="000E4CD6">
        <w:trPr>
          <w:trHeight w:val="303"/>
        </w:trPr>
        <w:tc>
          <w:tcPr>
            <w:tcW w:w="988" w:type="dxa"/>
            <w:noWrap/>
            <w:vAlign w:val="center"/>
            <w:hideMark/>
          </w:tcPr>
          <w:p w14:paraId="36797CB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32130</w:t>
            </w:r>
          </w:p>
        </w:tc>
        <w:tc>
          <w:tcPr>
            <w:tcW w:w="6237" w:type="dxa"/>
            <w:noWrap/>
            <w:vAlign w:val="center"/>
            <w:hideMark/>
          </w:tcPr>
          <w:p w14:paraId="6DB38DEA"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bijutarias</w:t>
            </w:r>
          </w:p>
        </w:tc>
        <w:tc>
          <w:tcPr>
            <w:tcW w:w="2414" w:type="dxa"/>
            <w:vAlign w:val="center"/>
          </w:tcPr>
          <w:p w14:paraId="1C5844B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21CB7DB" w14:textId="77777777" w:rsidTr="000E4CD6">
        <w:trPr>
          <w:trHeight w:val="303"/>
        </w:trPr>
        <w:tc>
          <w:tcPr>
            <w:tcW w:w="988" w:type="dxa"/>
            <w:noWrap/>
            <w:vAlign w:val="center"/>
            <w:hideMark/>
          </w:tcPr>
          <w:p w14:paraId="402C3CFF"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32200</w:t>
            </w:r>
          </w:p>
        </w:tc>
        <w:tc>
          <w:tcPr>
            <w:tcW w:w="6237" w:type="dxa"/>
            <w:noWrap/>
            <w:vAlign w:val="center"/>
            <w:hideMark/>
          </w:tcPr>
          <w:p w14:paraId="7C2CD3A2"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instrumentos musicais</w:t>
            </w:r>
          </w:p>
        </w:tc>
        <w:tc>
          <w:tcPr>
            <w:tcW w:w="2414" w:type="dxa"/>
            <w:vAlign w:val="center"/>
          </w:tcPr>
          <w:p w14:paraId="5EBFE0B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65A6A4A" w14:textId="77777777" w:rsidTr="000E4CD6">
        <w:trPr>
          <w:trHeight w:val="303"/>
        </w:trPr>
        <w:tc>
          <w:tcPr>
            <w:tcW w:w="988" w:type="dxa"/>
            <w:noWrap/>
            <w:vAlign w:val="center"/>
            <w:hideMark/>
          </w:tcPr>
          <w:p w14:paraId="22C60B33"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32300</w:t>
            </w:r>
          </w:p>
        </w:tc>
        <w:tc>
          <w:tcPr>
            <w:tcW w:w="6237" w:type="dxa"/>
            <w:noWrap/>
            <w:vAlign w:val="center"/>
            <w:hideMark/>
          </w:tcPr>
          <w:p w14:paraId="22A877A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artigos de desporto</w:t>
            </w:r>
          </w:p>
        </w:tc>
        <w:tc>
          <w:tcPr>
            <w:tcW w:w="2414" w:type="dxa"/>
            <w:vAlign w:val="center"/>
          </w:tcPr>
          <w:p w14:paraId="3403F1A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672D6F7" w14:textId="77777777" w:rsidTr="000E4CD6">
        <w:trPr>
          <w:trHeight w:val="303"/>
        </w:trPr>
        <w:tc>
          <w:tcPr>
            <w:tcW w:w="988" w:type="dxa"/>
            <w:noWrap/>
            <w:vAlign w:val="center"/>
            <w:hideMark/>
          </w:tcPr>
          <w:p w14:paraId="25AC4B76"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32994</w:t>
            </w:r>
          </w:p>
        </w:tc>
        <w:tc>
          <w:tcPr>
            <w:tcW w:w="6237" w:type="dxa"/>
            <w:noWrap/>
            <w:vAlign w:val="center"/>
            <w:hideMark/>
          </w:tcPr>
          <w:p w14:paraId="5DD7B8A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equipamento de proteção e segurança</w:t>
            </w:r>
          </w:p>
        </w:tc>
        <w:tc>
          <w:tcPr>
            <w:tcW w:w="2414" w:type="dxa"/>
            <w:vAlign w:val="center"/>
          </w:tcPr>
          <w:p w14:paraId="37D3766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01E6B9E1" w14:textId="77777777" w:rsidTr="000E4CD6">
        <w:trPr>
          <w:trHeight w:val="303"/>
        </w:trPr>
        <w:tc>
          <w:tcPr>
            <w:tcW w:w="988" w:type="dxa"/>
            <w:noWrap/>
            <w:vAlign w:val="center"/>
            <w:hideMark/>
          </w:tcPr>
          <w:p w14:paraId="3EAD916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32400</w:t>
            </w:r>
          </w:p>
        </w:tc>
        <w:tc>
          <w:tcPr>
            <w:tcW w:w="6237" w:type="dxa"/>
            <w:noWrap/>
            <w:vAlign w:val="center"/>
            <w:hideMark/>
          </w:tcPr>
          <w:p w14:paraId="23AF134D"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jogos e de brinquedos</w:t>
            </w:r>
          </w:p>
        </w:tc>
        <w:tc>
          <w:tcPr>
            <w:tcW w:w="2414" w:type="dxa"/>
            <w:vAlign w:val="center"/>
          </w:tcPr>
          <w:p w14:paraId="0E843B6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5F4E3D20" w14:textId="77777777" w:rsidTr="000E4CD6">
        <w:trPr>
          <w:trHeight w:val="303"/>
        </w:trPr>
        <w:tc>
          <w:tcPr>
            <w:tcW w:w="988" w:type="dxa"/>
            <w:noWrap/>
            <w:vAlign w:val="center"/>
            <w:hideMark/>
          </w:tcPr>
          <w:p w14:paraId="0B75A4B7" w14:textId="77777777" w:rsidR="00063A67" w:rsidRPr="00FC7A70" w:rsidRDefault="00063A67" w:rsidP="00DF7BBF">
            <w:pPr>
              <w:widowControl w:val="0"/>
              <w:spacing w:after="120"/>
              <w:jc w:val="center"/>
              <w:rPr>
                <w:rFonts w:ascii="Garamond" w:eastAsia="Times New Roman" w:hAnsi="Garamond" w:cs="Calibri"/>
                <w:color w:val="000000"/>
                <w:kern w:val="0"/>
                <w:szCs w:val="24"/>
                <w:lang w:eastAsia="pt-PT"/>
                <w14:ligatures w14:val="none"/>
              </w:rPr>
            </w:pPr>
            <w:r w:rsidRPr="00FC7A70">
              <w:rPr>
                <w:rFonts w:ascii="Garamond" w:eastAsia="Times New Roman" w:hAnsi="Garamond" w:cs="Calibri"/>
                <w:color w:val="000000"/>
                <w:kern w:val="0"/>
                <w:szCs w:val="24"/>
                <w:lang w:eastAsia="pt-PT"/>
                <w14:ligatures w14:val="none"/>
              </w:rPr>
              <w:t>32502</w:t>
            </w:r>
          </w:p>
        </w:tc>
        <w:tc>
          <w:tcPr>
            <w:tcW w:w="6237" w:type="dxa"/>
            <w:noWrap/>
            <w:vAlign w:val="center"/>
            <w:hideMark/>
          </w:tcPr>
          <w:p w14:paraId="3B3CA7E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material ortopédico, próteses e de instrumentos médico-cirúrgicos</w:t>
            </w:r>
          </w:p>
        </w:tc>
        <w:tc>
          <w:tcPr>
            <w:tcW w:w="2414" w:type="dxa"/>
            <w:vAlign w:val="center"/>
          </w:tcPr>
          <w:p w14:paraId="2101DB7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204CF575" w14:textId="77777777" w:rsidTr="000E4CD6">
        <w:trPr>
          <w:trHeight w:val="303"/>
        </w:trPr>
        <w:tc>
          <w:tcPr>
            <w:tcW w:w="988" w:type="dxa"/>
            <w:noWrap/>
            <w:vAlign w:val="center"/>
            <w:hideMark/>
          </w:tcPr>
          <w:p w14:paraId="578BD1FC"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32910</w:t>
            </w:r>
          </w:p>
        </w:tc>
        <w:tc>
          <w:tcPr>
            <w:tcW w:w="6237" w:type="dxa"/>
            <w:noWrap/>
            <w:vAlign w:val="center"/>
            <w:hideMark/>
          </w:tcPr>
          <w:p w14:paraId="2A0396D3"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vassouras, escovas e pincéis</w:t>
            </w:r>
          </w:p>
        </w:tc>
        <w:tc>
          <w:tcPr>
            <w:tcW w:w="2414" w:type="dxa"/>
            <w:vAlign w:val="center"/>
          </w:tcPr>
          <w:p w14:paraId="66BDF42B"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F7F958E" w14:textId="77777777" w:rsidTr="000E4CD6">
        <w:trPr>
          <w:trHeight w:val="303"/>
        </w:trPr>
        <w:tc>
          <w:tcPr>
            <w:tcW w:w="988" w:type="dxa"/>
            <w:noWrap/>
            <w:vAlign w:val="center"/>
            <w:hideMark/>
          </w:tcPr>
          <w:p w14:paraId="43714931"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32995</w:t>
            </w:r>
          </w:p>
        </w:tc>
        <w:tc>
          <w:tcPr>
            <w:tcW w:w="6237" w:type="dxa"/>
            <w:noWrap/>
            <w:vAlign w:val="center"/>
            <w:hideMark/>
          </w:tcPr>
          <w:p w14:paraId="6C11C5C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Fabricação de caixões mortuários em madeira</w:t>
            </w:r>
          </w:p>
        </w:tc>
        <w:tc>
          <w:tcPr>
            <w:tcW w:w="2414" w:type="dxa"/>
            <w:vAlign w:val="center"/>
          </w:tcPr>
          <w:p w14:paraId="00DD292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79C06BC" w14:textId="77777777" w:rsidTr="000E4CD6">
        <w:trPr>
          <w:trHeight w:val="277"/>
        </w:trPr>
        <w:tc>
          <w:tcPr>
            <w:tcW w:w="988" w:type="dxa"/>
            <w:noWrap/>
            <w:vAlign w:val="center"/>
            <w:hideMark/>
          </w:tcPr>
          <w:p w14:paraId="1C9935C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32996</w:t>
            </w:r>
          </w:p>
        </w:tc>
        <w:tc>
          <w:tcPr>
            <w:tcW w:w="6237" w:type="dxa"/>
            <w:noWrap/>
            <w:vAlign w:val="center"/>
            <w:hideMark/>
          </w:tcPr>
          <w:p w14:paraId="3CB0629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Outras indústrias transformadoras diversas, n.e.</w:t>
            </w:r>
          </w:p>
        </w:tc>
        <w:tc>
          <w:tcPr>
            <w:tcW w:w="2414" w:type="dxa"/>
            <w:vAlign w:val="center"/>
          </w:tcPr>
          <w:p w14:paraId="55C31225" w14:textId="77777777" w:rsidR="00063A67" w:rsidRPr="00FC7A70" w:rsidRDefault="00063A67" w:rsidP="00DF7BBF">
            <w:pPr>
              <w:widowControl w:val="0"/>
              <w:spacing w:after="120"/>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Fabrico de perucas; taxidermia (arte de embalsamar); fabrico de flores artificiais; fabrico de registos e similares; fabrico de adereços e enfeites de festa; fabrico de objetos em cera; fabrico de objetos em osso, chifre e similares; fabrico de objetos em materiais sintéticos.</w:t>
            </w:r>
          </w:p>
        </w:tc>
      </w:tr>
      <w:tr w:rsidR="00063A67" w:rsidRPr="00FC7A70" w14:paraId="2B95B2B8" w14:textId="77777777" w:rsidTr="000E4CD6">
        <w:trPr>
          <w:trHeight w:val="303"/>
        </w:trPr>
        <w:tc>
          <w:tcPr>
            <w:tcW w:w="988" w:type="dxa"/>
            <w:noWrap/>
            <w:vAlign w:val="center"/>
            <w:hideMark/>
          </w:tcPr>
          <w:p w14:paraId="77BB265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33110</w:t>
            </w:r>
          </w:p>
        </w:tc>
        <w:tc>
          <w:tcPr>
            <w:tcW w:w="6237" w:type="dxa"/>
            <w:noWrap/>
            <w:vAlign w:val="center"/>
            <w:hideMark/>
          </w:tcPr>
          <w:p w14:paraId="61BB0C2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Reparação e manutenção de produtos metálicos</w:t>
            </w:r>
          </w:p>
        </w:tc>
        <w:tc>
          <w:tcPr>
            <w:tcW w:w="2414" w:type="dxa"/>
            <w:vAlign w:val="center"/>
          </w:tcPr>
          <w:p w14:paraId="5FCF379F"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B6A7D50" w14:textId="77777777" w:rsidTr="000E4CD6">
        <w:trPr>
          <w:trHeight w:val="303"/>
        </w:trPr>
        <w:tc>
          <w:tcPr>
            <w:tcW w:w="988" w:type="dxa"/>
            <w:noWrap/>
            <w:vAlign w:val="center"/>
            <w:hideMark/>
          </w:tcPr>
          <w:p w14:paraId="28F5FC2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33120</w:t>
            </w:r>
          </w:p>
        </w:tc>
        <w:tc>
          <w:tcPr>
            <w:tcW w:w="6237" w:type="dxa"/>
            <w:noWrap/>
            <w:vAlign w:val="center"/>
            <w:hideMark/>
          </w:tcPr>
          <w:p w14:paraId="7FD7770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Reparação e manutenção de máquinas</w:t>
            </w:r>
          </w:p>
        </w:tc>
        <w:tc>
          <w:tcPr>
            <w:tcW w:w="2414" w:type="dxa"/>
            <w:vAlign w:val="center"/>
          </w:tcPr>
          <w:p w14:paraId="07FE21F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096A339" w14:textId="77777777" w:rsidTr="000E4CD6">
        <w:trPr>
          <w:trHeight w:val="303"/>
        </w:trPr>
        <w:tc>
          <w:tcPr>
            <w:tcW w:w="988" w:type="dxa"/>
            <w:noWrap/>
            <w:vAlign w:val="center"/>
            <w:hideMark/>
          </w:tcPr>
          <w:p w14:paraId="7F564BD0"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33150</w:t>
            </w:r>
          </w:p>
        </w:tc>
        <w:tc>
          <w:tcPr>
            <w:tcW w:w="6237" w:type="dxa"/>
            <w:noWrap/>
            <w:vAlign w:val="center"/>
            <w:hideMark/>
          </w:tcPr>
          <w:p w14:paraId="2CA75E07"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Reparação e manutenção de embarcações civis</w:t>
            </w:r>
          </w:p>
        </w:tc>
        <w:tc>
          <w:tcPr>
            <w:tcW w:w="2414" w:type="dxa"/>
            <w:vAlign w:val="center"/>
          </w:tcPr>
          <w:p w14:paraId="2BCF08F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3641DC7" w14:textId="77777777" w:rsidTr="000E4CD6">
        <w:trPr>
          <w:trHeight w:val="303"/>
        </w:trPr>
        <w:tc>
          <w:tcPr>
            <w:tcW w:w="988" w:type="dxa"/>
            <w:noWrap/>
            <w:vAlign w:val="center"/>
            <w:hideMark/>
          </w:tcPr>
          <w:p w14:paraId="6E0098D9"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33130</w:t>
            </w:r>
          </w:p>
        </w:tc>
        <w:tc>
          <w:tcPr>
            <w:tcW w:w="6237" w:type="dxa"/>
            <w:noWrap/>
            <w:vAlign w:val="center"/>
            <w:hideMark/>
          </w:tcPr>
          <w:p w14:paraId="27F4A030"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Reparação e manutenção de equipamento eletrónico e ótico</w:t>
            </w:r>
          </w:p>
        </w:tc>
        <w:tc>
          <w:tcPr>
            <w:tcW w:w="2414" w:type="dxa"/>
            <w:vAlign w:val="center"/>
          </w:tcPr>
          <w:p w14:paraId="6EB225E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4B33B89E" w14:textId="77777777" w:rsidTr="000E4CD6">
        <w:trPr>
          <w:trHeight w:val="303"/>
        </w:trPr>
        <w:tc>
          <w:tcPr>
            <w:tcW w:w="988" w:type="dxa"/>
            <w:noWrap/>
            <w:vAlign w:val="center"/>
            <w:hideMark/>
          </w:tcPr>
          <w:p w14:paraId="72D72AA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33140</w:t>
            </w:r>
          </w:p>
        </w:tc>
        <w:tc>
          <w:tcPr>
            <w:tcW w:w="6237" w:type="dxa"/>
            <w:noWrap/>
            <w:vAlign w:val="center"/>
            <w:hideMark/>
          </w:tcPr>
          <w:p w14:paraId="438BBD2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Reparação e manutenção de equipamento elétrico</w:t>
            </w:r>
          </w:p>
        </w:tc>
        <w:tc>
          <w:tcPr>
            <w:tcW w:w="2414" w:type="dxa"/>
            <w:vAlign w:val="center"/>
          </w:tcPr>
          <w:p w14:paraId="62E37606"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3636FBC6" w14:textId="77777777" w:rsidTr="000E4CD6">
        <w:trPr>
          <w:trHeight w:val="303"/>
        </w:trPr>
        <w:tc>
          <w:tcPr>
            <w:tcW w:w="988" w:type="dxa"/>
            <w:noWrap/>
            <w:vAlign w:val="center"/>
            <w:hideMark/>
          </w:tcPr>
          <w:p w14:paraId="1A3E6995"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35302</w:t>
            </w:r>
          </w:p>
        </w:tc>
        <w:tc>
          <w:tcPr>
            <w:tcW w:w="6237" w:type="dxa"/>
            <w:noWrap/>
            <w:vAlign w:val="center"/>
            <w:hideMark/>
          </w:tcPr>
          <w:p w14:paraId="676526FC"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Produção de gelo</w:t>
            </w:r>
          </w:p>
        </w:tc>
        <w:tc>
          <w:tcPr>
            <w:tcW w:w="2414" w:type="dxa"/>
            <w:vAlign w:val="center"/>
          </w:tcPr>
          <w:p w14:paraId="2E9571AE"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A6507CD" w14:textId="77777777" w:rsidTr="000E4CD6">
        <w:trPr>
          <w:trHeight w:val="303"/>
        </w:trPr>
        <w:tc>
          <w:tcPr>
            <w:tcW w:w="988" w:type="dxa"/>
            <w:noWrap/>
            <w:vAlign w:val="center"/>
            <w:hideMark/>
          </w:tcPr>
          <w:p w14:paraId="7665B36B"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56210</w:t>
            </w:r>
          </w:p>
        </w:tc>
        <w:tc>
          <w:tcPr>
            <w:tcW w:w="6237" w:type="dxa"/>
            <w:noWrap/>
            <w:vAlign w:val="center"/>
            <w:hideMark/>
          </w:tcPr>
          <w:p w14:paraId="36A0FD9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Fornecimento de refeições para eventos</w:t>
            </w:r>
          </w:p>
        </w:tc>
        <w:tc>
          <w:tcPr>
            <w:tcW w:w="2414" w:type="dxa"/>
            <w:vAlign w:val="center"/>
          </w:tcPr>
          <w:p w14:paraId="592C7A84"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r w:rsidR="00063A67" w:rsidRPr="00FC7A70" w14:paraId="1B76A407" w14:textId="77777777" w:rsidTr="000E4CD6">
        <w:trPr>
          <w:trHeight w:val="303"/>
        </w:trPr>
        <w:tc>
          <w:tcPr>
            <w:tcW w:w="988" w:type="dxa"/>
            <w:noWrap/>
            <w:vAlign w:val="center"/>
            <w:hideMark/>
          </w:tcPr>
          <w:p w14:paraId="30E901E4" w14:textId="77777777" w:rsidR="00063A67" w:rsidRPr="00FC7A70" w:rsidRDefault="00063A67" w:rsidP="00DF7BBF">
            <w:pPr>
              <w:widowControl w:val="0"/>
              <w:spacing w:after="120"/>
              <w:jc w:val="center"/>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56220</w:t>
            </w:r>
          </w:p>
        </w:tc>
        <w:tc>
          <w:tcPr>
            <w:tcW w:w="6237" w:type="dxa"/>
            <w:noWrap/>
            <w:vAlign w:val="center"/>
            <w:hideMark/>
          </w:tcPr>
          <w:p w14:paraId="75FA4711"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Atividades de serviço de fornecimento de refeições por contrato e outras atividades de serviços de alimentação</w:t>
            </w:r>
          </w:p>
        </w:tc>
        <w:tc>
          <w:tcPr>
            <w:tcW w:w="2414" w:type="dxa"/>
            <w:vAlign w:val="center"/>
          </w:tcPr>
          <w:p w14:paraId="1D853CB5" w14:textId="77777777" w:rsidR="00063A67" w:rsidRPr="00FC7A70" w:rsidRDefault="00063A67" w:rsidP="00DF7BBF">
            <w:pPr>
              <w:widowControl w:val="0"/>
              <w:spacing w:after="120"/>
              <w:jc w:val="left"/>
              <w:rPr>
                <w:rFonts w:ascii="Garamond" w:eastAsia="Times New Roman" w:hAnsi="Garamond" w:cs="Calibri"/>
                <w:kern w:val="0"/>
                <w:szCs w:val="24"/>
                <w:lang w:eastAsia="pt-PT"/>
                <w14:ligatures w14:val="none"/>
              </w:rPr>
            </w:pPr>
            <w:r w:rsidRPr="00FC7A70">
              <w:rPr>
                <w:rFonts w:ascii="Garamond" w:eastAsia="Times New Roman" w:hAnsi="Garamond" w:cs="Calibri"/>
                <w:kern w:val="0"/>
                <w:szCs w:val="24"/>
                <w:lang w:eastAsia="pt-PT"/>
                <w14:ligatures w14:val="none"/>
              </w:rPr>
              <w:t>Todas</w:t>
            </w:r>
          </w:p>
        </w:tc>
      </w:tr>
    </w:tbl>
    <w:p w14:paraId="317F63D4" w14:textId="77777777" w:rsidR="00063A67" w:rsidRPr="00FC7A70" w:rsidRDefault="00063A67" w:rsidP="00DF7BBF">
      <w:pPr>
        <w:widowControl w:val="0"/>
        <w:spacing w:after="120"/>
        <w:rPr>
          <w:rFonts w:ascii="Garamond" w:hAnsi="Garamond"/>
          <w:i/>
          <w:iCs/>
          <w:color w:val="000000" w:themeColor="text1"/>
          <w:szCs w:val="24"/>
        </w:rPr>
      </w:pPr>
      <w:r w:rsidRPr="00FC7A70">
        <w:rPr>
          <w:rFonts w:ascii="Garamond" w:hAnsi="Garamond"/>
          <w:i/>
          <w:iCs/>
          <w:color w:val="000000" w:themeColor="text1"/>
          <w:szCs w:val="24"/>
        </w:rPr>
        <w:t>(1) Atividades que não podem ser desenvolvidas em fração autónoma de prédio urbano.</w:t>
      </w:r>
    </w:p>
    <w:p w14:paraId="7F259A32"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Parte 3</w:t>
      </w:r>
    </w:p>
    <w:p w14:paraId="60997CBA" w14:textId="77777777" w:rsidR="00063A67" w:rsidRPr="00FC7A70" w:rsidRDefault="00063A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Atividades industriais que podem ser desenvolvidas em secção acessória a um estabelecimento de restauração ou de bebidas.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
        <w:gridCol w:w="8647"/>
      </w:tblGrid>
      <w:tr w:rsidR="006147AE" w:rsidRPr="00FC7A70" w14:paraId="2F93E725" w14:textId="77777777" w:rsidTr="00073EF1">
        <w:trPr>
          <w:trHeight w:val="300"/>
        </w:trPr>
        <w:tc>
          <w:tcPr>
            <w:tcW w:w="851" w:type="dxa"/>
            <w:noWrap/>
            <w:vAlign w:val="center"/>
          </w:tcPr>
          <w:p w14:paraId="40474BA9" w14:textId="48F7E2AD"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8647" w:type="dxa"/>
            <w:noWrap/>
            <w:vAlign w:val="center"/>
          </w:tcPr>
          <w:p w14:paraId="0A2E5C34" w14:textId="7921BCFB"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w:t>
            </w:r>
          </w:p>
        </w:tc>
      </w:tr>
      <w:tr w:rsidR="00063A67" w:rsidRPr="00FC7A70" w14:paraId="3E9F8F0B" w14:textId="77777777" w:rsidTr="00073EF1">
        <w:trPr>
          <w:trHeight w:val="300"/>
        </w:trPr>
        <w:tc>
          <w:tcPr>
            <w:tcW w:w="851" w:type="dxa"/>
            <w:noWrap/>
            <w:vAlign w:val="center"/>
          </w:tcPr>
          <w:p w14:paraId="7B52E27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10130</w:t>
            </w:r>
          </w:p>
        </w:tc>
        <w:tc>
          <w:tcPr>
            <w:tcW w:w="8647" w:type="dxa"/>
            <w:noWrap/>
            <w:vAlign w:val="center"/>
          </w:tcPr>
          <w:p w14:paraId="35C76CA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à base de carne</w:t>
            </w:r>
          </w:p>
        </w:tc>
      </w:tr>
      <w:tr w:rsidR="00063A67" w:rsidRPr="00FC7A70" w14:paraId="69E9DB50" w14:textId="77777777" w:rsidTr="00073EF1">
        <w:trPr>
          <w:trHeight w:val="300"/>
        </w:trPr>
        <w:tc>
          <w:tcPr>
            <w:tcW w:w="851" w:type="dxa"/>
            <w:noWrap/>
            <w:vAlign w:val="center"/>
          </w:tcPr>
          <w:p w14:paraId="0A3F6D1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10201</w:t>
            </w:r>
          </w:p>
        </w:tc>
        <w:tc>
          <w:tcPr>
            <w:tcW w:w="8647" w:type="dxa"/>
            <w:noWrap/>
            <w:vAlign w:val="center"/>
          </w:tcPr>
          <w:p w14:paraId="3E47F75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de produtos da pesca e da aquicultura</w:t>
            </w:r>
          </w:p>
        </w:tc>
      </w:tr>
      <w:tr w:rsidR="00063A67" w:rsidRPr="00FC7A70" w14:paraId="0F204D54" w14:textId="77777777" w:rsidTr="00073EF1">
        <w:trPr>
          <w:trHeight w:val="300"/>
        </w:trPr>
        <w:tc>
          <w:tcPr>
            <w:tcW w:w="851" w:type="dxa"/>
            <w:noWrap/>
            <w:vAlign w:val="center"/>
          </w:tcPr>
          <w:p w14:paraId="4B8F8A2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10202</w:t>
            </w:r>
          </w:p>
        </w:tc>
        <w:tc>
          <w:tcPr>
            <w:tcW w:w="8647" w:type="dxa"/>
            <w:noWrap/>
            <w:vAlign w:val="center"/>
          </w:tcPr>
          <w:p w14:paraId="5CB461F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Congelação de produtos da pesca e da aquicultura</w:t>
            </w:r>
          </w:p>
        </w:tc>
      </w:tr>
      <w:tr w:rsidR="00063A67" w:rsidRPr="00FC7A70" w14:paraId="6B4B6E93" w14:textId="77777777" w:rsidTr="00073EF1">
        <w:trPr>
          <w:trHeight w:val="300"/>
        </w:trPr>
        <w:tc>
          <w:tcPr>
            <w:tcW w:w="851" w:type="dxa"/>
            <w:noWrap/>
            <w:vAlign w:val="center"/>
          </w:tcPr>
          <w:p w14:paraId="6543534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10203</w:t>
            </w:r>
          </w:p>
        </w:tc>
        <w:tc>
          <w:tcPr>
            <w:tcW w:w="8647" w:type="dxa"/>
            <w:noWrap/>
            <w:vAlign w:val="center"/>
          </w:tcPr>
          <w:p w14:paraId="62DD9FE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Conservação de produtos da pesca e da aquicultura em azeite e outros óleos vegetais e outros molhos</w:t>
            </w:r>
          </w:p>
        </w:tc>
      </w:tr>
      <w:tr w:rsidR="00063A67" w:rsidRPr="00FC7A70" w14:paraId="672918B8" w14:textId="77777777" w:rsidTr="00073EF1">
        <w:trPr>
          <w:trHeight w:val="300"/>
        </w:trPr>
        <w:tc>
          <w:tcPr>
            <w:tcW w:w="851" w:type="dxa"/>
            <w:noWrap/>
            <w:vAlign w:val="center"/>
          </w:tcPr>
          <w:p w14:paraId="47DDF69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10204</w:t>
            </w:r>
          </w:p>
        </w:tc>
        <w:tc>
          <w:tcPr>
            <w:tcW w:w="8647" w:type="dxa"/>
            <w:noWrap/>
            <w:vAlign w:val="center"/>
          </w:tcPr>
          <w:p w14:paraId="2948C13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Salga, secagem e outras atividades de transformação de produtos da pesca e aquicultura</w:t>
            </w:r>
          </w:p>
        </w:tc>
      </w:tr>
      <w:tr w:rsidR="00063A67" w:rsidRPr="00FC7A70" w14:paraId="178BD7AB" w14:textId="77777777" w:rsidTr="00073EF1">
        <w:trPr>
          <w:trHeight w:val="300"/>
        </w:trPr>
        <w:tc>
          <w:tcPr>
            <w:tcW w:w="851" w:type="dxa"/>
            <w:noWrap/>
            <w:vAlign w:val="center"/>
          </w:tcPr>
          <w:p w14:paraId="2EA63E7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10310</w:t>
            </w:r>
          </w:p>
        </w:tc>
        <w:tc>
          <w:tcPr>
            <w:tcW w:w="8647" w:type="dxa"/>
            <w:noWrap/>
            <w:vAlign w:val="center"/>
          </w:tcPr>
          <w:p w14:paraId="3AB6F2C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e conservação de batatas</w:t>
            </w:r>
          </w:p>
        </w:tc>
      </w:tr>
      <w:tr w:rsidR="00063A67" w:rsidRPr="00FC7A70" w14:paraId="377856E8" w14:textId="77777777" w:rsidTr="00073EF1">
        <w:trPr>
          <w:trHeight w:val="300"/>
        </w:trPr>
        <w:tc>
          <w:tcPr>
            <w:tcW w:w="851" w:type="dxa"/>
            <w:noWrap/>
            <w:vAlign w:val="center"/>
          </w:tcPr>
          <w:p w14:paraId="6ADD70C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10320</w:t>
            </w:r>
          </w:p>
        </w:tc>
        <w:tc>
          <w:tcPr>
            <w:tcW w:w="8647" w:type="dxa"/>
            <w:noWrap/>
            <w:vAlign w:val="center"/>
          </w:tcPr>
          <w:p w14:paraId="4C3C118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sumos de frutos e de produtos hortícolas</w:t>
            </w:r>
          </w:p>
        </w:tc>
      </w:tr>
      <w:tr w:rsidR="00063A67" w:rsidRPr="00FC7A70" w14:paraId="25739924" w14:textId="77777777" w:rsidTr="00073EF1">
        <w:trPr>
          <w:trHeight w:val="300"/>
        </w:trPr>
        <w:tc>
          <w:tcPr>
            <w:tcW w:w="851" w:type="dxa"/>
            <w:noWrap/>
            <w:vAlign w:val="center"/>
          </w:tcPr>
          <w:p w14:paraId="1EAAE25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10391</w:t>
            </w:r>
          </w:p>
        </w:tc>
        <w:tc>
          <w:tcPr>
            <w:tcW w:w="8647" w:type="dxa"/>
            <w:noWrap/>
            <w:vAlign w:val="center"/>
          </w:tcPr>
          <w:p w14:paraId="1CB9F83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Congelação de frutos e de produtos hortícolas</w:t>
            </w:r>
          </w:p>
        </w:tc>
      </w:tr>
      <w:tr w:rsidR="00063A67" w:rsidRPr="00FC7A70" w14:paraId="306A32F1" w14:textId="77777777" w:rsidTr="00073EF1">
        <w:trPr>
          <w:trHeight w:val="300"/>
        </w:trPr>
        <w:tc>
          <w:tcPr>
            <w:tcW w:w="851" w:type="dxa"/>
            <w:noWrap/>
            <w:vAlign w:val="center"/>
          </w:tcPr>
          <w:p w14:paraId="5EC6C10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10392</w:t>
            </w:r>
          </w:p>
        </w:tc>
        <w:tc>
          <w:tcPr>
            <w:tcW w:w="8647" w:type="dxa"/>
            <w:noWrap/>
            <w:vAlign w:val="center"/>
          </w:tcPr>
          <w:p w14:paraId="09E850A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Secagem e desidratação de frutos e de produtos hortícolas</w:t>
            </w:r>
          </w:p>
        </w:tc>
      </w:tr>
      <w:tr w:rsidR="00063A67" w:rsidRPr="00FC7A70" w14:paraId="0F1EDD38" w14:textId="77777777" w:rsidTr="00073EF1">
        <w:trPr>
          <w:trHeight w:val="300"/>
        </w:trPr>
        <w:tc>
          <w:tcPr>
            <w:tcW w:w="851" w:type="dxa"/>
            <w:noWrap/>
            <w:vAlign w:val="center"/>
          </w:tcPr>
          <w:p w14:paraId="7531041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10393</w:t>
            </w:r>
          </w:p>
        </w:tc>
        <w:tc>
          <w:tcPr>
            <w:tcW w:w="8647" w:type="dxa"/>
            <w:noWrap/>
            <w:vAlign w:val="center"/>
          </w:tcPr>
          <w:p w14:paraId="7476DD9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doces, compotas, geleias e marmelada</w:t>
            </w:r>
          </w:p>
        </w:tc>
      </w:tr>
      <w:tr w:rsidR="00063A67" w:rsidRPr="00FC7A70" w14:paraId="63B7D842" w14:textId="77777777" w:rsidTr="00073EF1">
        <w:trPr>
          <w:trHeight w:val="300"/>
        </w:trPr>
        <w:tc>
          <w:tcPr>
            <w:tcW w:w="851" w:type="dxa"/>
            <w:noWrap/>
            <w:vAlign w:val="center"/>
          </w:tcPr>
          <w:p w14:paraId="2E19633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10394</w:t>
            </w:r>
          </w:p>
        </w:tc>
        <w:tc>
          <w:tcPr>
            <w:tcW w:w="8647" w:type="dxa"/>
            <w:noWrap/>
            <w:vAlign w:val="center"/>
          </w:tcPr>
          <w:p w14:paraId="1F0025D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Descasque e transformação de frutos de casca rija comestíveis</w:t>
            </w:r>
          </w:p>
        </w:tc>
      </w:tr>
      <w:tr w:rsidR="00063A67" w:rsidRPr="00FC7A70" w14:paraId="5B792C6C" w14:textId="77777777" w:rsidTr="00073EF1">
        <w:trPr>
          <w:trHeight w:val="300"/>
        </w:trPr>
        <w:tc>
          <w:tcPr>
            <w:tcW w:w="851" w:type="dxa"/>
            <w:noWrap/>
            <w:vAlign w:val="center"/>
          </w:tcPr>
          <w:p w14:paraId="1EF0363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10395</w:t>
            </w:r>
          </w:p>
        </w:tc>
        <w:tc>
          <w:tcPr>
            <w:tcW w:w="8647" w:type="dxa"/>
            <w:noWrap/>
            <w:vAlign w:val="center"/>
          </w:tcPr>
          <w:p w14:paraId="005BC3F5"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Preparação e conservação de frutos e de produtos hortícolas por outros processos</w:t>
            </w:r>
          </w:p>
        </w:tc>
      </w:tr>
      <w:tr w:rsidR="00063A67" w:rsidRPr="00FC7A70" w14:paraId="7A787931" w14:textId="77777777" w:rsidTr="00073EF1">
        <w:trPr>
          <w:trHeight w:val="300"/>
        </w:trPr>
        <w:tc>
          <w:tcPr>
            <w:tcW w:w="851" w:type="dxa"/>
            <w:noWrap/>
            <w:vAlign w:val="center"/>
          </w:tcPr>
          <w:p w14:paraId="52AA21B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10411</w:t>
            </w:r>
          </w:p>
        </w:tc>
        <w:tc>
          <w:tcPr>
            <w:tcW w:w="8647" w:type="dxa"/>
            <w:noWrap/>
            <w:vAlign w:val="center"/>
          </w:tcPr>
          <w:p w14:paraId="63DB988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óleos e gorduras animais brutos</w:t>
            </w:r>
          </w:p>
        </w:tc>
      </w:tr>
      <w:tr w:rsidR="00063A67" w:rsidRPr="00FC7A70" w14:paraId="07A5B886" w14:textId="77777777" w:rsidTr="00073EF1">
        <w:trPr>
          <w:trHeight w:val="300"/>
        </w:trPr>
        <w:tc>
          <w:tcPr>
            <w:tcW w:w="851" w:type="dxa"/>
            <w:noWrap/>
            <w:vAlign w:val="center"/>
          </w:tcPr>
          <w:p w14:paraId="7ACE456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10412</w:t>
            </w:r>
          </w:p>
        </w:tc>
        <w:tc>
          <w:tcPr>
            <w:tcW w:w="8647" w:type="dxa"/>
            <w:noWrap/>
            <w:vAlign w:val="center"/>
          </w:tcPr>
          <w:p w14:paraId="564A9E3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azeite</w:t>
            </w:r>
          </w:p>
        </w:tc>
      </w:tr>
      <w:tr w:rsidR="00063A67" w:rsidRPr="00FC7A70" w14:paraId="26C99466" w14:textId="77777777" w:rsidTr="00073EF1">
        <w:trPr>
          <w:trHeight w:val="300"/>
        </w:trPr>
        <w:tc>
          <w:tcPr>
            <w:tcW w:w="851" w:type="dxa"/>
            <w:noWrap/>
            <w:vAlign w:val="center"/>
          </w:tcPr>
          <w:p w14:paraId="7BA493C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10413</w:t>
            </w:r>
          </w:p>
        </w:tc>
        <w:tc>
          <w:tcPr>
            <w:tcW w:w="8647" w:type="dxa"/>
            <w:noWrap/>
            <w:vAlign w:val="center"/>
          </w:tcPr>
          <w:p w14:paraId="73C6A58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óleos vegetais brutos (exceto azeite)</w:t>
            </w:r>
          </w:p>
        </w:tc>
      </w:tr>
      <w:tr w:rsidR="00063A67" w:rsidRPr="00FC7A70" w14:paraId="053B3492" w14:textId="77777777" w:rsidTr="00073EF1">
        <w:trPr>
          <w:trHeight w:val="300"/>
        </w:trPr>
        <w:tc>
          <w:tcPr>
            <w:tcW w:w="851" w:type="dxa"/>
            <w:noWrap/>
            <w:vAlign w:val="center"/>
          </w:tcPr>
          <w:p w14:paraId="1E4ECAD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10414</w:t>
            </w:r>
          </w:p>
        </w:tc>
        <w:tc>
          <w:tcPr>
            <w:tcW w:w="8647" w:type="dxa"/>
            <w:noWrap/>
            <w:vAlign w:val="center"/>
          </w:tcPr>
          <w:p w14:paraId="4FC9A13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Refinação de azeite, óleos e gorduras</w:t>
            </w:r>
          </w:p>
        </w:tc>
      </w:tr>
      <w:tr w:rsidR="00063A67" w:rsidRPr="00FC7A70" w14:paraId="2D382400" w14:textId="77777777" w:rsidTr="00073EF1">
        <w:trPr>
          <w:trHeight w:val="300"/>
        </w:trPr>
        <w:tc>
          <w:tcPr>
            <w:tcW w:w="851" w:type="dxa"/>
            <w:noWrap/>
            <w:vAlign w:val="center"/>
          </w:tcPr>
          <w:p w14:paraId="4B5C7A3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10420</w:t>
            </w:r>
          </w:p>
        </w:tc>
        <w:tc>
          <w:tcPr>
            <w:tcW w:w="8647" w:type="dxa"/>
            <w:noWrap/>
            <w:vAlign w:val="center"/>
          </w:tcPr>
          <w:p w14:paraId="35CA4EA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margarinas e de gorduras alimentares similares</w:t>
            </w:r>
          </w:p>
        </w:tc>
      </w:tr>
      <w:tr w:rsidR="00063A67" w:rsidRPr="00FC7A70" w14:paraId="79607A0D" w14:textId="77777777" w:rsidTr="00073EF1">
        <w:trPr>
          <w:trHeight w:val="300"/>
        </w:trPr>
        <w:tc>
          <w:tcPr>
            <w:tcW w:w="851" w:type="dxa"/>
            <w:noWrap/>
            <w:vAlign w:val="center"/>
          </w:tcPr>
          <w:p w14:paraId="5DC9EAD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10510</w:t>
            </w:r>
          </w:p>
        </w:tc>
        <w:tc>
          <w:tcPr>
            <w:tcW w:w="8647" w:type="dxa"/>
            <w:noWrap/>
            <w:vAlign w:val="center"/>
          </w:tcPr>
          <w:p w14:paraId="264327F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de laticínios</w:t>
            </w:r>
          </w:p>
        </w:tc>
      </w:tr>
      <w:tr w:rsidR="00063A67" w:rsidRPr="00FC7A70" w14:paraId="6B1E94CA" w14:textId="77777777" w:rsidTr="00073EF1">
        <w:trPr>
          <w:trHeight w:val="300"/>
        </w:trPr>
        <w:tc>
          <w:tcPr>
            <w:tcW w:w="851" w:type="dxa"/>
            <w:noWrap/>
            <w:vAlign w:val="center"/>
          </w:tcPr>
          <w:p w14:paraId="053750B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10520</w:t>
            </w:r>
          </w:p>
        </w:tc>
        <w:tc>
          <w:tcPr>
            <w:tcW w:w="8647" w:type="dxa"/>
            <w:noWrap/>
            <w:vAlign w:val="center"/>
          </w:tcPr>
          <w:p w14:paraId="361F557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gelados e sorvetes</w:t>
            </w:r>
          </w:p>
        </w:tc>
      </w:tr>
      <w:tr w:rsidR="00063A67" w:rsidRPr="00FC7A70" w14:paraId="34F4B899" w14:textId="77777777" w:rsidTr="00073EF1">
        <w:trPr>
          <w:trHeight w:val="300"/>
        </w:trPr>
        <w:tc>
          <w:tcPr>
            <w:tcW w:w="851" w:type="dxa"/>
            <w:noWrap/>
            <w:vAlign w:val="center"/>
          </w:tcPr>
          <w:p w14:paraId="0F3EEC1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10611</w:t>
            </w:r>
          </w:p>
        </w:tc>
        <w:tc>
          <w:tcPr>
            <w:tcW w:w="8647" w:type="dxa"/>
            <w:noWrap/>
            <w:vAlign w:val="center"/>
          </w:tcPr>
          <w:p w14:paraId="7BF3043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Moagem de cereais</w:t>
            </w:r>
          </w:p>
        </w:tc>
      </w:tr>
      <w:tr w:rsidR="00063A67" w:rsidRPr="00FC7A70" w14:paraId="78F3DB1A" w14:textId="77777777" w:rsidTr="00073EF1">
        <w:trPr>
          <w:trHeight w:val="300"/>
        </w:trPr>
        <w:tc>
          <w:tcPr>
            <w:tcW w:w="851" w:type="dxa"/>
            <w:noWrap/>
            <w:vAlign w:val="center"/>
          </w:tcPr>
          <w:p w14:paraId="2B5A958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10612</w:t>
            </w:r>
          </w:p>
        </w:tc>
        <w:tc>
          <w:tcPr>
            <w:tcW w:w="8647" w:type="dxa"/>
            <w:noWrap/>
            <w:vAlign w:val="center"/>
          </w:tcPr>
          <w:p w14:paraId="4D2754F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Descasque, branqueamento e outros tratamentos do arroz</w:t>
            </w:r>
          </w:p>
        </w:tc>
      </w:tr>
      <w:tr w:rsidR="00063A67" w:rsidRPr="00FC7A70" w14:paraId="00025C58" w14:textId="77777777" w:rsidTr="00073EF1">
        <w:trPr>
          <w:trHeight w:val="300"/>
        </w:trPr>
        <w:tc>
          <w:tcPr>
            <w:tcW w:w="851" w:type="dxa"/>
            <w:noWrap/>
            <w:vAlign w:val="center"/>
          </w:tcPr>
          <w:p w14:paraId="3E295DF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10613</w:t>
            </w:r>
          </w:p>
        </w:tc>
        <w:tc>
          <w:tcPr>
            <w:tcW w:w="8647" w:type="dxa"/>
            <w:noWrap/>
            <w:vAlign w:val="center"/>
          </w:tcPr>
          <w:p w14:paraId="5405DD2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Transformação de cereais e leguminosas, n. e.</w:t>
            </w:r>
          </w:p>
        </w:tc>
      </w:tr>
      <w:tr w:rsidR="00063A67" w:rsidRPr="00FC7A70" w14:paraId="1931B7F9" w14:textId="77777777" w:rsidTr="00073EF1">
        <w:trPr>
          <w:trHeight w:val="300"/>
        </w:trPr>
        <w:tc>
          <w:tcPr>
            <w:tcW w:w="851" w:type="dxa"/>
            <w:noWrap/>
            <w:vAlign w:val="center"/>
          </w:tcPr>
          <w:p w14:paraId="759D456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10620</w:t>
            </w:r>
          </w:p>
        </w:tc>
        <w:tc>
          <w:tcPr>
            <w:tcW w:w="8647" w:type="dxa"/>
            <w:noWrap/>
            <w:vAlign w:val="center"/>
          </w:tcPr>
          <w:p w14:paraId="2D7C6B6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amidos, féculas e produtos afins</w:t>
            </w:r>
          </w:p>
        </w:tc>
      </w:tr>
      <w:tr w:rsidR="00063A67" w:rsidRPr="00FC7A70" w14:paraId="37BD79CC" w14:textId="77777777" w:rsidTr="00073EF1">
        <w:trPr>
          <w:trHeight w:val="300"/>
        </w:trPr>
        <w:tc>
          <w:tcPr>
            <w:tcW w:w="851" w:type="dxa"/>
            <w:noWrap/>
            <w:vAlign w:val="center"/>
          </w:tcPr>
          <w:p w14:paraId="236B859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10711</w:t>
            </w:r>
          </w:p>
        </w:tc>
        <w:tc>
          <w:tcPr>
            <w:tcW w:w="8647" w:type="dxa"/>
            <w:noWrap/>
            <w:vAlign w:val="center"/>
          </w:tcPr>
          <w:p w14:paraId="6EF13CF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Panificação</w:t>
            </w:r>
          </w:p>
        </w:tc>
      </w:tr>
      <w:tr w:rsidR="00063A67" w:rsidRPr="00FC7A70" w14:paraId="16A412E0" w14:textId="77777777" w:rsidTr="00073EF1">
        <w:trPr>
          <w:trHeight w:val="300"/>
        </w:trPr>
        <w:tc>
          <w:tcPr>
            <w:tcW w:w="851" w:type="dxa"/>
            <w:noWrap/>
            <w:vAlign w:val="center"/>
          </w:tcPr>
          <w:p w14:paraId="7AF6507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10712</w:t>
            </w:r>
          </w:p>
        </w:tc>
        <w:tc>
          <w:tcPr>
            <w:tcW w:w="8647" w:type="dxa"/>
            <w:noWrap/>
            <w:vAlign w:val="center"/>
          </w:tcPr>
          <w:p w14:paraId="5679B86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Pastelaria fresca</w:t>
            </w:r>
          </w:p>
        </w:tc>
      </w:tr>
      <w:tr w:rsidR="00063A67" w:rsidRPr="00FC7A70" w14:paraId="09874AF6" w14:textId="77777777" w:rsidTr="00073EF1">
        <w:trPr>
          <w:trHeight w:val="300"/>
        </w:trPr>
        <w:tc>
          <w:tcPr>
            <w:tcW w:w="851" w:type="dxa"/>
            <w:noWrap/>
            <w:vAlign w:val="center"/>
          </w:tcPr>
          <w:p w14:paraId="2F74CB7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10720</w:t>
            </w:r>
          </w:p>
        </w:tc>
        <w:tc>
          <w:tcPr>
            <w:tcW w:w="8647" w:type="dxa"/>
            <w:noWrap/>
            <w:vAlign w:val="center"/>
          </w:tcPr>
          <w:p w14:paraId="2EAEF8B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bolachas, biscoitos, tostas e pastelaria de conservação</w:t>
            </w:r>
          </w:p>
        </w:tc>
      </w:tr>
      <w:tr w:rsidR="00063A67" w:rsidRPr="00FC7A70" w14:paraId="4C99CA09" w14:textId="77777777" w:rsidTr="00073EF1">
        <w:trPr>
          <w:trHeight w:val="300"/>
        </w:trPr>
        <w:tc>
          <w:tcPr>
            <w:tcW w:w="851" w:type="dxa"/>
            <w:noWrap/>
            <w:vAlign w:val="center"/>
          </w:tcPr>
          <w:p w14:paraId="26537CB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10730</w:t>
            </w:r>
          </w:p>
        </w:tc>
        <w:tc>
          <w:tcPr>
            <w:tcW w:w="8647" w:type="dxa"/>
            <w:noWrap/>
            <w:vAlign w:val="center"/>
          </w:tcPr>
          <w:p w14:paraId="6BE5091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à base de farinha</w:t>
            </w:r>
          </w:p>
        </w:tc>
      </w:tr>
      <w:tr w:rsidR="00063A67" w:rsidRPr="00FC7A70" w14:paraId="4AC4D084" w14:textId="77777777" w:rsidTr="00073EF1">
        <w:trPr>
          <w:trHeight w:val="300"/>
        </w:trPr>
        <w:tc>
          <w:tcPr>
            <w:tcW w:w="851" w:type="dxa"/>
            <w:noWrap/>
            <w:vAlign w:val="center"/>
          </w:tcPr>
          <w:p w14:paraId="42E894A9"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10810</w:t>
            </w:r>
          </w:p>
        </w:tc>
        <w:tc>
          <w:tcPr>
            <w:tcW w:w="8647" w:type="dxa"/>
            <w:noWrap/>
            <w:vAlign w:val="center"/>
          </w:tcPr>
          <w:p w14:paraId="6F9BE59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do açúcar</w:t>
            </w:r>
          </w:p>
        </w:tc>
      </w:tr>
      <w:tr w:rsidR="00063A67" w:rsidRPr="00FC7A70" w14:paraId="4D176887" w14:textId="77777777" w:rsidTr="00073EF1">
        <w:trPr>
          <w:trHeight w:val="300"/>
        </w:trPr>
        <w:tc>
          <w:tcPr>
            <w:tcW w:w="851" w:type="dxa"/>
            <w:noWrap/>
            <w:vAlign w:val="center"/>
          </w:tcPr>
          <w:p w14:paraId="7B802401"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10821</w:t>
            </w:r>
          </w:p>
        </w:tc>
        <w:tc>
          <w:tcPr>
            <w:tcW w:w="8647" w:type="dxa"/>
            <w:noWrap/>
            <w:vAlign w:val="center"/>
          </w:tcPr>
          <w:p w14:paraId="7DF2223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cacau e de chocolate</w:t>
            </w:r>
          </w:p>
        </w:tc>
      </w:tr>
      <w:tr w:rsidR="00063A67" w:rsidRPr="00FC7A70" w14:paraId="25F41574" w14:textId="77777777" w:rsidTr="00073EF1">
        <w:trPr>
          <w:trHeight w:val="300"/>
        </w:trPr>
        <w:tc>
          <w:tcPr>
            <w:tcW w:w="851" w:type="dxa"/>
            <w:noWrap/>
            <w:vAlign w:val="center"/>
          </w:tcPr>
          <w:p w14:paraId="1611E71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10822</w:t>
            </w:r>
          </w:p>
        </w:tc>
        <w:tc>
          <w:tcPr>
            <w:tcW w:w="8647" w:type="dxa"/>
            <w:noWrap/>
            <w:vAlign w:val="center"/>
          </w:tcPr>
          <w:p w14:paraId="47DA8A2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produtos de confeitaria</w:t>
            </w:r>
          </w:p>
        </w:tc>
      </w:tr>
      <w:tr w:rsidR="00063A67" w:rsidRPr="00FC7A70" w14:paraId="640AF581" w14:textId="77777777" w:rsidTr="00073EF1">
        <w:trPr>
          <w:trHeight w:val="300"/>
        </w:trPr>
        <w:tc>
          <w:tcPr>
            <w:tcW w:w="851" w:type="dxa"/>
            <w:noWrap/>
            <w:vAlign w:val="center"/>
          </w:tcPr>
          <w:p w14:paraId="1FE7B79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10830</w:t>
            </w:r>
          </w:p>
        </w:tc>
        <w:tc>
          <w:tcPr>
            <w:tcW w:w="8647" w:type="dxa"/>
            <w:noWrap/>
            <w:vAlign w:val="center"/>
          </w:tcPr>
          <w:p w14:paraId="177AFB6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Indústria do café e do chá</w:t>
            </w:r>
          </w:p>
        </w:tc>
      </w:tr>
      <w:tr w:rsidR="00063A67" w:rsidRPr="00FC7A70" w14:paraId="7B91730F" w14:textId="77777777" w:rsidTr="00073EF1">
        <w:trPr>
          <w:trHeight w:val="300"/>
        </w:trPr>
        <w:tc>
          <w:tcPr>
            <w:tcW w:w="851" w:type="dxa"/>
            <w:noWrap/>
            <w:vAlign w:val="center"/>
          </w:tcPr>
          <w:p w14:paraId="13794F5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10840</w:t>
            </w:r>
          </w:p>
        </w:tc>
        <w:tc>
          <w:tcPr>
            <w:tcW w:w="8647" w:type="dxa"/>
            <w:noWrap/>
            <w:vAlign w:val="center"/>
          </w:tcPr>
          <w:p w14:paraId="2FE4E77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condimentos e temperos</w:t>
            </w:r>
          </w:p>
        </w:tc>
      </w:tr>
      <w:tr w:rsidR="00063A67" w:rsidRPr="00FC7A70" w14:paraId="5C8558E7" w14:textId="77777777" w:rsidTr="00073EF1">
        <w:trPr>
          <w:trHeight w:val="300"/>
        </w:trPr>
        <w:tc>
          <w:tcPr>
            <w:tcW w:w="851" w:type="dxa"/>
            <w:noWrap/>
            <w:vAlign w:val="center"/>
          </w:tcPr>
          <w:p w14:paraId="15F7FFB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10850</w:t>
            </w:r>
          </w:p>
        </w:tc>
        <w:tc>
          <w:tcPr>
            <w:tcW w:w="8647" w:type="dxa"/>
            <w:noWrap/>
            <w:vAlign w:val="center"/>
          </w:tcPr>
          <w:p w14:paraId="6618B284"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refeições e pratos pré-cozinhados</w:t>
            </w:r>
          </w:p>
        </w:tc>
      </w:tr>
      <w:tr w:rsidR="00063A67" w:rsidRPr="00FC7A70" w14:paraId="057A220E" w14:textId="77777777" w:rsidTr="00073EF1">
        <w:trPr>
          <w:trHeight w:val="300"/>
        </w:trPr>
        <w:tc>
          <w:tcPr>
            <w:tcW w:w="851" w:type="dxa"/>
            <w:noWrap/>
            <w:vAlign w:val="center"/>
          </w:tcPr>
          <w:p w14:paraId="02B085C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10860</w:t>
            </w:r>
          </w:p>
        </w:tc>
        <w:tc>
          <w:tcPr>
            <w:tcW w:w="8647" w:type="dxa"/>
            <w:noWrap/>
            <w:vAlign w:val="center"/>
          </w:tcPr>
          <w:p w14:paraId="4909512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alimentos homogeneizados e dietéticos</w:t>
            </w:r>
          </w:p>
        </w:tc>
      </w:tr>
      <w:tr w:rsidR="00063A67" w:rsidRPr="00FC7A70" w14:paraId="0883B689" w14:textId="77777777" w:rsidTr="00073EF1">
        <w:trPr>
          <w:trHeight w:val="300"/>
        </w:trPr>
        <w:tc>
          <w:tcPr>
            <w:tcW w:w="851" w:type="dxa"/>
            <w:noWrap/>
            <w:vAlign w:val="center"/>
          </w:tcPr>
          <w:p w14:paraId="39792D02"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10891</w:t>
            </w:r>
          </w:p>
        </w:tc>
        <w:tc>
          <w:tcPr>
            <w:tcW w:w="8647" w:type="dxa"/>
            <w:noWrap/>
            <w:vAlign w:val="center"/>
          </w:tcPr>
          <w:p w14:paraId="78C068DC"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fermentos, leveduras e adjuvantes para panificação e pastelaria</w:t>
            </w:r>
          </w:p>
        </w:tc>
      </w:tr>
      <w:tr w:rsidR="00063A67" w:rsidRPr="00FC7A70" w14:paraId="11574C2A" w14:textId="77777777" w:rsidTr="00073EF1">
        <w:trPr>
          <w:trHeight w:val="300"/>
        </w:trPr>
        <w:tc>
          <w:tcPr>
            <w:tcW w:w="851" w:type="dxa"/>
            <w:noWrap/>
            <w:vAlign w:val="center"/>
          </w:tcPr>
          <w:p w14:paraId="3FFE6DED"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10892</w:t>
            </w:r>
          </w:p>
        </w:tc>
        <w:tc>
          <w:tcPr>
            <w:tcW w:w="8647" w:type="dxa"/>
            <w:noWrap/>
            <w:vAlign w:val="center"/>
          </w:tcPr>
          <w:p w14:paraId="1ECBF3D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caldos, sopas e sobremesas</w:t>
            </w:r>
          </w:p>
        </w:tc>
      </w:tr>
      <w:tr w:rsidR="00063A67" w:rsidRPr="00FC7A70" w14:paraId="1B70FA82" w14:textId="77777777" w:rsidTr="00073EF1">
        <w:trPr>
          <w:trHeight w:val="300"/>
        </w:trPr>
        <w:tc>
          <w:tcPr>
            <w:tcW w:w="851" w:type="dxa"/>
            <w:noWrap/>
            <w:vAlign w:val="center"/>
          </w:tcPr>
          <w:p w14:paraId="5D11A9CB"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10895</w:t>
            </w:r>
          </w:p>
        </w:tc>
        <w:tc>
          <w:tcPr>
            <w:tcW w:w="8647" w:type="dxa"/>
            <w:noWrap/>
            <w:vAlign w:val="center"/>
          </w:tcPr>
          <w:p w14:paraId="09ABB5F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outros produtos alimentares diversos, n.e.</w:t>
            </w:r>
          </w:p>
        </w:tc>
      </w:tr>
      <w:tr w:rsidR="00063A67" w:rsidRPr="00FC7A70" w14:paraId="345CCD3F" w14:textId="77777777" w:rsidTr="00073EF1">
        <w:trPr>
          <w:trHeight w:val="300"/>
        </w:trPr>
        <w:tc>
          <w:tcPr>
            <w:tcW w:w="851" w:type="dxa"/>
            <w:noWrap/>
            <w:vAlign w:val="center"/>
          </w:tcPr>
          <w:p w14:paraId="58471A0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11050</w:t>
            </w:r>
          </w:p>
        </w:tc>
        <w:tc>
          <w:tcPr>
            <w:tcW w:w="8647" w:type="dxa"/>
            <w:noWrap/>
            <w:vAlign w:val="center"/>
          </w:tcPr>
          <w:p w14:paraId="3ABE5F5A"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Fabricação de cerveja</w:t>
            </w:r>
          </w:p>
        </w:tc>
      </w:tr>
      <w:tr w:rsidR="00063A67" w:rsidRPr="00FC7A70" w14:paraId="00F82207" w14:textId="77777777" w:rsidTr="00073EF1">
        <w:trPr>
          <w:trHeight w:val="300"/>
        </w:trPr>
        <w:tc>
          <w:tcPr>
            <w:tcW w:w="851" w:type="dxa"/>
            <w:noWrap/>
            <w:vAlign w:val="center"/>
          </w:tcPr>
          <w:p w14:paraId="673AC3A6"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35302</w:t>
            </w:r>
          </w:p>
        </w:tc>
        <w:tc>
          <w:tcPr>
            <w:tcW w:w="8647" w:type="dxa"/>
            <w:noWrap/>
            <w:vAlign w:val="center"/>
          </w:tcPr>
          <w:p w14:paraId="5470A85F"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Produção de gelo</w:t>
            </w:r>
          </w:p>
        </w:tc>
      </w:tr>
      <w:tr w:rsidR="00063A67" w:rsidRPr="00FC7A70" w14:paraId="108588C3" w14:textId="77777777" w:rsidTr="00073EF1">
        <w:trPr>
          <w:trHeight w:val="300"/>
        </w:trPr>
        <w:tc>
          <w:tcPr>
            <w:tcW w:w="851" w:type="dxa"/>
            <w:noWrap/>
            <w:vAlign w:val="center"/>
          </w:tcPr>
          <w:p w14:paraId="4A3E0E08"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56210</w:t>
            </w:r>
          </w:p>
        </w:tc>
        <w:tc>
          <w:tcPr>
            <w:tcW w:w="8647" w:type="dxa"/>
            <w:noWrap/>
            <w:vAlign w:val="center"/>
          </w:tcPr>
          <w:p w14:paraId="49AD182E"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Fornecimento de refeições para eventos (apenas quando o local de preparação das refeições não é o local onde decorrem os eventos)</w:t>
            </w:r>
          </w:p>
        </w:tc>
      </w:tr>
      <w:tr w:rsidR="00063A67" w:rsidRPr="00FC7A70" w14:paraId="6AC9417A" w14:textId="77777777" w:rsidTr="00073EF1">
        <w:trPr>
          <w:trHeight w:val="300"/>
        </w:trPr>
        <w:tc>
          <w:tcPr>
            <w:tcW w:w="851" w:type="dxa"/>
            <w:noWrap/>
            <w:vAlign w:val="center"/>
          </w:tcPr>
          <w:p w14:paraId="6DDC5177"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56220</w:t>
            </w:r>
          </w:p>
        </w:tc>
        <w:tc>
          <w:tcPr>
            <w:tcW w:w="8647" w:type="dxa"/>
            <w:noWrap/>
            <w:vAlign w:val="center"/>
          </w:tcPr>
          <w:p w14:paraId="382E3E03"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serviço de fornecimento de refeições por contrato e outras atividades de serviços de alimentação (apenas atividade de preparação de refeições para fornecimento e</w:t>
            </w:r>
          </w:p>
          <w:p w14:paraId="610DD5A0" w14:textId="77777777" w:rsidR="00063A67" w:rsidRPr="00FC7A70" w:rsidRDefault="00063A67"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consumo em local distinto do local de preparação)</w:t>
            </w:r>
          </w:p>
        </w:tc>
      </w:tr>
    </w:tbl>
    <w:p w14:paraId="6D13FD08" w14:textId="77777777" w:rsidR="00832699" w:rsidRPr="00FC7A70" w:rsidRDefault="00832699" w:rsidP="00DF7BBF">
      <w:pPr>
        <w:widowControl w:val="0"/>
        <w:spacing w:after="120"/>
        <w:rPr>
          <w:rFonts w:ascii="Garamond" w:hAnsi="Garamond"/>
          <w:i/>
          <w:iCs/>
          <w:color w:val="000000" w:themeColor="text1"/>
          <w:szCs w:val="24"/>
        </w:rPr>
      </w:pPr>
    </w:p>
    <w:p w14:paraId="490F8A5B"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Lista II – Exploração de estabelecimentos de comércio e de armazéns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
        <w:gridCol w:w="8647"/>
      </w:tblGrid>
      <w:tr w:rsidR="006147AE" w:rsidRPr="00FC7A70" w14:paraId="617546A4" w14:textId="77777777" w:rsidTr="007D4A98">
        <w:trPr>
          <w:trHeight w:val="300"/>
        </w:trPr>
        <w:tc>
          <w:tcPr>
            <w:tcW w:w="851" w:type="dxa"/>
            <w:noWrap/>
            <w:vAlign w:val="bottom"/>
          </w:tcPr>
          <w:p w14:paraId="79F5BF68" w14:textId="33A21AF3"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8647" w:type="dxa"/>
            <w:noWrap/>
          </w:tcPr>
          <w:p w14:paraId="63BCEA4C" w14:textId="02F1AB25"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w:t>
            </w:r>
          </w:p>
        </w:tc>
      </w:tr>
      <w:tr w:rsidR="00F00C24" w:rsidRPr="00FC7A70" w14:paraId="2E9292BC" w14:textId="77777777" w:rsidTr="007D4A98">
        <w:trPr>
          <w:trHeight w:val="300"/>
        </w:trPr>
        <w:tc>
          <w:tcPr>
            <w:tcW w:w="851" w:type="dxa"/>
            <w:noWrap/>
            <w:vAlign w:val="bottom"/>
          </w:tcPr>
          <w:p w14:paraId="6E033B88" w14:textId="37AE1768"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46311</w:t>
            </w:r>
          </w:p>
        </w:tc>
        <w:tc>
          <w:tcPr>
            <w:tcW w:w="8647" w:type="dxa"/>
            <w:noWrap/>
          </w:tcPr>
          <w:p w14:paraId="0D0FB4AA" w14:textId="7528C460"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fruta e de produtos hortícolas, exceto batata</w:t>
            </w:r>
          </w:p>
        </w:tc>
      </w:tr>
      <w:tr w:rsidR="00F00C24" w:rsidRPr="00FC7A70" w14:paraId="06EB35D5" w14:textId="77777777" w:rsidTr="007D4A98">
        <w:trPr>
          <w:trHeight w:val="300"/>
        </w:trPr>
        <w:tc>
          <w:tcPr>
            <w:tcW w:w="851" w:type="dxa"/>
            <w:noWrap/>
            <w:vAlign w:val="bottom"/>
          </w:tcPr>
          <w:p w14:paraId="4813F9E2" w14:textId="67A80400"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46312</w:t>
            </w:r>
          </w:p>
        </w:tc>
        <w:tc>
          <w:tcPr>
            <w:tcW w:w="8647" w:type="dxa"/>
            <w:noWrap/>
          </w:tcPr>
          <w:p w14:paraId="416626CC" w14:textId="5595F595"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batata</w:t>
            </w:r>
          </w:p>
        </w:tc>
      </w:tr>
      <w:tr w:rsidR="00F00C24" w:rsidRPr="00FC7A70" w14:paraId="2FEEFA32" w14:textId="77777777" w:rsidTr="007D4A98">
        <w:trPr>
          <w:trHeight w:val="300"/>
        </w:trPr>
        <w:tc>
          <w:tcPr>
            <w:tcW w:w="851" w:type="dxa"/>
            <w:noWrap/>
            <w:vAlign w:val="bottom"/>
          </w:tcPr>
          <w:p w14:paraId="087CD811" w14:textId="124D08C1"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46321</w:t>
            </w:r>
          </w:p>
        </w:tc>
        <w:tc>
          <w:tcPr>
            <w:tcW w:w="8647" w:type="dxa"/>
            <w:noWrap/>
          </w:tcPr>
          <w:p w14:paraId="3879B3AE" w14:textId="63F509E0"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carne e produtos à base de carne</w:t>
            </w:r>
          </w:p>
        </w:tc>
      </w:tr>
      <w:tr w:rsidR="00F00C24" w:rsidRPr="00FC7A70" w14:paraId="766973BA" w14:textId="77777777" w:rsidTr="007D4A98">
        <w:trPr>
          <w:trHeight w:val="300"/>
        </w:trPr>
        <w:tc>
          <w:tcPr>
            <w:tcW w:w="851" w:type="dxa"/>
            <w:noWrap/>
            <w:vAlign w:val="bottom"/>
          </w:tcPr>
          <w:p w14:paraId="60A9D8E6" w14:textId="78C39D1B"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46331</w:t>
            </w:r>
          </w:p>
        </w:tc>
        <w:tc>
          <w:tcPr>
            <w:tcW w:w="8647" w:type="dxa"/>
            <w:noWrap/>
          </w:tcPr>
          <w:p w14:paraId="6EF2DF32" w14:textId="7B60E2AE"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leite, seus derivados e ovos</w:t>
            </w:r>
          </w:p>
        </w:tc>
      </w:tr>
      <w:tr w:rsidR="00F00C24" w:rsidRPr="00FC7A70" w14:paraId="31D0774C" w14:textId="77777777" w:rsidTr="007D4A98">
        <w:trPr>
          <w:trHeight w:val="300"/>
        </w:trPr>
        <w:tc>
          <w:tcPr>
            <w:tcW w:w="851" w:type="dxa"/>
            <w:noWrap/>
            <w:vAlign w:val="bottom"/>
          </w:tcPr>
          <w:p w14:paraId="46899C6F" w14:textId="0B4F74FA"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46332</w:t>
            </w:r>
          </w:p>
        </w:tc>
        <w:tc>
          <w:tcPr>
            <w:tcW w:w="8647" w:type="dxa"/>
            <w:noWrap/>
          </w:tcPr>
          <w:p w14:paraId="28431D86" w14:textId="489ED22B"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azeite, óleos e gorduras alimentares</w:t>
            </w:r>
          </w:p>
        </w:tc>
      </w:tr>
      <w:tr w:rsidR="00F00C24" w:rsidRPr="00FC7A70" w14:paraId="61598896" w14:textId="77777777" w:rsidTr="007D4A98">
        <w:trPr>
          <w:trHeight w:val="300"/>
        </w:trPr>
        <w:tc>
          <w:tcPr>
            <w:tcW w:w="851" w:type="dxa"/>
            <w:noWrap/>
            <w:vAlign w:val="bottom"/>
          </w:tcPr>
          <w:p w14:paraId="257D5B61" w14:textId="31587457"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46341</w:t>
            </w:r>
          </w:p>
        </w:tc>
        <w:tc>
          <w:tcPr>
            <w:tcW w:w="8647" w:type="dxa"/>
            <w:noWrap/>
          </w:tcPr>
          <w:p w14:paraId="552757A0" w14:textId="437270DB"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bebidas alcoólicas</w:t>
            </w:r>
          </w:p>
        </w:tc>
      </w:tr>
      <w:tr w:rsidR="00F00C24" w:rsidRPr="00FC7A70" w14:paraId="062475AE" w14:textId="77777777" w:rsidTr="007D4A98">
        <w:trPr>
          <w:trHeight w:val="300"/>
        </w:trPr>
        <w:tc>
          <w:tcPr>
            <w:tcW w:w="851" w:type="dxa"/>
            <w:noWrap/>
            <w:vAlign w:val="bottom"/>
          </w:tcPr>
          <w:p w14:paraId="0D2583C6" w14:textId="43E85933"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46342</w:t>
            </w:r>
          </w:p>
        </w:tc>
        <w:tc>
          <w:tcPr>
            <w:tcW w:w="8647" w:type="dxa"/>
            <w:noWrap/>
          </w:tcPr>
          <w:p w14:paraId="733CFF8B" w14:textId="445FC110"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bebidas não alcoólicas</w:t>
            </w:r>
          </w:p>
        </w:tc>
      </w:tr>
      <w:tr w:rsidR="00F00C24" w:rsidRPr="00FC7A70" w14:paraId="25E3F4A0" w14:textId="77777777" w:rsidTr="007D4A98">
        <w:trPr>
          <w:trHeight w:val="300"/>
        </w:trPr>
        <w:tc>
          <w:tcPr>
            <w:tcW w:w="851" w:type="dxa"/>
            <w:noWrap/>
            <w:vAlign w:val="bottom"/>
          </w:tcPr>
          <w:p w14:paraId="3FC34331" w14:textId="1392EA63"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46361</w:t>
            </w:r>
          </w:p>
        </w:tc>
        <w:tc>
          <w:tcPr>
            <w:tcW w:w="8647" w:type="dxa"/>
            <w:noWrap/>
          </w:tcPr>
          <w:p w14:paraId="40F5845F" w14:textId="1181B22E"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açúcar</w:t>
            </w:r>
          </w:p>
        </w:tc>
      </w:tr>
      <w:tr w:rsidR="00F00C24" w:rsidRPr="00FC7A70" w14:paraId="3F72E48E" w14:textId="77777777" w:rsidTr="007D4A98">
        <w:trPr>
          <w:trHeight w:val="300"/>
        </w:trPr>
        <w:tc>
          <w:tcPr>
            <w:tcW w:w="851" w:type="dxa"/>
            <w:noWrap/>
            <w:vAlign w:val="bottom"/>
          </w:tcPr>
          <w:p w14:paraId="352C55DF" w14:textId="17A7BFF3"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46362</w:t>
            </w:r>
          </w:p>
        </w:tc>
        <w:tc>
          <w:tcPr>
            <w:tcW w:w="8647" w:type="dxa"/>
            <w:noWrap/>
          </w:tcPr>
          <w:p w14:paraId="00E72B40" w14:textId="402D51A6"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chocolate e de produtos de confeitaria</w:t>
            </w:r>
          </w:p>
        </w:tc>
      </w:tr>
      <w:tr w:rsidR="00F00C24" w:rsidRPr="00FC7A70" w14:paraId="09DAD4AF" w14:textId="77777777" w:rsidTr="007D4A98">
        <w:trPr>
          <w:trHeight w:val="300"/>
        </w:trPr>
        <w:tc>
          <w:tcPr>
            <w:tcW w:w="851" w:type="dxa"/>
            <w:noWrap/>
            <w:vAlign w:val="bottom"/>
          </w:tcPr>
          <w:p w14:paraId="54794A74" w14:textId="2B079A9D"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46370</w:t>
            </w:r>
          </w:p>
        </w:tc>
        <w:tc>
          <w:tcPr>
            <w:tcW w:w="8647" w:type="dxa"/>
            <w:noWrap/>
          </w:tcPr>
          <w:p w14:paraId="4C2A325C" w14:textId="56EFFD31"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café, chá, cacau e especiarias</w:t>
            </w:r>
          </w:p>
        </w:tc>
      </w:tr>
      <w:tr w:rsidR="00F00C24" w:rsidRPr="00FC7A70" w14:paraId="108B99FC" w14:textId="77777777" w:rsidTr="007D4A98">
        <w:trPr>
          <w:trHeight w:val="300"/>
        </w:trPr>
        <w:tc>
          <w:tcPr>
            <w:tcW w:w="851" w:type="dxa"/>
            <w:noWrap/>
            <w:vAlign w:val="bottom"/>
          </w:tcPr>
          <w:p w14:paraId="2B1DE836" w14:textId="19E49DD7"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46322</w:t>
            </w:r>
          </w:p>
        </w:tc>
        <w:tc>
          <w:tcPr>
            <w:tcW w:w="8647" w:type="dxa"/>
            <w:noWrap/>
          </w:tcPr>
          <w:p w14:paraId="356220A8" w14:textId="3C5B1DE4"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peixe, crustáceos e moluscos e produtos à base de peixe</w:t>
            </w:r>
          </w:p>
        </w:tc>
      </w:tr>
      <w:tr w:rsidR="00F00C24" w:rsidRPr="00FC7A70" w14:paraId="09CCD315" w14:textId="77777777" w:rsidTr="007D4A98">
        <w:trPr>
          <w:trHeight w:val="300"/>
        </w:trPr>
        <w:tc>
          <w:tcPr>
            <w:tcW w:w="851" w:type="dxa"/>
            <w:noWrap/>
            <w:vAlign w:val="bottom"/>
          </w:tcPr>
          <w:p w14:paraId="569F20ED" w14:textId="10867652"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46380</w:t>
            </w:r>
          </w:p>
        </w:tc>
        <w:tc>
          <w:tcPr>
            <w:tcW w:w="8647" w:type="dxa"/>
            <w:noWrap/>
          </w:tcPr>
          <w:p w14:paraId="31BF0FC5" w14:textId="717AD099"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outros produtos alimentares</w:t>
            </w:r>
          </w:p>
        </w:tc>
      </w:tr>
      <w:tr w:rsidR="00F00C24" w:rsidRPr="00FC7A70" w14:paraId="50C77971" w14:textId="77777777" w:rsidTr="007D4A98">
        <w:trPr>
          <w:trHeight w:val="300"/>
        </w:trPr>
        <w:tc>
          <w:tcPr>
            <w:tcW w:w="851" w:type="dxa"/>
            <w:noWrap/>
            <w:vAlign w:val="bottom"/>
          </w:tcPr>
          <w:p w14:paraId="74F56974" w14:textId="72A2DD82"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46390</w:t>
            </w:r>
          </w:p>
        </w:tc>
        <w:tc>
          <w:tcPr>
            <w:tcW w:w="8647" w:type="dxa"/>
            <w:noWrap/>
          </w:tcPr>
          <w:p w14:paraId="05DB7FEE" w14:textId="30DFE32F"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não especializado de produtos alimentares, bebidas e tabaco</w:t>
            </w:r>
          </w:p>
        </w:tc>
      </w:tr>
      <w:tr w:rsidR="00F00C24" w:rsidRPr="00FC7A70" w14:paraId="02CEEC04" w14:textId="77777777" w:rsidTr="007D4A98">
        <w:trPr>
          <w:trHeight w:val="300"/>
        </w:trPr>
        <w:tc>
          <w:tcPr>
            <w:tcW w:w="851" w:type="dxa"/>
            <w:noWrap/>
            <w:vAlign w:val="bottom"/>
          </w:tcPr>
          <w:p w14:paraId="0F8AD5CC" w14:textId="11B3AD9C"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47111</w:t>
            </w:r>
          </w:p>
        </w:tc>
        <w:tc>
          <w:tcPr>
            <w:tcW w:w="8647" w:type="dxa"/>
            <w:noWrap/>
          </w:tcPr>
          <w:p w14:paraId="5C389C3E" w14:textId="4BEB287A"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em supermercados e hipermercados</w:t>
            </w:r>
          </w:p>
        </w:tc>
      </w:tr>
      <w:tr w:rsidR="00F00C24" w:rsidRPr="00FC7A70" w14:paraId="50A6A73D" w14:textId="77777777" w:rsidTr="007D4A98">
        <w:trPr>
          <w:trHeight w:val="300"/>
        </w:trPr>
        <w:tc>
          <w:tcPr>
            <w:tcW w:w="851" w:type="dxa"/>
            <w:noWrap/>
            <w:vAlign w:val="bottom"/>
          </w:tcPr>
          <w:p w14:paraId="574101BC" w14:textId="14FC990B"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47112</w:t>
            </w:r>
          </w:p>
        </w:tc>
        <w:tc>
          <w:tcPr>
            <w:tcW w:w="8647" w:type="dxa"/>
            <w:noWrap/>
          </w:tcPr>
          <w:p w14:paraId="73EC708C" w14:textId="1D2E7B9C"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em outros estabelecimentos não especializados, com predominância de produtos alimentares, bebidas ou tabaco</w:t>
            </w:r>
          </w:p>
        </w:tc>
      </w:tr>
      <w:tr w:rsidR="00F00C24" w:rsidRPr="00FC7A70" w14:paraId="55C8BE96" w14:textId="77777777" w:rsidTr="007D4A98">
        <w:trPr>
          <w:trHeight w:val="300"/>
        </w:trPr>
        <w:tc>
          <w:tcPr>
            <w:tcW w:w="851" w:type="dxa"/>
            <w:noWrap/>
            <w:vAlign w:val="bottom"/>
          </w:tcPr>
          <w:p w14:paraId="350F1893" w14:textId="5C9D2AD4"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47114</w:t>
            </w:r>
          </w:p>
        </w:tc>
        <w:tc>
          <w:tcPr>
            <w:tcW w:w="8647" w:type="dxa"/>
            <w:noWrap/>
          </w:tcPr>
          <w:p w14:paraId="1F2E7EF2" w14:textId="44532B1D"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não especializado, por correspondência ou via Internet, com predominância de produtos alimentares, bebidas e tabaco</w:t>
            </w:r>
          </w:p>
        </w:tc>
      </w:tr>
      <w:tr w:rsidR="00F00C24" w:rsidRPr="00FC7A70" w14:paraId="554011CC" w14:textId="77777777" w:rsidTr="007D4A98">
        <w:trPr>
          <w:trHeight w:val="300"/>
        </w:trPr>
        <w:tc>
          <w:tcPr>
            <w:tcW w:w="851" w:type="dxa"/>
            <w:noWrap/>
            <w:vAlign w:val="bottom"/>
          </w:tcPr>
          <w:p w14:paraId="114474EF" w14:textId="3C2171B1"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47115</w:t>
            </w:r>
          </w:p>
        </w:tc>
        <w:tc>
          <w:tcPr>
            <w:tcW w:w="8647" w:type="dxa"/>
            <w:noWrap/>
          </w:tcPr>
          <w:p w14:paraId="0A46B2A5" w14:textId="180772EE"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não especializado, por outros métodos, com predominância de produtos alimentares, bebidas e tabaco</w:t>
            </w:r>
          </w:p>
        </w:tc>
      </w:tr>
      <w:tr w:rsidR="00F00C24" w:rsidRPr="00FC7A70" w14:paraId="6C8EC97B" w14:textId="77777777" w:rsidTr="007D4A98">
        <w:trPr>
          <w:trHeight w:val="300"/>
        </w:trPr>
        <w:tc>
          <w:tcPr>
            <w:tcW w:w="851" w:type="dxa"/>
            <w:noWrap/>
            <w:vAlign w:val="bottom"/>
          </w:tcPr>
          <w:p w14:paraId="15F79F3F" w14:textId="24873E83" w:rsidR="00F00C24" w:rsidRPr="00FC7A70" w:rsidRDefault="00F00C24"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47121</w:t>
            </w:r>
          </w:p>
        </w:tc>
        <w:tc>
          <w:tcPr>
            <w:tcW w:w="8647" w:type="dxa"/>
            <w:noWrap/>
          </w:tcPr>
          <w:p w14:paraId="57A4E916" w14:textId="19EC6942"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não especializado, sem predominância de produtos alimentares, bebidas e tabaco, em grandes armazéns e similares</w:t>
            </w:r>
          </w:p>
        </w:tc>
      </w:tr>
      <w:tr w:rsidR="00F00C24" w:rsidRPr="00FC7A70" w14:paraId="01FB7ADA" w14:textId="77777777" w:rsidTr="007D4A98">
        <w:trPr>
          <w:trHeight w:val="300"/>
        </w:trPr>
        <w:tc>
          <w:tcPr>
            <w:tcW w:w="851" w:type="dxa"/>
            <w:noWrap/>
            <w:vAlign w:val="bottom"/>
          </w:tcPr>
          <w:p w14:paraId="26A04A3A" w14:textId="1A1EDCD9"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47122</w:t>
            </w:r>
          </w:p>
        </w:tc>
        <w:tc>
          <w:tcPr>
            <w:tcW w:w="8647" w:type="dxa"/>
            <w:noWrap/>
          </w:tcPr>
          <w:p w14:paraId="6E4C58E7" w14:textId="6DB6420D"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em outros estabelecimentos não especializados, sem predominância de produtos alimentares, bebidas ou tabaco</w:t>
            </w:r>
          </w:p>
        </w:tc>
      </w:tr>
      <w:tr w:rsidR="00F00C24" w:rsidRPr="00FC7A70" w14:paraId="31416590" w14:textId="77777777" w:rsidTr="007D4A98">
        <w:trPr>
          <w:trHeight w:val="300"/>
        </w:trPr>
        <w:tc>
          <w:tcPr>
            <w:tcW w:w="851" w:type="dxa"/>
            <w:noWrap/>
            <w:vAlign w:val="bottom"/>
          </w:tcPr>
          <w:p w14:paraId="5AB0D94A" w14:textId="6F650CD6"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47126</w:t>
            </w:r>
          </w:p>
        </w:tc>
        <w:tc>
          <w:tcPr>
            <w:tcW w:w="8647" w:type="dxa"/>
            <w:noWrap/>
          </w:tcPr>
          <w:p w14:paraId="4D8CE531" w14:textId="11338965"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não especializado, por outros métodos, sem predominância de produtos alimentares, bebidas e tabaco</w:t>
            </w:r>
          </w:p>
        </w:tc>
      </w:tr>
      <w:tr w:rsidR="00F00C24" w:rsidRPr="00FC7A70" w14:paraId="3260E82F" w14:textId="77777777" w:rsidTr="007D4A98">
        <w:trPr>
          <w:trHeight w:val="300"/>
        </w:trPr>
        <w:tc>
          <w:tcPr>
            <w:tcW w:w="851" w:type="dxa"/>
            <w:noWrap/>
            <w:vAlign w:val="bottom"/>
          </w:tcPr>
          <w:p w14:paraId="5F5080B6" w14:textId="1A2A65B7"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47210</w:t>
            </w:r>
          </w:p>
        </w:tc>
        <w:tc>
          <w:tcPr>
            <w:tcW w:w="8647" w:type="dxa"/>
            <w:noWrap/>
          </w:tcPr>
          <w:p w14:paraId="2E66A1FB" w14:textId="24E20302"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frutas e produtos hortícolas</w:t>
            </w:r>
          </w:p>
        </w:tc>
      </w:tr>
      <w:tr w:rsidR="00F00C24" w:rsidRPr="00FC7A70" w14:paraId="6748FB6A" w14:textId="77777777" w:rsidTr="007D4A98">
        <w:trPr>
          <w:trHeight w:val="300"/>
        </w:trPr>
        <w:tc>
          <w:tcPr>
            <w:tcW w:w="851" w:type="dxa"/>
            <w:noWrap/>
            <w:vAlign w:val="bottom"/>
          </w:tcPr>
          <w:p w14:paraId="708F2FAD" w14:textId="2060B163"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47220</w:t>
            </w:r>
          </w:p>
        </w:tc>
        <w:tc>
          <w:tcPr>
            <w:tcW w:w="8647" w:type="dxa"/>
            <w:noWrap/>
          </w:tcPr>
          <w:p w14:paraId="4025054C" w14:textId="6C734C06"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carne e produtos à base de carne</w:t>
            </w:r>
          </w:p>
        </w:tc>
      </w:tr>
      <w:tr w:rsidR="00F00C24" w:rsidRPr="00FC7A70" w14:paraId="4097B112" w14:textId="77777777" w:rsidTr="007D4A98">
        <w:trPr>
          <w:trHeight w:val="300"/>
        </w:trPr>
        <w:tc>
          <w:tcPr>
            <w:tcW w:w="851" w:type="dxa"/>
            <w:noWrap/>
            <w:vAlign w:val="bottom"/>
          </w:tcPr>
          <w:p w14:paraId="74F5C86A" w14:textId="1A3FB28B"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47230</w:t>
            </w:r>
          </w:p>
        </w:tc>
        <w:tc>
          <w:tcPr>
            <w:tcW w:w="8647" w:type="dxa"/>
            <w:noWrap/>
          </w:tcPr>
          <w:p w14:paraId="14168FCF" w14:textId="622A1FDE"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peixe, crustáceos e moluscos</w:t>
            </w:r>
          </w:p>
        </w:tc>
      </w:tr>
      <w:tr w:rsidR="00F00C24" w:rsidRPr="00FC7A70" w14:paraId="0531CCEF" w14:textId="77777777" w:rsidTr="007D4A98">
        <w:trPr>
          <w:trHeight w:val="300"/>
        </w:trPr>
        <w:tc>
          <w:tcPr>
            <w:tcW w:w="851" w:type="dxa"/>
            <w:noWrap/>
            <w:vAlign w:val="bottom"/>
          </w:tcPr>
          <w:p w14:paraId="20504C95" w14:textId="2F5C70A4"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47240</w:t>
            </w:r>
          </w:p>
        </w:tc>
        <w:tc>
          <w:tcPr>
            <w:tcW w:w="8647" w:type="dxa"/>
            <w:noWrap/>
          </w:tcPr>
          <w:p w14:paraId="4396A481" w14:textId="00059324"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pão, de produtos de pastelaria e de confeitaria</w:t>
            </w:r>
          </w:p>
        </w:tc>
      </w:tr>
      <w:tr w:rsidR="00F00C24" w:rsidRPr="00FC7A70" w14:paraId="770ADE19" w14:textId="77777777" w:rsidTr="007D4A98">
        <w:trPr>
          <w:trHeight w:val="300"/>
        </w:trPr>
        <w:tc>
          <w:tcPr>
            <w:tcW w:w="851" w:type="dxa"/>
            <w:noWrap/>
            <w:vAlign w:val="bottom"/>
          </w:tcPr>
          <w:p w14:paraId="33D569E0" w14:textId="4F799D0B"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47250</w:t>
            </w:r>
          </w:p>
        </w:tc>
        <w:tc>
          <w:tcPr>
            <w:tcW w:w="8647" w:type="dxa"/>
            <w:noWrap/>
          </w:tcPr>
          <w:p w14:paraId="1D4B911E" w14:textId="693D2513"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bebidas</w:t>
            </w:r>
          </w:p>
        </w:tc>
      </w:tr>
      <w:tr w:rsidR="00F00C24" w:rsidRPr="00FC7A70" w14:paraId="647F8990" w14:textId="77777777" w:rsidTr="007D4A98">
        <w:trPr>
          <w:trHeight w:val="300"/>
        </w:trPr>
        <w:tc>
          <w:tcPr>
            <w:tcW w:w="851" w:type="dxa"/>
            <w:noWrap/>
            <w:vAlign w:val="bottom"/>
          </w:tcPr>
          <w:p w14:paraId="0BF824FA" w14:textId="5EA83313"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47271</w:t>
            </w:r>
          </w:p>
        </w:tc>
        <w:tc>
          <w:tcPr>
            <w:tcW w:w="8647" w:type="dxa"/>
            <w:noWrap/>
          </w:tcPr>
          <w:p w14:paraId="49AF4890" w14:textId="547277FE"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leite e de derivados</w:t>
            </w:r>
          </w:p>
        </w:tc>
      </w:tr>
      <w:tr w:rsidR="00F00C24" w:rsidRPr="00FC7A70" w14:paraId="0C24B2D5" w14:textId="77777777" w:rsidTr="007D4A98">
        <w:trPr>
          <w:trHeight w:val="300"/>
        </w:trPr>
        <w:tc>
          <w:tcPr>
            <w:tcW w:w="851" w:type="dxa"/>
            <w:noWrap/>
            <w:vAlign w:val="bottom"/>
          </w:tcPr>
          <w:p w14:paraId="660A004C" w14:textId="525A5261"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47272</w:t>
            </w:r>
          </w:p>
        </w:tc>
        <w:tc>
          <w:tcPr>
            <w:tcW w:w="8647" w:type="dxa"/>
            <w:noWrap/>
          </w:tcPr>
          <w:p w14:paraId="28BA3F8C" w14:textId="0D0908D5"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produtos alimentares, naturais e dietéticos</w:t>
            </w:r>
          </w:p>
        </w:tc>
      </w:tr>
      <w:tr w:rsidR="00F00C24" w:rsidRPr="00FC7A70" w14:paraId="7EF47CCC" w14:textId="77777777" w:rsidTr="007D4A98">
        <w:trPr>
          <w:trHeight w:val="300"/>
        </w:trPr>
        <w:tc>
          <w:tcPr>
            <w:tcW w:w="851" w:type="dxa"/>
            <w:noWrap/>
            <w:vAlign w:val="bottom"/>
          </w:tcPr>
          <w:p w14:paraId="38914CEB" w14:textId="3D25B8BF"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47762</w:t>
            </w:r>
          </w:p>
        </w:tc>
        <w:tc>
          <w:tcPr>
            <w:tcW w:w="8647" w:type="dxa"/>
            <w:noWrap/>
          </w:tcPr>
          <w:p w14:paraId="39409DDA" w14:textId="45750587"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animais de companhia e respetivos alimentos</w:t>
            </w:r>
          </w:p>
        </w:tc>
      </w:tr>
      <w:tr w:rsidR="00F00C24" w:rsidRPr="00FC7A70" w14:paraId="32E1E0BA" w14:textId="77777777" w:rsidTr="007D4A98">
        <w:trPr>
          <w:trHeight w:val="300"/>
        </w:trPr>
        <w:tc>
          <w:tcPr>
            <w:tcW w:w="851" w:type="dxa"/>
            <w:noWrap/>
            <w:vAlign w:val="bottom"/>
          </w:tcPr>
          <w:p w14:paraId="21A0A57B" w14:textId="05062FFB" w:rsidR="00F00C24" w:rsidRPr="00FC7A70" w:rsidRDefault="00236FC1"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52102</w:t>
            </w:r>
          </w:p>
        </w:tc>
        <w:tc>
          <w:tcPr>
            <w:tcW w:w="8647" w:type="dxa"/>
            <w:noWrap/>
          </w:tcPr>
          <w:p w14:paraId="2AF923DF" w14:textId="07512247" w:rsidR="00F00C24" w:rsidRPr="00FC7A70" w:rsidRDefault="00F00C24"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Armazenagem não frigorífica</w:t>
            </w:r>
          </w:p>
        </w:tc>
      </w:tr>
    </w:tbl>
    <w:p w14:paraId="6853B2E7" w14:textId="77777777" w:rsidR="00F578E0" w:rsidRPr="00FC7A70" w:rsidRDefault="00F578E0" w:rsidP="00DF7BBF">
      <w:pPr>
        <w:widowControl w:val="0"/>
        <w:spacing w:after="120"/>
        <w:rPr>
          <w:rFonts w:ascii="Garamond" w:hAnsi="Garamond"/>
          <w:color w:val="000000" w:themeColor="text1"/>
          <w:szCs w:val="24"/>
        </w:rPr>
      </w:pPr>
    </w:p>
    <w:p w14:paraId="2EF832EF"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Lista III - Estabelecimentos de comércio, por grosso e a retalho, e armazéns de alimentos para animais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
        <w:gridCol w:w="8647"/>
      </w:tblGrid>
      <w:tr w:rsidR="006147AE" w:rsidRPr="00FC7A70" w14:paraId="70585612" w14:textId="77777777" w:rsidTr="007D4A98">
        <w:trPr>
          <w:trHeight w:val="300"/>
        </w:trPr>
        <w:tc>
          <w:tcPr>
            <w:tcW w:w="851" w:type="dxa"/>
            <w:noWrap/>
            <w:vAlign w:val="bottom"/>
          </w:tcPr>
          <w:p w14:paraId="63C83049" w14:textId="2F429D10"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8647" w:type="dxa"/>
            <w:noWrap/>
          </w:tcPr>
          <w:p w14:paraId="11F147B3" w14:textId="3BCC9FA9"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w:t>
            </w:r>
          </w:p>
        </w:tc>
      </w:tr>
      <w:tr w:rsidR="00F578E0" w:rsidRPr="00FC7A70" w14:paraId="05AB4943" w14:textId="77777777" w:rsidTr="00A07D90">
        <w:trPr>
          <w:trHeight w:val="300"/>
        </w:trPr>
        <w:tc>
          <w:tcPr>
            <w:tcW w:w="851" w:type="dxa"/>
            <w:noWrap/>
            <w:vAlign w:val="center"/>
          </w:tcPr>
          <w:p w14:paraId="45AAD88E" w14:textId="2570B196"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46211</w:t>
            </w:r>
          </w:p>
        </w:tc>
        <w:tc>
          <w:tcPr>
            <w:tcW w:w="8647" w:type="dxa"/>
            <w:noWrap/>
          </w:tcPr>
          <w:p w14:paraId="4642A470" w14:textId="243225FB"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alimentos para animais</w:t>
            </w:r>
          </w:p>
        </w:tc>
      </w:tr>
      <w:tr w:rsidR="00F578E0" w:rsidRPr="00FC7A70" w14:paraId="32EA16EE" w14:textId="77777777" w:rsidTr="00A07D90">
        <w:trPr>
          <w:trHeight w:val="300"/>
        </w:trPr>
        <w:tc>
          <w:tcPr>
            <w:tcW w:w="851" w:type="dxa"/>
            <w:noWrap/>
            <w:vAlign w:val="center"/>
          </w:tcPr>
          <w:p w14:paraId="17264A63" w14:textId="46B9D895"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52101</w:t>
            </w:r>
          </w:p>
        </w:tc>
        <w:tc>
          <w:tcPr>
            <w:tcW w:w="8647" w:type="dxa"/>
            <w:noWrap/>
          </w:tcPr>
          <w:p w14:paraId="33007089" w14:textId="12F5F92F"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Armazenagem frigorífica</w:t>
            </w:r>
          </w:p>
        </w:tc>
      </w:tr>
    </w:tbl>
    <w:p w14:paraId="02C6BB31" w14:textId="5A92C38E" w:rsidR="008A4623" w:rsidRPr="00FC7A70" w:rsidRDefault="008A4623" w:rsidP="00DF7BBF">
      <w:pPr>
        <w:widowControl w:val="0"/>
        <w:spacing w:after="120"/>
        <w:rPr>
          <w:rFonts w:ascii="Garamond" w:hAnsi="Garamond"/>
          <w:color w:val="000000" w:themeColor="text1"/>
          <w:szCs w:val="24"/>
        </w:rPr>
      </w:pPr>
    </w:p>
    <w:p w14:paraId="1D07FB67" w14:textId="6815926A"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Lista IV – </w:t>
      </w:r>
      <w:r w:rsidR="009810DF" w:rsidRPr="00FC7A70">
        <w:rPr>
          <w:rFonts w:ascii="Garamond" w:hAnsi="Garamond"/>
          <w:color w:val="000000" w:themeColor="text1"/>
          <w:szCs w:val="24"/>
        </w:rPr>
        <w:t>Estabelecimentos de comércio por grosso</w:t>
      </w:r>
      <w:ins w:id="1726" w:author="Paulo Meireles de Oliveira" w:date="2026-09-11T12:04:00Z" w16du:dateUtc="2026-09-11T11:04:00Z">
        <w:r w:rsidR="009A711B">
          <w:rPr>
            <w:rFonts w:ascii="Garamond" w:hAnsi="Garamond"/>
            <w:color w:val="000000" w:themeColor="text1"/>
            <w:szCs w:val="24"/>
          </w:rPr>
          <w:t xml:space="preserve"> e retalho</w:t>
        </w:r>
      </w:ins>
      <w:r w:rsidR="009810DF" w:rsidRPr="00FC7A70">
        <w:rPr>
          <w:rFonts w:ascii="Garamond" w:hAnsi="Garamond"/>
          <w:color w:val="000000" w:themeColor="text1"/>
          <w:szCs w:val="24"/>
        </w:rPr>
        <w:t xml:space="preserve"> e armazéns de géneros alimentícios de origem animal que, nos termos da legislação setorial aplicável, estejam sujeitos a vistoria prévia e aprovação pela DGAV.</w:t>
      </w:r>
      <w:r w:rsidR="009810DF" w:rsidRPr="00FC7A70" w:rsidDel="009810DF">
        <w:rPr>
          <w:rFonts w:ascii="Garamond" w:hAnsi="Garamond"/>
          <w:color w:val="000000" w:themeColor="text1"/>
          <w:szCs w:val="24"/>
        </w:rPr>
        <w:t xml:space="preserve"> </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
        <w:gridCol w:w="8647"/>
      </w:tblGrid>
      <w:tr w:rsidR="006147AE" w:rsidRPr="00FC7A70" w14:paraId="58723109" w14:textId="77777777" w:rsidTr="007D4A98">
        <w:trPr>
          <w:trHeight w:val="300"/>
        </w:trPr>
        <w:tc>
          <w:tcPr>
            <w:tcW w:w="851" w:type="dxa"/>
            <w:noWrap/>
            <w:vAlign w:val="center"/>
          </w:tcPr>
          <w:p w14:paraId="0AD6EDB3" w14:textId="48FB283A"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8647" w:type="dxa"/>
            <w:noWrap/>
          </w:tcPr>
          <w:p w14:paraId="72699B28" w14:textId="78F73873"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w:t>
            </w:r>
          </w:p>
        </w:tc>
      </w:tr>
      <w:tr w:rsidR="00F578E0" w:rsidRPr="00FC7A70" w14:paraId="0F30B1FA" w14:textId="77777777" w:rsidTr="007D4A98">
        <w:trPr>
          <w:trHeight w:val="300"/>
        </w:trPr>
        <w:tc>
          <w:tcPr>
            <w:tcW w:w="851" w:type="dxa"/>
            <w:noWrap/>
            <w:vAlign w:val="center"/>
          </w:tcPr>
          <w:p w14:paraId="368350D5" w14:textId="1F5F0AB5"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46321</w:t>
            </w:r>
          </w:p>
        </w:tc>
        <w:tc>
          <w:tcPr>
            <w:tcW w:w="8647" w:type="dxa"/>
            <w:noWrap/>
          </w:tcPr>
          <w:p w14:paraId="66C0D823" w14:textId="181733F7"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carne e produtos à base de carne</w:t>
            </w:r>
          </w:p>
        </w:tc>
      </w:tr>
      <w:tr w:rsidR="00F578E0" w:rsidRPr="00FC7A70" w14:paraId="0826A0BE" w14:textId="77777777" w:rsidTr="007D4A98">
        <w:trPr>
          <w:trHeight w:val="300"/>
        </w:trPr>
        <w:tc>
          <w:tcPr>
            <w:tcW w:w="851" w:type="dxa"/>
            <w:noWrap/>
            <w:vAlign w:val="center"/>
          </w:tcPr>
          <w:p w14:paraId="1F0CB8CF" w14:textId="5C63DD61"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46331</w:t>
            </w:r>
          </w:p>
        </w:tc>
        <w:tc>
          <w:tcPr>
            <w:tcW w:w="8647" w:type="dxa"/>
            <w:noWrap/>
          </w:tcPr>
          <w:p w14:paraId="461AAB33" w14:textId="21D589E1"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leite, seus derivados e ovos</w:t>
            </w:r>
          </w:p>
        </w:tc>
      </w:tr>
      <w:tr w:rsidR="00F578E0" w:rsidRPr="00FC7A70" w14:paraId="528A6FD1" w14:textId="77777777" w:rsidTr="007D4A98">
        <w:trPr>
          <w:trHeight w:val="300"/>
        </w:trPr>
        <w:tc>
          <w:tcPr>
            <w:tcW w:w="851" w:type="dxa"/>
            <w:noWrap/>
            <w:vAlign w:val="center"/>
          </w:tcPr>
          <w:p w14:paraId="5AC3D78F" w14:textId="1480BBB3"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46332</w:t>
            </w:r>
          </w:p>
        </w:tc>
        <w:tc>
          <w:tcPr>
            <w:tcW w:w="8647" w:type="dxa"/>
            <w:noWrap/>
          </w:tcPr>
          <w:p w14:paraId="2631760C" w14:textId="37FDE20B"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azeite, óleos e gorduras alimentares</w:t>
            </w:r>
          </w:p>
        </w:tc>
      </w:tr>
      <w:tr w:rsidR="00F578E0" w:rsidRPr="00FC7A70" w14:paraId="61B0B5AB" w14:textId="77777777" w:rsidTr="007D4A98">
        <w:trPr>
          <w:trHeight w:val="300"/>
        </w:trPr>
        <w:tc>
          <w:tcPr>
            <w:tcW w:w="851" w:type="dxa"/>
            <w:noWrap/>
            <w:vAlign w:val="center"/>
          </w:tcPr>
          <w:p w14:paraId="031D7173" w14:textId="00043193"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46322</w:t>
            </w:r>
          </w:p>
        </w:tc>
        <w:tc>
          <w:tcPr>
            <w:tcW w:w="8647" w:type="dxa"/>
            <w:noWrap/>
          </w:tcPr>
          <w:p w14:paraId="1B95ECF8" w14:textId="0F6BDCAF"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peixe, crustáceos e moluscos e produtos à base de peixe</w:t>
            </w:r>
          </w:p>
        </w:tc>
      </w:tr>
      <w:tr w:rsidR="00F578E0" w:rsidRPr="00FC7A70" w14:paraId="728BA15D" w14:textId="77777777" w:rsidTr="007D4A98">
        <w:trPr>
          <w:trHeight w:val="300"/>
        </w:trPr>
        <w:tc>
          <w:tcPr>
            <w:tcW w:w="851" w:type="dxa"/>
            <w:noWrap/>
            <w:vAlign w:val="center"/>
          </w:tcPr>
          <w:p w14:paraId="352AC3EC" w14:textId="30E2DCB7"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46380</w:t>
            </w:r>
          </w:p>
        </w:tc>
        <w:tc>
          <w:tcPr>
            <w:tcW w:w="8647" w:type="dxa"/>
            <w:noWrap/>
          </w:tcPr>
          <w:p w14:paraId="44AB1684" w14:textId="705FACEE"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por grosso de outros produtos alimentares</w:t>
            </w:r>
          </w:p>
        </w:tc>
      </w:tr>
      <w:tr w:rsidR="00F578E0" w:rsidRPr="00FC7A70" w14:paraId="7AE82F10" w14:textId="77777777" w:rsidTr="007D4A98">
        <w:trPr>
          <w:trHeight w:val="300"/>
        </w:trPr>
        <w:tc>
          <w:tcPr>
            <w:tcW w:w="851" w:type="dxa"/>
            <w:noWrap/>
            <w:vAlign w:val="center"/>
          </w:tcPr>
          <w:p w14:paraId="255466C5" w14:textId="6A9B6211"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47111</w:t>
            </w:r>
          </w:p>
        </w:tc>
        <w:tc>
          <w:tcPr>
            <w:tcW w:w="8647" w:type="dxa"/>
            <w:noWrap/>
          </w:tcPr>
          <w:p w14:paraId="31F764F1" w14:textId="186490BF"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em supermercados e hipermercados</w:t>
            </w:r>
          </w:p>
        </w:tc>
      </w:tr>
      <w:tr w:rsidR="00F578E0" w:rsidRPr="00FC7A70" w14:paraId="265AC67A" w14:textId="77777777" w:rsidTr="007D4A98">
        <w:trPr>
          <w:trHeight w:val="300"/>
        </w:trPr>
        <w:tc>
          <w:tcPr>
            <w:tcW w:w="851" w:type="dxa"/>
            <w:noWrap/>
            <w:vAlign w:val="center"/>
          </w:tcPr>
          <w:p w14:paraId="125A1E9C" w14:textId="760DCA90"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47220</w:t>
            </w:r>
          </w:p>
        </w:tc>
        <w:tc>
          <w:tcPr>
            <w:tcW w:w="8647" w:type="dxa"/>
            <w:noWrap/>
          </w:tcPr>
          <w:p w14:paraId="265502D7" w14:textId="29EC4253"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carne e produtos à base de carne</w:t>
            </w:r>
          </w:p>
        </w:tc>
      </w:tr>
      <w:tr w:rsidR="00F578E0" w:rsidRPr="00FC7A70" w14:paraId="788647BE" w14:textId="77777777" w:rsidTr="007D4A98">
        <w:trPr>
          <w:trHeight w:val="300"/>
        </w:trPr>
        <w:tc>
          <w:tcPr>
            <w:tcW w:w="851" w:type="dxa"/>
            <w:noWrap/>
            <w:vAlign w:val="center"/>
          </w:tcPr>
          <w:p w14:paraId="04FB6887" w14:textId="5A2AA136"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47230</w:t>
            </w:r>
          </w:p>
        </w:tc>
        <w:tc>
          <w:tcPr>
            <w:tcW w:w="8647" w:type="dxa"/>
            <w:noWrap/>
          </w:tcPr>
          <w:p w14:paraId="3BE5C368" w14:textId="717EE88B"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peixe, crustáceos e moluscos</w:t>
            </w:r>
          </w:p>
        </w:tc>
      </w:tr>
      <w:tr w:rsidR="00F578E0" w:rsidRPr="00FC7A70" w14:paraId="15E0817B" w14:textId="77777777" w:rsidTr="007D4A98">
        <w:trPr>
          <w:trHeight w:val="300"/>
        </w:trPr>
        <w:tc>
          <w:tcPr>
            <w:tcW w:w="851" w:type="dxa"/>
            <w:noWrap/>
            <w:vAlign w:val="center"/>
          </w:tcPr>
          <w:p w14:paraId="129CCCFD" w14:textId="7819DECB"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47271</w:t>
            </w:r>
          </w:p>
        </w:tc>
        <w:tc>
          <w:tcPr>
            <w:tcW w:w="8647" w:type="dxa"/>
            <w:noWrap/>
          </w:tcPr>
          <w:p w14:paraId="2470C91F" w14:textId="70FD80D1"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Comércio a retalho de leite e de derivados</w:t>
            </w:r>
          </w:p>
        </w:tc>
      </w:tr>
      <w:tr w:rsidR="00F578E0" w:rsidRPr="00FC7A70" w14:paraId="2DE45614" w14:textId="77777777" w:rsidTr="007D4A98">
        <w:trPr>
          <w:trHeight w:val="300"/>
        </w:trPr>
        <w:tc>
          <w:tcPr>
            <w:tcW w:w="851" w:type="dxa"/>
            <w:noWrap/>
            <w:vAlign w:val="center"/>
          </w:tcPr>
          <w:p w14:paraId="7281679D" w14:textId="56500C9B"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52101</w:t>
            </w:r>
          </w:p>
        </w:tc>
        <w:tc>
          <w:tcPr>
            <w:tcW w:w="8647" w:type="dxa"/>
            <w:noWrap/>
          </w:tcPr>
          <w:p w14:paraId="6970F7EE" w14:textId="27508BA5"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Armazenagem frigorífica</w:t>
            </w:r>
          </w:p>
        </w:tc>
      </w:tr>
    </w:tbl>
    <w:p w14:paraId="3F03E272" w14:textId="77777777" w:rsidR="0083588E" w:rsidRPr="00FC7A70" w:rsidRDefault="0083588E" w:rsidP="00DF7BBF">
      <w:pPr>
        <w:widowControl w:val="0"/>
        <w:spacing w:after="120"/>
        <w:rPr>
          <w:rFonts w:ascii="Garamond" w:hAnsi="Garamond"/>
          <w:color w:val="000000" w:themeColor="text1"/>
          <w:szCs w:val="24"/>
        </w:rPr>
      </w:pPr>
    </w:p>
    <w:p w14:paraId="18F7C4FC"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Lista V - Restauração ou de bebidas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
        <w:gridCol w:w="8647"/>
      </w:tblGrid>
      <w:tr w:rsidR="006147AE" w:rsidRPr="00FC7A70" w14:paraId="14FC1CEB" w14:textId="77777777" w:rsidTr="007D4A98">
        <w:trPr>
          <w:trHeight w:val="300"/>
        </w:trPr>
        <w:tc>
          <w:tcPr>
            <w:tcW w:w="851" w:type="dxa"/>
            <w:noWrap/>
            <w:vAlign w:val="bottom"/>
          </w:tcPr>
          <w:p w14:paraId="499B46E2" w14:textId="5DA0C891"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CAE</w:t>
            </w:r>
          </w:p>
        </w:tc>
        <w:tc>
          <w:tcPr>
            <w:tcW w:w="8647" w:type="dxa"/>
            <w:noWrap/>
          </w:tcPr>
          <w:p w14:paraId="64FB3A65" w14:textId="568A5D4D" w:rsidR="006147AE" w:rsidRPr="00FC7A70" w:rsidRDefault="006147AE"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w:t>
            </w:r>
          </w:p>
        </w:tc>
      </w:tr>
      <w:tr w:rsidR="00F578E0" w:rsidRPr="00FC7A70" w14:paraId="4C51F708" w14:textId="77777777" w:rsidTr="00A07D90">
        <w:trPr>
          <w:trHeight w:val="300"/>
        </w:trPr>
        <w:tc>
          <w:tcPr>
            <w:tcW w:w="851" w:type="dxa"/>
            <w:noWrap/>
            <w:vAlign w:val="center"/>
          </w:tcPr>
          <w:p w14:paraId="015DE7FF" w14:textId="0116E323"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56111</w:t>
            </w:r>
          </w:p>
        </w:tc>
        <w:tc>
          <w:tcPr>
            <w:tcW w:w="8647" w:type="dxa"/>
            <w:noWrap/>
          </w:tcPr>
          <w:p w14:paraId="0A99E0CE" w14:textId="3DE4FFFC"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Restaurantes tipo tradicional</w:t>
            </w:r>
          </w:p>
        </w:tc>
      </w:tr>
      <w:tr w:rsidR="00F578E0" w:rsidRPr="00FC7A70" w14:paraId="41CDCB6A" w14:textId="77777777" w:rsidTr="00A07D90">
        <w:trPr>
          <w:trHeight w:val="300"/>
        </w:trPr>
        <w:tc>
          <w:tcPr>
            <w:tcW w:w="851" w:type="dxa"/>
            <w:noWrap/>
            <w:vAlign w:val="center"/>
          </w:tcPr>
          <w:p w14:paraId="40072217" w14:textId="15CD8D84"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56112</w:t>
            </w:r>
          </w:p>
        </w:tc>
        <w:tc>
          <w:tcPr>
            <w:tcW w:w="8647" w:type="dxa"/>
            <w:noWrap/>
          </w:tcPr>
          <w:p w14:paraId="6CB39E53" w14:textId="68C7F40D"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Restaurantes com lugares ao balcão</w:t>
            </w:r>
          </w:p>
        </w:tc>
      </w:tr>
      <w:tr w:rsidR="00F578E0" w:rsidRPr="00FC7A70" w14:paraId="7B7EEA6D" w14:textId="77777777" w:rsidTr="00A07D90">
        <w:trPr>
          <w:trHeight w:val="300"/>
        </w:trPr>
        <w:tc>
          <w:tcPr>
            <w:tcW w:w="851" w:type="dxa"/>
            <w:noWrap/>
            <w:vAlign w:val="center"/>
          </w:tcPr>
          <w:p w14:paraId="6C6B2FA9" w14:textId="0BD85671"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56113</w:t>
            </w:r>
          </w:p>
        </w:tc>
        <w:tc>
          <w:tcPr>
            <w:tcW w:w="8647" w:type="dxa"/>
            <w:noWrap/>
          </w:tcPr>
          <w:p w14:paraId="67106851" w14:textId="13A7C212"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Restaurantes sem serviço de mesa</w:t>
            </w:r>
          </w:p>
        </w:tc>
      </w:tr>
      <w:tr w:rsidR="00F578E0" w:rsidRPr="00FC7A70" w14:paraId="6F88C708" w14:textId="77777777" w:rsidTr="00A07D90">
        <w:trPr>
          <w:trHeight w:val="300"/>
        </w:trPr>
        <w:tc>
          <w:tcPr>
            <w:tcW w:w="851" w:type="dxa"/>
            <w:noWrap/>
            <w:vAlign w:val="center"/>
          </w:tcPr>
          <w:p w14:paraId="74B15A3D" w14:textId="6FD86497"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56114</w:t>
            </w:r>
          </w:p>
        </w:tc>
        <w:tc>
          <w:tcPr>
            <w:tcW w:w="8647" w:type="dxa"/>
            <w:noWrap/>
          </w:tcPr>
          <w:p w14:paraId="52DFD204" w14:textId="424A2DA4"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Restaurantes típicos</w:t>
            </w:r>
          </w:p>
        </w:tc>
      </w:tr>
      <w:tr w:rsidR="00F578E0" w:rsidRPr="00FC7A70" w14:paraId="7024AB2A" w14:textId="77777777" w:rsidTr="00A07D90">
        <w:trPr>
          <w:trHeight w:val="300"/>
        </w:trPr>
        <w:tc>
          <w:tcPr>
            <w:tcW w:w="851" w:type="dxa"/>
            <w:noWrap/>
            <w:vAlign w:val="center"/>
          </w:tcPr>
          <w:p w14:paraId="0D4D4081" w14:textId="021AB43C"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56115</w:t>
            </w:r>
          </w:p>
        </w:tc>
        <w:tc>
          <w:tcPr>
            <w:tcW w:w="8647" w:type="dxa"/>
            <w:noWrap/>
          </w:tcPr>
          <w:p w14:paraId="67B043C4" w14:textId="657429E8"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Restaurantes com espaço de dança</w:t>
            </w:r>
          </w:p>
        </w:tc>
      </w:tr>
      <w:tr w:rsidR="00F578E0" w:rsidRPr="00FC7A70" w14:paraId="1C17BF23" w14:textId="77777777" w:rsidTr="00A07D90">
        <w:trPr>
          <w:trHeight w:val="300"/>
        </w:trPr>
        <w:tc>
          <w:tcPr>
            <w:tcW w:w="851" w:type="dxa"/>
            <w:noWrap/>
            <w:vAlign w:val="center"/>
          </w:tcPr>
          <w:p w14:paraId="7E670D37" w14:textId="3CE6B78F"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56116</w:t>
            </w:r>
          </w:p>
        </w:tc>
        <w:tc>
          <w:tcPr>
            <w:tcW w:w="8647" w:type="dxa"/>
            <w:noWrap/>
          </w:tcPr>
          <w:p w14:paraId="5272E067" w14:textId="1255DF61"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Confeção de refeições prontas a levar para casa</w:t>
            </w:r>
          </w:p>
        </w:tc>
      </w:tr>
      <w:tr w:rsidR="00F578E0" w:rsidRPr="00FC7A70" w14:paraId="21106FCA" w14:textId="77777777" w:rsidTr="00A07D90">
        <w:trPr>
          <w:trHeight w:val="300"/>
        </w:trPr>
        <w:tc>
          <w:tcPr>
            <w:tcW w:w="851" w:type="dxa"/>
            <w:noWrap/>
            <w:vAlign w:val="center"/>
          </w:tcPr>
          <w:p w14:paraId="3B509519" w14:textId="4D53D1D2"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56117</w:t>
            </w:r>
          </w:p>
        </w:tc>
        <w:tc>
          <w:tcPr>
            <w:tcW w:w="8647" w:type="dxa"/>
            <w:noWrap/>
          </w:tcPr>
          <w:p w14:paraId="1D74B354" w14:textId="16457D39"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Restaurantes, n.e.</w:t>
            </w:r>
          </w:p>
        </w:tc>
      </w:tr>
      <w:tr w:rsidR="00F578E0" w:rsidRPr="00FC7A70" w14:paraId="43A30662" w14:textId="77777777" w:rsidTr="00A07D90">
        <w:trPr>
          <w:trHeight w:val="300"/>
        </w:trPr>
        <w:tc>
          <w:tcPr>
            <w:tcW w:w="851" w:type="dxa"/>
            <w:noWrap/>
            <w:vAlign w:val="center"/>
          </w:tcPr>
          <w:p w14:paraId="456A8BE1" w14:textId="2FEE22C0"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56120</w:t>
            </w:r>
          </w:p>
        </w:tc>
        <w:tc>
          <w:tcPr>
            <w:tcW w:w="8647" w:type="dxa"/>
            <w:noWrap/>
          </w:tcPr>
          <w:p w14:paraId="238515D3" w14:textId="73C1409D"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serviços de alimentação em meios móveis</w:t>
            </w:r>
          </w:p>
        </w:tc>
      </w:tr>
      <w:tr w:rsidR="00BD706A" w:rsidRPr="00FC7A70" w14:paraId="47FC501C" w14:textId="77777777" w:rsidTr="00A07D90">
        <w:trPr>
          <w:trHeight w:val="300"/>
        </w:trPr>
        <w:tc>
          <w:tcPr>
            <w:tcW w:w="851" w:type="dxa"/>
            <w:noWrap/>
            <w:vAlign w:val="center"/>
          </w:tcPr>
          <w:p w14:paraId="5E33DA71" w14:textId="07592969" w:rsidR="00BD706A" w:rsidRPr="00FC7A70" w:rsidRDefault="00BD706A"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56210</w:t>
            </w:r>
          </w:p>
        </w:tc>
        <w:tc>
          <w:tcPr>
            <w:tcW w:w="8647" w:type="dxa"/>
            <w:noWrap/>
          </w:tcPr>
          <w:p w14:paraId="06500C80" w14:textId="7C1820AE" w:rsidR="00BD706A" w:rsidRPr="00FC7A70" w:rsidRDefault="0076663B"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Fornecimento de refeições para eventos</w:t>
            </w:r>
          </w:p>
        </w:tc>
      </w:tr>
      <w:tr w:rsidR="00F578E0" w:rsidRPr="00FC7A70" w14:paraId="75DD5161" w14:textId="77777777" w:rsidTr="00A07D90">
        <w:trPr>
          <w:trHeight w:val="300"/>
        </w:trPr>
        <w:tc>
          <w:tcPr>
            <w:tcW w:w="851" w:type="dxa"/>
            <w:noWrap/>
            <w:vAlign w:val="center"/>
          </w:tcPr>
          <w:p w14:paraId="361D475B" w14:textId="316D815B"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56220</w:t>
            </w:r>
          </w:p>
        </w:tc>
        <w:tc>
          <w:tcPr>
            <w:tcW w:w="8647" w:type="dxa"/>
            <w:noWrap/>
          </w:tcPr>
          <w:p w14:paraId="1C47498C" w14:textId="29981856"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serviço de fornecimento de refeições por contrato e outras atividades de serviços de alimentação</w:t>
            </w:r>
          </w:p>
        </w:tc>
      </w:tr>
      <w:tr w:rsidR="00F578E0" w:rsidRPr="00FC7A70" w14:paraId="12C6C163" w14:textId="77777777" w:rsidTr="00A07D90">
        <w:trPr>
          <w:trHeight w:val="300"/>
        </w:trPr>
        <w:tc>
          <w:tcPr>
            <w:tcW w:w="851" w:type="dxa"/>
            <w:noWrap/>
            <w:vAlign w:val="center"/>
          </w:tcPr>
          <w:p w14:paraId="7608ED75" w14:textId="45DD7767"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56301</w:t>
            </w:r>
          </w:p>
        </w:tc>
        <w:tc>
          <w:tcPr>
            <w:tcW w:w="8647" w:type="dxa"/>
            <w:noWrap/>
          </w:tcPr>
          <w:p w14:paraId="4F8A96C4" w14:textId="4B750F36"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Cafés</w:t>
            </w:r>
          </w:p>
        </w:tc>
      </w:tr>
      <w:tr w:rsidR="00F578E0" w:rsidRPr="00FC7A70" w14:paraId="57A0102B" w14:textId="77777777" w:rsidTr="00A07D90">
        <w:trPr>
          <w:trHeight w:val="300"/>
        </w:trPr>
        <w:tc>
          <w:tcPr>
            <w:tcW w:w="851" w:type="dxa"/>
            <w:noWrap/>
            <w:vAlign w:val="center"/>
          </w:tcPr>
          <w:p w14:paraId="1C43A2E0" w14:textId="5387545F"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56302</w:t>
            </w:r>
          </w:p>
        </w:tc>
        <w:tc>
          <w:tcPr>
            <w:tcW w:w="8647" w:type="dxa"/>
            <w:noWrap/>
          </w:tcPr>
          <w:p w14:paraId="69CC2478" w14:textId="23EA5B53"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Bares</w:t>
            </w:r>
          </w:p>
        </w:tc>
      </w:tr>
      <w:tr w:rsidR="00F578E0" w:rsidRPr="00FC7A70" w14:paraId="7ACBB365" w14:textId="77777777" w:rsidTr="00A07D90">
        <w:trPr>
          <w:trHeight w:val="300"/>
        </w:trPr>
        <w:tc>
          <w:tcPr>
            <w:tcW w:w="851" w:type="dxa"/>
            <w:noWrap/>
            <w:vAlign w:val="center"/>
          </w:tcPr>
          <w:p w14:paraId="3E467B99" w14:textId="22BAB6BF"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56303</w:t>
            </w:r>
          </w:p>
        </w:tc>
        <w:tc>
          <w:tcPr>
            <w:tcW w:w="8647" w:type="dxa"/>
            <w:noWrap/>
          </w:tcPr>
          <w:p w14:paraId="31007D17" w14:textId="0464882A"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Pastelarias e casas de chá</w:t>
            </w:r>
          </w:p>
        </w:tc>
      </w:tr>
      <w:tr w:rsidR="00F578E0" w:rsidRPr="00FC7A70" w14:paraId="2A4B10B5" w14:textId="77777777" w:rsidTr="00A07D90">
        <w:trPr>
          <w:trHeight w:val="300"/>
        </w:trPr>
        <w:tc>
          <w:tcPr>
            <w:tcW w:w="851" w:type="dxa"/>
            <w:noWrap/>
            <w:vAlign w:val="center"/>
          </w:tcPr>
          <w:p w14:paraId="42CB1087" w14:textId="7D899A4B"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56304</w:t>
            </w:r>
          </w:p>
        </w:tc>
        <w:tc>
          <w:tcPr>
            <w:tcW w:w="8647" w:type="dxa"/>
            <w:noWrap/>
          </w:tcPr>
          <w:p w14:paraId="0345DD65" w14:textId="19010899"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Outros estabelecimentos de bebidas sem espetáculo, exceto itinerantes</w:t>
            </w:r>
          </w:p>
        </w:tc>
      </w:tr>
      <w:tr w:rsidR="00F578E0" w:rsidRPr="00FC7A70" w14:paraId="2976E0DD" w14:textId="77777777" w:rsidTr="00A07D90">
        <w:trPr>
          <w:trHeight w:val="300"/>
        </w:trPr>
        <w:tc>
          <w:tcPr>
            <w:tcW w:w="851" w:type="dxa"/>
            <w:noWrap/>
            <w:vAlign w:val="center"/>
          </w:tcPr>
          <w:p w14:paraId="1559709B" w14:textId="618CF57F"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56305</w:t>
            </w:r>
          </w:p>
        </w:tc>
        <w:tc>
          <w:tcPr>
            <w:tcW w:w="8647" w:type="dxa"/>
            <w:noWrap/>
          </w:tcPr>
          <w:p w14:paraId="2341AC2C" w14:textId="24C5E1FA"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Estabelecimentos de bebidas com espaço de dança</w:t>
            </w:r>
          </w:p>
        </w:tc>
      </w:tr>
      <w:tr w:rsidR="00F578E0" w:rsidRPr="00FC7A70" w14:paraId="626BDE87" w14:textId="77777777" w:rsidTr="00A07D90">
        <w:trPr>
          <w:trHeight w:val="300"/>
        </w:trPr>
        <w:tc>
          <w:tcPr>
            <w:tcW w:w="851" w:type="dxa"/>
            <w:noWrap/>
            <w:vAlign w:val="center"/>
          </w:tcPr>
          <w:p w14:paraId="3DA385A5" w14:textId="4CE55FCF"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56306</w:t>
            </w:r>
          </w:p>
        </w:tc>
        <w:tc>
          <w:tcPr>
            <w:tcW w:w="8647" w:type="dxa"/>
            <w:noWrap/>
          </w:tcPr>
          <w:p w14:paraId="454AD220" w14:textId="4743FB09"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Estabelecimentos de bebidas itinerantes</w:t>
            </w:r>
            <w:r w:rsidRPr="00FC7A70">
              <w:rPr>
                <w:rFonts w:ascii="Garamond" w:eastAsia="Times New Roman" w:hAnsi="Garamond" w:cs="Times New Roman"/>
                <w:color w:val="000000" w:themeColor="text1"/>
                <w:kern w:val="0"/>
                <w:szCs w:val="24"/>
                <w:lang w:eastAsia="pt-PT"/>
                <w14:ligatures w14:val="none"/>
              </w:rPr>
              <w:tab/>
            </w:r>
          </w:p>
        </w:tc>
      </w:tr>
      <w:tr w:rsidR="00F578E0" w:rsidRPr="00FC7A70" w14:paraId="3BC2E2B3" w14:textId="77777777" w:rsidTr="00A07D90">
        <w:trPr>
          <w:trHeight w:val="300"/>
        </w:trPr>
        <w:tc>
          <w:tcPr>
            <w:tcW w:w="851" w:type="dxa"/>
            <w:noWrap/>
            <w:vAlign w:val="center"/>
          </w:tcPr>
          <w:p w14:paraId="2FA403E6" w14:textId="41B7990B" w:rsidR="00F578E0" w:rsidRPr="00FC7A70" w:rsidRDefault="00F578E0"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56400</w:t>
            </w:r>
          </w:p>
        </w:tc>
        <w:tc>
          <w:tcPr>
            <w:tcW w:w="8647" w:type="dxa"/>
            <w:noWrap/>
          </w:tcPr>
          <w:p w14:paraId="423664B9" w14:textId="6755FDBA" w:rsidR="00F578E0" w:rsidRPr="00FC7A70" w:rsidRDefault="00F578E0"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Atividades de serviços de intermediação relativas a atividades de serviços de restauração</w:t>
            </w:r>
          </w:p>
        </w:tc>
      </w:tr>
      <w:tr w:rsidR="00DE486B" w:rsidRPr="00FC7A70" w14:paraId="6C7AC392" w14:textId="77777777" w:rsidTr="00A07D90">
        <w:trPr>
          <w:trHeight w:val="300"/>
        </w:trPr>
        <w:tc>
          <w:tcPr>
            <w:tcW w:w="851" w:type="dxa"/>
            <w:noWrap/>
            <w:vAlign w:val="center"/>
          </w:tcPr>
          <w:p w14:paraId="4C63ECBD" w14:textId="1C48F09C" w:rsidR="00DE486B" w:rsidRPr="00FC7A70" w:rsidRDefault="00DE486B" w:rsidP="00DF7BBF">
            <w:pPr>
              <w:widowControl w:val="0"/>
              <w:spacing w:after="120"/>
              <w:jc w:val="center"/>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68200</w:t>
            </w:r>
          </w:p>
        </w:tc>
        <w:tc>
          <w:tcPr>
            <w:tcW w:w="8647" w:type="dxa"/>
            <w:noWrap/>
          </w:tcPr>
          <w:p w14:paraId="307DFDB5" w14:textId="7EF78CF2" w:rsidR="00DE486B" w:rsidRPr="00FC7A70" w:rsidRDefault="00BD2D5A" w:rsidP="00DF7BBF">
            <w:pPr>
              <w:widowControl w:val="0"/>
              <w:spacing w:after="120"/>
              <w:jc w:val="left"/>
              <w:rPr>
                <w:rFonts w:ascii="Garamond" w:eastAsia="Times New Roman" w:hAnsi="Garamond" w:cs="Times New Roman"/>
                <w:color w:val="000000" w:themeColor="text1"/>
                <w:kern w:val="0"/>
                <w:szCs w:val="24"/>
                <w:lang w:eastAsia="pt-PT"/>
                <w14:ligatures w14:val="none"/>
              </w:rPr>
            </w:pPr>
            <w:r w:rsidRPr="00FC7A70">
              <w:rPr>
                <w:rFonts w:ascii="Garamond" w:eastAsia="Times New Roman" w:hAnsi="Garamond" w:cs="Times New Roman"/>
                <w:color w:val="000000" w:themeColor="text1"/>
                <w:kern w:val="0"/>
                <w:szCs w:val="24"/>
                <w:lang w:eastAsia="pt-PT"/>
                <w14:ligatures w14:val="none"/>
              </w:rPr>
              <w:t>Arrendamento e exploração de bens imobiliários próprios ou em locação, quando esteja em causa o arrendamento de espaços de cozinha</w:t>
            </w:r>
          </w:p>
        </w:tc>
      </w:tr>
    </w:tbl>
    <w:p w14:paraId="607B9DB4" w14:textId="4002ACC0" w:rsidR="00856669" w:rsidRPr="00FC7A70" w:rsidRDefault="00856669" w:rsidP="00DF7BBF">
      <w:pPr>
        <w:widowControl w:val="0"/>
        <w:spacing w:after="120"/>
        <w:rPr>
          <w:rFonts w:ascii="Garamond" w:hAnsi="Garamond"/>
          <w:color w:val="000000" w:themeColor="text1"/>
          <w:szCs w:val="24"/>
        </w:rPr>
      </w:pPr>
    </w:p>
    <w:p w14:paraId="1CAF5E12" w14:textId="77777777" w:rsidR="00BB2245" w:rsidRPr="00FC7A70" w:rsidRDefault="00BB2245" w:rsidP="00DF7BBF">
      <w:pPr>
        <w:widowControl w:val="0"/>
        <w:spacing w:after="120"/>
        <w:jc w:val="left"/>
        <w:rPr>
          <w:rFonts w:ascii="Garamond" w:hAnsi="Garamond"/>
          <w:color w:val="000000" w:themeColor="text1"/>
          <w:szCs w:val="24"/>
        </w:rPr>
        <w:sectPr w:rsidR="00BB2245" w:rsidRPr="00FC7A70" w:rsidSect="00FC7A70">
          <w:headerReference w:type="default" r:id="rId15"/>
          <w:footerReference w:type="default" r:id="rId16"/>
          <w:pgSz w:w="11906" w:h="16838"/>
          <w:pgMar w:top="3969" w:right="1701" w:bottom="1418" w:left="1701" w:header="709" w:footer="709" w:gutter="0"/>
          <w:cols w:space="708"/>
          <w:docGrid w:linePitch="360"/>
        </w:sectPr>
      </w:pPr>
    </w:p>
    <w:p w14:paraId="5B27663E" w14:textId="5BDAC603"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Anexo II – Entidade coordenadora</w:t>
      </w:r>
      <w:r w:rsidR="009D7CEF" w:rsidRPr="00FC7A70">
        <w:rPr>
          <w:rFonts w:ascii="Garamond" w:hAnsi="Garamond"/>
          <w:smallCaps/>
          <w:color w:val="000000" w:themeColor="text1"/>
          <w:szCs w:val="24"/>
        </w:rPr>
        <w:t>,</w:t>
      </w:r>
      <w:r w:rsidRPr="00FC7A70">
        <w:rPr>
          <w:rFonts w:ascii="Garamond" w:hAnsi="Garamond"/>
          <w:smallCaps/>
          <w:color w:val="000000" w:themeColor="text1"/>
          <w:szCs w:val="24"/>
        </w:rPr>
        <w:t xml:space="preserve"> entidades públicas </w:t>
      </w:r>
      <w:r w:rsidR="009D7CEF" w:rsidRPr="00FC7A70">
        <w:rPr>
          <w:rFonts w:ascii="Garamond" w:hAnsi="Garamond"/>
          <w:smallCaps/>
          <w:color w:val="000000" w:themeColor="text1"/>
          <w:szCs w:val="24"/>
        </w:rPr>
        <w:t>consultadas e entidades notificadas</w:t>
      </w:r>
      <w:r w:rsidRPr="00FC7A70">
        <w:rPr>
          <w:rFonts w:ascii="Garamond" w:hAnsi="Garamond"/>
          <w:smallCaps/>
          <w:color w:val="000000" w:themeColor="text1"/>
          <w:szCs w:val="24"/>
        </w:rPr>
        <w:br/>
        <w:t>(a que se refere</w:t>
      </w:r>
      <w:r w:rsidR="00BB2245" w:rsidRPr="00FC7A70">
        <w:rPr>
          <w:rFonts w:ascii="Garamond" w:hAnsi="Garamond"/>
          <w:smallCaps/>
          <w:color w:val="000000" w:themeColor="text1"/>
          <w:szCs w:val="24"/>
        </w:rPr>
        <w:t xml:space="preserve"> o n.º 2</w:t>
      </w:r>
      <w:r w:rsidR="001F2AFD" w:rsidRPr="00FC7A70">
        <w:rPr>
          <w:rFonts w:ascii="Garamond" w:hAnsi="Garamond"/>
          <w:smallCaps/>
          <w:color w:val="000000" w:themeColor="text1"/>
          <w:szCs w:val="24"/>
        </w:rPr>
        <w:t xml:space="preserve"> do </w:t>
      </w:r>
      <w:r w:rsidR="001F2AFD" w:rsidRPr="00FC7A70">
        <w:rPr>
          <w:rFonts w:ascii="Garamond" w:hAnsi="Garamond"/>
          <w:smallCaps/>
          <w:color w:val="000000" w:themeColor="text1"/>
          <w:szCs w:val="24"/>
        </w:rPr>
        <w:fldChar w:fldCharType="begin"/>
      </w:r>
      <w:r w:rsidR="001F2AFD" w:rsidRPr="00FC7A70">
        <w:rPr>
          <w:rFonts w:ascii="Garamond" w:hAnsi="Garamond"/>
          <w:smallCaps/>
          <w:color w:val="000000" w:themeColor="text1"/>
          <w:szCs w:val="24"/>
        </w:rPr>
        <w:instrText xml:space="preserve"> REF _Ref230074739 \r \h </w:instrText>
      </w:r>
      <w:r w:rsidR="00FC7A70" w:rsidRPr="00FC7A70">
        <w:rPr>
          <w:rFonts w:ascii="Garamond" w:hAnsi="Garamond"/>
          <w:smallCaps/>
          <w:color w:val="000000" w:themeColor="text1"/>
          <w:szCs w:val="24"/>
        </w:rPr>
        <w:instrText xml:space="preserve"> \* MERGEFORMAT </w:instrText>
      </w:r>
      <w:r w:rsidR="001F2AFD" w:rsidRPr="00FC7A70">
        <w:rPr>
          <w:rFonts w:ascii="Garamond" w:hAnsi="Garamond"/>
          <w:smallCaps/>
          <w:color w:val="000000" w:themeColor="text1"/>
          <w:szCs w:val="24"/>
        </w:rPr>
      </w:r>
      <w:r w:rsidR="001F2AFD" w:rsidRPr="00FC7A70">
        <w:rPr>
          <w:rFonts w:ascii="Garamond" w:hAnsi="Garamond"/>
          <w:smallCaps/>
          <w:color w:val="000000" w:themeColor="text1"/>
          <w:szCs w:val="24"/>
        </w:rPr>
        <w:fldChar w:fldCharType="separate"/>
      </w:r>
      <w:r w:rsidR="009D4F47">
        <w:rPr>
          <w:rFonts w:ascii="Garamond" w:hAnsi="Garamond"/>
          <w:smallCaps/>
          <w:color w:val="000000" w:themeColor="text1"/>
          <w:szCs w:val="24"/>
        </w:rPr>
        <w:t>Artigo 5.º</w:t>
      </w:r>
      <w:r w:rsidR="001F2AFD" w:rsidRPr="00FC7A70">
        <w:rPr>
          <w:rFonts w:ascii="Garamond" w:hAnsi="Garamond"/>
          <w:smallCaps/>
          <w:color w:val="000000" w:themeColor="text1"/>
          <w:szCs w:val="24"/>
        </w:rPr>
        <w:fldChar w:fldCharType="end"/>
      </w:r>
      <w:r w:rsidRPr="00FC7A70">
        <w:rPr>
          <w:rFonts w:ascii="Garamond" w:hAnsi="Garamond"/>
          <w:smallCaps/>
          <w:color w:val="000000" w:themeColor="text1"/>
          <w:szCs w:val="24"/>
        </w:rPr>
        <w:t>)</w:t>
      </w:r>
    </w:p>
    <w:p w14:paraId="118A49AB" w14:textId="6199CD59"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 – A determinação da entidade coordenadora</w:t>
      </w:r>
      <w:r w:rsidR="009D7CEF" w:rsidRPr="00FC7A70">
        <w:rPr>
          <w:rFonts w:ascii="Garamond" w:hAnsi="Garamond"/>
          <w:color w:val="000000" w:themeColor="text1"/>
          <w:szCs w:val="24"/>
        </w:rPr>
        <w:t>, das entidades públicas consultadas e das entidades notificadas</w:t>
      </w:r>
      <w:r w:rsidRPr="00FC7A70">
        <w:rPr>
          <w:rFonts w:ascii="Garamond" w:hAnsi="Garamond"/>
          <w:color w:val="000000" w:themeColor="text1"/>
          <w:szCs w:val="24"/>
        </w:rPr>
        <w:t xml:space="preserve"> no procedimento relativo à atividade económica</w:t>
      </w:r>
      <w:r w:rsidR="00B6222F" w:rsidRPr="00FC7A70">
        <w:rPr>
          <w:rFonts w:ascii="Garamond" w:hAnsi="Garamond"/>
          <w:color w:val="000000" w:themeColor="text1"/>
          <w:szCs w:val="24"/>
        </w:rPr>
        <w:t xml:space="preserve"> sujeita a título digital de atividade económica</w:t>
      </w:r>
      <w:r w:rsidRPr="00FC7A70">
        <w:rPr>
          <w:rFonts w:ascii="Garamond" w:hAnsi="Garamond"/>
          <w:color w:val="000000" w:themeColor="text1"/>
          <w:szCs w:val="24"/>
        </w:rPr>
        <w:t xml:space="preserve"> é feita de acordo com o quadro constante do presente anexo, sem prejuízo do disposto </w:t>
      </w:r>
      <w:r w:rsidR="00B6222F" w:rsidRPr="00FC7A70">
        <w:rPr>
          <w:rFonts w:ascii="Garamond" w:hAnsi="Garamond"/>
          <w:color w:val="000000" w:themeColor="text1"/>
          <w:szCs w:val="24"/>
        </w:rPr>
        <w:t>nos números seguintes.</w:t>
      </w:r>
    </w:p>
    <w:p w14:paraId="25AF3D8B" w14:textId="3B597517" w:rsidR="008230A5" w:rsidRPr="00FC7A70" w:rsidRDefault="008230A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2 – Sempre que num estabelecimento </w:t>
      </w:r>
      <w:r w:rsidR="00790480" w:rsidRPr="00FC7A70">
        <w:rPr>
          <w:rFonts w:ascii="Garamond" w:hAnsi="Garamond"/>
          <w:color w:val="000000" w:themeColor="text1"/>
          <w:szCs w:val="24"/>
        </w:rPr>
        <w:t xml:space="preserve">afeto a uma atividade económica </w:t>
      </w:r>
      <w:r w:rsidRPr="00FC7A70">
        <w:rPr>
          <w:rFonts w:ascii="Garamond" w:hAnsi="Garamond"/>
          <w:color w:val="000000" w:themeColor="text1"/>
          <w:szCs w:val="24"/>
        </w:rPr>
        <w:t>sejam exercidas atividades sujeitas ao mesmo procedimento às quais correspondam diferentes entidades coordenadoras, a determinação da entidade competente para a condução do procedimento é feita em função do número de trabalhadores da atividade.</w:t>
      </w:r>
    </w:p>
    <w:p w14:paraId="56134CD4" w14:textId="27763BF1" w:rsidR="00E6360F" w:rsidRPr="00FC7A70" w:rsidRDefault="00E6360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3 – No caso previsto no número anterior, se o número de trabalhadores for igual, o requerente indica qual das atividades </w:t>
      </w:r>
      <w:r w:rsidR="00790480" w:rsidRPr="00FC7A70">
        <w:rPr>
          <w:rFonts w:ascii="Garamond" w:hAnsi="Garamond"/>
          <w:color w:val="000000" w:themeColor="text1"/>
          <w:szCs w:val="24"/>
        </w:rPr>
        <w:t xml:space="preserve">económicas </w:t>
      </w:r>
      <w:r w:rsidRPr="00FC7A70">
        <w:rPr>
          <w:rFonts w:ascii="Garamond" w:hAnsi="Garamond"/>
          <w:color w:val="000000" w:themeColor="text1"/>
          <w:szCs w:val="24"/>
        </w:rPr>
        <w:t>melhor caracteriza o estabelecimento</w:t>
      </w:r>
      <w:r w:rsidR="00790480" w:rsidRPr="00FC7A70">
        <w:rPr>
          <w:rFonts w:ascii="Garamond" w:hAnsi="Garamond"/>
          <w:color w:val="000000" w:themeColor="text1"/>
          <w:szCs w:val="24"/>
        </w:rPr>
        <w:t xml:space="preserve"> afeto à atividade económica</w:t>
      </w:r>
      <w:r w:rsidRPr="00FC7A70">
        <w:rPr>
          <w:rFonts w:ascii="Garamond" w:hAnsi="Garamond"/>
          <w:color w:val="000000" w:themeColor="text1"/>
          <w:szCs w:val="24"/>
        </w:rPr>
        <w:t>.</w:t>
      </w:r>
    </w:p>
    <w:p w14:paraId="0138E33E" w14:textId="34BDC546" w:rsidR="008A4623" w:rsidRPr="00FC7A70" w:rsidRDefault="00E6360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4</w:t>
      </w:r>
      <w:r w:rsidR="008A4623" w:rsidRPr="00FC7A70">
        <w:rPr>
          <w:rFonts w:ascii="Garamond" w:hAnsi="Garamond"/>
          <w:color w:val="000000" w:themeColor="text1"/>
          <w:szCs w:val="24"/>
        </w:rPr>
        <w:t xml:space="preserve"> – Cabe ao presidente da câmara municipal exercer as competências atribuídas às câmaras municipais nos termos do </w:t>
      </w:r>
      <w:del w:id="1727" w:author="Maria João Torres" w:date="2026-09-11T14:01:00Z" w16du:dateUtc="2026-09-11T13:01:00Z">
        <w:r w:rsidR="00777D50" w:rsidRPr="00FC7A70">
          <w:rPr>
            <w:rFonts w:ascii="Garamond" w:hAnsi="Garamond"/>
            <w:color w:val="000000" w:themeColor="text1"/>
            <w:szCs w:val="24"/>
          </w:rPr>
          <w:delText>presente diploma</w:delText>
        </w:r>
      </w:del>
      <w:ins w:id="1728" w:author="Maria João Torres" w:date="2026-09-11T14:01:00Z" w16du:dateUtc="2026-09-11T13:01:00Z">
        <w:r w:rsidR="00AA1A5A">
          <w:rPr>
            <w:rFonts w:ascii="Garamond" w:hAnsi="Garamond"/>
            <w:color w:val="000000" w:themeColor="text1"/>
            <w:szCs w:val="24"/>
          </w:rPr>
          <w:t>presente decreto-lei</w:t>
        </w:r>
      </w:ins>
      <w:r w:rsidR="008A4623" w:rsidRPr="00FC7A70">
        <w:rPr>
          <w:rFonts w:ascii="Garamond" w:hAnsi="Garamond"/>
          <w:color w:val="000000" w:themeColor="text1"/>
          <w:szCs w:val="24"/>
        </w:rPr>
        <w:t>, podendo as mesmas ser delegadas nos vereadores, com faculdade de subdelegação, ou nos dirigentes dos serviços municipais.</w:t>
      </w:r>
    </w:p>
    <w:p w14:paraId="1C717B5F" w14:textId="41E4458D" w:rsidR="002B0FC5" w:rsidRPr="00FC7A70" w:rsidRDefault="00E6360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5</w:t>
      </w:r>
      <w:r w:rsidR="002B0FC5" w:rsidRPr="00FC7A70">
        <w:rPr>
          <w:rFonts w:ascii="Garamond" w:hAnsi="Garamond"/>
          <w:color w:val="000000" w:themeColor="text1"/>
          <w:szCs w:val="24"/>
        </w:rPr>
        <w:t xml:space="preserve"> – A entidade coordenadora dos anexos mineiros e de pedreiras onde sejam exercidas atividades industriais exclusivamente para a beneficiação do material extraído é a entidade com atribuições e competências da respetiva atividade extrativa.</w:t>
      </w:r>
    </w:p>
    <w:p w14:paraId="7E7264E3" w14:textId="702EF956" w:rsidR="008A4623" w:rsidRPr="00FC7A70" w:rsidRDefault="00537BA1" w:rsidP="00DF7BBF">
      <w:pPr>
        <w:widowControl w:val="0"/>
        <w:spacing w:after="120"/>
        <w:rPr>
          <w:rFonts w:ascii="Garamond" w:hAnsi="Garamond"/>
          <w:color w:val="000000" w:themeColor="text1"/>
          <w:szCs w:val="24"/>
        </w:rPr>
      </w:pPr>
      <w:r w:rsidRPr="00FC7A70">
        <w:rPr>
          <w:rFonts w:ascii="Garamond" w:hAnsi="Garamond"/>
          <w:color w:val="000000" w:themeColor="text1"/>
          <w:szCs w:val="24"/>
        </w:rPr>
        <w:t>6</w:t>
      </w:r>
      <w:r w:rsidR="008A4623" w:rsidRPr="00FC7A70">
        <w:rPr>
          <w:rFonts w:ascii="Garamond" w:hAnsi="Garamond"/>
          <w:color w:val="000000" w:themeColor="text1"/>
          <w:szCs w:val="24"/>
        </w:rPr>
        <w:t xml:space="preserve"> – No caso dos estabelecimentos localizados no interior do perímetro da </w:t>
      </w:r>
      <w:r w:rsidR="00721340" w:rsidRPr="00FC7A70">
        <w:rPr>
          <w:rFonts w:ascii="Garamond" w:hAnsi="Garamond"/>
          <w:color w:val="000000" w:themeColor="text1"/>
          <w:szCs w:val="24"/>
        </w:rPr>
        <w:t>ZAI</w:t>
      </w:r>
      <w:r w:rsidR="008A4623" w:rsidRPr="00FC7A70">
        <w:rPr>
          <w:rFonts w:ascii="Garamond" w:hAnsi="Garamond"/>
          <w:color w:val="000000" w:themeColor="text1"/>
          <w:szCs w:val="24"/>
        </w:rPr>
        <w:t xml:space="preserve">, a entidade coordenadora é a entidade gestora da </w:t>
      </w:r>
      <w:r w:rsidR="00721340" w:rsidRPr="00FC7A70">
        <w:rPr>
          <w:rFonts w:ascii="Garamond" w:hAnsi="Garamond"/>
          <w:color w:val="000000" w:themeColor="text1"/>
          <w:szCs w:val="24"/>
        </w:rPr>
        <w:t>ZAI</w:t>
      </w:r>
      <w:r w:rsidR="008A4623" w:rsidRPr="00FC7A70">
        <w:rPr>
          <w:rFonts w:ascii="Garamond" w:hAnsi="Garamond"/>
          <w:color w:val="000000" w:themeColor="text1"/>
          <w:szCs w:val="24"/>
        </w:rPr>
        <w:t>, desde que devidamente acreditada para o efeito.</w:t>
      </w:r>
    </w:p>
    <w:p w14:paraId="24B1E219" w14:textId="5520475C" w:rsidR="00D470E0" w:rsidRPr="00FC7A70" w:rsidRDefault="0074296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7</w:t>
      </w:r>
      <w:r w:rsidR="0035647D" w:rsidRPr="00FC7A70">
        <w:rPr>
          <w:rFonts w:ascii="Garamond" w:hAnsi="Garamond"/>
          <w:color w:val="000000" w:themeColor="text1"/>
          <w:szCs w:val="24"/>
        </w:rPr>
        <w:t xml:space="preserve"> – </w:t>
      </w:r>
      <w:r w:rsidR="00537BA1" w:rsidRPr="00FC7A70">
        <w:rPr>
          <w:rFonts w:ascii="Garamond" w:hAnsi="Garamond"/>
          <w:color w:val="000000" w:themeColor="text1"/>
          <w:szCs w:val="24"/>
        </w:rPr>
        <w:t xml:space="preserve">O disposto no presente anexo </w:t>
      </w:r>
      <w:r w:rsidR="0035647D" w:rsidRPr="00FC7A70">
        <w:rPr>
          <w:rFonts w:ascii="Garamond" w:hAnsi="Garamond"/>
          <w:color w:val="000000" w:themeColor="text1"/>
          <w:szCs w:val="24"/>
        </w:rPr>
        <w:t>não obsta à consulta, pela entidade coordenadora, de outras entidades previstas em legislação específica.</w:t>
      </w:r>
    </w:p>
    <w:p w14:paraId="1C7EFA13" w14:textId="59D99223" w:rsidR="00B65C82" w:rsidRPr="00FC7A70" w:rsidRDefault="00B65C82"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8 – A entidade coordenadora pode </w:t>
      </w:r>
      <w:r w:rsidR="003E32E4" w:rsidRPr="00FC7A70">
        <w:rPr>
          <w:rFonts w:ascii="Garamond" w:hAnsi="Garamond"/>
          <w:color w:val="000000" w:themeColor="text1"/>
          <w:szCs w:val="24"/>
        </w:rPr>
        <w:t>dispensar a pronúncia das entidades públicas consultadas</w:t>
      </w:r>
      <w:r w:rsidR="005A7984" w:rsidRPr="00FC7A70">
        <w:rPr>
          <w:rFonts w:ascii="Garamond" w:hAnsi="Garamond"/>
          <w:color w:val="000000" w:themeColor="text1"/>
          <w:szCs w:val="24"/>
        </w:rPr>
        <w:t>.</w:t>
      </w:r>
    </w:p>
    <w:p w14:paraId="744181F0" w14:textId="38FD7689" w:rsidR="00F17EF4" w:rsidRPr="00FC7A70" w:rsidRDefault="00893065" w:rsidP="00DF7BBF">
      <w:pPr>
        <w:widowControl w:val="0"/>
        <w:spacing w:after="120"/>
        <w:rPr>
          <w:rFonts w:ascii="Garamond" w:hAnsi="Garamond"/>
          <w:color w:val="000000" w:themeColor="text1"/>
          <w:szCs w:val="24"/>
        </w:rPr>
      </w:pPr>
      <w:r w:rsidRPr="00FC7A70">
        <w:rPr>
          <w:rFonts w:ascii="Garamond" w:hAnsi="Garamond"/>
          <w:color w:val="000000" w:themeColor="text1"/>
          <w:szCs w:val="24"/>
        </w:rPr>
        <w:t>9 – A ASAE é sempre notificada da emissão de um título digital de atividade económica.</w:t>
      </w:r>
    </w:p>
    <w:p w14:paraId="5092463B" w14:textId="77777777" w:rsidR="00F17EF4" w:rsidRPr="00FC7A70" w:rsidRDefault="00F17EF4" w:rsidP="482EA073">
      <w:pPr>
        <w:widowControl w:val="0"/>
        <w:spacing w:after="120"/>
        <w:rPr>
          <w:rFonts w:ascii="Garamond" w:hAnsi="Garamond"/>
          <w:color w:val="000000" w:themeColor="text1"/>
        </w:rPr>
      </w:pPr>
      <w:commentRangeStart w:id="1729"/>
      <w:commentRangeEnd w:id="1729"/>
      <w:r w:rsidRPr="00FC7A70">
        <w:rPr>
          <w:rStyle w:val="Refdecomentrio"/>
          <w:rFonts w:ascii="Garamond" w:hAnsi="Garamond"/>
          <w:color w:val="000000" w:themeColor="text1"/>
          <w:sz w:val="24"/>
          <w:szCs w:val="22"/>
        </w:rPr>
        <w:commentReference w:id="1729"/>
      </w:r>
    </w:p>
    <w:tbl>
      <w:tblPr>
        <w:tblStyle w:val="TabelacomGrelha"/>
        <w:tblpPr w:leftFromText="141" w:rightFromText="141" w:vertAnchor="text" w:horzAnchor="margin" w:tblpXSpec="center" w:tblpY="-1416"/>
        <w:tblW w:w="11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2552"/>
        <w:gridCol w:w="3685"/>
        <w:gridCol w:w="2368"/>
        <w:gridCol w:w="15"/>
      </w:tblGrid>
      <w:tr w:rsidR="00F17EF4" w:rsidRPr="00FC7A70" w14:paraId="18F0B2C6" w14:textId="77777777" w:rsidTr="482EA073">
        <w:trPr>
          <w:gridAfter w:val="1"/>
          <w:wAfter w:w="15" w:type="dxa"/>
          <w:tblHeader/>
        </w:trPr>
        <w:tc>
          <w:tcPr>
            <w:tcW w:w="2972" w:type="dxa"/>
            <w:shd w:val="clear" w:color="auto" w:fill="000000" w:themeFill="text1"/>
          </w:tcPr>
          <w:p w14:paraId="16C7ACE0" w14:textId="77777777" w:rsidR="00F17EF4" w:rsidRPr="00FC7A70" w:rsidDel="00D470E0" w:rsidRDefault="00F17EF4" w:rsidP="00DF7BBF">
            <w:pPr>
              <w:widowControl w:val="0"/>
              <w:spacing w:after="120"/>
              <w:jc w:val="center"/>
              <w:rPr>
                <w:rFonts w:ascii="Garamond" w:hAnsi="Garamond"/>
                <w:color w:val="FFFFFF" w:themeColor="background1"/>
                <w:szCs w:val="24"/>
              </w:rPr>
            </w:pPr>
            <w:r w:rsidRPr="00FC7A70">
              <w:rPr>
                <w:rFonts w:ascii="Garamond" w:hAnsi="Garamond"/>
                <w:color w:val="FFFFFF" w:themeColor="background1"/>
                <w:szCs w:val="24"/>
              </w:rPr>
              <w:t>Atividade económica</w:t>
            </w:r>
          </w:p>
        </w:tc>
        <w:tc>
          <w:tcPr>
            <w:tcW w:w="2552" w:type="dxa"/>
            <w:shd w:val="clear" w:color="auto" w:fill="000000" w:themeFill="text1"/>
            <w:vAlign w:val="center"/>
          </w:tcPr>
          <w:p w14:paraId="053FC1E7" w14:textId="77777777" w:rsidR="00F17EF4" w:rsidRPr="00FC7A70" w:rsidRDefault="00F17EF4" w:rsidP="00DF7BBF">
            <w:pPr>
              <w:widowControl w:val="0"/>
              <w:spacing w:after="120"/>
              <w:jc w:val="center"/>
              <w:rPr>
                <w:rFonts w:ascii="Garamond" w:hAnsi="Garamond"/>
                <w:color w:val="FFFFFF" w:themeColor="background1"/>
                <w:szCs w:val="24"/>
              </w:rPr>
            </w:pPr>
            <w:r w:rsidRPr="00FC7A70">
              <w:rPr>
                <w:rFonts w:ascii="Garamond" w:hAnsi="Garamond"/>
                <w:color w:val="FFFFFF" w:themeColor="background1"/>
                <w:szCs w:val="24"/>
              </w:rPr>
              <w:t>Entidade Coordenadora</w:t>
            </w:r>
          </w:p>
        </w:tc>
        <w:tc>
          <w:tcPr>
            <w:tcW w:w="3685" w:type="dxa"/>
            <w:shd w:val="clear" w:color="auto" w:fill="000000" w:themeFill="text1"/>
            <w:vAlign w:val="center"/>
          </w:tcPr>
          <w:p w14:paraId="79FE7B0E" w14:textId="77777777" w:rsidR="00F17EF4" w:rsidRPr="00FC7A70" w:rsidRDefault="00F17EF4" w:rsidP="00DF7BBF">
            <w:pPr>
              <w:widowControl w:val="0"/>
              <w:spacing w:after="120"/>
              <w:jc w:val="center"/>
              <w:rPr>
                <w:rFonts w:ascii="Garamond" w:hAnsi="Garamond"/>
                <w:color w:val="FFFFFF" w:themeColor="background1"/>
                <w:szCs w:val="24"/>
              </w:rPr>
            </w:pPr>
            <w:r w:rsidRPr="00FC7A70">
              <w:rPr>
                <w:rFonts w:ascii="Garamond" w:hAnsi="Garamond"/>
                <w:color w:val="FFFFFF" w:themeColor="background1"/>
                <w:szCs w:val="24"/>
              </w:rPr>
              <w:t>Entidades públicas consultadas</w:t>
            </w:r>
          </w:p>
        </w:tc>
        <w:tc>
          <w:tcPr>
            <w:tcW w:w="2368" w:type="dxa"/>
            <w:shd w:val="clear" w:color="auto" w:fill="000000" w:themeFill="text1"/>
            <w:vAlign w:val="center"/>
          </w:tcPr>
          <w:p w14:paraId="32C3B482" w14:textId="77777777" w:rsidR="00F17EF4" w:rsidRPr="00FC7A70" w:rsidRDefault="00F17EF4" w:rsidP="00DF7BBF">
            <w:pPr>
              <w:widowControl w:val="0"/>
              <w:spacing w:after="120"/>
              <w:jc w:val="center"/>
              <w:rPr>
                <w:rFonts w:ascii="Garamond" w:hAnsi="Garamond"/>
                <w:color w:val="FFFFFF" w:themeColor="background1"/>
                <w:szCs w:val="24"/>
              </w:rPr>
            </w:pPr>
            <w:r w:rsidRPr="00FC7A70">
              <w:rPr>
                <w:rFonts w:ascii="Garamond" w:hAnsi="Garamond"/>
                <w:color w:val="FFFFFF" w:themeColor="background1"/>
                <w:szCs w:val="24"/>
              </w:rPr>
              <w:t>Entidades notificadas</w:t>
            </w:r>
          </w:p>
        </w:tc>
      </w:tr>
      <w:tr w:rsidR="00F17EF4" w:rsidRPr="00FC7A70" w14:paraId="5D0BA968" w14:textId="77777777" w:rsidTr="482EA073">
        <w:tc>
          <w:tcPr>
            <w:tcW w:w="11592" w:type="dxa"/>
            <w:gridSpan w:val="5"/>
            <w:shd w:val="clear" w:color="auto" w:fill="E8E8E8" w:themeFill="background2"/>
          </w:tcPr>
          <w:p w14:paraId="65071DB6" w14:textId="48E3E43B" w:rsidR="00F17EF4" w:rsidRPr="00FC7A70" w:rsidRDefault="00F17EF4" w:rsidP="00DF7BBF">
            <w:pPr>
              <w:widowControl w:val="0"/>
              <w:shd w:val="clear" w:color="auto" w:fill="E8E8E8" w:themeFill="background2"/>
              <w:spacing w:after="120"/>
              <w:jc w:val="center"/>
              <w:rPr>
                <w:rFonts w:ascii="Garamond" w:hAnsi="Garamond"/>
                <w:color w:val="000000" w:themeColor="text1"/>
                <w:szCs w:val="24"/>
              </w:rPr>
            </w:pPr>
            <w:r w:rsidRPr="00FC7A70">
              <w:rPr>
                <w:rFonts w:ascii="Garamond" w:hAnsi="Garamond"/>
                <w:color w:val="000000" w:themeColor="text1"/>
                <w:szCs w:val="24"/>
              </w:rPr>
              <w:t>Procedimento de comunicação com prazo e vistoria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_Ref227751603 \r \h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Pr="00FC7A70">
              <w:rPr>
                <w:rFonts w:ascii="Garamond" w:hAnsi="Garamond"/>
                <w:color w:val="000000" w:themeColor="text1"/>
                <w:szCs w:val="24"/>
              </w:rPr>
              <w:fldChar w:fldCharType="end"/>
            </w:r>
            <w:r w:rsidRPr="00FC7A70">
              <w:rPr>
                <w:rFonts w:ascii="Garamond" w:hAnsi="Garamond"/>
                <w:color w:val="000000" w:themeColor="text1"/>
                <w:szCs w:val="24"/>
              </w:rPr>
              <w:t>, n.º 2)</w:t>
            </w:r>
          </w:p>
        </w:tc>
      </w:tr>
      <w:tr w:rsidR="00F17EF4" w:rsidRPr="00FC7A70" w14:paraId="4B2ECB5A" w14:textId="77777777" w:rsidTr="482EA073">
        <w:trPr>
          <w:gridAfter w:val="1"/>
          <w:wAfter w:w="15" w:type="dxa"/>
        </w:trPr>
        <w:tc>
          <w:tcPr>
            <w:tcW w:w="2972" w:type="dxa"/>
          </w:tcPr>
          <w:p w14:paraId="236ECFE7"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industrial, através da exploração de estabelecimentos industriais de tipo 1 (cf. alínea a)</w:t>
            </w:r>
          </w:p>
        </w:tc>
        <w:tc>
          <w:tcPr>
            <w:tcW w:w="2552" w:type="dxa"/>
          </w:tcPr>
          <w:p w14:paraId="6D2A9194" w14:textId="77777777" w:rsidR="00F17EF4" w:rsidRPr="00FC7A70" w:rsidRDefault="00F17EF4" w:rsidP="00DF7BBF">
            <w:pPr>
              <w:widowControl w:val="0"/>
              <w:numPr>
                <w:ilvl w:val="0"/>
                <w:numId w:val="62"/>
              </w:numPr>
              <w:spacing w:after="120"/>
              <w:rPr>
                <w:rFonts w:ascii="Garamond" w:hAnsi="Garamond"/>
                <w:color w:val="000000" w:themeColor="text1"/>
                <w:szCs w:val="24"/>
              </w:rPr>
            </w:pPr>
            <w:r w:rsidRPr="00FC7A70">
              <w:rPr>
                <w:rFonts w:ascii="Garamond" w:hAnsi="Garamond"/>
                <w:color w:val="000000" w:themeColor="text1"/>
                <w:szCs w:val="24"/>
              </w:rPr>
              <w:t>A Direção-Geral da Energia e Geologia (DGEG) no caso dos CAE 05100, 05200, 07100, 07210, 07290, 08111, 08112, 08113, 08114, 08121, 08920, 08990, 11071, 19201, 19202, 24410, 24430, 24440, 24450 e 24460.</w:t>
            </w:r>
          </w:p>
          <w:p w14:paraId="151FD19B" w14:textId="77777777" w:rsidR="00F17EF4" w:rsidRPr="00FC7A70" w:rsidRDefault="00F17EF4" w:rsidP="00DF7BBF">
            <w:pPr>
              <w:widowControl w:val="0"/>
              <w:numPr>
                <w:ilvl w:val="0"/>
                <w:numId w:val="62"/>
              </w:numPr>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 nas restantes subclasses previstas na lista parte 1 da lista I do anexo I e não identificadas na alínea anterior.</w:t>
            </w:r>
          </w:p>
        </w:tc>
        <w:tc>
          <w:tcPr>
            <w:tcW w:w="3685" w:type="dxa"/>
          </w:tcPr>
          <w:p w14:paraId="00B8DE16"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APA, I. P.;</w:t>
            </w:r>
          </w:p>
          <w:p w14:paraId="4F2C9D00"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Autoridade para as Condições de Trabalho (ACT);</w:t>
            </w:r>
          </w:p>
          <w:p w14:paraId="7D8FECE1" w14:textId="77777777" w:rsidR="00F17EF4" w:rsidRPr="00FC7A70" w:rsidRDefault="00F17EF4" w:rsidP="00DF7BBF">
            <w:pPr>
              <w:pStyle w:val="PargrafodaLista"/>
              <w:widowControl w:val="0"/>
              <w:numPr>
                <w:ilvl w:val="0"/>
                <w:numId w:val="192"/>
              </w:numPr>
              <w:spacing w:after="120"/>
              <w:contextualSpacing w:val="0"/>
              <w:rPr>
                <w:rFonts w:ascii="Garamond" w:hAnsi="Garamond"/>
                <w:color w:val="000000" w:themeColor="text1"/>
                <w:szCs w:val="24"/>
              </w:rPr>
            </w:pPr>
            <w:r w:rsidRPr="00FC7A70">
              <w:rPr>
                <w:rFonts w:ascii="Garamond" w:hAnsi="Garamond"/>
                <w:color w:val="000000" w:themeColor="text1"/>
                <w:szCs w:val="24"/>
              </w:rPr>
              <w:t>A Agência para o Clima, I.P. (ApC, I.P.)</w:t>
            </w:r>
          </w:p>
          <w:p w14:paraId="157F5DEA"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DGAV, quando aplicável;</w:t>
            </w:r>
          </w:p>
          <w:p w14:paraId="52429C52"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p w14:paraId="6073C61C"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DGEG, exceto quando seja entidade coordenadora;</w:t>
            </w:r>
          </w:p>
          <w:p w14:paraId="54841595"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 exceto quando seja entidade coordenadora;</w:t>
            </w:r>
          </w:p>
          <w:p w14:paraId="7498FF9C" w14:textId="2BA0AEE3" w:rsidR="00FD1C08" w:rsidRPr="00FC7A70" w:rsidRDefault="00FD1C08"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Direção</w:t>
            </w:r>
            <w:r w:rsidR="009922AD" w:rsidRPr="00FC7A70">
              <w:rPr>
                <w:rFonts w:ascii="Garamond" w:hAnsi="Garamond"/>
                <w:color w:val="000000" w:themeColor="text1"/>
                <w:szCs w:val="24"/>
              </w:rPr>
              <w:t>-</w:t>
            </w:r>
            <w:r w:rsidRPr="00FC7A70">
              <w:rPr>
                <w:rFonts w:ascii="Garamond" w:hAnsi="Garamond"/>
                <w:color w:val="000000" w:themeColor="text1"/>
                <w:szCs w:val="24"/>
              </w:rPr>
              <w:t>Geral da Saúde;</w:t>
            </w:r>
          </w:p>
          <w:p w14:paraId="6A3CE72B"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Direção-Geral de Recursos Naturais, Segurança e Serviços Marítimos no caso dos CAE 10201, 10202, 10203, 10204 e 10411;</w:t>
            </w:r>
          </w:p>
          <w:p w14:paraId="3D7D47FE" w14:textId="77777777" w:rsidR="00F17EF4" w:rsidRPr="00FC7A70" w:rsidRDefault="00F17EF4" w:rsidP="00DF7BBF">
            <w:pPr>
              <w:widowControl w:val="0"/>
              <w:numPr>
                <w:ilvl w:val="0"/>
                <w:numId w:val="192"/>
              </w:numPr>
              <w:spacing w:after="120"/>
              <w:rPr>
                <w:rFonts w:ascii="Garamond" w:hAnsi="Garamond"/>
                <w:color w:val="000000" w:themeColor="text1"/>
                <w:szCs w:val="24"/>
              </w:rPr>
            </w:pPr>
            <w:r w:rsidRPr="00FC7A70">
              <w:rPr>
                <w:rFonts w:ascii="Garamond" w:hAnsi="Garamond"/>
                <w:color w:val="000000" w:themeColor="text1"/>
                <w:szCs w:val="24"/>
              </w:rPr>
              <w:t>A Imprensa Nacional – Casa da Moeda, S. A. (INCM) no caso dos CAE 24410, CAE 24540, CAE 26520, CAE 32121 e CAE 32122.</w:t>
            </w:r>
          </w:p>
        </w:tc>
        <w:tc>
          <w:tcPr>
            <w:tcW w:w="2368" w:type="dxa"/>
          </w:tcPr>
          <w:p w14:paraId="0A3FC048" w14:textId="77777777" w:rsidR="00F17EF4" w:rsidRPr="00FC7A70" w:rsidRDefault="00F17EF4" w:rsidP="00DF7BBF">
            <w:pPr>
              <w:widowControl w:val="0"/>
              <w:numPr>
                <w:ilvl w:val="0"/>
                <w:numId w:val="261"/>
              </w:numPr>
              <w:spacing w:after="120"/>
              <w:rPr>
                <w:rFonts w:ascii="Garamond" w:hAnsi="Garamond"/>
                <w:color w:val="000000" w:themeColor="text1"/>
                <w:szCs w:val="24"/>
              </w:rPr>
            </w:pPr>
            <w:r w:rsidRPr="00FC7A70">
              <w:rPr>
                <w:rFonts w:ascii="Garamond" w:hAnsi="Garamond"/>
                <w:color w:val="000000" w:themeColor="text1"/>
                <w:szCs w:val="24"/>
              </w:rPr>
              <w:t>O Instituto Português da Qualidade, I. P. (IPQ, I. P.);</w:t>
            </w:r>
          </w:p>
          <w:p w14:paraId="4AC037F0"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62DF3D64" w14:textId="77777777" w:rsidTr="482EA073">
        <w:trPr>
          <w:gridAfter w:val="1"/>
          <w:wAfter w:w="15" w:type="dxa"/>
        </w:trPr>
        <w:tc>
          <w:tcPr>
            <w:tcW w:w="2972" w:type="dxa"/>
          </w:tcPr>
          <w:p w14:paraId="5D3C1B61" w14:textId="31AA3643"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Instalação e exploração de </w:t>
            </w:r>
            <w:r w:rsidR="00721340" w:rsidRPr="00FC7A70">
              <w:rPr>
                <w:rFonts w:ascii="Garamond" w:hAnsi="Garamond"/>
                <w:color w:val="000000" w:themeColor="text1"/>
                <w:szCs w:val="24"/>
              </w:rPr>
              <w:t>ZAI</w:t>
            </w:r>
            <w:r w:rsidRPr="00FC7A70">
              <w:rPr>
                <w:rFonts w:ascii="Garamond" w:hAnsi="Garamond"/>
                <w:color w:val="000000" w:themeColor="text1"/>
                <w:szCs w:val="24"/>
              </w:rPr>
              <w:t xml:space="preserve"> ou </w:t>
            </w:r>
            <w:r w:rsidR="00721340" w:rsidRPr="00FC7A70">
              <w:rPr>
                <w:rFonts w:ascii="Garamond" w:hAnsi="Garamond"/>
                <w:color w:val="000000" w:themeColor="text1"/>
                <w:szCs w:val="24"/>
              </w:rPr>
              <w:t>ZAI</w:t>
            </w:r>
            <w:r w:rsidRPr="00FC7A70">
              <w:rPr>
                <w:rFonts w:ascii="Garamond" w:hAnsi="Garamond"/>
                <w:color w:val="000000" w:themeColor="text1"/>
                <w:szCs w:val="24"/>
              </w:rPr>
              <w:t xml:space="preserve"> multipolar (cf. alínea b)</w:t>
            </w:r>
          </w:p>
        </w:tc>
        <w:tc>
          <w:tcPr>
            <w:tcW w:w="2552" w:type="dxa"/>
          </w:tcPr>
          <w:p w14:paraId="65F3305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w:t>
            </w:r>
          </w:p>
        </w:tc>
        <w:tc>
          <w:tcPr>
            <w:tcW w:w="3685" w:type="dxa"/>
          </w:tcPr>
          <w:p w14:paraId="3D92DDEA" w14:textId="77777777" w:rsidR="00F17EF4" w:rsidRPr="00FC7A70" w:rsidRDefault="00F17EF4" w:rsidP="00DF7BBF">
            <w:pPr>
              <w:widowControl w:val="0"/>
              <w:numPr>
                <w:ilvl w:val="0"/>
                <w:numId w:val="211"/>
              </w:numPr>
              <w:spacing w:after="120"/>
              <w:rPr>
                <w:rFonts w:ascii="Garamond" w:hAnsi="Garamond"/>
                <w:color w:val="000000" w:themeColor="text1"/>
                <w:szCs w:val="24"/>
              </w:rPr>
            </w:pPr>
            <w:r w:rsidRPr="00FC7A70">
              <w:rPr>
                <w:rFonts w:ascii="Garamond" w:hAnsi="Garamond"/>
                <w:color w:val="000000" w:themeColor="text1"/>
                <w:szCs w:val="24"/>
              </w:rPr>
              <w:t>A APA, I. P.;</w:t>
            </w:r>
          </w:p>
          <w:p w14:paraId="46581F17" w14:textId="77777777" w:rsidR="00F17EF4" w:rsidRPr="00FC7A70" w:rsidRDefault="00F17EF4" w:rsidP="00DF7BBF">
            <w:pPr>
              <w:widowControl w:val="0"/>
              <w:numPr>
                <w:ilvl w:val="0"/>
                <w:numId w:val="211"/>
              </w:numPr>
              <w:spacing w:after="120"/>
              <w:rPr>
                <w:rFonts w:ascii="Garamond" w:hAnsi="Garamond"/>
                <w:color w:val="000000" w:themeColor="text1"/>
                <w:szCs w:val="24"/>
              </w:rPr>
            </w:pPr>
            <w:r w:rsidRPr="00FC7A70">
              <w:rPr>
                <w:rFonts w:ascii="Garamond" w:hAnsi="Garamond"/>
                <w:color w:val="000000" w:themeColor="text1"/>
                <w:szCs w:val="24"/>
              </w:rPr>
              <w:t>A DGAV;</w:t>
            </w:r>
          </w:p>
          <w:p w14:paraId="3DADA154" w14:textId="77777777" w:rsidR="00F17EF4" w:rsidRPr="00FC7A70" w:rsidRDefault="00F17EF4" w:rsidP="00DF7BBF">
            <w:pPr>
              <w:widowControl w:val="0"/>
              <w:numPr>
                <w:ilvl w:val="0"/>
                <w:numId w:val="211"/>
              </w:numPr>
              <w:spacing w:after="120"/>
              <w:rPr>
                <w:rFonts w:ascii="Garamond" w:hAnsi="Garamond"/>
                <w:color w:val="000000" w:themeColor="text1"/>
                <w:szCs w:val="24"/>
              </w:rPr>
            </w:pPr>
            <w:r w:rsidRPr="00FC7A70">
              <w:rPr>
                <w:rFonts w:ascii="Garamond" w:hAnsi="Garamond"/>
                <w:color w:val="000000" w:themeColor="text1"/>
                <w:szCs w:val="24"/>
              </w:rPr>
              <w:t>O IMT, I. P.;</w:t>
            </w:r>
          </w:p>
          <w:p w14:paraId="4912E38A" w14:textId="77777777" w:rsidR="00F17EF4" w:rsidRPr="00FC7A70" w:rsidRDefault="00F17EF4" w:rsidP="00DF7BBF">
            <w:pPr>
              <w:widowControl w:val="0"/>
              <w:numPr>
                <w:ilvl w:val="0"/>
                <w:numId w:val="63"/>
              </w:numPr>
              <w:spacing w:after="120"/>
              <w:rPr>
                <w:rFonts w:ascii="Garamond" w:hAnsi="Garamond"/>
                <w:color w:val="000000" w:themeColor="text1"/>
                <w:szCs w:val="24"/>
              </w:rPr>
            </w:pPr>
            <w:r w:rsidRPr="00FC7A70">
              <w:rPr>
                <w:rFonts w:ascii="Garamond" w:hAnsi="Garamond"/>
                <w:color w:val="000000" w:themeColor="text1"/>
                <w:szCs w:val="24"/>
              </w:rPr>
              <w:t>As autarquias locais territorialmente competentes.</w:t>
            </w:r>
          </w:p>
        </w:tc>
        <w:tc>
          <w:tcPr>
            <w:tcW w:w="2368" w:type="dxa"/>
          </w:tcPr>
          <w:p w14:paraId="74AFFEAB" w14:textId="77777777" w:rsidR="00F17EF4" w:rsidRPr="00FC7A70" w:rsidRDefault="00F17EF4" w:rsidP="00DF7BBF">
            <w:pPr>
              <w:widowControl w:val="0"/>
              <w:numPr>
                <w:ilvl w:val="0"/>
                <w:numId w:val="254"/>
              </w:numPr>
              <w:spacing w:after="120"/>
              <w:rPr>
                <w:rFonts w:ascii="Garamond" w:hAnsi="Garamond"/>
                <w:color w:val="000000" w:themeColor="text1"/>
                <w:szCs w:val="24"/>
              </w:rPr>
            </w:pPr>
            <w:r w:rsidRPr="00FC7A70">
              <w:rPr>
                <w:rFonts w:ascii="Garamond" w:hAnsi="Garamond"/>
                <w:color w:val="000000" w:themeColor="text1"/>
                <w:szCs w:val="24"/>
              </w:rPr>
              <w:t>A ACT;</w:t>
            </w:r>
          </w:p>
          <w:p w14:paraId="1EC9E8A6" w14:textId="77777777" w:rsidR="00F17EF4" w:rsidRPr="00FC7A70" w:rsidRDefault="00F17EF4" w:rsidP="00DF7BBF">
            <w:pPr>
              <w:widowControl w:val="0"/>
              <w:numPr>
                <w:ilvl w:val="0"/>
                <w:numId w:val="254"/>
              </w:numPr>
              <w:spacing w:after="120"/>
              <w:rPr>
                <w:rFonts w:ascii="Garamond" w:hAnsi="Garamond"/>
                <w:color w:val="000000" w:themeColor="text1"/>
                <w:szCs w:val="24"/>
              </w:rPr>
            </w:pPr>
            <w:r w:rsidRPr="00FC7A70">
              <w:rPr>
                <w:rFonts w:ascii="Garamond" w:hAnsi="Garamond"/>
                <w:color w:val="000000" w:themeColor="text1"/>
                <w:szCs w:val="24"/>
              </w:rPr>
              <w:t>A autoridade de saúde de âmbito regional territorialmente competente;</w:t>
            </w:r>
          </w:p>
          <w:p w14:paraId="42EEEBF7" w14:textId="77777777" w:rsidR="00F17EF4" w:rsidRPr="00FC7A70" w:rsidRDefault="00F17EF4" w:rsidP="00DF7BBF">
            <w:pPr>
              <w:widowControl w:val="0"/>
              <w:numPr>
                <w:ilvl w:val="0"/>
                <w:numId w:val="254"/>
              </w:numPr>
              <w:spacing w:after="120"/>
              <w:rPr>
                <w:rFonts w:ascii="Garamond" w:hAnsi="Garamond"/>
                <w:color w:val="000000" w:themeColor="text1"/>
                <w:szCs w:val="24"/>
              </w:rPr>
            </w:pPr>
            <w:r w:rsidRPr="00FC7A70">
              <w:rPr>
                <w:rFonts w:ascii="Garamond" w:hAnsi="Garamond"/>
                <w:color w:val="000000" w:themeColor="text1"/>
                <w:szCs w:val="24"/>
              </w:rPr>
              <w:t>A ApC, I.P.</w:t>
            </w:r>
          </w:p>
        </w:tc>
      </w:tr>
      <w:tr w:rsidR="00F17EF4" w:rsidRPr="00FC7A70" w14:paraId="32BF10AE" w14:textId="77777777" w:rsidTr="482EA073">
        <w:trPr>
          <w:gridAfter w:val="1"/>
          <w:wAfter w:w="15" w:type="dxa"/>
        </w:trPr>
        <w:tc>
          <w:tcPr>
            <w:tcW w:w="2972" w:type="dxa"/>
          </w:tcPr>
          <w:p w14:paraId="29431D4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pecuária de classe 1 (cf. alínea c)</w:t>
            </w:r>
          </w:p>
          <w:p w14:paraId="0EC7724F" w14:textId="77777777" w:rsidR="00F17EF4" w:rsidRPr="00FC7A70" w:rsidRDefault="00F17EF4" w:rsidP="00DF7BBF">
            <w:pPr>
              <w:widowControl w:val="0"/>
              <w:spacing w:after="120"/>
              <w:rPr>
                <w:rFonts w:ascii="Garamond" w:hAnsi="Garamond"/>
                <w:szCs w:val="24"/>
              </w:rPr>
            </w:pPr>
          </w:p>
          <w:p w14:paraId="1478ECAF" w14:textId="77777777" w:rsidR="00F17EF4" w:rsidRPr="00FC7A70" w:rsidRDefault="00F17EF4" w:rsidP="00DF7BBF">
            <w:pPr>
              <w:widowControl w:val="0"/>
              <w:spacing w:after="120"/>
              <w:rPr>
                <w:rFonts w:ascii="Garamond" w:hAnsi="Garamond"/>
                <w:color w:val="000000" w:themeColor="text1"/>
                <w:szCs w:val="24"/>
              </w:rPr>
            </w:pPr>
          </w:p>
          <w:p w14:paraId="7E1CC0F3" w14:textId="77777777" w:rsidR="00F17EF4" w:rsidRPr="00FC7A70" w:rsidRDefault="00F17EF4" w:rsidP="00DF7BBF">
            <w:pPr>
              <w:widowControl w:val="0"/>
              <w:spacing w:after="120"/>
              <w:rPr>
                <w:rFonts w:ascii="Garamond" w:hAnsi="Garamond"/>
                <w:color w:val="000000" w:themeColor="text1"/>
                <w:szCs w:val="24"/>
              </w:rPr>
            </w:pPr>
          </w:p>
          <w:p w14:paraId="30232024" w14:textId="77777777" w:rsidR="00F17EF4" w:rsidRPr="00FC7A70" w:rsidDel="00625664" w:rsidRDefault="00F17EF4" w:rsidP="00DF7BBF">
            <w:pPr>
              <w:widowControl w:val="0"/>
              <w:spacing w:after="120"/>
              <w:rPr>
                <w:rFonts w:ascii="Garamond" w:hAnsi="Garamond"/>
                <w:color w:val="000000" w:themeColor="text1"/>
                <w:szCs w:val="24"/>
              </w:rPr>
            </w:pPr>
          </w:p>
        </w:tc>
        <w:tc>
          <w:tcPr>
            <w:tcW w:w="2552" w:type="dxa"/>
          </w:tcPr>
          <w:p w14:paraId="4E94D447" w14:textId="77777777" w:rsidR="00F17EF4" w:rsidRPr="00FC7A70" w:rsidRDefault="00F17EF4" w:rsidP="00DF7BBF">
            <w:pPr>
              <w:widowControl w:val="0"/>
              <w:spacing w:after="120"/>
              <w:rPr>
                <w:rFonts w:ascii="Garamond" w:hAnsi="Garamond"/>
                <w:color w:val="000000" w:themeColor="text1"/>
                <w:szCs w:val="24"/>
              </w:rPr>
            </w:pPr>
            <w:commentRangeStart w:id="1730"/>
            <w:commentRangeStart w:id="1731"/>
            <w:commentRangeStart w:id="1732"/>
            <w:r w:rsidRPr="00FC7A70">
              <w:rPr>
                <w:rFonts w:ascii="Garamond" w:hAnsi="Garamond"/>
                <w:color w:val="000000" w:themeColor="text1"/>
                <w:szCs w:val="24"/>
              </w:rPr>
              <w:t>A Comissão de Coordenação e Desenvolvimento Regional, I.P. territorialmente competente.</w:t>
            </w:r>
            <w:commentRangeEnd w:id="1730"/>
            <w:r w:rsidR="00350DA8" w:rsidRPr="00FC7A70">
              <w:rPr>
                <w:rStyle w:val="Refdecomentrio"/>
                <w:rFonts w:ascii="Garamond" w:hAnsi="Garamond"/>
                <w:color w:val="000000" w:themeColor="text1"/>
                <w:sz w:val="24"/>
                <w:szCs w:val="24"/>
              </w:rPr>
              <w:commentReference w:id="1730"/>
            </w:r>
            <w:commentRangeEnd w:id="1731"/>
            <w:r w:rsidRPr="00FC7A70">
              <w:rPr>
                <w:rStyle w:val="Refdecomentrio"/>
                <w:rFonts w:ascii="Garamond" w:hAnsi="Garamond"/>
                <w:color w:val="000000" w:themeColor="text1"/>
                <w:sz w:val="24"/>
                <w:szCs w:val="24"/>
              </w:rPr>
              <w:commentReference w:id="1731"/>
            </w:r>
            <w:commentRangeEnd w:id="1732"/>
            <w:r w:rsidRPr="00FC7A70">
              <w:rPr>
                <w:rStyle w:val="Refdecomentrio"/>
                <w:rFonts w:ascii="Garamond" w:hAnsi="Garamond"/>
                <w:color w:val="000000" w:themeColor="text1"/>
                <w:sz w:val="24"/>
                <w:szCs w:val="24"/>
              </w:rPr>
              <w:commentReference w:id="1732"/>
            </w:r>
          </w:p>
        </w:tc>
        <w:tc>
          <w:tcPr>
            <w:tcW w:w="3685" w:type="dxa"/>
          </w:tcPr>
          <w:p w14:paraId="3EA08168" w14:textId="77777777" w:rsidR="00F17EF4" w:rsidRPr="00FC7A70" w:rsidRDefault="00F17EF4" w:rsidP="00DF7BBF">
            <w:pPr>
              <w:widowControl w:val="0"/>
              <w:numPr>
                <w:ilvl w:val="0"/>
                <w:numId w:val="207"/>
              </w:numPr>
              <w:spacing w:after="120"/>
              <w:rPr>
                <w:rFonts w:ascii="Garamond" w:hAnsi="Garamond"/>
                <w:color w:val="000000" w:themeColor="text1"/>
                <w:szCs w:val="24"/>
              </w:rPr>
            </w:pPr>
            <w:r w:rsidRPr="00FC7A70">
              <w:rPr>
                <w:rFonts w:ascii="Garamond" w:hAnsi="Garamond"/>
                <w:color w:val="000000" w:themeColor="text1"/>
                <w:szCs w:val="24"/>
              </w:rPr>
              <w:t>A APA, I. P.;</w:t>
            </w:r>
          </w:p>
          <w:p w14:paraId="2E9155EA" w14:textId="77777777" w:rsidR="00F17EF4" w:rsidRPr="00FC7A70" w:rsidRDefault="00F17EF4" w:rsidP="00DF7BBF">
            <w:pPr>
              <w:widowControl w:val="0"/>
              <w:numPr>
                <w:ilvl w:val="0"/>
                <w:numId w:val="207"/>
              </w:numPr>
              <w:spacing w:after="120"/>
              <w:rPr>
                <w:rFonts w:ascii="Garamond" w:hAnsi="Garamond"/>
                <w:color w:val="000000" w:themeColor="text1"/>
                <w:szCs w:val="24"/>
              </w:rPr>
            </w:pPr>
            <w:r w:rsidRPr="00FC7A70">
              <w:rPr>
                <w:rFonts w:ascii="Garamond" w:hAnsi="Garamond"/>
                <w:color w:val="000000" w:themeColor="text1"/>
                <w:szCs w:val="24"/>
              </w:rPr>
              <w:t>A DGAV;</w:t>
            </w:r>
          </w:p>
          <w:p w14:paraId="1899B166" w14:textId="77777777" w:rsidR="00F17EF4" w:rsidRPr="00FC7A70" w:rsidRDefault="00F17EF4" w:rsidP="00DF7BBF">
            <w:pPr>
              <w:widowControl w:val="0"/>
              <w:numPr>
                <w:ilvl w:val="0"/>
                <w:numId w:val="207"/>
              </w:numPr>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p w14:paraId="5B376328" w14:textId="77777777" w:rsidR="00F17EF4" w:rsidRPr="00FC7A70" w:rsidRDefault="00F17EF4" w:rsidP="00DF7BBF">
            <w:pPr>
              <w:widowControl w:val="0"/>
              <w:numPr>
                <w:ilvl w:val="0"/>
                <w:numId w:val="207"/>
              </w:numPr>
              <w:spacing w:after="120"/>
              <w:rPr>
                <w:rFonts w:ascii="Garamond" w:hAnsi="Garamond"/>
                <w:color w:val="000000" w:themeColor="text1"/>
                <w:szCs w:val="24"/>
              </w:rPr>
            </w:pPr>
            <w:r w:rsidRPr="00FC7A70">
              <w:rPr>
                <w:rFonts w:ascii="Garamond" w:hAnsi="Garamond"/>
                <w:color w:val="000000" w:themeColor="text1"/>
                <w:szCs w:val="24"/>
              </w:rPr>
              <w:t>A ACT;</w:t>
            </w:r>
          </w:p>
          <w:p w14:paraId="76E3CBD8" w14:textId="77777777" w:rsidR="00F17EF4" w:rsidRPr="00FC7A70" w:rsidDel="00B60DE9" w:rsidRDefault="00F17EF4" w:rsidP="00DF7BBF">
            <w:pPr>
              <w:widowControl w:val="0"/>
              <w:numPr>
                <w:ilvl w:val="0"/>
                <w:numId w:val="207"/>
              </w:numPr>
              <w:spacing w:after="120"/>
              <w:rPr>
                <w:rFonts w:ascii="Garamond" w:hAnsi="Garamond"/>
                <w:color w:val="000000" w:themeColor="text1"/>
                <w:szCs w:val="24"/>
              </w:rPr>
            </w:pPr>
            <w:r w:rsidRPr="00FC7A70">
              <w:rPr>
                <w:rFonts w:ascii="Garamond" w:hAnsi="Garamond"/>
                <w:color w:val="000000" w:themeColor="text1"/>
                <w:szCs w:val="24"/>
              </w:rPr>
              <w:t>A Direção-Geral da Saúde.</w:t>
            </w:r>
          </w:p>
        </w:tc>
        <w:tc>
          <w:tcPr>
            <w:tcW w:w="2368" w:type="dxa"/>
          </w:tcPr>
          <w:p w14:paraId="1C102744"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4D42144F" w14:textId="77777777" w:rsidTr="482EA073">
        <w:trPr>
          <w:gridAfter w:val="1"/>
          <w:wAfter w:w="15" w:type="dxa"/>
        </w:trPr>
        <w:tc>
          <w:tcPr>
            <w:tcW w:w="2972" w:type="dxa"/>
          </w:tcPr>
          <w:p w14:paraId="66EFA6CB"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empreendimentos turísticos (cf. alínea d)</w:t>
            </w:r>
          </w:p>
        </w:tc>
        <w:tc>
          <w:tcPr>
            <w:tcW w:w="2552" w:type="dxa"/>
          </w:tcPr>
          <w:p w14:paraId="12DEB3CF" w14:textId="77777777" w:rsidR="00F17EF4" w:rsidRPr="00FC7A70" w:rsidRDefault="00F17EF4" w:rsidP="00DF7BBF">
            <w:pPr>
              <w:pStyle w:val="PargrafodaLista"/>
              <w:widowControl w:val="0"/>
              <w:numPr>
                <w:ilvl w:val="0"/>
                <w:numId w:val="180"/>
              </w:numPr>
              <w:spacing w:after="120"/>
              <w:contextualSpacing w:val="0"/>
              <w:rPr>
                <w:rFonts w:ascii="Garamond" w:hAnsi="Garamond"/>
                <w:color w:val="000000" w:themeColor="text1"/>
                <w:szCs w:val="24"/>
              </w:rPr>
            </w:pPr>
            <w:r w:rsidRPr="00FC7A70">
              <w:rPr>
                <w:rFonts w:ascii="Garamond" w:hAnsi="Garamond"/>
                <w:color w:val="000000" w:themeColor="text1"/>
                <w:szCs w:val="24"/>
              </w:rPr>
              <w:t>Turismo de Portugal, I.P., nos casos dos estabelecimentos hoteleiros, aldeamentos turísticos, apartamentos turísticos, conjuntos turísticos (resorts) e hotéis rurais;</w:t>
            </w:r>
          </w:p>
          <w:p w14:paraId="04A4BB8F" w14:textId="77777777" w:rsidR="00F17EF4" w:rsidRPr="00FC7A70" w:rsidRDefault="00F17EF4" w:rsidP="00DF7BBF">
            <w:pPr>
              <w:pStyle w:val="PargrafodaLista"/>
              <w:widowControl w:val="0"/>
              <w:numPr>
                <w:ilvl w:val="0"/>
                <w:numId w:val="180"/>
              </w:numPr>
              <w:spacing w:after="120"/>
              <w:contextualSpacing w:val="0"/>
              <w:rPr>
                <w:rFonts w:ascii="Garamond" w:hAnsi="Garamond"/>
                <w:color w:val="000000" w:themeColor="text1"/>
                <w:szCs w:val="24"/>
              </w:rPr>
            </w:pPr>
            <w:r w:rsidRPr="00FC7A70">
              <w:rPr>
                <w:rFonts w:ascii="Garamond" w:hAnsi="Garamond"/>
                <w:color w:val="000000" w:themeColor="text1"/>
                <w:szCs w:val="24"/>
              </w:rPr>
              <w:t>Câmara municipal territorialmente competente, nos casos dos empreendimentos de turismo de habitação, empreendimentos de turismo no espaço rural (com exceção dos hotéis rurais) e parques de campismo</w:t>
            </w:r>
          </w:p>
        </w:tc>
        <w:tc>
          <w:tcPr>
            <w:tcW w:w="3685" w:type="dxa"/>
          </w:tcPr>
          <w:p w14:paraId="3EBC08A2" w14:textId="77777777" w:rsidR="00F17EF4" w:rsidRPr="00FC7A70" w:rsidRDefault="00F17EF4" w:rsidP="00DF7BBF">
            <w:pPr>
              <w:widowControl w:val="0"/>
              <w:spacing w:after="120"/>
              <w:rPr>
                <w:rFonts w:ascii="Garamond" w:hAnsi="Garamond"/>
                <w:szCs w:val="24"/>
              </w:rPr>
            </w:pPr>
          </w:p>
        </w:tc>
        <w:tc>
          <w:tcPr>
            <w:tcW w:w="2368" w:type="dxa"/>
          </w:tcPr>
          <w:p w14:paraId="4EA404B8" w14:textId="77777777" w:rsidR="00F17EF4" w:rsidRPr="00FC7A70" w:rsidRDefault="00F17EF4" w:rsidP="00DF7BBF">
            <w:pPr>
              <w:pStyle w:val="PargrafodaLista"/>
              <w:widowControl w:val="0"/>
              <w:numPr>
                <w:ilvl w:val="0"/>
                <w:numId w:val="179"/>
              </w:numPr>
              <w:spacing w:after="120"/>
              <w:contextualSpacing w:val="0"/>
              <w:rPr>
                <w:rFonts w:ascii="Garamond" w:hAnsi="Garamond"/>
                <w:color w:val="000000" w:themeColor="text1"/>
                <w:szCs w:val="24"/>
              </w:rPr>
            </w:pPr>
            <w:r w:rsidRPr="00FC7A70">
              <w:rPr>
                <w:rFonts w:ascii="Garamond" w:hAnsi="Garamond"/>
                <w:color w:val="000000" w:themeColor="text1"/>
                <w:szCs w:val="24"/>
              </w:rPr>
              <w:t>Turismo de Portugal, I.P. quando não seja entidade coordenadora;</w:t>
            </w:r>
          </w:p>
          <w:p w14:paraId="0555E6D5" w14:textId="77777777" w:rsidR="00F17EF4" w:rsidRPr="00FC7A70" w:rsidRDefault="00F17EF4" w:rsidP="00DF7BBF">
            <w:pPr>
              <w:pStyle w:val="PargrafodaLista"/>
              <w:widowControl w:val="0"/>
              <w:numPr>
                <w:ilvl w:val="0"/>
                <w:numId w:val="179"/>
              </w:numPr>
              <w:spacing w:after="120"/>
              <w:contextualSpacing w:val="0"/>
              <w:rPr>
                <w:rFonts w:ascii="Garamond" w:hAnsi="Garamond"/>
                <w:color w:val="000000" w:themeColor="text1"/>
                <w:szCs w:val="24"/>
              </w:rPr>
            </w:pPr>
            <w:r w:rsidRPr="00FC7A70">
              <w:rPr>
                <w:rFonts w:ascii="Garamond" w:hAnsi="Garamond"/>
                <w:color w:val="000000" w:themeColor="text1"/>
                <w:szCs w:val="24"/>
              </w:rPr>
              <w:t>Câmara municipal territorialmente competente, quando não seja entidade coordenadora; e</w:t>
            </w:r>
          </w:p>
          <w:p w14:paraId="4B8520A4" w14:textId="77777777" w:rsidR="00F17EF4" w:rsidRPr="00FC7A70" w:rsidRDefault="00F17EF4" w:rsidP="00DF7BBF">
            <w:pPr>
              <w:pStyle w:val="PargrafodaLista"/>
              <w:widowControl w:val="0"/>
              <w:numPr>
                <w:ilvl w:val="0"/>
                <w:numId w:val="179"/>
              </w:numPr>
              <w:spacing w:after="120"/>
              <w:contextualSpacing w:val="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w:t>
            </w:r>
          </w:p>
        </w:tc>
      </w:tr>
      <w:tr w:rsidR="00F17EF4" w:rsidRPr="00FC7A70" w14:paraId="22204A38" w14:textId="77777777" w:rsidTr="482EA073">
        <w:trPr>
          <w:gridAfter w:val="1"/>
          <w:wAfter w:w="15" w:type="dxa"/>
        </w:trPr>
        <w:tc>
          <w:tcPr>
            <w:tcW w:w="2972" w:type="dxa"/>
          </w:tcPr>
          <w:p w14:paraId="7B1207A4"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comércio por grosso e de armazéns de géneros alimentícios de origem animal identificados na lista IV do anexo I, sujeitos a vistoria prévia e aprovação da DGAV (cf. alínea e)</w:t>
            </w:r>
          </w:p>
        </w:tc>
        <w:tc>
          <w:tcPr>
            <w:tcW w:w="2552" w:type="dxa"/>
            <w:vMerge w:val="restart"/>
          </w:tcPr>
          <w:p w14:paraId="7DBC22D3"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tc>
        <w:tc>
          <w:tcPr>
            <w:tcW w:w="3685" w:type="dxa"/>
            <w:vMerge w:val="restart"/>
          </w:tcPr>
          <w:p w14:paraId="3590E96C"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DGAV.</w:t>
            </w:r>
          </w:p>
        </w:tc>
        <w:tc>
          <w:tcPr>
            <w:tcW w:w="2368" w:type="dxa"/>
            <w:vMerge w:val="restart"/>
          </w:tcPr>
          <w:p w14:paraId="135795F3"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109AA651" w14:textId="77777777" w:rsidTr="482EA073">
        <w:trPr>
          <w:gridAfter w:val="1"/>
          <w:wAfter w:w="15" w:type="dxa"/>
        </w:trPr>
        <w:tc>
          <w:tcPr>
            <w:tcW w:w="2972" w:type="dxa"/>
          </w:tcPr>
          <w:p w14:paraId="4BCC0FFF"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comércio por grosso e a retalho e de armazéns de qualquer tipo de alimentos para animais de criação e produtos destinados a ser incorporados na alimentação animal, identificados na lista III do anexo I (cf. alínea f)</w:t>
            </w:r>
          </w:p>
        </w:tc>
        <w:tc>
          <w:tcPr>
            <w:tcW w:w="2552" w:type="dxa"/>
            <w:vMerge/>
          </w:tcPr>
          <w:p w14:paraId="6E8E98AE"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6F842C64"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3CA7E8CC"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62316FFF" w14:textId="77777777" w:rsidTr="482EA073">
        <w:trPr>
          <w:gridAfter w:val="1"/>
          <w:wAfter w:w="15" w:type="dxa"/>
        </w:trPr>
        <w:tc>
          <w:tcPr>
            <w:tcW w:w="2972" w:type="dxa"/>
          </w:tcPr>
          <w:p w14:paraId="17EB1A7D"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Instalação de mercados abastecedores e de mercados municipais, caso integrem estabelecimentos de comércio e armazéns de géneros alimentícios de origem animal ou alimentos para animais que exijam condições de temperatura controlada ou estabelecimentos de comércio e de armazéns de alimentos para animais (cf. alínea g)</w:t>
            </w:r>
          </w:p>
        </w:tc>
        <w:tc>
          <w:tcPr>
            <w:tcW w:w="2552" w:type="dxa"/>
            <w:vMerge/>
          </w:tcPr>
          <w:p w14:paraId="3163F591"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62D09271"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768EDFED"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7F8246D6" w14:textId="77777777" w:rsidTr="482EA073">
        <w:trPr>
          <w:gridAfter w:val="1"/>
          <w:wAfter w:w="15" w:type="dxa"/>
        </w:trPr>
        <w:tc>
          <w:tcPr>
            <w:tcW w:w="2972" w:type="dxa"/>
          </w:tcPr>
          <w:p w14:paraId="1DA26EDE"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instalação ou a alteração significativa de grandes superfícies comerciais não inseridas em conjuntos comerciais e de conjuntos comerciais sujeitos a avaliação de impacte ambiental (cf. alínea h)</w:t>
            </w:r>
          </w:p>
        </w:tc>
        <w:tc>
          <w:tcPr>
            <w:tcW w:w="2552" w:type="dxa"/>
          </w:tcPr>
          <w:p w14:paraId="7B83FD55"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Direção-Geral da Defesa do Consumidor, Comércio e Serviços (DGDCCS)</w:t>
            </w:r>
          </w:p>
        </w:tc>
        <w:tc>
          <w:tcPr>
            <w:tcW w:w="3685" w:type="dxa"/>
          </w:tcPr>
          <w:p w14:paraId="119A990C" w14:textId="77777777" w:rsidR="00F17EF4" w:rsidRPr="00FC7A70" w:rsidRDefault="00F17EF4" w:rsidP="00DF7BBF">
            <w:pPr>
              <w:pStyle w:val="PargrafodaLista"/>
              <w:widowControl w:val="0"/>
              <w:numPr>
                <w:ilvl w:val="0"/>
                <w:numId w:val="264"/>
              </w:numPr>
              <w:spacing w:after="120"/>
              <w:contextualSpacing w:val="0"/>
              <w:rPr>
                <w:rFonts w:ascii="Garamond" w:hAnsi="Garamond"/>
                <w:color w:val="000000" w:themeColor="text1"/>
                <w:szCs w:val="24"/>
              </w:rPr>
            </w:pPr>
            <w:r w:rsidRPr="00FC7A70">
              <w:rPr>
                <w:rFonts w:ascii="Garamond" w:hAnsi="Garamond"/>
                <w:color w:val="000000" w:themeColor="text1"/>
                <w:szCs w:val="24"/>
              </w:rPr>
              <w:t>A APA, I.P.</w:t>
            </w:r>
          </w:p>
          <w:p w14:paraId="72EE1BE0" w14:textId="77777777" w:rsidR="00F17EF4" w:rsidRPr="00FC7A70" w:rsidRDefault="00F17EF4" w:rsidP="00DF7BBF">
            <w:pPr>
              <w:pStyle w:val="PargrafodaLista"/>
              <w:widowControl w:val="0"/>
              <w:numPr>
                <w:ilvl w:val="0"/>
                <w:numId w:val="264"/>
              </w:numPr>
              <w:spacing w:after="120"/>
              <w:contextualSpacing w:val="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w:t>
            </w:r>
          </w:p>
        </w:tc>
        <w:tc>
          <w:tcPr>
            <w:tcW w:w="2368" w:type="dxa"/>
          </w:tcPr>
          <w:p w14:paraId="33B05B42" w14:textId="77777777" w:rsidR="00F17EF4" w:rsidRPr="00FC7A70" w:rsidRDefault="00F17EF4" w:rsidP="00DF7BBF">
            <w:pPr>
              <w:widowControl w:val="0"/>
              <w:spacing w:after="120"/>
              <w:rPr>
                <w:rFonts w:ascii="Garamond" w:hAnsi="Garamond"/>
                <w:color w:val="000000" w:themeColor="text1"/>
                <w:szCs w:val="24"/>
              </w:rPr>
            </w:pPr>
            <w:commentRangeStart w:id="1733"/>
            <w:commentRangeStart w:id="1734"/>
            <w:r w:rsidRPr="00FC7A70">
              <w:rPr>
                <w:rFonts w:ascii="Garamond" w:hAnsi="Garamond"/>
                <w:color w:val="000000" w:themeColor="text1"/>
                <w:szCs w:val="24"/>
              </w:rPr>
              <w:t>A câmara municipal territorialmente competente.</w:t>
            </w:r>
            <w:commentRangeEnd w:id="1733"/>
            <w:r w:rsidR="00967821" w:rsidRPr="00FC7A70">
              <w:rPr>
                <w:rStyle w:val="Refdecomentrio"/>
                <w:rFonts w:ascii="Garamond" w:hAnsi="Garamond"/>
                <w:color w:val="000000" w:themeColor="text1"/>
                <w:sz w:val="24"/>
                <w:szCs w:val="24"/>
              </w:rPr>
              <w:commentReference w:id="1733"/>
            </w:r>
            <w:commentRangeEnd w:id="1734"/>
            <w:r w:rsidRPr="00FC7A70">
              <w:rPr>
                <w:rStyle w:val="Refdecomentrio"/>
                <w:rFonts w:ascii="Garamond" w:hAnsi="Garamond"/>
                <w:color w:val="000000" w:themeColor="text1"/>
                <w:sz w:val="24"/>
                <w:szCs w:val="24"/>
              </w:rPr>
              <w:commentReference w:id="1734"/>
            </w:r>
          </w:p>
          <w:p w14:paraId="0FA9C89F"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3012F867" w14:textId="77777777" w:rsidTr="482EA073">
        <w:tc>
          <w:tcPr>
            <w:tcW w:w="11592" w:type="dxa"/>
            <w:gridSpan w:val="5"/>
            <w:shd w:val="clear" w:color="auto" w:fill="E8E8E8" w:themeFill="background2"/>
          </w:tcPr>
          <w:p w14:paraId="43E48018" w14:textId="419493B0" w:rsidR="00F17EF4" w:rsidRPr="00FC7A70" w:rsidRDefault="00F17EF4"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Procedimento de comunicação com prazo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Pr="00FC7A70">
              <w:rPr>
                <w:rFonts w:ascii="Garamond" w:hAnsi="Garamond"/>
                <w:color w:val="000000" w:themeColor="text1"/>
                <w:szCs w:val="24"/>
              </w:rPr>
              <w:fldChar w:fldCharType="end"/>
            </w:r>
            <w:r w:rsidRPr="00FC7A70">
              <w:rPr>
                <w:rFonts w:ascii="Garamond" w:hAnsi="Garamond"/>
                <w:color w:val="000000" w:themeColor="text1"/>
                <w:szCs w:val="24"/>
              </w:rPr>
              <w:t>, n.º 3)</w:t>
            </w:r>
          </w:p>
        </w:tc>
      </w:tr>
      <w:tr w:rsidR="00F17EF4" w:rsidRPr="00FC7A70" w14:paraId="2F28D6FA" w14:textId="77777777" w:rsidTr="482EA073">
        <w:trPr>
          <w:gridAfter w:val="1"/>
          <w:wAfter w:w="15" w:type="dxa"/>
        </w:trPr>
        <w:tc>
          <w:tcPr>
            <w:tcW w:w="2972" w:type="dxa"/>
          </w:tcPr>
          <w:p w14:paraId="62D05F88"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industrial, através da exploração de estabelecimentos industriais de tipo 2 (cf. alínea a)</w:t>
            </w:r>
          </w:p>
        </w:tc>
        <w:tc>
          <w:tcPr>
            <w:tcW w:w="2552" w:type="dxa"/>
          </w:tcPr>
          <w:p w14:paraId="6EEDD59F" w14:textId="77777777" w:rsidR="00F17EF4" w:rsidRPr="00FC7A70" w:rsidRDefault="00F17EF4" w:rsidP="00DF7BBF">
            <w:pPr>
              <w:pStyle w:val="PargrafodaLista"/>
              <w:widowControl w:val="0"/>
              <w:numPr>
                <w:ilvl w:val="0"/>
                <w:numId w:val="229"/>
              </w:numPr>
              <w:spacing w:after="120"/>
              <w:contextualSpacing w:val="0"/>
              <w:rPr>
                <w:rFonts w:ascii="Garamond" w:hAnsi="Garamond"/>
                <w:color w:val="000000" w:themeColor="text1"/>
                <w:szCs w:val="24"/>
              </w:rPr>
            </w:pPr>
            <w:r w:rsidRPr="00FC7A70">
              <w:rPr>
                <w:rFonts w:ascii="Garamond" w:hAnsi="Garamond"/>
                <w:color w:val="000000" w:themeColor="text1"/>
                <w:szCs w:val="24"/>
              </w:rPr>
              <w:t>A DGEG no caso dos CAE 05100, 05200, 07100, 07210, 07290, 08111, 08112, 08113, 08114, 08121, 08920, 08990, 11071, 19201, 19202, 24410, 24430, 24440, 24450, 24460.</w:t>
            </w:r>
          </w:p>
          <w:p w14:paraId="35292036" w14:textId="77777777" w:rsidR="00F17EF4" w:rsidRPr="00FC7A70" w:rsidRDefault="00F17EF4" w:rsidP="00DF7BBF">
            <w:pPr>
              <w:pStyle w:val="PargrafodaLista"/>
              <w:widowControl w:val="0"/>
              <w:numPr>
                <w:ilvl w:val="0"/>
                <w:numId w:val="229"/>
              </w:numPr>
              <w:spacing w:after="120"/>
              <w:contextualSpacing w:val="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 nas restantes subclasses previstas na lista parte 1 da lista I do anexo I e não identificadas na alínea anterior.</w:t>
            </w:r>
          </w:p>
        </w:tc>
        <w:tc>
          <w:tcPr>
            <w:tcW w:w="3685" w:type="dxa"/>
          </w:tcPr>
          <w:p w14:paraId="05C57D61"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APA, I. P.;</w:t>
            </w:r>
          </w:p>
          <w:p w14:paraId="0467A9D7"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ACT;</w:t>
            </w:r>
          </w:p>
          <w:p w14:paraId="17EB480B" w14:textId="77777777" w:rsidR="00F17EF4" w:rsidRPr="00FC7A70" w:rsidRDefault="00F17EF4" w:rsidP="00DF7BBF">
            <w:pPr>
              <w:pStyle w:val="PargrafodaLista"/>
              <w:widowControl w:val="0"/>
              <w:numPr>
                <w:ilvl w:val="0"/>
                <w:numId w:val="213"/>
              </w:numPr>
              <w:spacing w:after="120"/>
              <w:contextualSpacing w:val="0"/>
              <w:rPr>
                <w:rFonts w:ascii="Garamond" w:hAnsi="Garamond"/>
                <w:color w:val="000000" w:themeColor="text1"/>
                <w:szCs w:val="24"/>
              </w:rPr>
            </w:pPr>
            <w:r w:rsidRPr="00FC7A70">
              <w:rPr>
                <w:rFonts w:ascii="Garamond" w:hAnsi="Garamond"/>
                <w:color w:val="000000" w:themeColor="text1"/>
                <w:szCs w:val="24"/>
              </w:rPr>
              <w:t>A ApC, I.P.;</w:t>
            </w:r>
          </w:p>
          <w:p w14:paraId="3837848B"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p w14:paraId="44E4AB54"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DGAV, quando aplicável;</w:t>
            </w:r>
          </w:p>
          <w:p w14:paraId="138D7F66"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DGEG, exceto quando seja entidade coordenadora;</w:t>
            </w:r>
          </w:p>
          <w:p w14:paraId="365D2347"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 exceto quando seja entidade coordenadora;</w:t>
            </w:r>
          </w:p>
          <w:p w14:paraId="2E1F2F9D"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Direção-Geral de Recursos Naturais, Segurança e Serviços Marítimos no caso dos CAE 10201, 10202, 10203, 10204 e 10411;</w:t>
            </w:r>
          </w:p>
          <w:p w14:paraId="7D72652F" w14:textId="77777777" w:rsidR="00F17EF4" w:rsidRPr="00FC7A70" w:rsidRDefault="00F17EF4" w:rsidP="00DF7BBF">
            <w:pPr>
              <w:widowControl w:val="0"/>
              <w:numPr>
                <w:ilvl w:val="0"/>
                <w:numId w:val="213"/>
              </w:numPr>
              <w:spacing w:after="120"/>
              <w:rPr>
                <w:rFonts w:ascii="Garamond" w:hAnsi="Garamond"/>
                <w:color w:val="000000" w:themeColor="text1"/>
                <w:szCs w:val="24"/>
              </w:rPr>
            </w:pPr>
            <w:r w:rsidRPr="00FC7A70">
              <w:rPr>
                <w:rFonts w:ascii="Garamond" w:hAnsi="Garamond"/>
                <w:color w:val="000000" w:themeColor="text1"/>
                <w:szCs w:val="24"/>
              </w:rPr>
              <w:t>A INCM no caso dos CAE 24410, CAE 24540, CAE 26520, CAE 32121 e CAE 32122.</w:t>
            </w:r>
          </w:p>
        </w:tc>
        <w:tc>
          <w:tcPr>
            <w:tcW w:w="2368" w:type="dxa"/>
          </w:tcPr>
          <w:p w14:paraId="28A0C365" w14:textId="77777777" w:rsidR="00F17EF4" w:rsidRPr="00FC7A70" w:rsidRDefault="00F17EF4" w:rsidP="00DF7BBF">
            <w:pPr>
              <w:widowControl w:val="0"/>
              <w:numPr>
                <w:ilvl w:val="0"/>
                <w:numId w:val="262"/>
              </w:numPr>
              <w:spacing w:after="120"/>
              <w:rPr>
                <w:rFonts w:ascii="Garamond" w:hAnsi="Garamond"/>
                <w:color w:val="000000" w:themeColor="text1"/>
                <w:szCs w:val="24"/>
              </w:rPr>
            </w:pPr>
            <w:r w:rsidRPr="00FC7A70">
              <w:rPr>
                <w:rFonts w:ascii="Garamond" w:hAnsi="Garamond"/>
                <w:color w:val="000000" w:themeColor="text1"/>
                <w:szCs w:val="24"/>
              </w:rPr>
              <w:t>O IPQ, I. P.;</w:t>
            </w:r>
          </w:p>
          <w:p w14:paraId="3A74D554"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5AFA2382" w14:textId="77777777" w:rsidTr="482EA073">
        <w:trPr>
          <w:gridAfter w:val="1"/>
          <w:wAfter w:w="15" w:type="dxa"/>
        </w:trPr>
        <w:tc>
          <w:tcPr>
            <w:tcW w:w="2972" w:type="dxa"/>
          </w:tcPr>
          <w:p w14:paraId="4CCBF808" w14:textId="4B26A29F"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Conversão em </w:t>
            </w:r>
            <w:r w:rsidR="00721340" w:rsidRPr="00FC7A70">
              <w:rPr>
                <w:rFonts w:ascii="Garamond" w:hAnsi="Garamond"/>
                <w:color w:val="000000" w:themeColor="text1"/>
                <w:szCs w:val="24"/>
              </w:rPr>
              <w:t>ZAI</w:t>
            </w:r>
            <w:r w:rsidRPr="00FC7A70">
              <w:rPr>
                <w:rFonts w:ascii="Garamond" w:hAnsi="Garamond"/>
                <w:color w:val="000000" w:themeColor="text1"/>
                <w:szCs w:val="24"/>
              </w:rPr>
              <w:t xml:space="preserve"> (cf. alínea b)</w:t>
            </w:r>
          </w:p>
        </w:tc>
        <w:tc>
          <w:tcPr>
            <w:tcW w:w="2552" w:type="dxa"/>
          </w:tcPr>
          <w:p w14:paraId="47F7221F" w14:textId="77777777" w:rsidR="00F17EF4" w:rsidRPr="00FC7A70" w:rsidRDefault="00F17EF4" w:rsidP="00DF7BBF">
            <w:pPr>
              <w:widowControl w:val="0"/>
              <w:spacing w:after="120"/>
              <w:rPr>
                <w:rFonts w:ascii="Garamond" w:hAnsi="Garamond"/>
                <w:color w:val="000000" w:themeColor="text1"/>
                <w:szCs w:val="24"/>
              </w:rPr>
            </w:pPr>
            <w:commentRangeStart w:id="1735"/>
            <w:commentRangeStart w:id="1736"/>
            <w:r w:rsidRPr="00FC7A70">
              <w:rPr>
                <w:rFonts w:ascii="Garamond" w:hAnsi="Garamond"/>
                <w:color w:val="000000" w:themeColor="text1"/>
                <w:szCs w:val="24"/>
              </w:rPr>
              <w:t>A Comissão de Coordenação e Desenvolvimento Regional, I.P.  territorialmente competente</w:t>
            </w:r>
            <w:commentRangeEnd w:id="1735"/>
            <w:r w:rsidR="00263CDA" w:rsidRPr="00FC7A70">
              <w:rPr>
                <w:rStyle w:val="Refdecomentrio"/>
                <w:rFonts w:ascii="Garamond" w:hAnsi="Garamond"/>
                <w:color w:val="000000" w:themeColor="text1"/>
                <w:sz w:val="24"/>
                <w:szCs w:val="24"/>
              </w:rPr>
              <w:commentReference w:id="1735"/>
            </w:r>
            <w:commentRangeEnd w:id="1736"/>
            <w:r w:rsidRPr="00FC7A70">
              <w:rPr>
                <w:rStyle w:val="Refdecomentrio"/>
                <w:rFonts w:ascii="Garamond" w:hAnsi="Garamond"/>
                <w:color w:val="000000" w:themeColor="text1"/>
                <w:sz w:val="24"/>
                <w:szCs w:val="24"/>
              </w:rPr>
              <w:commentReference w:id="1736"/>
            </w:r>
          </w:p>
        </w:tc>
        <w:tc>
          <w:tcPr>
            <w:tcW w:w="3685" w:type="dxa"/>
          </w:tcPr>
          <w:p w14:paraId="6EE4E995" w14:textId="77777777" w:rsidR="00F17EF4" w:rsidRPr="00FC7A70" w:rsidRDefault="00F17EF4" w:rsidP="00DF7BBF">
            <w:pPr>
              <w:widowControl w:val="0"/>
              <w:numPr>
                <w:ilvl w:val="0"/>
                <w:numId w:val="257"/>
              </w:numPr>
              <w:spacing w:after="120"/>
              <w:rPr>
                <w:rFonts w:ascii="Garamond" w:hAnsi="Garamond"/>
                <w:color w:val="000000" w:themeColor="text1"/>
                <w:szCs w:val="24"/>
              </w:rPr>
            </w:pPr>
            <w:r w:rsidRPr="00FC7A70">
              <w:rPr>
                <w:rFonts w:ascii="Garamond" w:hAnsi="Garamond"/>
                <w:color w:val="000000" w:themeColor="text1"/>
                <w:szCs w:val="24"/>
              </w:rPr>
              <w:t>A APA, I. P.;</w:t>
            </w:r>
          </w:p>
          <w:p w14:paraId="5EE1EFAA" w14:textId="77777777" w:rsidR="00F17EF4" w:rsidRPr="00FC7A70" w:rsidRDefault="00F17EF4" w:rsidP="00DF7BBF">
            <w:pPr>
              <w:widowControl w:val="0"/>
              <w:numPr>
                <w:ilvl w:val="0"/>
                <w:numId w:val="257"/>
              </w:numPr>
              <w:spacing w:after="120"/>
              <w:rPr>
                <w:rFonts w:ascii="Garamond" w:hAnsi="Garamond"/>
                <w:color w:val="000000" w:themeColor="text1"/>
                <w:szCs w:val="24"/>
              </w:rPr>
            </w:pPr>
            <w:r w:rsidRPr="00FC7A70">
              <w:rPr>
                <w:rFonts w:ascii="Garamond" w:hAnsi="Garamond"/>
                <w:color w:val="000000" w:themeColor="text1"/>
                <w:szCs w:val="24"/>
              </w:rPr>
              <w:t>A DGAV;</w:t>
            </w:r>
          </w:p>
          <w:p w14:paraId="1CB43463" w14:textId="77777777" w:rsidR="00F17EF4" w:rsidRPr="00FC7A70" w:rsidRDefault="00F17EF4" w:rsidP="00DF7BBF">
            <w:pPr>
              <w:widowControl w:val="0"/>
              <w:numPr>
                <w:ilvl w:val="0"/>
                <w:numId w:val="257"/>
              </w:numPr>
              <w:spacing w:after="120"/>
              <w:rPr>
                <w:rFonts w:ascii="Garamond" w:hAnsi="Garamond"/>
                <w:color w:val="000000" w:themeColor="text1"/>
                <w:szCs w:val="24"/>
              </w:rPr>
            </w:pPr>
            <w:r w:rsidRPr="00FC7A70">
              <w:rPr>
                <w:rFonts w:ascii="Garamond" w:hAnsi="Garamond"/>
                <w:color w:val="000000" w:themeColor="text1"/>
                <w:szCs w:val="24"/>
              </w:rPr>
              <w:t>O IMT, I. P.;</w:t>
            </w:r>
          </w:p>
          <w:p w14:paraId="484A7575" w14:textId="77777777" w:rsidR="00F17EF4" w:rsidRPr="00FC7A70" w:rsidRDefault="00F17EF4" w:rsidP="00DF7BBF">
            <w:pPr>
              <w:widowControl w:val="0"/>
              <w:numPr>
                <w:ilvl w:val="0"/>
                <w:numId w:val="257"/>
              </w:numPr>
              <w:spacing w:after="120"/>
              <w:rPr>
                <w:rFonts w:ascii="Garamond" w:hAnsi="Garamond"/>
                <w:color w:val="000000" w:themeColor="text1"/>
                <w:szCs w:val="24"/>
              </w:rPr>
            </w:pPr>
            <w:r w:rsidRPr="00FC7A70">
              <w:rPr>
                <w:rFonts w:ascii="Garamond" w:hAnsi="Garamond"/>
                <w:color w:val="000000" w:themeColor="text1"/>
                <w:szCs w:val="24"/>
              </w:rPr>
              <w:t>As autarquias locais territorialmente competentes.</w:t>
            </w:r>
          </w:p>
        </w:tc>
        <w:tc>
          <w:tcPr>
            <w:tcW w:w="2368" w:type="dxa"/>
          </w:tcPr>
          <w:p w14:paraId="6B88EBE2" w14:textId="77777777" w:rsidR="00F17EF4" w:rsidRPr="00FC7A70" w:rsidRDefault="00F17EF4" w:rsidP="00DF7BBF">
            <w:pPr>
              <w:widowControl w:val="0"/>
              <w:numPr>
                <w:ilvl w:val="0"/>
                <w:numId w:val="258"/>
              </w:numPr>
              <w:spacing w:after="120"/>
              <w:rPr>
                <w:rFonts w:ascii="Garamond" w:hAnsi="Garamond"/>
                <w:color w:val="000000" w:themeColor="text1"/>
                <w:szCs w:val="24"/>
              </w:rPr>
            </w:pPr>
            <w:r w:rsidRPr="00FC7A70">
              <w:rPr>
                <w:rFonts w:ascii="Garamond" w:hAnsi="Garamond"/>
                <w:color w:val="000000" w:themeColor="text1"/>
                <w:szCs w:val="24"/>
              </w:rPr>
              <w:t>A ACT;</w:t>
            </w:r>
          </w:p>
          <w:p w14:paraId="7ECE29E5" w14:textId="77777777" w:rsidR="00F17EF4" w:rsidRPr="00FC7A70" w:rsidRDefault="00F17EF4" w:rsidP="00DF7BBF">
            <w:pPr>
              <w:widowControl w:val="0"/>
              <w:numPr>
                <w:ilvl w:val="0"/>
                <w:numId w:val="258"/>
              </w:numPr>
              <w:spacing w:after="120"/>
              <w:rPr>
                <w:rFonts w:ascii="Garamond" w:hAnsi="Garamond"/>
                <w:color w:val="000000" w:themeColor="text1"/>
                <w:szCs w:val="24"/>
              </w:rPr>
            </w:pPr>
            <w:r w:rsidRPr="00FC7A70">
              <w:rPr>
                <w:rFonts w:ascii="Garamond" w:hAnsi="Garamond"/>
                <w:color w:val="000000" w:themeColor="text1"/>
                <w:szCs w:val="24"/>
              </w:rPr>
              <w:t>A autoridade de saúde de âmbito regional territorialmente competente;</w:t>
            </w:r>
          </w:p>
          <w:p w14:paraId="462A2C81" w14:textId="77777777" w:rsidR="00F17EF4" w:rsidRPr="00FC7A70" w:rsidRDefault="00F17EF4" w:rsidP="00DF7BBF">
            <w:pPr>
              <w:widowControl w:val="0"/>
              <w:numPr>
                <w:ilvl w:val="0"/>
                <w:numId w:val="258"/>
              </w:numPr>
              <w:spacing w:after="120"/>
              <w:rPr>
                <w:rFonts w:ascii="Garamond" w:hAnsi="Garamond"/>
                <w:color w:val="000000" w:themeColor="text1"/>
                <w:szCs w:val="24"/>
              </w:rPr>
            </w:pPr>
            <w:r w:rsidRPr="00FC7A70">
              <w:rPr>
                <w:rFonts w:ascii="Garamond" w:hAnsi="Garamond"/>
                <w:color w:val="000000" w:themeColor="text1"/>
                <w:szCs w:val="24"/>
              </w:rPr>
              <w:t>A ApC, I.P.</w:t>
            </w:r>
          </w:p>
        </w:tc>
      </w:tr>
      <w:tr w:rsidR="00F17EF4" w:rsidRPr="00FC7A70" w14:paraId="2890384C" w14:textId="77777777" w:rsidTr="482EA073">
        <w:trPr>
          <w:gridAfter w:val="1"/>
          <w:wAfter w:w="15" w:type="dxa"/>
        </w:trPr>
        <w:tc>
          <w:tcPr>
            <w:tcW w:w="2972" w:type="dxa"/>
          </w:tcPr>
          <w:p w14:paraId="4931197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pecuária de classe 2 (cf. alínea c)</w:t>
            </w:r>
          </w:p>
        </w:tc>
        <w:tc>
          <w:tcPr>
            <w:tcW w:w="2552" w:type="dxa"/>
          </w:tcPr>
          <w:p w14:paraId="7BAB42B2" w14:textId="77777777" w:rsidR="00F17EF4" w:rsidRPr="00FC7A70" w:rsidRDefault="00F17EF4" w:rsidP="00DF7BBF">
            <w:pPr>
              <w:widowControl w:val="0"/>
              <w:spacing w:after="120"/>
              <w:rPr>
                <w:rFonts w:ascii="Garamond" w:hAnsi="Garamond"/>
                <w:color w:val="000000" w:themeColor="text1"/>
                <w:szCs w:val="24"/>
              </w:rPr>
            </w:pPr>
            <w:commentRangeStart w:id="1738"/>
            <w:commentRangeStart w:id="1739"/>
            <w:r w:rsidRPr="00FC7A70">
              <w:rPr>
                <w:rFonts w:ascii="Garamond" w:hAnsi="Garamond"/>
                <w:color w:val="000000" w:themeColor="text1"/>
                <w:szCs w:val="24"/>
              </w:rPr>
              <w:t>A Comissão de Coordenação e Desenvolvimento Regional, I.P. territorialmente competente.</w:t>
            </w:r>
            <w:commentRangeEnd w:id="1738"/>
            <w:r w:rsidR="00263CDA" w:rsidRPr="00FC7A70">
              <w:rPr>
                <w:rStyle w:val="Refdecomentrio"/>
                <w:rFonts w:ascii="Garamond" w:hAnsi="Garamond"/>
                <w:color w:val="000000" w:themeColor="text1"/>
                <w:sz w:val="24"/>
                <w:szCs w:val="24"/>
              </w:rPr>
              <w:commentReference w:id="1738"/>
            </w:r>
            <w:commentRangeEnd w:id="1739"/>
            <w:r w:rsidRPr="00FC7A70">
              <w:rPr>
                <w:rStyle w:val="Refdecomentrio"/>
                <w:rFonts w:ascii="Garamond" w:hAnsi="Garamond"/>
                <w:color w:val="000000" w:themeColor="text1"/>
                <w:sz w:val="24"/>
                <w:szCs w:val="24"/>
              </w:rPr>
              <w:commentReference w:id="1739"/>
            </w:r>
          </w:p>
        </w:tc>
        <w:tc>
          <w:tcPr>
            <w:tcW w:w="3685" w:type="dxa"/>
          </w:tcPr>
          <w:p w14:paraId="742A9DA6" w14:textId="77777777" w:rsidR="00F17EF4" w:rsidRPr="00FC7A70" w:rsidRDefault="00F17EF4" w:rsidP="00DF7BBF">
            <w:pPr>
              <w:widowControl w:val="0"/>
              <w:numPr>
                <w:ilvl w:val="0"/>
                <w:numId w:val="259"/>
              </w:numPr>
              <w:spacing w:after="120"/>
              <w:rPr>
                <w:rFonts w:ascii="Garamond" w:hAnsi="Garamond"/>
                <w:color w:val="000000" w:themeColor="text1"/>
                <w:szCs w:val="24"/>
              </w:rPr>
            </w:pPr>
            <w:r w:rsidRPr="00FC7A70">
              <w:rPr>
                <w:rFonts w:ascii="Garamond" w:hAnsi="Garamond"/>
                <w:color w:val="000000" w:themeColor="text1"/>
                <w:szCs w:val="24"/>
              </w:rPr>
              <w:t>A APA, I. P.;</w:t>
            </w:r>
          </w:p>
          <w:p w14:paraId="21EED43B" w14:textId="77777777" w:rsidR="00F17EF4" w:rsidRPr="00FC7A70" w:rsidRDefault="00F17EF4" w:rsidP="00DF7BBF">
            <w:pPr>
              <w:widowControl w:val="0"/>
              <w:numPr>
                <w:ilvl w:val="0"/>
                <w:numId w:val="259"/>
              </w:numPr>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p w14:paraId="625096B3" w14:textId="77777777" w:rsidR="00F17EF4" w:rsidRPr="00FC7A70" w:rsidRDefault="00F17EF4" w:rsidP="00DF7BBF">
            <w:pPr>
              <w:widowControl w:val="0"/>
              <w:numPr>
                <w:ilvl w:val="0"/>
                <w:numId w:val="259"/>
              </w:numPr>
              <w:spacing w:after="120"/>
              <w:rPr>
                <w:rFonts w:ascii="Garamond" w:hAnsi="Garamond"/>
                <w:color w:val="000000" w:themeColor="text1"/>
                <w:szCs w:val="24"/>
              </w:rPr>
            </w:pPr>
            <w:r w:rsidRPr="00FC7A70">
              <w:rPr>
                <w:rFonts w:ascii="Garamond" w:hAnsi="Garamond"/>
                <w:color w:val="000000" w:themeColor="text1"/>
                <w:szCs w:val="24"/>
              </w:rPr>
              <w:t>A DGAV;</w:t>
            </w:r>
          </w:p>
          <w:p w14:paraId="48B244DE" w14:textId="77777777" w:rsidR="00F17EF4" w:rsidRPr="00FC7A70" w:rsidRDefault="00F17EF4" w:rsidP="00DF7BBF">
            <w:pPr>
              <w:widowControl w:val="0"/>
              <w:numPr>
                <w:ilvl w:val="0"/>
                <w:numId w:val="259"/>
              </w:numPr>
              <w:spacing w:after="120"/>
              <w:rPr>
                <w:rFonts w:ascii="Garamond" w:hAnsi="Garamond"/>
                <w:color w:val="000000" w:themeColor="text1"/>
                <w:szCs w:val="24"/>
              </w:rPr>
            </w:pPr>
            <w:r w:rsidRPr="00FC7A70">
              <w:rPr>
                <w:rFonts w:ascii="Garamond" w:hAnsi="Garamond"/>
                <w:color w:val="000000" w:themeColor="text1"/>
                <w:szCs w:val="24"/>
              </w:rPr>
              <w:t>A ACT;</w:t>
            </w:r>
          </w:p>
          <w:p w14:paraId="7A08CB71" w14:textId="77777777" w:rsidR="00F17EF4" w:rsidRPr="00FC7A70" w:rsidRDefault="00F17EF4" w:rsidP="00DF7BBF">
            <w:pPr>
              <w:widowControl w:val="0"/>
              <w:numPr>
                <w:ilvl w:val="0"/>
                <w:numId w:val="259"/>
              </w:numPr>
              <w:spacing w:after="120"/>
              <w:rPr>
                <w:rFonts w:ascii="Garamond" w:hAnsi="Garamond"/>
                <w:color w:val="000000" w:themeColor="text1"/>
                <w:szCs w:val="24"/>
              </w:rPr>
            </w:pPr>
            <w:r w:rsidRPr="00FC7A70">
              <w:rPr>
                <w:rFonts w:ascii="Garamond" w:hAnsi="Garamond"/>
                <w:color w:val="000000" w:themeColor="text1"/>
                <w:szCs w:val="24"/>
              </w:rPr>
              <w:t>A Direção-Geral da Saúde.</w:t>
            </w:r>
          </w:p>
        </w:tc>
        <w:tc>
          <w:tcPr>
            <w:tcW w:w="2368" w:type="dxa"/>
          </w:tcPr>
          <w:p w14:paraId="3E71A33D"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495C85E3" w14:textId="77777777" w:rsidTr="482EA073">
        <w:trPr>
          <w:gridAfter w:val="1"/>
          <w:wAfter w:w="15" w:type="dxa"/>
        </w:trPr>
        <w:tc>
          <w:tcPr>
            <w:tcW w:w="2972" w:type="dxa"/>
          </w:tcPr>
          <w:p w14:paraId="3FCC8CFB"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alojamentos locais (cf. alínea d)</w:t>
            </w:r>
          </w:p>
        </w:tc>
        <w:tc>
          <w:tcPr>
            <w:tcW w:w="2552" w:type="dxa"/>
          </w:tcPr>
          <w:p w14:paraId="25495D11"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tc>
        <w:tc>
          <w:tcPr>
            <w:tcW w:w="3685" w:type="dxa"/>
          </w:tcPr>
          <w:p w14:paraId="0A840D87"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070797F0"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Turismo de Portugal, I.P.</w:t>
            </w:r>
          </w:p>
        </w:tc>
      </w:tr>
      <w:tr w:rsidR="00F17EF4" w:rsidRPr="00FC7A70" w14:paraId="5D06764F" w14:textId="77777777" w:rsidTr="482EA073">
        <w:trPr>
          <w:gridAfter w:val="1"/>
          <w:wAfter w:w="15" w:type="dxa"/>
        </w:trPr>
        <w:tc>
          <w:tcPr>
            <w:tcW w:w="2972" w:type="dxa"/>
          </w:tcPr>
          <w:p w14:paraId="7D893C0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Instalação ou a alteração significativa de grandes superfícies comerciais não inseridas em conjuntos comerciais e de conjuntos comerciais com área bruta locável igual ou superior a 10 000 m2 (cf. alínea e)</w:t>
            </w:r>
          </w:p>
        </w:tc>
        <w:tc>
          <w:tcPr>
            <w:tcW w:w="2552" w:type="dxa"/>
          </w:tcPr>
          <w:p w14:paraId="14D13F06"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Direção-Geral da Defesa do Consumidor, Comércio e Serviços (DGDCCS)</w:t>
            </w:r>
          </w:p>
        </w:tc>
        <w:tc>
          <w:tcPr>
            <w:tcW w:w="3685" w:type="dxa"/>
          </w:tcPr>
          <w:p w14:paraId="3A6B9888"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w:t>
            </w:r>
          </w:p>
        </w:tc>
        <w:tc>
          <w:tcPr>
            <w:tcW w:w="2368" w:type="dxa"/>
          </w:tcPr>
          <w:p w14:paraId="4CC75A98"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p w14:paraId="16EB541C"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7932F5BB" w14:textId="77777777" w:rsidTr="482EA073">
        <w:tc>
          <w:tcPr>
            <w:tcW w:w="11592" w:type="dxa"/>
            <w:gridSpan w:val="5"/>
            <w:shd w:val="clear" w:color="auto" w:fill="E8E8E8" w:themeFill="background2"/>
          </w:tcPr>
          <w:p w14:paraId="5BF5A11E" w14:textId="2431996F" w:rsidR="00F17EF4" w:rsidRPr="00FC7A70" w:rsidRDefault="00F17EF4"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Procedimento de comunicação prévia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_Ref227751603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16.º</w:t>
            </w:r>
            <w:r w:rsidRPr="00FC7A70">
              <w:rPr>
                <w:rFonts w:ascii="Garamond" w:hAnsi="Garamond"/>
                <w:color w:val="000000" w:themeColor="text1"/>
                <w:szCs w:val="24"/>
              </w:rPr>
              <w:fldChar w:fldCharType="end"/>
            </w:r>
            <w:r w:rsidRPr="00FC7A70">
              <w:rPr>
                <w:rFonts w:ascii="Garamond" w:hAnsi="Garamond"/>
                <w:color w:val="000000" w:themeColor="text1"/>
                <w:szCs w:val="24"/>
              </w:rPr>
              <w:t>, n.º 4)</w:t>
            </w:r>
          </w:p>
        </w:tc>
      </w:tr>
      <w:tr w:rsidR="00F17EF4" w:rsidRPr="00FC7A70" w14:paraId="19828C83" w14:textId="77777777" w:rsidTr="482EA073">
        <w:trPr>
          <w:gridAfter w:val="1"/>
          <w:wAfter w:w="15" w:type="dxa"/>
        </w:trPr>
        <w:tc>
          <w:tcPr>
            <w:tcW w:w="2972" w:type="dxa"/>
          </w:tcPr>
          <w:p w14:paraId="3309EE1C"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industrial, através da exploração de estabelecimentos industriais de tipo 3 (cf. alínea a)</w:t>
            </w:r>
          </w:p>
        </w:tc>
        <w:tc>
          <w:tcPr>
            <w:tcW w:w="2552" w:type="dxa"/>
          </w:tcPr>
          <w:p w14:paraId="1F0086A9"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p w14:paraId="723AB6BE" w14:textId="77777777" w:rsidR="00F17EF4" w:rsidRPr="00FC7A70" w:rsidRDefault="00F17EF4" w:rsidP="00DF7BBF">
            <w:pPr>
              <w:widowControl w:val="0"/>
              <w:spacing w:after="120"/>
              <w:rPr>
                <w:rFonts w:ascii="Garamond" w:hAnsi="Garamond"/>
                <w:color w:val="000000" w:themeColor="text1"/>
                <w:szCs w:val="24"/>
              </w:rPr>
            </w:pPr>
          </w:p>
          <w:p w14:paraId="51817D73"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b) A INCM no caso dos CAE 24410, CAE 24540, CAE 26520, CAE 32121 e CAE 32122.</w:t>
            </w:r>
          </w:p>
        </w:tc>
        <w:tc>
          <w:tcPr>
            <w:tcW w:w="3685" w:type="dxa"/>
          </w:tcPr>
          <w:p w14:paraId="6FB68A4D"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48E4B0E5" w14:textId="77777777" w:rsidR="00F17EF4" w:rsidRPr="00FC7A70" w:rsidRDefault="00F17EF4" w:rsidP="00DF7BBF">
            <w:pPr>
              <w:widowControl w:val="0"/>
              <w:numPr>
                <w:ilvl w:val="0"/>
                <w:numId w:val="231"/>
              </w:numPr>
              <w:spacing w:after="120"/>
              <w:rPr>
                <w:rFonts w:ascii="Garamond" w:hAnsi="Garamond"/>
                <w:color w:val="000000" w:themeColor="text1"/>
                <w:szCs w:val="24"/>
              </w:rPr>
            </w:pPr>
            <w:r w:rsidRPr="00FC7A70">
              <w:rPr>
                <w:rFonts w:ascii="Garamond" w:hAnsi="Garamond"/>
                <w:color w:val="000000" w:themeColor="text1"/>
                <w:szCs w:val="24"/>
              </w:rPr>
              <w:t>A APA, I. P.;</w:t>
            </w:r>
          </w:p>
          <w:p w14:paraId="08632407" w14:textId="77777777" w:rsidR="00F17EF4" w:rsidRPr="00FC7A70" w:rsidRDefault="00F17EF4" w:rsidP="00DF7BBF">
            <w:pPr>
              <w:widowControl w:val="0"/>
              <w:numPr>
                <w:ilvl w:val="0"/>
                <w:numId w:val="231"/>
              </w:numPr>
              <w:spacing w:after="120"/>
              <w:rPr>
                <w:rFonts w:ascii="Garamond" w:hAnsi="Garamond"/>
                <w:color w:val="000000" w:themeColor="text1"/>
                <w:szCs w:val="24"/>
              </w:rPr>
            </w:pPr>
            <w:r w:rsidRPr="00FC7A70">
              <w:rPr>
                <w:rFonts w:ascii="Garamond" w:hAnsi="Garamond"/>
                <w:color w:val="000000" w:themeColor="text1"/>
                <w:szCs w:val="24"/>
              </w:rPr>
              <w:t>A Autoridade para as Condições de Trabalho (ACT);</w:t>
            </w:r>
          </w:p>
          <w:p w14:paraId="5E69C40F" w14:textId="77777777" w:rsidR="00F17EF4" w:rsidRPr="00FC7A70" w:rsidRDefault="00F17EF4" w:rsidP="00DF7BBF">
            <w:pPr>
              <w:pStyle w:val="PargrafodaLista"/>
              <w:widowControl w:val="0"/>
              <w:numPr>
                <w:ilvl w:val="0"/>
                <w:numId w:val="231"/>
              </w:numPr>
              <w:spacing w:after="120"/>
              <w:contextualSpacing w:val="0"/>
              <w:rPr>
                <w:rFonts w:ascii="Garamond" w:hAnsi="Garamond"/>
                <w:color w:val="000000" w:themeColor="text1"/>
                <w:szCs w:val="24"/>
              </w:rPr>
            </w:pPr>
            <w:r w:rsidRPr="00FC7A70">
              <w:rPr>
                <w:rFonts w:ascii="Garamond" w:hAnsi="Garamond"/>
                <w:color w:val="000000" w:themeColor="text1"/>
                <w:szCs w:val="24"/>
              </w:rPr>
              <w:t>A ApC, I.P.</w:t>
            </w:r>
          </w:p>
          <w:p w14:paraId="1A93510A" w14:textId="77777777" w:rsidR="00F17EF4" w:rsidRPr="00FC7A70" w:rsidRDefault="00F17EF4" w:rsidP="00DF7BBF">
            <w:pPr>
              <w:widowControl w:val="0"/>
              <w:numPr>
                <w:ilvl w:val="0"/>
                <w:numId w:val="231"/>
              </w:numPr>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w:t>
            </w:r>
          </w:p>
          <w:p w14:paraId="20989B17" w14:textId="77777777" w:rsidR="00F17EF4" w:rsidRPr="00FC7A70" w:rsidRDefault="00F17EF4" w:rsidP="00DF7BBF">
            <w:pPr>
              <w:widowControl w:val="0"/>
              <w:numPr>
                <w:ilvl w:val="0"/>
                <w:numId w:val="231"/>
              </w:numPr>
              <w:spacing w:after="120"/>
              <w:rPr>
                <w:rFonts w:ascii="Garamond" w:hAnsi="Garamond"/>
                <w:color w:val="000000" w:themeColor="text1"/>
                <w:szCs w:val="24"/>
              </w:rPr>
            </w:pPr>
            <w:r w:rsidRPr="00FC7A70">
              <w:rPr>
                <w:rFonts w:ascii="Garamond" w:hAnsi="Garamond"/>
                <w:color w:val="000000" w:themeColor="text1"/>
                <w:szCs w:val="24"/>
              </w:rPr>
              <w:t>A DGAV.</w:t>
            </w:r>
          </w:p>
        </w:tc>
      </w:tr>
      <w:tr w:rsidR="00F17EF4" w:rsidRPr="00FC7A70" w14:paraId="24EF20A2" w14:textId="77777777" w:rsidTr="482EA073">
        <w:trPr>
          <w:gridAfter w:val="1"/>
          <w:wAfter w:w="15" w:type="dxa"/>
        </w:trPr>
        <w:tc>
          <w:tcPr>
            <w:tcW w:w="2972" w:type="dxa"/>
          </w:tcPr>
          <w:p w14:paraId="4055382F"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industrial referida na parte 3 da lista I do anexo I desenvolvida em secção acessória a um estabelecimento de restauração ou de bebidas (cf. alínea b)</w:t>
            </w:r>
          </w:p>
        </w:tc>
        <w:tc>
          <w:tcPr>
            <w:tcW w:w="2552" w:type="dxa"/>
          </w:tcPr>
          <w:p w14:paraId="20593E90"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tc>
        <w:tc>
          <w:tcPr>
            <w:tcW w:w="3685" w:type="dxa"/>
          </w:tcPr>
          <w:p w14:paraId="1AC1EBD6"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1C813C33"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Comissão de Coordenação e Desenvolvimento Regional, I.P. territorialmente competente.</w:t>
            </w:r>
          </w:p>
        </w:tc>
      </w:tr>
      <w:tr w:rsidR="482EA073" w14:paraId="197C38FB" w14:textId="77777777" w:rsidTr="482EA073">
        <w:trPr>
          <w:gridAfter w:val="1"/>
          <w:wAfter w:w="15" w:type="dxa"/>
          <w:trHeight w:val="300"/>
        </w:trPr>
        <w:tc>
          <w:tcPr>
            <w:tcW w:w="2972" w:type="dxa"/>
          </w:tcPr>
          <w:p w14:paraId="389A1054" w14:textId="5101A5EC" w:rsidR="402D1896" w:rsidRDefault="402D1896" w:rsidP="482EA073">
            <w:r w:rsidRPr="482EA073">
              <w:rPr>
                <w:rFonts w:ascii="Garamond" w:hAnsi="Garamond"/>
                <w:color w:val="000000" w:themeColor="text1"/>
              </w:rPr>
              <w:t>Atividade pecuária (</w:t>
            </w:r>
            <w:r w:rsidRPr="482EA073">
              <w:rPr>
                <w:rFonts w:ascii="Garamond" w:hAnsi="Garamond"/>
                <w:color w:val="FFFF00"/>
              </w:rPr>
              <w:t>ver se alíena se mantém)</w:t>
            </w:r>
          </w:p>
        </w:tc>
        <w:tc>
          <w:tcPr>
            <w:tcW w:w="2552" w:type="dxa"/>
          </w:tcPr>
          <w:p w14:paraId="29C0B724" w14:textId="347FDFAC" w:rsidR="402D1896" w:rsidRDefault="402D1896" w:rsidP="482EA073">
            <w:r w:rsidRPr="482EA073">
              <w:rPr>
                <w:rFonts w:ascii="Garamond" w:eastAsia="Garamond" w:hAnsi="Garamond" w:cs="Garamond"/>
                <w:color w:val="000000" w:themeColor="text1"/>
                <w:szCs w:val="24"/>
              </w:rPr>
              <w:t>A comissão de coordenação e desenvolvimento regional territorialmente competente</w:t>
            </w:r>
            <w:r w:rsidRPr="482EA073">
              <w:rPr>
                <w:rFonts w:ascii="Garamond" w:eastAsia="Garamond" w:hAnsi="Garamond" w:cs="Garamond"/>
                <w:szCs w:val="24"/>
              </w:rPr>
              <w:t xml:space="preserve"> </w:t>
            </w:r>
          </w:p>
          <w:p w14:paraId="312B6048" w14:textId="12898334" w:rsidR="482EA073" w:rsidRDefault="482EA073" w:rsidP="482EA073"/>
          <w:p w14:paraId="097B8DD9" w14:textId="4054ED09" w:rsidR="482EA073" w:rsidRDefault="482EA073" w:rsidP="482EA073">
            <w:pPr>
              <w:rPr>
                <w:rFonts w:ascii="Garamond" w:hAnsi="Garamond"/>
                <w:color w:val="000000" w:themeColor="text1"/>
              </w:rPr>
            </w:pPr>
          </w:p>
        </w:tc>
        <w:tc>
          <w:tcPr>
            <w:tcW w:w="3685" w:type="dxa"/>
          </w:tcPr>
          <w:p w14:paraId="0BCA58EE" w14:textId="3B84BB0C" w:rsidR="402D1896" w:rsidRDefault="402D1896" w:rsidP="482EA073">
            <w:pPr>
              <w:ind w:left="708"/>
              <w:rPr>
                <w:rFonts w:ascii="Garamond" w:eastAsia="Garamond" w:hAnsi="Garamond" w:cs="Garamond"/>
                <w:color w:val="000000" w:themeColor="text1"/>
                <w:szCs w:val="24"/>
              </w:rPr>
            </w:pPr>
            <w:r w:rsidRPr="482EA073">
              <w:rPr>
                <w:rFonts w:ascii="Garamond" w:eastAsia="Garamond" w:hAnsi="Garamond" w:cs="Garamond"/>
                <w:color w:val="000000" w:themeColor="text1"/>
                <w:szCs w:val="24"/>
              </w:rPr>
              <w:t>a)A APA, I. P.;</w:t>
            </w:r>
            <w:commentRangeStart w:id="1740"/>
            <w:commentRangeEnd w:id="1740"/>
            <w:r>
              <w:rPr>
                <w:rStyle w:val="Refdecomentrio"/>
                <w:rFonts w:ascii="Garamond" w:eastAsia="Garamond" w:hAnsi="Garamond" w:cs="Garamond"/>
                <w:color w:val="000000" w:themeColor="text1"/>
                <w:sz w:val="24"/>
                <w:szCs w:val="24"/>
              </w:rPr>
              <w:commentReference w:id="1740"/>
            </w:r>
          </w:p>
          <w:p w14:paraId="46200BFA" w14:textId="09DDECE8" w:rsidR="402D1896" w:rsidRDefault="402D1896" w:rsidP="482EA073">
            <w:pPr>
              <w:pStyle w:val="PargrafodaLista"/>
              <w:ind w:left="1068" w:hanging="360"/>
              <w:rPr>
                <w:rFonts w:ascii="Garamond" w:eastAsia="Garamond" w:hAnsi="Garamond" w:cs="Garamond"/>
                <w:color w:val="000000" w:themeColor="text1"/>
                <w:szCs w:val="24"/>
              </w:rPr>
            </w:pPr>
            <w:r w:rsidRPr="482EA073">
              <w:rPr>
                <w:rFonts w:ascii="Garamond" w:eastAsia="Garamond" w:hAnsi="Garamond" w:cs="Garamond"/>
                <w:color w:val="000000" w:themeColor="text1"/>
                <w:szCs w:val="24"/>
              </w:rPr>
              <w:t>b)A DGAV;</w:t>
            </w:r>
          </w:p>
          <w:p w14:paraId="0A970D75" w14:textId="143962AA" w:rsidR="402D1896" w:rsidRDefault="402D1896" w:rsidP="482EA073">
            <w:pPr>
              <w:pStyle w:val="PargrafodaLista"/>
              <w:ind w:left="1068" w:hanging="360"/>
              <w:rPr>
                <w:rFonts w:ascii="Garamond" w:eastAsia="Garamond" w:hAnsi="Garamond" w:cs="Garamond"/>
                <w:color w:val="000000" w:themeColor="text1"/>
                <w:szCs w:val="24"/>
              </w:rPr>
            </w:pPr>
            <w:r w:rsidRPr="482EA073">
              <w:rPr>
                <w:rFonts w:ascii="Garamond" w:eastAsia="Garamond" w:hAnsi="Garamond" w:cs="Garamond"/>
                <w:color w:val="000000" w:themeColor="text1"/>
                <w:szCs w:val="24"/>
              </w:rPr>
              <w:t>c)A câmara municipal territorialmente competente;</w:t>
            </w:r>
          </w:p>
          <w:p w14:paraId="5A2C5C1C" w14:textId="6608F3CE" w:rsidR="402D1896" w:rsidRDefault="402D1896" w:rsidP="482EA073">
            <w:pPr>
              <w:pStyle w:val="PargrafodaLista"/>
              <w:numPr>
                <w:ilvl w:val="0"/>
                <w:numId w:val="16"/>
              </w:numPr>
              <w:ind w:left="1068"/>
              <w:rPr>
                <w:rFonts w:ascii="Garamond" w:eastAsia="Garamond" w:hAnsi="Garamond" w:cs="Garamond"/>
                <w:color w:val="000000" w:themeColor="text1"/>
                <w:szCs w:val="24"/>
              </w:rPr>
            </w:pPr>
            <w:r w:rsidRPr="482EA073">
              <w:rPr>
                <w:rFonts w:ascii="Garamond" w:eastAsia="Garamond" w:hAnsi="Garamond" w:cs="Garamond"/>
                <w:color w:val="000000" w:themeColor="text1"/>
                <w:szCs w:val="24"/>
              </w:rPr>
              <w:t>A ACT;</w:t>
            </w:r>
          </w:p>
          <w:p w14:paraId="113C4A5D" w14:textId="74134C50" w:rsidR="402D1896" w:rsidRDefault="402D1896" w:rsidP="482EA073">
            <w:pPr>
              <w:pStyle w:val="PargrafodaLista"/>
              <w:ind w:left="1068" w:hanging="360"/>
              <w:rPr>
                <w:rFonts w:ascii="Garamond" w:eastAsia="Garamond" w:hAnsi="Garamond" w:cs="Garamond"/>
                <w:szCs w:val="24"/>
              </w:rPr>
            </w:pPr>
            <w:r w:rsidRPr="482EA073">
              <w:rPr>
                <w:rFonts w:ascii="Garamond" w:eastAsia="Garamond" w:hAnsi="Garamond" w:cs="Garamond"/>
                <w:color w:val="000000" w:themeColor="text1"/>
                <w:szCs w:val="24"/>
              </w:rPr>
              <w:t>e)A Direção-Geral da Saúde.</w:t>
            </w:r>
          </w:p>
        </w:tc>
        <w:tc>
          <w:tcPr>
            <w:tcW w:w="2368" w:type="dxa"/>
          </w:tcPr>
          <w:p w14:paraId="1C7FC0A8" w14:textId="52299560" w:rsidR="482EA073" w:rsidRDefault="482EA073" w:rsidP="482EA073">
            <w:pPr>
              <w:rPr>
                <w:rFonts w:ascii="Garamond" w:hAnsi="Garamond"/>
                <w:color w:val="000000" w:themeColor="text1"/>
              </w:rPr>
            </w:pPr>
          </w:p>
        </w:tc>
      </w:tr>
      <w:tr w:rsidR="00F17EF4" w:rsidRPr="00FC7A70" w14:paraId="2CE54324" w14:textId="77777777" w:rsidTr="482EA073">
        <w:trPr>
          <w:gridAfter w:val="1"/>
          <w:wAfter w:w="15" w:type="dxa"/>
        </w:trPr>
        <w:tc>
          <w:tcPr>
            <w:tcW w:w="2972" w:type="dxa"/>
          </w:tcPr>
          <w:p w14:paraId="04C3B1DC"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de agência de viagens e turismo (cf. alínea c)</w:t>
            </w:r>
          </w:p>
        </w:tc>
        <w:tc>
          <w:tcPr>
            <w:tcW w:w="2552" w:type="dxa"/>
          </w:tcPr>
          <w:p w14:paraId="628AF194"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Turismo de Portugal, I.P.</w:t>
            </w:r>
          </w:p>
        </w:tc>
        <w:tc>
          <w:tcPr>
            <w:tcW w:w="3685" w:type="dxa"/>
          </w:tcPr>
          <w:p w14:paraId="07629E80"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6D673EE8"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48D9F26E" w14:textId="77777777" w:rsidTr="482EA073">
        <w:trPr>
          <w:gridAfter w:val="1"/>
          <w:wAfter w:w="15" w:type="dxa"/>
        </w:trPr>
        <w:tc>
          <w:tcPr>
            <w:tcW w:w="2972" w:type="dxa"/>
          </w:tcPr>
          <w:p w14:paraId="724D9577"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de animação turística (cf. alínea d)</w:t>
            </w:r>
          </w:p>
        </w:tc>
        <w:tc>
          <w:tcPr>
            <w:tcW w:w="2552" w:type="dxa"/>
          </w:tcPr>
          <w:p w14:paraId="256BEAD2"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Turismo de Portugal, I.P.</w:t>
            </w:r>
          </w:p>
        </w:tc>
        <w:tc>
          <w:tcPr>
            <w:tcW w:w="3685" w:type="dxa"/>
          </w:tcPr>
          <w:p w14:paraId="381C460B"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2FB7DFFA" w14:textId="77777777" w:rsidR="00F17EF4" w:rsidRPr="00FC7A70" w:rsidRDefault="00F17EF4" w:rsidP="00DF7BBF">
            <w:pPr>
              <w:widowControl w:val="0"/>
              <w:numPr>
                <w:ilvl w:val="0"/>
                <w:numId w:val="232"/>
              </w:numPr>
              <w:spacing w:after="120"/>
              <w:rPr>
                <w:rFonts w:ascii="Garamond" w:hAnsi="Garamond"/>
                <w:color w:val="000000" w:themeColor="text1"/>
                <w:szCs w:val="24"/>
              </w:rPr>
            </w:pPr>
            <w:r w:rsidRPr="00FC7A70">
              <w:rPr>
                <w:rFonts w:ascii="Garamond" w:hAnsi="Garamond"/>
                <w:color w:val="000000" w:themeColor="text1"/>
                <w:szCs w:val="24"/>
              </w:rPr>
              <w:t>ICNF, I.P.</w:t>
            </w:r>
          </w:p>
          <w:p w14:paraId="3C183457"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No caso dos operadores marítimo-turísticos:</w:t>
            </w:r>
          </w:p>
          <w:p w14:paraId="079CC221" w14:textId="77777777" w:rsidR="00F17EF4" w:rsidRPr="00FC7A70" w:rsidRDefault="00F17EF4" w:rsidP="00DF7BBF">
            <w:pPr>
              <w:widowControl w:val="0"/>
              <w:numPr>
                <w:ilvl w:val="0"/>
                <w:numId w:val="233"/>
              </w:numPr>
              <w:spacing w:after="120"/>
              <w:rPr>
                <w:rFonts w:ascii="Garamond" w:hAnsi="Garamond"/>
                <w:color w:val="000000" w:themeColor="text1"/>
                <w:szCs w:val="24"/>
              </w:rPr>
            </w:pPr>
            <w:r w:rsidRPr="00FC7A70">
              <w:rPr>
                <w:rFonts w:ascii="Garamond" w:hAnsi="Garamond"/>
                <w:color w:val="000000" w:themeColor="text1"/>
                <w:szCs w:val="24"/>
              </w:rPr>
              <w:t>A Direção-Geral de Recursos Naturais, Segurança e Serviços Marítimos;</w:t>
            </w:r>
          </w:p>
          <w:p w14:paraId="23D01B45" w14:textId="77777777" w:rsidR="00F17EF4" w:rsidRPr="00FC7A70" w:rsidRDefault="00F17EF4" w:rsidP="00DF7BBF">
            <w:pPr>
              <w:widowControl w:val="0"/>
              <w:numPr>
                <w:ilvl w:val="0"/>
                <w:numId w:val="233"/>
              </w:numPr>
              <w:spacing w:after="120"/>
              <w:rPr>
                <w:rFonts w:ascii="Garamond" w:hAnsi="Garamond"/>
                <w:color w:val="000000" w:themeColor="text1"/>
                <w:szCs w:val="24"/>
              </w:rPr>
            </w:pPr>
            <w:r w:rsidRPr="00FC7A70">
              <w:rPr>
                <w:rFonts w:ascii="Garamond" w:hAnsi="Garamond"/>
                <w:color w:val="000000" w:themeColor="text1"/>
                <w:szCs w:val="24"/>
              </w:rPr>
              <w:t>A Direção-Geral da Autoridade Marítima (DGAM);</w:t>
            </w:r>
          </w:p>
          <w:p w14:paraId="01B2F126" w14:textId="77777777" w:rsidR="00F17EF4" w:rsidRPr="00FC7A70" w:rsidRDefault="00F17EF4" w:rsidP="00DF7BBF">
            <w:pPr>
              <w:widowControl w:val="0"/>
              <w:numPr>
                <w:ilvl w:val="0"/>
                <w:numId w:val="233"/>
              </w:numPr>
              <w:spacing w:after="120"/>
              <w:rPr>
                <w:rFonts w:ascii="Garamond" w:hAnsi="Garamond"/>
                <w:color w:val="000000" w:themeColor="text1"/>
                <w:szCs w:val="24"/>
              </w:rPr>
            </w:pPr>
            <w:r w:rsidRPr="00FC7A70">
              <w:rPr>
                <w:rFonts w:ascii="Garamond" w:hAnsi="Garamond"/>
                <w:color w:val="000000" w:themeColor="text1"/>
                <w:szCs w:val="24"/>
              </w:rPr>
              <w:t>A APA, I.P..</w:t>
            </w:r>
          </w:p>
        </w:tc>
      </w:tr>
      <w:tr w:rsidR="00F17EF4" w:rsidRPr="00FC7A70" w14:paraId="33DE8960" w14:textId="77777777" w:rsidTr="482EA073">
        <w:trPr>
          <w:gridAfter w:val="1"/>
          <w:wAfter w:w="15" w:type="dxa"/>
        </w:trPr>
        <w:tc>
          <w:tcPr>
            <w:tcW w:w="2972" w:type="dxa"/>
          </w:tcPr>
          <w:p w14:paraId="6C364592"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a título principal ou secundário, de estabelecimentos de comércio e de armazéns identificados na lista II do anexo (cf. alínea e)</w:t>
            </w:r>
          </w:p>
        </w:tc>
        <w:tc>
          <w:tcPr>
            <w:tcW w:w="2552" w:type="dxa"/>
            <w:vMerge w:val="restart"/>
          </w:tcPr>
          <w:p w14:paraId="7917DA30"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tc>
        <w:tc>
          <w:tcPr>
            <w:tcW w:w="3685" w:type="dxa"/>
            <w:vMerge w:val="restart"/>
          </w:tcPr>
          <w:p w14:paraId="231A4FDC"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val="restart"/>
          </w:tcPr>
          <w:p w14:paraId="43767E78"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DGDCCS</w:t>
            </w:r>
          </w:p>
        </w:tc>
      </w:tr>
      <w:tr w:rsidR="00F17EF4" w:rsidRPr="00FC7A70" w14:paraId="08C46278" w14:textId="77777777" w:rsidTr="482EA073">
        <w:trPr>
          <w:gridAfter w:val="1"/>
          <w:wAfter w:w="15" w:type="dxa"/>
        </w:trPr>
        <w:tc>
          <w:tcPr>
            <w:tcW w:w="2972" w:type="dxa"/>
          </w:tcPr>
          <w:p w14:paraId="7B490229"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comércio a retalho de animais de companhia e respetivos alimentos, em estabelecimentos especializados (cf. alínea f)</w:t>
            </w:r>
          </w:p>
        </w:tc>
        <w:tc>
          <w:tcPr>
            <w:tcW w:w="2552" w:type="dxa"/>
            <w:vMerge/>
          </w:tcPr>
          <w:p w14:paraId="3AE4DA61"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789A7BE6"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59901D64"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2B226D89" w14:textId="77777777" w:rsidTr="482EA073">
        <w:trPr>
          <w:gridAfter w:val="1"/>
          <w:wAfter w:w="15" w:type="dxa"/>
        </w:trPr>
        <w:tc>
          <w:tcPr>
            <w:tcW w:w="2972" w:type="dxa"/>
          </w:tcPr>
          <w:p w14:paraId="7102409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centros de bronzeamento artificial (cf. alínea i)</w:t>
            </w:r>
          </w:p>
        </w:tc>
        <w:tc>
          <w:tcPr>
            <w:tcW w:w="2552" w:type="dxa"/>
            <w:vMerge/>
          </w:tcPr>
          <w:p w14:paraId="7E7537D2"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71EB786F"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717831FB"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6C0B0F19" w14:textId="77777777" w:rsidTr="482EA073">
        <w:trPr>
          <w:gridAfter w:val="1"/>
          <w:wAfter w:w="15" w:type="dxa"/>
        </w:trPr>
        <w:tc>
          <w:tcPr>
            <w:tcW w:w="2972" w:type="dxa"/>
          </w:tcPr>
          <w:p w14:paraId="62D0E447"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de colocação de piercings e tatuagens e similares (cf. alínea j)</w:t>
            </w:r>
          </w:p>
        </w:tc>
        <w:tc>
          <w:tcPr>
            <w:tcW w:w="2552" w:type="dxa"/>
            <w:vMerge/>
          </w:tcPr>
          <w:p w14:paraId="02D26AE3"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5D5B39F0"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0FCAA43A"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7F02438B" w14:textId="77777777" w:rsidTr="482EA073">
        <w:trPr>
          <w:gridAfter w:val="1"/>
          <w:wAfter w:w="15" w:type="dxa"/>
        </w:trPr>
        <w:tc>
          <w:tcPr>
            <w:tcW w:w="2972" w:type="dxa"/>
          </w:tcPr>
          <w:p w14:paraId="7F4F1D9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restauração ou de bebidas (cf. alínea l)</w:t>
            </w:r>
          </w:p>
        </w:tc>
        <w:tc>
          <w:tcPr>
            <w:tcW w:w="2552" w:type="dxa"/>
            <w:vMerge/>
          </w:tcPr>
          <w:p w14:paraId="192F8FF7"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50B2A350"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703010D2"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42E98166" w14:textId="77777777" w:rsidTr="482EA073">
        <w:trPr>
          <w:gridAfter w:val="1"/>
          <w:wAfter w:w="15" w:type="dxa"/>
        </w:trPr>
        <w:tc>
          <w:tcPr>
            <w:tcW w:w="2972" w:type="dxa"/>
          </w:tcPr>
          <w:p w14:paraId="14E6240F"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funerária (cf. alínea k)</w:t>
            </w:r>
          </w:p>
        </w:tc>
        <w:tc>
          <w:tcPr>
            <w:tcW w:w="2552" w:type="dxa"/>
          </w:tcPr>
          <w:p w14:paraId="5C0210F7"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DGDCCS</w:t>
            </w:r>
          </w:p>
        </w:tc>
        <w:tc>
          <w:tcPr>
            <w:tcW w:w="3685" w:type="dxa"/>
          </w:tcPr>
          <w:p w14:paraId="5651B270"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1737634F"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5D2E6062" w14:textId="77777777" w:rsidTr="482EA073">
        <w:trPr>
          <w:gridAfter w:val="1"/>
          <w:wAfter w:w="15" w:type="dxa"/>
        </w:trPr>
        <w:tc>
          <w:tcPr>
            <w:tcW w:w="2972" w:type="dxa"/>
          </w:tcPr>
          <w:p w14:paraId="13160CA2"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oficinas de manutenção e reparação de veículos automóveis, motociclos e ciclomotores, bem como as oficinas de adaptação e reparação de veículos automóveis utilizadores de GPL e GN (cf. alínea h)</w:t>
            </w:r>
          </w:p>
        </w:tc>
        <w:tc>
          <w:tcPr>
            <w:tcW w:w="2552" w:type="dxa"/>
          </w:tcPr>
          <w:p w14:paraId="4FEF6FE1"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tc>
        <w:tc>
          <w:tcPr>
            <w:tcW w:w="3685" w:type="dxa"/>
          </w:tcPr>
          <w:p w14:paraId="2FA3DA17"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3BF2658B"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 IMT, I.P.</w:t>
            </w:r>
          </w:p>
        </w:tc>
      </w:tr>
      <w:tr w:rsidR="00F17EF4" w:rsidRPr="00FC7A70" w14:paraId="47590850" w14:textId="77777777" w:rsidTr="482EA073">
        <w:trPr>
          <w:gridAfter w:val="1"/>
          <w:wAfter w:w="15" w:type="dxa"/>
        </w:trPr>
        <w:tc>
          <w:tcPr>
            <w:tcW w:w="2972" w:type="dxa"/>
          </w:tcPr>
          <w:p w14:paraId="5734761A"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de restauração ou de bebidas não sedentária (cf. alínea m)</w:t>
            </w:r>
          </w:p>
        </w:tc>
        <w:tc>
          <w:tcPr>
            <w:tcW w:w="2552" w:type="dxa"/>
          </w:tcPr>
          <w:p w14:paraId="12A3AFDF"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DGDCCS</w:t>
            </w:r>
          </w:p>
        </w:tc>
        <w:tc>
          <w:tcPr>
            <w:tcW w:w="3685" w:type="dxa"/>
          </w:tcPr>
          <w:p w14:paraId="2C9EAB1F"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5E178513"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da sede do operador económico</w:t>
            </w:r>
          </w:p>
        </w:tc>
      </w:tr>
      <w:tr w:rsidR="00F17EF4" w:rsidRPr="00FC7A70" w14:paraId="5305E532" w14:textId="77777777" w:rsidTr="482EA073">
        <w:trPr>
          <w:gridAfter w:val="1"/>
          <w:wAfter w:w="15" w:type="dxa"/>
        </w:trPr>
        <w:tc>
          <w:tcPr>
            <w:tcW w:w="2972" w:type="dxa"/>
          </w:tcPr>
          <w:p w14:paraId="3DA0B9CF"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leiloeira (cf. alínea n)</w:t>
            </w:r>
          </w:p>
        </w:tc>
        <w:tc>
          <w:tcPr>
            <w:tcW w:w="2552" w:type="dxa"/>
            <w:vMerge w:val="restart"/>
          </w:tcPr>
          <w:p w14:paraId="5A04FE62"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DGDCCS</w:t>
            </w:r>
          </w:p>
        </w:tc>
        <w:tc>
          <w:tcPr>
            <w:tcW w:w="3685" w:type="dxa"/>
            <w:vMerge w:val="restart"/>
          </w:tcPr>
          <w:p w14:paraId="0C9FDAAF"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val="restart"/>
          </w:tcPr>
          <w:p w14:paraId="6B952052"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07603A83" w14:textId="77777777" w:rsidTr="482EA073">
        <w:trPr>
          <w:gridAfter w:val="1"/>
          <w:wAfter w:w="15" w:type="dxa"/>
        </w:trPr>
        <w:tc>
          <w:tcPr>
            <w:tcW w:w="2972" w:type="dxa"/>
          </w:tcPr>
          <w:p w14:paraId="24368F4D"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Atividade prestamista (cf. alínea o)</w:t>
            </w:r>
          </w:p>
        </w:tc>
        <w:tc>
          <w:tcPr>
            <w:tcW w:w="2552" w:type="dxa"/>
            <w:vMerge/>
          </w:tcPr>
          <w:p w14:paraId="5C24322C" w14:textId="77777777" w:rsidR="00F17EF4" w:rsidRPr="00FC7A70" w:rsidRDefault="00F17EF4" w:rsidP="00DF7BBF">
            <w:pPr>
              <w:widowControl w:val="0"/>
              <w:spacing w:after="120"/>
              <w:rPr>
                <w:rFonts w:ascii="Garamond" w:hAnsi="Garamond"/>
                <w:color w:val="000000" w:themeColor="text1"/>
                <w:szCs w:val="24"/>
              </w:rPr>
            </w:pPr>
          </w:p>
        </w:tc>
        <w:tc>
          <w:tcPr>
            <w:tcW w:w="3685" w:type="dxa"/>
            <w:vMerge/>
          </w:tcPr>
          <w:p w14:paraId="73A59A79" w14:textId="77777777" w:rsidR="00F17EF4" w:rsidRPr="00FC7A70" w:rsidRDefault="00F17EF4" w:rsidP="00DF7BBF">
            <w:pPr>
              <w:widowControl w:val="0"/>
              <w:spacing w:after="120"/>
              <w:rPr>
                <w:rFonts w:ascii="Garamond" w:hAnsi="Garamond"/>
                <w:color w:val="000000" w:themeColor="text1"/>
                <w:szCs w:val="24"/>
              </w:rPr>
            </w:pPr>
          </w:p>
        </w:tc>
        <w:tc>
          <w:tcPr>
            <w:tcW w:w="2368" w:type="dxa"/>
            <w:vMerge/>
          </w:tcPr>
          <w:p w14:paraId="332401A7" w14:textId="77777777" w:rsidR="00F17EF4" w:rsidRPr="00FC7A70" w:rsidRDefault="00F17EF4" w:rsidP="00DF7BBF">
            <w:pPr>
              <w:widowControl w:val="0"/>
              <w:spacing w:after="120"/>
              <w:rPr>
                <w:rFonts w:ascii="Garamond" w:hAnsi="Garamond"/>
                <w:color w:val="000000" w:themeColor="text1"/>
                <w:szCs w:val="24"/>
              </w:rPr>
            </w:pPr>
          </w:p>
        </w:tc>
      </w:tr>
      <w:tr w:rsidR="00F17EF4" w:rsidRPr="00FC7A70" w14:paraId="60CB4651" w14:textId="77777777" w:rsidTr="482EA073">
        <w:tc>
          <w:tcPr>
            <w:tcW w:w="11592" w:type="dxa"/>
            <w:gridSpan w:val="5"/>
            <w:shd w:val="clear" w:color="auto" w:fill="E8E8E8" w:themeFill="background2"/>
          </w:tcPr>
          <w:p w14:paraId="11B17B13" w14:textId="77777777" w:rsidR="00F17EF4" w:rsidRPr="00FC7A70" w:rsidRDefault="00F17EF4"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Ocupação do espaço público</w:t>
            </w:r>
          </w:p>
        </w:tc>
      </w:tr>
      <w:tr w:rsidR="00F17EF4" w:rsidRPr="00FC7A70" w14:paraId="36AD38CD" w14:textId="77777777" w:rsidTr="482EA073">
        <w:trPr>
          <w:gridAfter w:val="1"/>
          <w:wAfter w:w="15" w:type="dxa"/>
        </w:trPr>
        <w:tc>
          <w:tcPr>
            <w:tcW w:w="2972" w:type="dxa"/>
          </w:tcPr>
          <w:p w14:paraId="71557707" w14:textId="77777777" w:rsidR="00F17EF4" w:rsidRPr="00FC7A70" w:rsidRDefault="00F17EF4" w:rsidP="00DF7BBF">
            <w:pPr>
              <w:widowControl w:val="0"/>
              <w:spacing w:after="120"/>
              <w:rPr>
                <w:rFonts w:ascii="Garamond" w:hAnsi="Garamond"/>
                <w:color w:val="000000" w:themeColor="text1"/>
                <w:szCs w:val="24"/>
              </w:rPr>
            </w:pPr>
          </w:p>
        </w:tc>
        <w:tc>
          <w:tcPr>
            <w:tcW w:w="2552" w:type="dxa"/>
          </w:tcPr>
          <w:p w14:paraId="76C42D11" w14:textId="77777777" w:rsidR="00F17EF4" w:rsidRPr="00FC7A70" w:rsidRDefault="00F17EF4"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câmara municipal territorialmente competente</w:t>
            </w:r>
          </w:p>
        </w:tc>
        <w:tc>
          <w:tcPr>
            <w:tcW w:w="3685" w:type="dxa"/>
          </w:tcPr>
          <w:p w14:paraId="5F01EA2C" w14:textId="77777777" w:rsidR="00F17EF4" w:rsidRPr="00FC7A70" w:rsidRDefault="00F17EF4" w:rsidP="00DF7BBF">
            <w:pPr>
              <w:widowControl w:val="0"/>
              <w:spacing w:after="120"/>
              <w:rPr>
                <w:rFonts w:ascii="Garamond" w:hAnsi="Garamond"/>
                <w:color w:val="000000" w:themeColor="text1"/>
                <w:szCs w:val="24"/>
              </w:rPr>
            </w:pPr>
          </w:p>
        </w:tc>
        <w:tc>
          <w:tcPr>
            <w:tcW w:w="2368" w:type="dxa"/>
          </w:tcPr>
          <w:p w14:paraId="678183B5" w14:textId="77777777" w:rsidR="00F17EF4" w:rsidRPr="00FC7A70" w:rsidRDefault="00F17EF4" w:rsidP="00DF7BBF">
            <w:pPr>
              <w:pStyle w:val="PargrafodaLista"/>
              <w:widowControl w:val="0"/>
              <w:numPr>
                <w:ilvl w:val="0"/>
                <w:numId w:val="230"/>
              </w:numPr>
              <w:spacing w:after="120"/>
              <w:contextualSpacing w:val="0"/>
              <w:rPr>
                <w:rFonts w:ascii="Garamond" w:hAnsi="Garamond"/>
                <w:color w:val="000000" w:themeColor="text1"/>
                <w:szCs w:val="24"/>
              </w:rPr>
            </w:pPr>
            <w:r w:rsidRPr="00FC7A70">
              <w:rPr>
                <w:rFonts w:ascii="Garamond" w:hAnsi="Garamond"/>
                <w:color w:val="000000" w:themeColor="text1"/>
                <w:szCs w:val="24"/>
              </w:rPr>
              <w:t>A Autoridade Nacional de Segurança Rodoviária.</w:t>
            </w:r>
          </w:p>
          <w:p w14:paraId="6EA69BE8" w14:textId="77777777" w:rsidR="00F17EF4" w:rsidRPr="00FC7A70" w:rsidRDefault="00F17EF4" w:rsidP="00DF7BBF">
            <w:pPr>
              <w:pStyle w:val="PargrafodaLista"/>
              <w:widowControl w:val="0"/>
              <w:numPr>
                <w:ilvl w:val="0"/>
                <w:numId w:val="230"/>
              </w:numPr>
              <w:spacing w:after="120"/>
              <w:contextualSpacing w:val="0"/>
              <w:rPr>
                <w:rFonts w:ascii="Garamond" w:hAnsi="Garamond"/>
                <w:color w:val="000000" w:themeColor="text1"/>
                <w:szCs w:val="24"/>
              </w:rPr>
            </w:pPr>
            <w:r w:rsidRPr="00FC7A70">
              <w:rPr>
                <w:rFonts w:ascii="Garamond" w:hAnsi="Garamond"/>
                <w:color w:val="000000" w:themeColor="text1"/>
                <w:szCs w:val="24"/>
              </w:rPr>
              <w:t>A Infraestruturas de Portugal, S. A.;</w:t>
            </w:r>
          </w:p>
          <w:p w14:paraId="08B7F55E" w14:textId="77777777" w:rsidR="00F17EF4" w:rsidRPr="00FC7A70" w:rsidRDefault="00F17EF4" w:rsidP="00DF7BBF">
            <w:pPr>
              <w:pStyle w:val="PargrafodaLista"/>
              <w:widowControl w:val="0"/>
              <w:numPr>
                <w:ilvl w:val="0"/>
                <w:numId w:val="230"/>
              </w:numPr>
              <w:spacing w:after="120"/>
              <w:contextualSpacing w:val="0"/>
              <w:rPr>
                <w:rFonts w:ascii="Garamond" w:hAnsi="Garamond"/>
                <w:color w:val="000000" w:themeColor="text1"/>
                <w:szCs w:val="24"/>
              </w:rPr>
            </w:pPr>
            <w:r w:rsidRPr="00FC7A70">
              <w:rPr>
                <w:rFonts w:ascii="Garamond" w:hAnsi="Garamond"/>
                <w:color w:val="000000" w:themeColor="text1"/>
                <w:szCs w:val="24"/>
              </w:rPr>
              <w:t>O ICNF, I.P.;</w:t>
            </w:r>
          </w:p>
          <w:p w14:paraId="144CC1C9" w14:textId="77777777" w:rsidR="00F17EF4" w:rsidRPr="00FC7A70" w:rsidRDefault="00F17EF4" w:rsidP="00DF7BBF">
            <w:pPr>
              <w:pStyle w:val="PargrafodaLista"/>
              <w:widowControl w:val="0"/>
              <w:numPr>
                <w:ilvl w:val="0"/>
                <w:numId w:val="230"/>
              </w:numPr>
              <w:spacing w:after="120"/>
              <w:contextualSpacing w:val="0"/>
              <w:rPr>
                <w:rFonts w:ascii="Garamond" w:hAnsi="Garamond"/>
                <w:color w:val="000000" w:themeColor="text1"/>
                <w:szCs w:val="24"/>
              </w:rPr>
            </w:pPr>
            <w:r w:rsidRPr="00FC7A70">
              <w:rPr>
                <w:rFonts w:ascii="Garamond" w:hAnsi="Garamond"/>
                <w:color w:val="000000" w:themeColor="text1"/>
                <w:szCs w:val="24"/>
              </w:rPr>
              <w:t>O IMT, I. P.;</w:t>
            </w:r>
          </w:p>
          <w:p w14:paraId="5FB2FD0E" w14:textId="77777777" w:rsidR="00F17EF4" w:rsidRPr="00FC7A70" w:rsidRDefault="00F17EF4" w:rsidP="00DF7BBF">
            <w:pPr>
              <w:pStyle w:val="PargrafodaLista"/>
              <w:widowControl w:val="0"/>
              <w:numPr>
                <w:ilvl w:val="0"/>
                <w:numId w:val="230"/>
              </w:numPr>
              <w:spacing w:after="120"/>
              <w:contextualSpacing w:val="0"/>
              <w:rPr>
                <w:rFonts w:ascii="Garamond" w:hAnsi="Garamond"/>
                <w:color w:val="000000" w:themeColor="text1"/>
                <w:szCs w:val="24"/>
              </w:rPr>
            </w:pPr>
            <w:r w:rsidRPr="00FC7A70">
              <w:rPr>
                <w:rFonts w:ascii="Garamond" w:hAnsi="Garamond"/>
                <w:color w:val="000000" w:themeColor="text1"/>
                <w:szCs w:val="24"/>
              </w:rPr>
              <w:t>O Património Cultural I. P.;</w:t>
            </w:r>
          </w:p>
          <w:p w14:paraId="70A2F566" w14:textId="77777777" w:rsidR="00F17EF4" w:rsidRPr="00FC7A70" w:rsidRDefault="00F17EF4" w:rsidP="00DF7BBF">
            <w:pPr>
              <w:pStyle w:val="PargrafodaLista"/>
              <w:widowControl w:val="0"/>
              <w:numPr>
                <w:ilvl w:val="0"/>
                <w:numId w:val="230"/>
              </w:numPr>
              <w:spacing w:after="120"/>
              <w:contextualSpacing w:val="0"/>
              <w:rPr>
                <w:rFonts w:ascii="Garamond" w:hAnsi="Garamond"/>
                <w:color w:val="000000" w:themeColor="text1"/>
                <w:szCs w:val="24"/>
              </w:rPr>
            </w:pPr>
            <w:r w:rsidRPr="00FC7A70">
              <w:rPr>
                <w:rFonts w:ascii="Garamond" w:hAnsi="Garamond"/>
                <w:color w:val="000000" w:themeColor="text1"/>
                <w:szCs w:val="24"/>
              </w:rPr>
              <w:t>O Turismo de Portugal, I. P.</w:t>
            </w:r>
          </w:p>
        </w:tc>
      </w:tr>
    </w:tbl>
    <w:p w14:paraId="25F28998" w14:textId="77777777" w:rsidR="00BB2245" w:rsidRPr="00FC7A70" w:rsidRDefault="00BB2245" w:rsidP="00DF7BBF">
      <w:pPr>
        <w:widowControl w:val="0"/>
        <w:spacing w:after="120"/>
        <w:jc w:val="left"/>
        <w:rPr>
          <w:rFonts w:ascii="Garamond" w:hAnsi="Garamond"/>
          <w:color w:val="000000" w:themeColor="text1"/>
          <w:szCs w:val="24"/>
        </w:rPr>
        <w:sectPr w:rsidR="00BB2245" w:rsidRPr="00FC7A70" w:rsidSect="00FC7A70">
          <w:pgSz w:w="11906" w:h="16838"/>
          <w:pgMar w:top="3969" w:right="1701" w:bottom="1418" w:left="1701" w:header="709" w:footer="709" w:gutter="0"/>
          <w:cols w:space="708"/>
          <w:docGrid w:linePitch="360"/>
        </w:sectPr>
      </w:pPr>
    </w:p>
    <w:p w14:paraId="2A293187"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Anexo III – Prazos máximos para pronúncias</w:t>
      </w:r>
    </w:p>
    <w:p w14:paraId="69200E73" w14:textId="040ED5D5" w:rsidR="005B0031" w:rsidRPr="00FC7A70" w:rsidRDefault="005B0031" w:rsidP="00DF7BBF">
      <w:pPr>
        <w:widowControl w:val="0"/>
        <w:spacing w:after="120"/>
        <w:jc w:val="center"/>
        <w:rPr>
          <w:rFonts w:ascii="Garamond" w:hAnsi="Garamond"/>
          <w:szCs w:val="24"/>
        </w:rPr>
      </w:pPr>
      <w:r w:rsidRPr="00FC7A70">
        <w:rPr>
          <w:rFonts w:ascii="Garamond" w:hAnsi="Garamond"/>
          <w:szCs w:val="24"/>
        </w:rPr>
        <w:t xml:space="preserve">(A que se refere o </w:t>
      </w:r>
      <w:r w:rsidR="001F2AFD" w:rsidRPr="00FC7A70">
        <w:rPr>
          <w:rFonts w:ascii="Garamond" w:hAnsi="Garamond"/>
          <w:szCs w:val="24"/>
        </w:rPr>
        <w:t xml:space="preserve">n.º 3 do </w:t>
      </w:r>
      <w:r w:rsidR="001F2AFD" w:rsidRPr="00FC7A70">
        <w:rPr>
          <w:rFonts w:ascii="Garamond" w:hAnsi="Garamond"/>
          <w:szCs w:val="24"/>
        </w:rPr>
        <w:fldChar w:fldCharType="begin"/>
      </w:r>
      <w:r w:rsidR="001F2AFD" w:rsidRPr="00FC7A70">
        <w:rPr>
          <w:rFonts w:ascii="Garamond" w:hAnsi="Garamond"/>
          <w:szCs w:val="24"/>
        </w:rPr>
        <w:instrText xml:space="preserve"> REF _Ref230074739 \r \h </w:instrText>
      </w:r>
      <w:r w:rsidR="002A60A1" w:rsidRPr="00FC7A70">
        <w:rPr>
          <w:rFonts w:ascii="Garamond" w:hAnsi="Garamond"/>
          <w:szCs w:val="24"/>
        </w:rPr>
        <w:instrText xml:space="preserve"> \* MERGEFORMAT </w:instrText>
      </w:r>
      <w:r w:rsidR="001F2AFD" w:rsidRPr="00FC7A70">
        <w:rPr>
          <w:rFonts w:ascii="Garamond" w:hAnsi="Garamond"/>
          <w:szCs w:val="24"/>
        </w:rPr>
      </w:r>
      <w:r w:rsidR="001F2AFD" w:rsidRPr="00FC7A70">
        <w:rPr>
          <w:rFonts w:ascii="Garamond" w:hAnsi="Garamond"/>
          <w:szCs w:val="24"/>
        </w:rPr>
        <w:fldChar w:fldCharType="separate"/>
      </w:r>
      <w:r w:rsidR="009D4F47">
        <w:rPr>
          <w:rFonts w:ascii="Garamond" w:hAnsi="Garamond"/>
          <w:szCs w:val="24"/>
        </w:rPr>
        <w:t>Artigo 5.º</w:t>
      </w:r>
      <w:r w:rsidR="001F2AFD" w:rsidRPr="00FC7A70">
        <w:rPr>
          <w:rFonts w:ascii="Garamond" w:hAnsi="Garamond"/>
          <w:szCs w:val="24"/>
        </w:rPr>
        <w:fldChar w:fldCharType="end"/>
      </w:r>
      <w:r w:rsidRPr="00FC7A70">
        <w:rPr>
          <w:rFonts w:ascii="Garamond" w:hAnsi="Garamond"/>
          <w:szCs w:val="24"/>
        </w:rPr>
        <w:t>)</w:t>
      </w:r>
    </w:p>
    <w:p w14:paraId="095DDC6B" w14:textId="26FF8EC5"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Os prazos máximos para pronúncias a que se refere o</w:t>
      </w:r>
      <w:r w:rsidR="001F2AFD" w:rsidRPr="00FC7A70">
        <w:rPr>
          <w:rFonts w:ascii="Garamond" w:hAnsi="Garamond"/>
          <w:color w:val="000000" w:themeColor="text1"/>
          <w:szCs w:val="24"/>
        </w:rPr>
        <w:t xml:space="preserve"> n.º 3 do </w:t>
      </w:r>
      <w:r w:rsidR="001F2AFD" w:rsidRPr="00FC7A70">
        <w:rPr>
          <w:rFonts w:ascii="Garamond" w:hAnsi="Garamond"/>
          <w:color w:val="000000" w:themeColor="text1"/>
          <w:szCs w:val="24"/>
        </w:rPr>
        <w:fldChar w:fldCharType="begin"/>
      </w:r>
      <w:r w:rsidR="001F2AFD" w:rsidRPr="00FC7A70">
        <w:rPr>
          <w:rFonts w:ascii="Garamond" w:hAnsi="Garamond"/>
          <w:color w:val="000000" w:themeColor="text1"/>
          <w:szCs w:val="24"/>
        </w:rPr>
        <w:instrText xml:space="preserve"> REF _Ref230074739 \r \h </w:instrText>
      </w:r>
      <w:r w:rsidR="00FC7A70" w:rsidRPr="00FC7A70">
        <w:rPr>
          <w:rFonts w:ascii="Garamond" w:hAnsi="Garamond"/>
          <w:color w:val="000000" w:themeColor="text1"/>
          <w:szCs w:val="24"/>
        </w:rPr>
        <w:instrText xml:space="preserve"> \* MERGEFORMAT </w:instrText>
      </w:r>
      <w:r w:rsidR="001F2AFD" w:rsidRPr="00FC7A70">
        <w:rPr>
          <w:rFonts w:ascii="Garamond" w:hAnsi="Garamond"/>
          <w:color w:val="000000" w:themeColor="text1"/>
          <w:szCs w:val="24"/>
        </w:rPr>
      </w:r>
      <w:r w:rsidR="001F2AFD" w:rsidRPr="00FC7A70">
        <w:rPr>
          <w:rFonts w:ascii="Garamond" w:hAnsi="Garamond"/>
          <w:color w:val="000000" w:themeColor="text1"/>
          <w:szCs w:val="24"/>
        </w:rPr>
        <w:fldChar w:fldCharType="separate"/>
      </w:r>
      <w:r w:rsidR="009D4F47">
        <w:rPr>
          <w:rFonts w:ascii="Garamond" w:hAnsi="Garamond"/>
          <w:color w:val="000000" w:themeColor="text1"/>
          <w:szCs w:val="24"/>
        </w:rPr>
        <w:t>Artigo 5.º</w:t>
      </w:r>
      <w:r w:rsidR="001F2AFD" w:rsidRPr="00FC7A70">
        <w:rPr>
          <w:rFonts w:ascii="Garamond" w:hAnsi="Garamond"/>
          <w:color w:val="000000" w:themeColor="text1"/>
          <w:szCs w:val="24"/>
        </w:rPr>
        <w:fldChar w:fldCharType="end"/>
      </w:r>
      <w:r w:rsidRPr="00FC7A70">
        <w:rPr>
          <w:rFonts w:ascii="Garamond" w:hAnsi="Garamond"/>
          <w:color w:val="000000" w:themeColor="text1"/>
          <w:szCs w:val="24"/>
        </w:rPr>
        <w:t xml:space="preserve"> são os constantes do quadro seguinte:</w:t>
      </w:r>
    </w:p>
    <w:tbl>
      <w:tblPr>
        <w:tblStyle w:val="TabelacomGrelha"/>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6"/>
        <w:gridCol w:w="2268"/>
      </w:tblGrid>
      <w:tr w:rsidR="00771F2A" w:rsidRPr="00FC7A70" w14:paraId="5136D477" w14:textId="77777777" w:rsidTr="00F66114">
        <w:tc>
          <w:tcPr>
            <w:tcW w:w="6516" w:type="dxa"/>
            <w:shd w:val="clear" w:color="auto" w:fill="000000" w:themeFill="text1"/>
          </w:tcPr>
          <w:p w14:paraId="70DDA1B7" w14:textId="77777777" w:rsidR="008A4623" w:rsidRPr="00FC7A70" w:rsidRDefault="008A4623" w:rsidP="00DF7BBF">
            <w:pPr>
              <w:widowControl w:val="0"/>
              <w:spacing w:after="120"/>
              <w:jc w:val="center"/>
              <w:rPr>
                <w:rFonts w:ascii="Garamond" w:hAnsi="Garamond"/>
                <w:color w:val="FFFFFF" w:themeColor="background1"/>
                <w:szCs w:val="24"/>
              </w:rPr>
            </w:pPr>
            <w:r w:rsidRPr="00FC7A70">
              <w:rPr>
                <w:rFonts w:ascii="Garamond" w:hAnsi="Garamond"/>
                <w:color w:val="FFFFFF" w:themeColor="background1"/>
                <w:szCs w:val="24"/>
              </w:rPr>
              <w:t>Regimes/circunstâncias</w:t>
            </w:r>
          </w:p>
        </w:tc>
        <w:tc>
          <w:tcPr>
            <w:tcW w:w="2268" w:type="dxa"/>
            <w:shd w:val="clear" w:color="auto" w:fill="000000" w:themeFill="text1"/>
            <w:vAlign w:val="center"/>
          </w:tcPr>
          <w:p w14:paraId="0191CB74" w14:textId="77777777" w:rsidR="008A4623" w:rsidRPr="00FC7A70" w:rsidRDefault="008A4623" w:rsidP="00DF7BBF">
            <w:pPr>
              <w:widowControl w:val="0"/>
              <w:spacing w:after="120"/>
              <w:jc w:val="center"/>
              <w:rPr>
                <w:rFonts w:ascii="Garamond" w:hAnsi="Garamond"/>
                <w:color w:val="FFFFFF" w:themeColor="background1"/>
                <w:szCs w:val="24"/>
              </w:rPr>
            </w:pPr>
            <w:r w:rsidRPr="00FC7A70">
              <w:rPr>
                <w:rFonts w:ascii="Garamond" w:hAnsi="Garamond"/>
                <w:color w:val="FFFFFF" w:themeColor="background1"/>
                <w:szCs w:val="24"/>
              </w:rPr>
              <w:t>Prazos</w:t>
            </w:r>
          </w:p>
        </w:tc>
      </w:tr>
      <w:tr w:rsidR="00364BFD" w:rsidRPr="00FC7A70" w14:paraId="3E247ADD" w14:textId="77777777" w:rsidTr="00073EF1">
        <w:tc>
          <w:tcPr>
            <w:tcW w:w="8784" w:type="dxa"/>
            <w:gridSpan w:val="2"/>
            <w:shd w:val="clear" w:color="auto" w:fill="E8E8E8" w:themeFill="background2"/>
          </w:tcPr>
          <w:p w14:paraId="0B93BF74" w14:textId="699E3EF9" w:rsidR="00364BFD" w:rsidRPr="00FC7A70" w:rsidRDefault="00364BFD"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Regimes ambientais</w:t>
            </w:r>
          </w:p>
        </w:tc>
      </w:tr>
      <w:tr w:rsidR="00AB7609" w:rsidRPr="00FC7A70" w14:paraId="63B3FE7E" w14:textId="77777777" w:rsidTr="007D4A98">
        <w:tc>
          <w:tcPr>
            <w:tcW w:w="6516" w:type="dxa"/>
          </w:tcPr>
          <w:p w14:paraId="3F81C355" w14:textId="590E3173"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Regime jurídico de avaliação de impacte ambiental – declaração de impacte ambiental (DIA) em fase de projeto de execução, para projetos relativos ao acesso e exercício da atividade industrial no âmbito do presente regime e projetos de potencial interesse nacional</w:t>
            </w:r>
            <w:r w:rsidR="005C3315" w:rsidRPr="00FC7A70">
              <w:rPr>
                <w:rFonts w:ascii="Garamond" w:hAnsi="Garamond"/>
                <w:color w:val="000000" w:themeColor="text1"/>
                <w:szCs w:val="24"/>
              </w:rPr>
              <w:t>. (1)</w:t>
            </w:r>
            <w:r w:rsidRPr="00FC7A70">
              <w:rPr>
                <w:rFonts w:ascii="Garamond" w:hAnsi="Garamond"/>
                <w:color w:val="000000" w:themeColor="text1"/>
                <w:szCs w:val="24"/>
              </w:rPr>
              <w:t xml:space="preserve"> </w:t>
            </w:r>
          </w:p>
        </w:tc>
        <w:tc>
          <w:tcPr>
            <w:tcW w:w="2268" w:type="dxa"/>
            <w:vAlign w:val="center"/>
          </w:tcPr>
          <w:p w14:paraId="702F5A9C" w14:textId="3F6E1763"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90 dias</w:t>
            </w:r>
          </w:p>
        </w:tc>
      </w:tr>
      <w:tr w:rsidR="000A6153" w:rsidRPr="00FC7A70" w14:paraId="0FD68F4E" w14:textId="77777777" w:rsidTr="00F66114">
        <w:tc>
          <w:tcPr>
            <w:tcW w:w="6516" w:type="dxa"/>
          </w:tcPr>
          <w:p w14:paraId="3C07AAB6" w14:textId="0EAA8278" w:rsidR="000A6153" w:rsidRPr="00FC7A70" w:rsidRDefault="000A615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Regime jurídico de avaliação de impacte ambiental – declaração de impacte ambiental (DIA) em fase de projeto de execução, para os restantes projetos.</w:t>
            </w:r>
            <w:r w:rsidR="005C3315" w:rsidRPr="00FC7A70">
              <w:rPr>
                <w:rFonts w:ascii="Garamond" w:hAnsi="Garamond"/>
                <w:color w:val="000000" w:themeColor="text1"/>
                <w:szCs w:val="24"/>
              </w:rPr>
              <w:t xml:space="preserve"> (1)</w:t>
            </w:r>
          </w:p>
        </w:tc>
        <w:tc>
          <w:tcPr>
            <w:tcW w:w="2268" w:type="dxa"/>
            <w:vAlign w:val="center"/>
          </w:tcPr>
          <w:p w14:paraId="0D2CEEEC" w14:textId="030445E1" w:rsidR="000A6153" w:rsidRPr="00FC7A70" w:rsidRDefault="000A6153"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150 dias</w:t>
            </w:r>
          </w:p>
        </w:tc>
      </w:tr>
      <w:tr w:rsidR="00AB7609" w:rsidRPr="00FC7A70" w14:paraId="7341CCB6" w14:textId="77777777" w:rsidTr="007D4A98">
        <w:tc>
          <w:tcPr>
            <w:tcW w:w="6516" w:type="dxa"/>
          </w:tcPr>
          <w:p w14:paraId="0B37104D" w14:textId="1827A014"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Regime jurídico de avaliação de impacte ambiental – Decisão sobre conformidade ambiental do projeto de execução (DCAPE)</w:t>
            </w:r>
          </w:p>
        </w:tc>
        <w:tc>
          <w:tcPr>
            <w:tcW w:w="2268" w:type="dxa"/>
            <w:vAlign w:val="center"/>
          </w:tcPr>
          <w:p w14:paraId="5A791C5C"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50 dias</w:t>
            </w:r>
          </w:p>
        </w:tc>
      </w:tr>
      <w:tr w:rsidR="00AB7609" w:rsidRPr="00FC7A70" w14:paraId="0878F905" w14:textId="77777777" w:rsidTr="007D4A98">
        <w:tc>
          <w:tcPr>
            <w:tcW w:w="6516" w:type="dxa"/>
          </w:tcPr>
          <w:p w14:paraId="3E575369" w14:textId="77777777"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Prevenção de acidentes graves que envolvam substâncias perigosas – parecer relativo ao relatório de segurança</w:t>
            </w:r>
          </w:p>
        </w:tc>
        <w:tc>
          <w:tcPr>
            <w:tcW w:w="2268" w:type="dxa"/>
            <w:vAlign w:val="center"/>
          </w:tcPr>
          <w:p w14:paraId="3727AF33"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80 dias</w:t>
            </w:r>
          </w:p>
        </w:tc>
      </w:tr>
      <w:tr w:rsidR="00AB7609" w:rsidRPr="00FC7A70" w14:paraId="1EB4308A" w14:textId="77777777" w:rsidTr="007D4A98">
        <w:tc>
          <w:tcPr>
            <w:tcW w:w="6516" w:type="dxa"/>
          </w:tcPr>
          <w:p w14:paraId="23F5DEDA" w14:textId="77777777"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Prevenção de acidentes graves que envolvam substâncias perigosas – parecer relativo à compatibilização de localização</w:t>
            </w:r>
          </w:p>
        </w:tc>
        <w:tc>
          <w:tcPr>
            <w:tcW w:w="2268" w:type="dxa"/>
            <w:vAlign w:val="center"/>
          </w:tcPr>
          <w:p w14:paraId="2A732737" w14:textId="5B6760D1" w:rsidR="00AB7609" w:rsidRPr="00FC7A70" w:rsidRDefault="002A60A1"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5</w:t>
            </w:r>
            <w:r w:rsidR="00AB7609" w:rsidRPr="00FC7A70">
              <w:rPr>
                <w:rFonts w:ascii="Garamond" w:hAnsi="Garamond"/>
                <w:color w:val="000000" w:themeColor="text1"/>
                <w:szCs w:val="24"/>
              </w:rPr>
              <w:t>0 dias</w:t>
            </w:r>
          </w:p>
        </w:tc>
      </w:tr>
      <w:tr w:rsidR="00B010CC" w:rsidRPr="00FC7A70" w14:paraId="667905F0" w14:textId="77777777" w:rsidTr="007D4A98">
        <w:tc>
          <w:tcPr>
            <w:tcW w:w="6516" w:type="dxa"/>
          </w:tcPr>
          <w:p w14:paraId="1BDB0401" w14:textId="1CBA5A14" w:rsidR="00B010CC" w:rsidRPr="00FC7A70" w:rsidRDefault="007E6E5E"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Licença ambiental associada a estabelecimento industrial </w:t>
            </w:r>
            <w:r w:rsidR="00194799" w:rsidRPr="00FC7A70">
              <w:rPr>
                <w:rFonts w:ascii="Garamond" w:hAnsi="Garamond"/>
                <w:color w:val="000000" w:themeColor="text1"/>
                <w:szCs w:val="24"/>
              </w:rPr>
              <w:t xml:space="preserve">ou atividade pecuária </w:t>
            </w:r>
            <w:r w:rsidRPr="00FC7A70">
              <w:rPr>
                <w:rFonts w:ascii="Garamond" w:hAnsi="Garamond"/>
                <w:color w:val="000000" w:themeColor="text1"/>
                <w:szCs w:val="24"/>
              </w:rPr>
              <w:t>não sujeito</w:t>
            </w:r>
            <w:r w:rsidR="00194799" w:rsidRPr="00FC7A70">
              <w:rPr>
                <w:rFonts w:ascii="Garamond" w:hAnsi="Garamond"/>
                <w:color w:val="000000" w:themeColor="text1"/>
                <w:szCs w:val="24"/>
              </w:rPr>
              <w:t>s</w:t>
            </w:r>
            <w:r w:rsidRPr="00FC7A70">
              <w:rPr>
                <w:rFonts w:ascii="Garamond" w:hAnsi="Garamond"/>
                <w:color w:val="000000" w:themeColor="text1"/>
                <w:szCs w:val="24"/>
              </w:rPr>
              <w:t xml:space="preserve"> a avaliação de impacte ambiental</w:t>
            </w:r>
          </w:p>
        </w:tc>
        <w:tc>
          <w:tcPr>
            <w:tcW w:w="2268" w:type="dxa"/>
            <w:vAlign w:val="center"/>
          </w:tcPr>
          <w:p w14:paraId="3C355E8C" w14:textId="2D8D4B41" w:rsidR="00B010CC" w:rsidRPr="00FC7A70" w:rsidRDefault="00E72A8D"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80 dias</w:t>
            </w:r>
          </w:p>
        </w:tc>
      </w:tr>
      <w:tr w:rsidR="00B010CC" w:rsidRPr="00FC7A70" w14:paraId="4504A6C4" w14:textId="77777777" w:rsidTr="007D4A98">
        <w:tc>
          <w:tcPr>
            <w:tcW w:w="6516" w:type="dxa"/>
          </w:tcPr>
          <w:p w14:paraId="61B40703" w14:textId="6EB926A8" w:rsidR="00B010CC" w:rsidRPr="00FC7A70" w:rsidRDefault="002A6F07"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Licença ambiental com </w:t>
            </w:r>
            <w:r w:rsidR="00E05469" w:rsidRPr="00FC7A70">
              <w:rPr>
                <w:rFonts w:ascii="Garamond" w:hAnsi="Garamond"/>
                <w:color w:val="000000" w:themeColor="text1"/>
                <w:szCs w:val="24"/>
              </w:rPr>
              <w:t xml:space="preserve">AIA </w:t>
            </w:r>
            <w:r w:rsidRPr="00FC7A70">
              <w:rPr>
                <w:rFonts w:ascii="Garamond" w:hAnsi="Garamond"/>
                <w:color w:val="000000" w:themeColor="text1"/>
                <w:szCs w:val="24"/>
              </w:rPr>
              <w:t>em simultâneo</w:t>
            </w:r>
          </w:p>
        </w:tc>
        <w:tc>
          <w:tcPr>
            <w:tcW w:w="2268" w:type="dxa"/>
            <w:vAlign w:val="center"/>
          </w:tcPr>
          <w:p w14:paraId="527DF3F4" w14:textId="37DFEC94" w:rsidR="00B010CC" w:rsidRPr="00FC7A70" w:rsidRDefault="00E72A8D"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90 dias</w:t>
            </w:r>
          </w:p>
        </w:tc>
      </w:tr>
      <w:tr w:rsidR="00B010CC" w:rsidRPr="00FC7A70" w14:paraId="11414C42" w14:textId="77777777" w:rsidTr="007D4A98">
        <w:tc>
          <w:tcPr>
            <w:tcW w:w="6516" w:type="dxa"/>
          </w:tcPr>
          <w:p w14:paraId="233B7275" w14:textId="2B83535B" w:rsidR="00B010CC" w:rsidRPr="00FC7A70" w:rsidRDefault="00B5035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Licença ambiental com RECAPE em simultâneo</w:t>
            </w:r>
          </w:p>
        </w:tc>
        <w:tc>
          <w:tcPr>
            <w:tcW w:w="2268" w:type="dxa"/>
            <w:vAlign w:val="center"/>
          </w:tcPr>
          <w:p w14:paraId="3AA2C3E0" w14:textId="406FD0B4" w:rsidR="00B010CC" w:rsidRPr="00FC7A70" w:rsidRDefault="00E72A8D"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60 dias</w:t>
            </w:r>
          </w:p>
        </w:tc>
      </w:tr>
      <w:tr w:rsidR="00AB7609" w:rsidRPr="00FC7A70" w14:paraId="3AAED210" w14:textId="77777777" w:rsidTr="007D4A98">
        <w:tc>
          <w:tcPr>
            <w:tcW w:w="6516" w:type="dxa"/>
          </w:tcPr>
          <w:p w14:paraId="17A762A2" w14:textId="4334E852"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Operação de gestão de resíduos – incineração e coincineração de resíduos</w:t>
            </w:r>
          </w:p>
        </w:tc>
        <w:tc>
          <w:tcPr>
            <w:tcW w:w="2268" w:type="dxa"/>
            <w:vAlign w:val="center"/>
          </w:tcPr>
          <w:p w14:paraId="0B7FA377"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50 dias</w:t>
            </w:r>
          </w:p>
        </w:tc>
      </w:tr>
      <w:tr w:rsidR="00AB7609" w:rsidRPr="00FC7A70" w14:paraId="279423D1" w14:textId="77777777" w:rsidTr="007D4A98">
        <w:tc>
          <w:tcPr>
            <w:tcW w:w="6516" w:type="dxa"/>
          </w:tcPr>
          <w:p w14:paraId="5FBD94BD" w14:textId="1ADD6A91"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Operação de tratamento de resíduos – licença ao abrigo do regime geral</w:t>
            </w:r>
          </w:p>
        </w:tc>
        <w:tc>
          <w:tcPr>
            <w:tcW w:w="2268" w:type="dxa"/>
            <w:vAlign w:val="center"/>
          </w:tcPr>
          <w:p w14:paraId="07000A34"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50 dias</w:t>
            </w:r>
          </w:p>
        </w:tc>
      </w:tr>
      <w:tr w:rsidR="00AB7609" w:rsidRPr="00FC7A70" w14:paraId="028BB6D8" w14:textId="77777777" w:rsidTr="007D4A98">
        <w:tc>
          <w:tcPr>
            <w:tcW w:w="6516" w:type="dxa"/>
          </w:tcPr>
          <w:p w14:paraId="792EC1DE" w14:textId="3AF11816"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Operação de tratamento de resíduos – licença ao abrigo do regime simplificado</w:t>
            </w:r>
          </w:p>
        </w:tc>
        <w:tc>
          <w:tcPr>
            <w:tcW w:w="2268" w:type="dxa"/>
            <w:vAlign w:val="center"/>
          </w:tcPr>
          <w:p w14:paraId="11D063A7"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30 dias</w:t>
            </w:r>
          </w:p>
        </w:tc>
      </w:tr>
      <w:tr w:rsidR="00CF0FEF" w:rsidRPr="00FC7A70" w14:paraId="0EB5DB05" w14:textId="77777777" w:rsidTr="007D4A98">
        <w:tc>
          <w:tcPr>
            <w:tcW w:w="6516" w:type="dxa"/>
          </w:tcPr>
          <w:p w14:paraId="15D94562" w14:textId="42C3E9C5" w:rsidR="00CF0FEF" w:rsidRPr="00FC7A70" w:rsidRDefault="00CF0FEF"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Parecer vinculativo ao abrigo do artigo 86.º do regime geral de gestão de resíduos </w:t>
            </w:r>
          </w:p>
        </w:tc>
        <w:tc>
          <w:tcPr>
            <w:tcW w:w="2268" w:type="dxa"/>
            <w:vAlign w:val="center"/>
          </w:tcPr>
          <w:p w14:paraId="4B47708E" w14:textId="450AB3E2" w:rsidR="00CF0FEF" w:rsidRPr="00FC7A70" w:rsidRDefault="00D546FF"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30 dias</w:t>
            </w:r>
          </w:p>
        </w:tc>
      </w:tr>
      <w:tr w:rsidR="00AB7609" w:rsidRPr="00FC7A70" w14:paraId="3D737FBD" w14:textId="77777777" w:rsidTr="007D4A98">
        <w:tc>
          <w:tcPr>
            <w:tcW w:w="6516" w:type="dxa"/>
          </w:tcPr>
          <w:p w14:paraId="44F22049" w14:textId="77777777"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Título de emissão de gases com efeitos de estufa</w:t>
            </w:r>
          </w:p>
        </w:tc>
        <w:tc>
          <w:tcPr>
            <w:tcW w:w="2268" w:type="dxa"/>
            <w:vAlign w:val="center"/>
          </w:tcPr>
          <w:p w14:paraId="17CD639F"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30 dias</w:t>
            </w:r>
          </w:p>
        </w:tc>
      </w:tr>
      <w:tr w:rsidR="00AB7609" w:rsidRPr="00FC7A70" w14:paraId="6E4B9ED8" w14:textId="77777777" w:rsidTr="007D4A98">
        <w:tc>
          <w:tcPr>
            <w:tcW w:w="6516" w:type="dxa"/>
          </w:tcPr>
          <w:p w14:paraId="12F83940" w14:textId="77777777"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Título de emissões para o ar (TEAR)</w:t>
            </w:r>
          </w:p>
        </w:tc>
        <w:tc>
          <w:tcPr>
            <w:tcW w:w="2268" w:type="dxa"/>
            <w:vAlign w:val="center"/>
          </w:tcPr>
          <w:p w14:paraId="57B8F995" w14:textId="77777777"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30 dias</w:t>
            </w:r>
          </w:p>
        </w:tc>
      </w:tr>
      <w:tr w:rsidR="00AB7609" w:rsidRPr="00FC7A70" w14:paraId="51FECF29" w14:textId="77777777" w:rsidTr="007D4A98">
        <w:tc>
          <w:tcPr>
            <w:tcW w:w="6516" w:type="dxa"/>
          </w:tcPr>
          <w:p w14:paraId="6619BCE0" w14:textId="77777777"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Título de utilização de recursos hídricos</w:t>
            </w:r>
          </w:p>
        </w:tc>
        <w:tc>
          <w:tcPr>
            <w:tcW w:w="2268" w:type="dxa"/>
            <w:vAlign w:val="center"/>
          </w:tcPr>
          <w:p w14:paraId="046FD9AF" w14:textId="31CB9422"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22 dias</w:t>
            </w:r>
          </w:p>
        </w:tc>
      </w:tr>
      <w:tr w:rsidR="00EC3DD0" w:rsidRPr="00FC7A70" w14:paraId="0F46C1AC" w14:textId="77777777" w:rsidTr="00F66114">
        <w:tc>
          <w:tcPr>
            <w:tcW w:w="8784" w:type="dxa"/>
            <w:gridSpan w:val="2"/>
            <w:shd w:val="clear" w:color="auto" w:fill="E8E8E8" w:themeFill="background2"/>
          </w:tcPr>
          <w:p w14:paraId="6724F137" w14:textId="0C47CB4B" w:rsidR="00EC3DD0" w:rsidRPr="00FC7A70" w:rsidRDefault="00EC3DD0"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Outros regimes</w:t>
            </w:r>
          </w:p>
        </w:tc>
      </w:tr>
      <w:tr w:rsidR="00A514BE" w:rsidRPr="00FC7A70" w14:paraId="5173ACF0" w14:textId="77777777" w:rsidTr="007D4A98">
        <w:tc>
          <w:tcPr>
            <w:tcW w:w="6516" w:type="dxa"/>
          </w:tcPr>
          <w:p w14:paraId="3AAB6517" w14:textId="2FD0FE4A" w:rsidR="00A514BE" w:rsidRPr="00FC7A70" w:rsidRDefault="00A514BE" w:rsidP="00DF7BBF">
            <w:pPr>
              <w:widowControl w:val="0"/>
              <w:spacing w:after="120"/>
              <w:rPr>
                <w:rFonts w:ascii="Garamond" w:hAnsi="Garamond"/>
                <w:color w:val="000000" w:themeColor="text1"/>
                <w:szCs w:val="24"/>
              </w:rPr>
            </w:pPr>
            <w:r w:rsidRPr="00FC7A70">
              <w:rPr>
                <w:rFonts w:ascii="Garamond" w:hAnsi="Garamond"/>
                <w:color w:val="000000" w:themeColor="text1"/>
                <w:szCs w:val="24"/>
              </w:rPr>
              <w:t>Regimes em matéria de segurança da cadeia alimentar</w:t>
            </w:r>
          </w:p>
        </w:tc>
        <w:tc>
          <w:tcPr>
            <w:tcW w:w="2268" w:type="dxa"/>
            <w:vAlign w:val="center"/>
          </w:tcPr>
          <w:p w14:paraId="5C520416" w14:textId="7FB81D18" w:rsidR="00A514BE" w:rsidRPr="00FC7A70" w:rsidRDefault="00A514BE"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30 dias</w:t>
            </w:r>
          </w:p>
        </w:tc>
      </w:tr>
      <w:tr w:rsidR="00AB7609" w:rsidRPr="00FC7A70" w14:paraId="4929BD77" w14:textId="77777777" w:rsidTr="007D4A98">
        <w:tc>
          <w:tcPr>
            <w:tcW w:w="6516" w:type="dxa"/>
          </w:tcPr>
          <w:p w14:paraId="738F42BB" w14:textId="48C5896C"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Exploração de estabelecimentos de alojamento local</w:t>
            </w:r>
            <w:r w:rsidRPr="00FC7A70" w:rsidDel="00D70CDC">
              <w:rPr>
                <w:rFonts w:ascii="Garamond" w:hAnsi="Garamond"/>
                <w:color w:val="000000" w:themeColor="text1"/>
                <w:szCs w:val="24"/>
              </w:rPr>
              <w:t xml:space="preserve"> </w:t>
            </w:r>
            <w:r w:rsidRPr="00FC7A70">
              <w:rPr>
                <w:rFonts w:ascii="Garamond" w:hAnsi="Garamond"/>
                <w:color w:val="000000" w:themeColor="text1"/>
                <w:szCs w:val="24"/>
              </w:rPr>
              <w:t>em áreas de contenção</w:t>
            </w:r>
          </w:p>
        </w:tc>
        <w:tc>
          <w:tcPr>
            <w:tcW w:w="2268" w:type="dxa"/>
            <w:vAlign w:val="center"/>
          </w:tcPr>
          <w:p w14:paraId="59FFE60F" w14:textId="318105FC" w:rsidR="00AB7609" w:rsidRPr="00FC7A70" w:rsidDel="00077FC3" w:rsidRDefault="00192961"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8</w:t>
            </w:r>
            <w:r w:rsidR="00AB7609" w:rsidRPr="00FC7A70">
              <w:rPr>
                <w:rFonts w:ascii="Garamond" w:hAnsi="Garamond"/>
                <w:color w:val="000000" w:themeColor="text1"/>
                <w:szCs w:val="24"/>
              </w:rPr>
              <w:t>0 dias</w:t>
            </w:r>
          </w:p>
        </w:tc>
      </w:tr>
      <w:tr w:rsidR="00AB7609" w:rsidRPr="00FC7A70" w14:paraId="2D0206F3" w14:textId="77777777" w:rsidTr="007D4A98">
        <w:tc>
          <w:tcPr>
            <w:tcW w:w="6516" w:type="dxa"/>
          </w:tcPr>
          <w:p w14:paraId="34C5222D" w14:textId="760F8AF9" w:rsidR="00AB7609" w:rsidRPr="00FC7A70" w:rsidRDefault="00AB7609" w:rsidP="00DF7BBF">
            <w:pPr>
              <w:widowControl w:val="0"/>
              <w:tabs>
                <w:tab w:val="left" w:pos="4519"/>
              </w:tabs>
              <w:spacing w:after="120"/>
              <w:rPr>
                <w:rFonts w:ascii="Garamond" w:hAnsi="Garamond"/>
                <w:color w:val="000000" w:themeColor="text1"/>
                <w:szCs w:val="24"/>
              </w:rPr>
            </w:pPr>
            <w:r w:rsidRPr="00FC7A70">
              <w:rPr>
                <w:rFonts w:ascii="Garamond" w:hAnsi="Garamond"/>
                <w:color w:val="000000" w:themeColor="text1"/>
                <w:szCs w:val="24"/>
              </w:rPr>
              <w:t>Exploração de estabelecimentos de alojamento local</w:t>
            </w:r>
            <w:r w:rsidRPr="00FC7A70" w:rsidDel="00D70CDC">
              <w:rPr>
                <w:rFonts w:ascii="Garamond" w:hAnsi="Garamond"/>
                <w:color w:val="000000" w:themeColor="text1"/>
                <w:szCs w:val="24"/>
              </w:rPr>
              <w:t xml:space="preserve"> </w:t>
            </w:r>
            <w:r w:rsidRPr="00FC7A70">
              <w:rPr>
                <w:rFonts w:ascii="Garamond" w:hAnsi="Garamond"/>
                <w:color w:val="000000" w:themeColor="text1"/>
                <w:szCs w:val="24"/>
              </w:rPr>
              <w:t>fora de áreas de contenção</w:t>
            </w:r>
          </w:p>
        </w:tc>
        <w:tc>
          <w:tcPr>
            <w:tcW w:w="2268" w:type="dxa"/>
            <w:vAlign w:val="center"/>
          </w:tcPr>
          <w:p w14:paraId="09BCD9F3" w14:textId="3DCF55A9" w:rsidR="00AB7609" w:rsidRPr="00FC7A70" w:rsidRDefault="00192961"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5</w:t>
            </w:r>
            <w:r w:rsidR="00AB7609" w:rsidRPr="00FC7A70">
              <w:rPr>
                <w:rFonts w:ascii="Garamond" w:hAnsi="Garamond"/>
                <w:color w:val="000000" w:themeColor="text1"/>
                <w:szCs w:val="24"/>
              </w:rPr>
              <w:t>0 dias</w:t>
            </w:r>
          </w:p>
        </w:tc>
      </w:tr>
      <w:tr w:rsidR="00AB7609" w:rsidRPr="00FC7A70" w14:paraId="474F758B" w14:textId="77777777" w:rsidTr="007D4A98">
        <w:tc>
          <w:tcPr>
            <w:tcW w:w="6516" w:type="dxa"/>
          </w:tcPr>
          <w:p w14:paraId="75AD0972" w14:textId="0CA1FD5F"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Instalação e alteração de grandes superfícies comerciais e conjuntos comerciais</w:t>
            </w:r>
          </w:p>
        </w:tc>
        <w:tc>
          <w:tcPr>
            <w:tcW w:w="2268" w:type="dxa"/>
            <w:vAlign w:val="center"/>
          </w:tcPr>
          <w:p w14:paraId="0A505813" w14:textId="56EC5D0E" w:rsidR="00AB7609" w:rsidRPr="00FC7A70" w:rsidRDefault="00AB760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25 dias</w:t>
            </w:r>
          </w:p>
        </w:tc>
      </w:tr>
      <w:tr w:rsidR="00192961" w:rsidRPr="00FC7A70" w14:paraId="0F817340" w14:textId="77777777" w:rsidTr="007D4A98">
        <w:tc>
          <w:tcPr>
            <w:tcW w:w="6516" w:type="dxa"/>
          </w:tcPr>
          <w:p w14:paraId="3EAEE40C" w14:textId="1FE81E63" w:rsidR="00192961" w:rsidRPr="00FC7A70" w:rsidRDefault="00192961" w:rsidP="00DF7BBF">
            <w:pPr>
              <w:widowControl w:val="0"/>
              <w:spacing w:after="120"/>
              <w:rPr>
                <w:rFonts w:ascii="Garamond" w:hAnsi="Garamond"/>
                <w:color w:val="000000" w:themeColor="text1"/>
                <w:szCs w:val="24"/>
              </w:rPr>
            </w:pPr>
            <w:r w:rsidRPr="00FC7A70">
              <w:rPr>
                <w:rFonts w:ascii="Garamond" w:hAnsi="Garamond"/>
                <w:color w:val="000000" w:themeColor="text1"/>
                <w:szCs w:val="24"/>
              </w:rPr>
              <w:t>Vistoria de primeira classificação de empreendimentos turísticos</w:t>
            </w:r>
          </w:p>
        </w:tc>
        <w:tc>
          <w:tcPr>
            <w:tcW w:w="2268" w:type="dxa"/>
            <w:vAlign w:val="center"/>
          </w:tcPr>
          <w:p w14:paraId="566F8656" w14:textId="0C37D2CC" w:rsidR="00192961" w:rsidRPr="00FC7A70" w:rsidRDefault="00192961"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30 dias</w:t>
            </w:r>
          </w:p>
        </w:tc>
      </w:tr>
      <w:tr w:rsidR="00AB7609" w:rsidRPr="00FC7A70" w14:paraId="7B4EE68B" w14:textId="77777777" w:rsidTr="007D4A98">
        <w:tc>
          <w:tcPr>
            <w:tcW w:w="6516" w:type="dxa"/>
          </w:tcPr>
          <w:p w14:paraId="19772FE3" w14:textId="7ACAA57E"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Ocupação do espaço público quando a localização do mobiliário urbano não respeitar os limites referidos no </w:t>
            </w:r>
            <w:r w:rsidRPr="00FC7A70">
              <w:rPr>
                <w:rFonts w:ascii="Garamond" w:hAnsi="Garamond"/>
                <w:color w:val="000000" w:themeColor="text1"/>
                <w:szCs w:val="24"/>
              </w:rPr>
              <w:fldChar w:fldCharType="begin"/>
            </w:r>
            <w:r w:rsidRPr="00FC7A70">
              <w:rPr>
                <w:rFonts w:ascii="Garamond" w:hAnsi="Garamond"/>
                <w:color w:val="000000" w:themeColor="text1"/>
                <w:szCs w:val="24"/>
              </w:rPr>
              <w:instrText xml:space="preserve"> REF _Ref225504832 \r \h </w:instrText>
            </w:r>
            <w:r w:rsidR="00FC7A70" w:rsidRPr="00FC7A70">
              <w:rPr>
                <w:rFonts w:ascii="Garamond" w:hAnsi="Garamond"/>
                <w:color w:val="000000" w:themeColor="text1"/>
                <w:szCs w:val="24"/>
              </w:rPr>
              <w:instrText xml:space="preserve"> \* MERGEFORMAT </w:instrText>
            </w:r>
            <w:r w:rsidRPr="00FC7A70">
              <w:rPr>
                <w:rFonts w:ascii="Garamond" w:hAnsi="Garamond"/>
                <w:color w:val="000000" w:themeColor="text1"/>
                <w:szCs w:val="24"/>
              </w:rPr>
            </w:r>
            <w:r w:rsidRPr="00FC7A70">
              <w:rPr>
                <w:rFonts w:ascii="Garamond" w:hAnsi="Garamond"/>
                <w:color w:val="000000" w:themeColor="text1"/>
                <w:szCs w:val="24"/>
              </w:rPr>
              <w:fldChar w:fldCharType="separate"/>
            </w:r>
            <w:r w:rsidR="009D4F47">
              <w:rPr>
                <w:rFonts w:ascii="Garamond" w:hAnsi="Garamond"/>
                <w:color w:val="000000" w:themeColor="text1"/>
                <w:szCs w:val="24"/>
              </w:rPr>
              <w:t>Artigo 185.º</w:t>
            </w:r>
            <w:r w:rsidRPr="00FC7A70">
              <w:rPr>
                <w:rFonts w:ascii="Garamond" w:hAnsi="Garamond"/>
                <w:color w:val="000000" w:themeColor="text1"/>
                <w:szCs w:val="24"/>
              </w:rPr>
              <w:fldChar w:fldCharType="end"/>
            </w:r>
          </w:p>
        </w:tc>
        <w:tc>
          <w:tcPr>
            <w:tcW w:w="2268" w:type="dxa"/>
            <w:vAlign w:val="center"/>
          </w:tcPr>
          <w:p w14:paraId="0C74E3AC" w14:textId="1909ECD8" w:rsidR="00AB7609" w:rsidRPr="00FC7A70" w:rsidRDefault="00003669"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8</w:t>
            </w:r>
            <w:r w:rsidR="00AB7609" w:rsidRPr="00FC7A70">
              <w:rPr>
                <w:rFonts w:ascii="Garamond" w:hAnsi="Garamond"/>
                <w:color w:val="000000" w:themeColor="text1"/>
                <w:szCs w:val="24"/>
              </w:rPr>
              <w:t xml:space="preserve"> dias</w:t>
            </w:r>
          </w:p>
        </w:tc>
      </w:tr>
      <w:tr w:rsidR="00AB7609" w:rsidRPr="00FC7A70" w14:paraId="434D7417" w14:textId="77777777" w:rsidTr="007D4A98">
        <w:tc>
          <w:tcPr>
            <w:tcW w:w="6516" w:type="dxa"/>
          </w:tcPr>
          <w:p w14:paraId="1CEF5105" w14:textId="77777777" w:rsidR="00AB7609" w:rsidRPr="00FC7A70" w:rsidRDefault="00AB760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Outras consultas</w:t>
            </w:r>
          </w:p>
        </w:tc>
        <w:tc>
          <w:tcPr>
            <w:tcW w:w="2268" w:type="dxa"/>
            <w:vAlign w:val="center"/>
          </w:tcPr>
          <w:p w14:paraId="2403DD4C" w14:textId="4A2155F8" w:rsidR="00AB7609" w:rsidRPr="00FC7A70" w:rsidRDefault="005712A1" w:rsidP="00DF7BBF">
            <w:pPr>
              <w:widowControl w:val="0"/>
              <w:spacing w:after="120"/>
              <w:jc w:val="center"/>
              <w:rPr>
                <w:rFonts w:ascii="Garamond" w:hAnsi="Garamond"/>
                <w:color w:val="000000" w:themeColor="text1"/>
                <w:szCs w:val="24"/>
              </w:rPr>
            </w:pPr>
            <w:r w:rsidRPr="00FC7A70">
              <w:rPr>
                <w:rFonts w:ascii="Garamond" w:hAnsi="Garamond"/>
                <w:color w:val="000000" w:themeColor="text1"/>
                <w:szCs w:val="24"/>
              </w:rPr>
              <w:t>20 dias</w:t>
            </w:r>
          </w:p>
        </w:tc>
      </w:tr>
    </w:tbl>
    <w:p w14:paraId="0D6B7B23" w14:textId="77777777" w:rsidR="008A4623" w:rsidRPr="00FC7A70" w:rsidRDefault="008A4623" w:rsidP="00DF7BBF">
      <w:pPr>
        <w:widowControl w:val="0"/>
        <w:spacing w:after="120"/>
        <w:rPr>
          <w:rFonts w:ascii="Garamond" w:hAnsi="Garamond"/>
          <w:color w:val="000000" w:themeColor="text1"/>
          <w:szCs w:val="24"/>
        </w:rPr>
      </w:pPr>
    </w:p>
    <w:p w14:paraId="0BF145A7" w14:textId="2C75B03B" w:rsidR="008A4623" w:rsidRPr="00FC7A70" w:rsidRDefault="005C3315" w:rsidP="00DF7BBF">
      <w:pPr>
        <w:widowControl w:val="0"/>
        <w:spacing w:after="120"/>
        <w:rPr>
          <w:rFonts w:ascii="Garamond" w:hAnsi="Garamond"/>
          <w:szCs w:val="24"/>
        </w:rPr>
      </w:pPr>
      <w:r w:rsidRPr="00FC7A70">
        <w:rPr>
          <w:rFonts w:ascii="Garamond" w:hAnsi="Garamond"/>
          <w:color w:val="000000" w:themeColor="text1"/>
          <w:szCs w:val="24"/>
        </w:rPr>
        <w:t>(1) Nos casos em que em a AIA decorra em simultâneo com outro regime de ambiente, os prazos a aplicar são os previstos no RJAIA, acrescidos de 10 dias, para introdução na licença das condições estabelecidas na DIA</w:t>
      </w:r>
      <w:r w:rsidR="005712A1" w:rsidRPr="00FC7A70">
        <w:rPr>
          <w:rFonts w:ascii="Garamond" w:hAnsi="Garamond"/>
          <w:color w:val="000000" w:themeColor="text1"/>
          <w:szCs w:val="24"/>
        </w:rPr>
        <w:t>.</w:t>
      </w:r>
    </w:p>
    <w:p w14:paraId="4209D542" w14:textId="77777777" w:rsidR="008A4623" w:rsidRPr="00FC7A70" w:rsidRDefault="008A4623" w:rsidP="00DF7BBF">
      <w:pPr>
        <w:widowControl w:val="0"/>
        <w:spacing w:after="120"/>
        <w:jc w:val="left"/>
        <w:rPr>
          <w:rFonts w:ascii="Garamond" w:hAnsi="Garamond"/>
          <w:color w:val="000000" w:themeColor="text1"/>
          <w:szCs w:val="24"/>
        </w:rPr>
      </w:pPr>
      <w:r w:rsidRPr="00FC7A70">
        <w:rPr>
          <w:rFonts w:ascii="Garamond" w:hAnsi="Garamond"/>
          <w:color w:val="000000" w:themeColor="text1"/>
          <w:szCs w:val="24"/>
        </w:rPr>
        <w:br w:type="page"/>
      </w:r>
    </w:p>
    <w:p w14:paraId="0E472AA8" w14:textId="77777777" w:rsidR="008A4623" w:rsidRPr="00FC7A70" w:rsidRDefault="008A4623"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Anexo IV - Fatores de conversão e coeficientes de equivalência</w:t>
      </w:r>
    </w:p>
    <w:p w14:paraId="4CD499F4" w14:textId="657145CB" w:rsidR="00190F5E" w:rsidRPr="00FC7A70" w:rsidRDefault="00190F5E" w:rsidP="00DF7BBF">
      <w:pPr>
        <w:widowControl w:val="0"/>
        <w:spacing w:after="120"/>
        <w:jc w:val="center"/>
        <w:rPr>
          <w:rFonts w:ascii="Garamond" w:hAnsi="Garamond"/>
          <w:szCs w:val="24"/>
        </w:rPr>
      </w:pPr>
      <w:r w:rsidRPr="00FC7A70">
        <w:rPr>
          <w:rFonts w:ascii="Garamond" w:hAnsi="Garamond"/>
          <w:szCs w:val="24"/>
        </w:rPr>
        <w:t>(A que se refere o Anexo III)</w:t>
      </w:r>
    </w:p>
    <w:p w14:paraId="51A9C70F" w14:textId="77777777" w:rsidR="0056543A" w:rsidRPr="00FC7A70" w:rsidRDefault="0056543A" w:rsidP="00DF7BBF">
      <w:pPr>
        <w:widowControl w:val="0"/>
        <w:spacing w:after="120"/>
        <w:rPr>
          <w:rFonts w:ascii="Garamond" w:hAnsi="Garamond"/>
          <w:color w:val="000000" w:themeColor="text1"/>
          <w:szCs w:val="24"/>
        </w:rPr>
      </w:pPr>
    </w:p>
    <w:p w14:paraId="5A457479" w14:textId="79ADF6A5" w:rsidR="0056543A" w:rsidRPr="00FC7A70" w:rsidRDefault="0056543A"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 potência térmica corresponde à soma das potências térmicas individuais dos diferentes sistemas instalados, expressa em quilojoules por hora (kJ/h), considerando-se, para efeitos da sua determinação, os seguintes coeficientes de equivalência:</w:t>
      </w:r>
    </w:p>
    <w:p w14:paraId="123443CD" w14:textId="77777777" w:rsidR="0056543A" w:rsidRPr="00FC7A70" w:rsidRDefault="0056543A" w:rsidP="00DF7BBF">
      <w:pPr>
        <w:widowControl w:val="0"/>
        <w:spacing w:after="120"/>
        <w:rPr>
          <w:rFonts w:ascii="Garamond" w:hAnsi="Garamond"/>
          <w:color w:val="000000" w:themeColor="text1"/>
          <w:szCs w:val="24"/>
        </w:rPr>
      </w:pPr>
    </w:p>
    <w:p w14:paraId="5B3C352A" w14:textId="7C68C473"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1 - Coeficientes de equivalência a utilizar:</w:t>
      </w:r>
    </w:p>
    <w:p w14:paraId="2FD066B3"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 kVA = 0,96 kW;</w:t>
      </w:r>
    </w:p>
    <w:p w14:paraId="69009DB8"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 kcal = 4,18 kJ.</w:t>
      </w:r>
    </w:p>
    <w:p w14:paraId="57AF7AA0"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2 - Poderes caloríficos a utilizar:</w:t>
      </w:r>
    </w:p>
    <w:p w14:paraId="020043B7"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Fuelóleo - 9600 kcal/kg;</w:t>
      </w:r>
    </w:p>
    <w:p w14:paraId="5F32730F"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Gasóleo - 10 450 kcal/kg;</w:t>
      </w:r>
    </w:p>
    <w:p w14:paraId="2D74ED68"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Petróleo - 10 450 kcal/kg;</w:t>
      </w:r>
    </w:p>
    <w:p w14:paraId="79C468EC"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Propano - 11 400 kcal/kg;</w:t>
      </w:r>
    </w:p>
    <w:p w14:paraId="7EFA2423"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Butano - 11 400 kcal/kg;</w:t>
      </w:r>
    </w:p>
    <w:p w14:paraId="5D493D09"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Gás natural - 9080 kcal/m3;</w:t>
      </w:r>
    </w:p>
    <w:p w14:paraId="5DB778E1"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Combustíveis sólidos:</w:t>
      </w:r>
    </w:p>
    <w:p w14:paraId="62A53E2E"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2000 kcal/kg (teor de humidade (maior que) 60 %);</w:t>
      </w:r>
    </w:p>
    <w:p w14:paraId="784F60DF"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2500 kcal/kg (30 % (menor que) teor de humidade (menor que) 60 %);</w:t>
      </w:r>
    </w:p>
    <w:p w14:paraId="18443603"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3000 kcal/kg (teor de humidade (menor que) 30 %).</w:t>
      </w:r>
    </w:p>
    <w:p w14:paraId="0BD8D341"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3 - Outros fatores de conversão:</w:t>
      </w:r>
    </w:p>
    <w:p w14:paraId="182D2701" w14:textId="77777777" w:rsidR="008A4623" w:rsidRPr="00FC7A70" w:rsidRDefault="008A4623"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1000 L de gasóleo - 835 kg;</w:t>
      </w:r>
    </w:p>
    <w:p w14:paraId="173E024B" w14:textId="77777777" w:rsidR="008A4623" w:rsidRPr="00FC7A70" w:rsidRDefault="008A4623" w:rsidP="00DF7BBF">
      <w:pPr>
        <w:widowControl w:val="0"/>
        <w:spacing w:after="120"/>
        <w:rPr>
          <w:rFonts w:ascii="Garamond" w:hAnsi="Garamond"/>
          <w:smallCaps/>
          <w:color w:val="000000" w:themeColor="text1"/>
          <w:szCs w:val="24"/>
        </w:rPr>
      </w:pPr>
      <w:r w:rsidRPr="00FC7A70">
        <w:rPr>
          <w:rFonts w:ascii="Garamond" w:hAnsi="Garamond"/>
          <w:color w:val="000000" w:themeColor="text1"/>
          <w:szCs w:val="24"/>
        </w:rPr>
        <w:t>1000 L de petróleo - 785 kg.</w:t>
      </w:r>
      <w:r w:rsidRPr="00FC7A70">
        <w:rPr>
          <w:rFonts w:ascii="Garamond" w:hAnsi="Garamond"/>
          <w:smallCaps/>
          <w:color w:val="000000" w:themeColor="text1"/>
          <w:szCs w:val="24"/>
        </w:rPr>
        <w:br w:type="page"/>
      </w:r>
    </w:p>
    <w:p w14:paraId="2B8B7588" w14:textId="77777777" w:rsidR="00190F5E" w:rsidRPr="00FC7A70" w:rsidRDefault="00F31401"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Anexo V – </w:t>
      </w:r>
      <w:r w:rsidR="00D34651" w:rsidRPr="00FC7A70">
        <w:rPr>
          <w:rFonts w:ascii="Garamond" w:hAnsi="Garamond"/>
          <w:smallCaps/>
          <w:color w:val="000000" w:themeColor="text1"/>
          <w:szCs w:val="24"/>
        </w:rPr>
        <w:t xml:space="preserve">Equivalências em cabeças normais (CN) </w:t>
      </w:r>
    </w:p>
    <w:p w14:paraId="7902EA02" w14:textId="4F536700" w:rsidR="00F31401" w:rsidRPr="00FC7A70" w:rsidRDefault="00190F5E" w:rsidP="00DF7BBF">
      <w:pPr>
        <w:widowControl w:val="0"/>
        <w:spacing w:after="120"/>
        <w:jc w:val="center"/>
        <w:rPr>
          <w:rFonts w:ascii="Garamond" w:hAnsi="Garamond"/>
          <w:szCs w:val="24"/>
        </w:rPr>
      </w:pPr>
      <w:r w:rsidRPr="00FC7A70">
        <w:rPr>
          <w:rFonts w:ascii="Garamond" w:hAnsi="Garamond"/>
          <w:szCs w:val="24"/>
        </w:rPr>
        <w:t>(A</w:t>
      </w:r>
      <w:r w:rsidR="00D34651" w:rsidRPr="00FC7A70">
        <w:rPr>
          <w:rFonts w:ascii="Garamond" w:hAnsi="Garamond"/>
          <w:szCs w:val="24"/>
        </w:rPr>
        <w:t xml:space="preserve"> que se refere a alínea </w:t>
      </w:r>
      <w:r w:rsidR="00822748" w:rsidRPr="00FC7A70">
        <w:rPr>
          <w:rFonts w:ascii="Garamond" w:hAnsi="Garamond"/>
          <w:szCs w:val="24"/>
        </w:rPr>
        <w:t>e</w:t>
      </w:r>
      <w:r w:rsidR="00D34651" w:rsidRPr="00FC7A70">
        <w:rPr>
          <w:rFonts w:ascii="Garamond" w:hAnsi="Garamond"/>
          <w:szCs w:val="24"/>
        </w:rPr>
        <w:t xml:space="preserve">) do </w:t>
      </w:r>
      <w:r w:rsidR="00822748" w:rsidRPr="00FC7A70">
        <w:rPr>
          <w:rFonts w:ascii="Garamond" w:hAnsi="Garamond"/>
          <w:szCs w:val="24"/>
        </w:rPr>
        <w:fldChar w:fldCharType="begin"/>
      </w:r>
      <w:r w:rsidR="00822748" w:rsidRPr="00FC7A70">
        <w:rPr>
          <w:rFonts w:ascii="Garamond" w:hAnsi="Garamond"/>
          <w:szCs w:val="24"/>
        </w:rPr>
        <w:instrText xml:space="preserve"> REF _Ref228447203 \r \h </w:instrText>
      </w:r>
      <w:r w:rsidRPr="00FC7A70">
        <w:rPr>
          <w:rFonts w:ascii="Garamond" w:hAnsi="Garamond"/>
          <w:szCs w:val="24"/>
        </w:rPr>
        <w:instrText xml:space="preserve"> \* MERGEFORMAT </w:instrText>
      </w:r>
      <w:r w:rsidR="00822748" w:rsidRPr="00FC7A70">
        <w:rPr>
          <w:rFonts w:ascii="Garamond" w:hAnsi="Garamond"/>
          <w:szCs w:val="24"/>
        </w:rPr>
      </w:r>
      <w:r w:rsidR="00822748" w:rsidRPr="00FC7A70">
        <w:rPr>
          <w:rFonts w:ascii="Garamond" w:hAnsi="Garamond"/>
          <w:szCs w:val="24"/>
        </w:rPr>
        <w:fldChar w:fldCharType="separate"/>
      </w:r>
      <w:r w:rsidR="009D4F47">
        <w:rPr>
          <w:rFonts w:ascii="Garamond" w:hAnsi="Garamond"/>
          <w:szCs w:val="24"/>
        </w:rPr>
        <w:t>Artigo 46.º</w:t>
      </w:r>
      <w:r w:rsidR="00822748" w:rsidRPr="00FC7A70">
        <w:rPr>
          <w:rFonts w:ascii="Garamond" w:hAnsi="Garamond"/>
          <w:szCs w:val="24"/>
        </w:rPr>
        <w:fldChar w:fldCharType="end"/>
      </w:r>
      <w:r w:rsidRPr="00FC7A70">
        <w:rPr>
          <w:rFonts w:ascii="Garamond" w:hAnsi="Garamond"/>
          <w:szCs w:val="24"/>
        </w:rPr>
        <w:t>)</w:t>
      </w:r>
    </w:p>
    <w:p w14:paraId="607A99A9" w14:textId="77777777" w:rsidR="003B3FE7" w:rsidRPr="00FC7A70" w:rsidRDefault="003B3FE7" w:rsidP="00DF7BBF">
      <w:pPr>
        <w:widowControl w:val="0"/>
        <w:spacing w:after="120"/>
        <w:rPr>
          <w:rFonts w:ascii="Garamond" w:hAnsi="Garamond"/>
          <w:szCs w:val="24"/>
        </w:rPr>
      </w:pPr>
    </w:p>
    <w:p w14:paraId="4275694D" w14:textId="77777777" w:rsidR="00743057" w:rsidRPr="00FC7A70" w:rsidRDefault="00743057" w:rsidP="00DF7BBF">
      <w:pPr>
        <w:widowControl w:val="0"/>
        <w:spacing w:after="120"/>
        <w:outlineLvl w:val="0"/>
        <w:rPr>
          <w:rFonts w:ascii="Garamond" w:hAnsi="Garamond" w:cs="Times New Roman"/>
          <w:szCs w:val="24"/>
        </w:rPr>
      </w:pPr>
      <w:r w:rsidRPr="00FC7A70">
        <w:rPr>
          <w:rFonts w:ascii="Garamond" w:hAnsi="Garamond"/>
          <w:noProof/>
          <w:color w:val="000000" w:themeColor="text1"/>
          <w:szCs w:val="24"/>
        </w:rPr>
        <w:drawing>
          <wp:inline distT="0" distB="0" distL="0" distR="0" wp14:anchorId="2815E839" wp14:editId="684DAD9F">
            <wp:extent cx="5400040" cy="3733165"/>
            <wp:effectExtent l="0" t="0" r="0" b="635"/>
            <wp:docPr id="20562347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733165"/>
                    </a:xfrm>
                    <a:prstGeom prst="rect">
                      <a:avLst/>
                    </a:prstGeom>
                    <a:noFill/>
                    <a:ln>
                      <a:noFill/>
                    </a:ln>
                  </pic:spPr>
                </pic:pic>
              </a:graphicData>
            </a:graphic>
          </wp:inline>
        </w:drawing>
      </w:r>
      <w:r w:rsidRPr="00FC7A70">
        <w:rPr>
          <w:rFonts w:ascii="Garamond" w:hAnsi="Garamond"/>
          <w:color w:val="000000" w:themeColor="text1"/>
          <w:szCs w:val="24"/>
        </w:rPr>
        <w:br/>
      </w:r>
      <w:r w:rsidRPr="00FC7A70">
        <w:rPr>
          <w:rFonts w:ascii="Garamond" w:hAnsi="Garamond" w:cs="Times New Roman"/>
          <w:szCs w:val="24"/>
        </w:rPr>
        <w:t>(1) CN - Cabeça normal (ou Livestock Unit - LU) - unidade padrão de equivalência usada para comparar e agregar números de animais de diferentes espécies ou categorias, tendo em consideração a espécie animal, a idade, o peso vivo e a vocação produtiva.</w:t>
      </w:r>
    </w:p>
    <w:p w14:paraId="79F3DF48" w14:textId="77777777" w:rsidR="00743057" w:rsidRPr="00FC7A70" w:rsidRDefault="00743057" w:rsidP="00DF7BBF">
      <w:pPr>
        <w:widowControl w:val="0"/>
        <w:spacing w:after="120"/>
        <w:jc w:val="left"/>
        <w:rPr>
          <w:rFonts w:ascii="Garamond" w:hAnsi="Garamond"/>
          <w:color w:val="000000" w:themeColor="text1"/>
          <w:szCs w:val="24"/>
        </w:rPr>
      </w:pPr>
      <w:r w:rsidRPr="00FC7A70">
        <w:rPr>
          <w:rFonts w:ascii="Garamond" w:hAnsi="Garamond"/>
          <w:color w:val="000000" w:themeColor="text1"/>
          <w:szCs w:val="24"/>
        </w:rPr>
        <w:br w:type="page"/>
      </w:r>
    </w:p>
    <w:p w14:paraId="1450DF83" w14:textId="163E8A19" w:rsidR="00B577C6" w:rsidRPr="00FC7A70" w:rsidRDefault="00B577C6" w:rsidP="00DF7BBF">
      <w:pPr>
        <w:widowControl w:val="0"/>
        <w:spacing w:after="120"/>
        <w:jc w:val="center"/>
        <w:outlineLvl w:val="0"/>
        <w:rPr>
          <w:rFonts w:ascii="Garamond" w:hAnsi="Garamond"/>
          <w:smallCaps/>
          <w:color w:val="000000" w:themeColor="text1"/>
          <w:szCs w:val="24"/>
        </w:rPr>
      </w:pPr>
      <w:r w:rsidRPr="00FC7A70">
        <w:rPr>
          <w:rFonts w:ascii="Garamond" w:hAnsi="Garamond"/>
          <w:smallCaps/>
          <w:color w:val="000000" w:themeColor="text1"/>
          <w:szCs w:val="24"/>
        </w:rPr>
        <w:t xml:space="preserve">Anexo VI – </w:t>
      </w:r>
      <w:r w:rsidR="00F31401" w:rsidRPr="00FC7A70">
        <w:rPr>
          <w:rFonts w:ascii="Garamond" w:hAnsi="Garamond"/>
          <w:smallCaps/>
          <w:color w:val="000000" w:themeColor="text1"/>
          <w:szCs w:val="24"/>
        </w:rPr>
        <w:t>Cadastro setorial</w:t>
      </w:r>
    </w:p>
    <w:p w14:paraId="2518676D" w14:textId="0C669457" w:rsidR="00190F5E" w:rsidRPr="00FC7A70" w:rsidRDefault="00190F5E" w:rsidP="00DF7BBF">
      <w:pPr>
        <w:widowControl w:val="0"/>
        <w:spacing w:after="120"/>
        <w:jc w:val="center"/>
        <w:rPr>
          <w:rFonts w:ascii="Garamond" w:hAnsi="Garamond"/>
          <w:szCs w:val="24"/>
        </w:rPr>
      </w:pPr>
      <w:r w:rsidRPr="00FC7A70">
        <w:rPr>
          <w:rFonts w:ascii="Garamond" w:hAnsi="Garamond"/>
          <w:szCs w:val="24"/>
        </w:rPr>
        <w:t xml:space="preserve">(A que se refere o n.º 1 do </w:t>
      </w:r>
      <w:r w:rsidRPr="00FC7A70">
        <w:rPr>
          <w:rFonts w:ascii="Garamond" w:hAnsi="Garamond"/>
          <w:szCs w:val="24"/>
        </w:rPr>
        <w:fldChar w:fldCharType="begin"/>
      </w:r>
      <w:r w:rsidRPr="00FC7A70">
        <w:rPr>
          <w:rFonts w:ascii="Garamond" w:hAnsi="Garamond"/>
          <w:szCs w:val="24"/>
        </w:rPr>
        <w:instrText xml:space="preserve"> REF _Ref230430462 \r \h </w:instrText>
      </w:r>
      <w:r w:rsidR="00FC7A70" w:rsidRPr="00FC7A70">
        <w:rPr>
          <w:rFonts w:ascii="Garamond" w:hAnsi="Garamond"/>
          <w:szCs w:val="24"/>
        </w:rPr>
        <w:instrText xml:space="preserve"> \* MERGEFORMAT </w:instrText>
      </w:r>
      <w:r w:rsidRPr="00FC7A70">
        <w:rPr>
          <w:rFonts w:ascii="Garamond" w:hAnsi="Garamond"/>
          <w:szCs w:val="24"/>
        </w:rPr>
      </w:r>
      <w:r w:rsidRPr="00FC7A70">
        <w:rPr>
          <w:rFonts w:ascii="Garamond" w:hAnsi="Garamond"/>
          <w:szCs w:val="24"/>
        </w:rPr>
        <w:fldChar w:fldCharType="separate"/>
      </w:r>
      <w:r w:rsidR="009D4F47">
        <w:rPr>
          <w:rFonts w:ascii="Garamond" w:hAnsi="Garamond"/>
          <w:szCs w:val="24"/>
        </w:rPr>
        <w:t>Artigo 197.º</w:t>
      </w:r>
      <w:r w:rsidRPr="00FC7A70">
        <w:rPr>
          <w:rFonts w:ascii="Garamond" w:hAnsi="Garamond"/>
          <w:szCs w:val="24"/>
        </w:rPr>
        <w:fldChar w:fldCharType="end"/>
      </w:r>
      <w:r w:rsidRPr="00FC7A70">
        <w:rPr>
          <w:rFonts w:ascii="Garamond" w:hAnsi="Garamond"/>
          <w:szCs w:val="24"/>
        </w:rPr>
        <w:t>)</w:t>
      </w:r>
    </w:p>
    <w:p w14:paraId="54EE6712" w14:textId="09A20262" w:rsidR="00B577C6" w:rsidRPr="00FC7A70" w:rsidRDefault="00BA6541"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As atividades e estabelecimentos enquadrados, nas seguintes Divisões e Grupos da Classificação Portuguesa das Atividades Económicas, Revisão 4</w:t>
      </w:r>
      <w:r w:rsidR="008F3AB9" w:rsidRPr="00FC7A70">
        <w:rPr>
          <w:rFonts w:ascii="Garamond" w:hAnsi="Garamond"/>
          <w:color w:val="000000" w:themeColor="text1"/>
          <w:szCs w:val="24"/>
        </w:rPr>
        <w:t>:</w:t>
      </w:r>
    </w:p>
    <w:tbl>
      <w:tblPr>
        <w:tblStyle w:val="TabelacomGrelh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0606E0" w:rsidRPr="00FC7A70" w14:paraId="23F4A896" w14:textId="77777777" w:rsidTr="000606E0">
        <w:tc>
          <w:tcPr>
            <w:tcW w:w="8494" w:type="dxa"/>
          </w:tcPr>
          <w:p w14:paraId="2CCBDD47" w14:textId="2C5C0A2B"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A:</w:t>
            </w:r>
          </w:p>
        </w:tc>
      </w:tr>
      <w:tr w:rsidR="000606E0" w:rsidRPr="00FC7A70" w14:paraId="683C3DE9" w14:textId="77777777" w:rsidTr="000606E0">
        <w:tc>
          <w:tcPr>
            <w:tcW w:w="8494" w:type="dxa"/>
          </w:tcPr>
          <w:p w14:paraId="7BF45A61" w14:textId="61FECEE3"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14 – Produção animal</w:t>
            </w:r>
          </w:p>
        </w:tc>
      </w:tr>
      <w:tr w:rsidR="000606E0" w:rsidRPr="00FC7A70" w14:paraId="6A644BFC" w14:textId="77777777" w:rsidTr="000606E0">
        <w:tc>
          <w:tcPr>
            <w:tcW w:w="8494" w:type="dxa"/>
          </w:tcPr>
          <w:p w14:paraId="6A200B74" w14:textId="51F61FC2"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15 – Produções agrícola e animal combinadas.</w:t>
            </w:r>
          </w:p>
        </w:tc>
      </w:tr>
      <w:tr w:rsidR="000606E0" w:rsidRPr="00FC7A70" w14:paraId="0EC71022" w14:textId="77777777" w:rsidTr="000606E0">
        <w:tc>
          <w:tcPr>
            <w:tcW w:w="8494" w:type="dxa"/>
          </w:tcPr>
          <w:p w14:paraId="24C40380" w14:textId="226C4FFD"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B</w:t>
            </w:r>
          </w:p>
        </w:tc>
      </w:tr>
      <w:tr w:rsidR="000606E0" w:rsidRPr="00FC7A70" w14:paraId="15626B61" w14:textId="77777777" w:rsidTr="000606E0">
        <w:tc>
          <w:tcPr>
            <w:tcW w:w="8494" w:type="dxa"/>
          </w:tcPr>
          <w:p w14:paraId="05C29889" w14:textId="3045746D"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Todas</w:t>
            </w:r>
          </w:p>
        </w:tc>
      </w:tr>
      <w:tr w:rsidR="000606E0" w:rsidRPr="00FC7A70" w14:paraId="33A9837D" w14:textId="77777777" w:rsidTr="000606E0">
        <w:tc>
          <w:tcPr>
            <w:tcW w:w="8494" w:type="dxa"/>
          </w:tcPr>
          <w:p w14:paraId="2027D881" w14:textId="7390596E"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C</w:t>
            </w:r>
          </w:p>
        </w:tc>
      </w:tr>
      <w:tr w:rsidR="000606E0" w:rsidRPr="00FC7A70" w14:paraId="1520EB98" w14:textId="77777777" w:rsidTr="000606E0">
        <w:tc>
          <w:tcPr>
            <w:tcW w:w="8494" w:type="dxa"/>
          </w:tcPr>
          <w:p w14:paraId="092615D9" w14:textId="03C3B704"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Todas</w:t>
            </w:r>
          </w:p>
        </w:tc>
      </w:tr>
      <w:tr w:rsidR="000606E0" w:rsidRPr="00FC7A70" w14:paraId="2241C73B" w14:textId="77777777" w:rsidTr="000606E0">
        <w:tc>
          <w:tcPr>
            <w:tcW w:w="8494" w:type="dxa"/>
          </w:tcPr>
          <w:p w14:paraId="5E70A39E" w14:textId="58E1F572"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G</w:t>
            </w:r>
          </w:p>
        </w:tc>
      </w:tr>
      <w:tr w:rsidR="000606E0" w:rsidRPr="00FC7A70" w14:paraId="166A96A7" w14:textId="77777777" w:rsidTr="000606E0">
        <w:tc>
          <w:tcPr>
            <w:tcW w:w="8494" w:type="dxa"/>
          </w:tcPr>
          <w:p w14:paraId="5084EC50" w14:textId="665D2CC0"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46 - Comércio por grosso, exceto outro comércio por grosso especializado;</w:t>
            </w:r>
          </w:p>
        </w:tc>
      </w:tr>
      <w:tr w:rsidR="000606E0" w:rsidRPr="00FC7A70" w14:paraId="45101DC7" w14:textId="77777777" w:rsidTr="000606E0">
        <w:tc>
          <w:tcPr>
            <w:tcW w:w="8494" w:type="dxa"/>
          </w:tcPr>
          <w:p w14:paraId="12223320" w14:textId="1F8A9E70"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47 - Comércio a retalho, exceto de veículos automóveis, motociclos, suas partes e acessórios.</w:t>
            </w:r>
          </w:p>
        </w:tc>
      </w:tr>
      <w:tr w:rsidR="000606E0" w:rsidRPr="00FC7A70" w14:paraId="2F934983" w14:textId="77777777" w:rsidTr="000606E0">
        <w:tc>
          <w:tcPr>
            <w:tcW w:w="8494" w:type="dxa"/>
          </w:tcPr>
          <w:p w14:paraId="63A79886" w14:textId="4E5974C8"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H</w:t>
            </w:r>
          </w:p>
        </w:tc>
      </w:tr>
      <w:tr w:rsidR="000606E0" w:rsidRPr="00FC7A70" w14:paraId="547C273D" w14:textId="77777777" w:rsidTr="000606E0">
        <w:tc>
          <w:tcPr>
            <w:tcW w:w="8494" w:type="dxa"/>
          </w:tcPr>
          <w:p w14:paraId="4077F198" w14:textId="55A3E947"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521 - Armazenagem;</w:t>
            </w:r>
          </w:p>
        </w:tc>
      </w:tr>
      <w:tr w:rsidR="000606E0" w:rsidRPr="00FC7A70" w14:paraId="6671635D" w14:textId="77777777" w:rsidTr="000606E0">
        <w:tc>
          <w:tcPr>
            <w:tcW w:w="8494" w:type="dxa"/>
          </w:tcPr>
          <w:p w14:paraId="7ED25770" w14:textId="1773BE55"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I</w:t>
            </w:r>
          </w:p>
        </w:tc>
      </w:tr>
      <w:tr w:rsidR="000606E0" w:rsidRPr="00FC7A70" w14:paraId="72CA69A7" w14:textId="77777777" w:rsidTr="000606E0">
        <w:tc>
          <w:tcPr>
            <w:tcW w:w="8494" w:type="dxa"/>
          </w:tcPr>
          <w:p w14:paraId="26FDD468" w14:textId="07570E00"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Todas</w:t>
            </w:r>
          </w:p>
        </w:tc>
      </w:tr>
      <w:tr w:rsidR="000606E0" w:rsidRPr="00FC7A70" w14:paraId="2AEF67DB" w14:textId="77777777" w:rsidTr="000606E0">
        <w:tc>
          <w:tcPr>
            <w:tcW w:w="8494" w:type="dxa"/>
          </w:tcPr>
          <w:p w14:paraId="74383252" w14:textId="31C0D23E"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K:</w:t>
            </w:r>
          </w:p>
        </w:tc>
      </w:tr>
      <w:tr w:rsidR="000606E0" w:rsidRPr="00FC7A70" w14:paraId="0C6F02E4" w14:textId="77777777" w:rsidTr="000606E0">
        <w:tc>
          <w:tcPr>
            <w:tcW w:w="8494" w:type="dxa"/>
          </w:tcPr>
          <w:p w14:paraId="3D6FFDF9" w14:textId="4D4E6FDC"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62 - Consultoria e programação informática e atividades relacionadas;</w:t>
            </w:r>
          </w:p>
        </w:tc>
      </w:tr>
      <w:tr w:rsidR="000606E0" w:rsidRPr="00FC7A70" w14:paraId="7BAE65EE" w14:textId="77777777" w:rsidTr="000606E0">
        <w:tc>
          <w:tcPr>
            <w:tcW w:w="8494" w:type="dxa"/>
          </w:tcPr>
          <w:p w14:paraId="00C75FAF" w14:textId="756579D9"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N</w:t>
            </w:r>
          </w:p>
        </w:tc>
      </w:tr>
      <w:tr w:rsidR="000606E0" w:rsidRPr="00FC7A70" w14:paraId="6E155474" w14:textId="77777777" w:rsidTr="000606E0">
        <w:tc>
          <w:tcPr>
            <w:tcW w:w="8494" w:type="dxa"/>
          </w:tcPr>
          <w:p w14:paraId="6C8965DA" w14:textId="35C722B5"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692 - Atividades de contabilidade e auditoria; consultoria fiscal;</w:t>
            </w:r>
          </w:p>
        </w:tc>
      </w:tr>
      <w:tr w:rsidR="000606E0" w:rsidRPr="00FC7A70" w14:paraId="4EC66E7F" w14:textId="77777777" w:rsidTr="000606E0">
        <w:tc>
          <w:tcPr>
            <w:tcW w:w="8494" w:type="dxa"/>
          </w:tcPr>
          <w:p w14:paraId="4355D483" w14:textId="338B4F79"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73 – Atividades de publicidade, estudos de mercado e relações públicas;</w:t>
            </w:r>
          </w:p>
        </w:tc>
      </w:tr>
      <w:tr w:rsidR="000606E0" w:rsidRPr="00FC7A70" w14:paraId="1AAB54F4" w14:textId="77777777" w:rsidTr="000606E0">
        <w:tc>
          <w:tcPr>
            <w:tcW w:w="8494" w:type="dxa"/>
          </w:tcPr>
          <w:p w14:paraId="2D89CDDD" w14:textId="0274A702"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74 - Outras atividades de consultoria, científicas, técnicas e similares;</w:t>
            </w:r>
          </w:p>
        </w:tc>
      </w:tr>
      <w:tr w:rsidR="000606E0" w:rsidRPr="00FC7A70" w14:paraId="58933714" w14:textId="77777777" w:rsidTr="000606E0">
        <w:tc>
          <w:tcPr>
            <w:tcW w:w="8494" w:type="dxa"/>
          </w:tcPr>
          <w:p w14:paraId="3131A4FC" w14:textId="510066C7"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O</w:t>
            </w:r>
          </w:p>
        </w:tc>
      </w:tr>
      <w:tr w:rsidR="000606E0" w:rsidRPr="00FC7A70" w14:paraId="11A0DA4C" w14:textId="77777777" w:rsidTr="000606E0">
        <w:tc>
          <w:tcPr>
            <w:tcW w:w="8494" w:type="dxa"/>
          </w:tcPr>
          <w:p w14:paraId="22B4EACF" w14:textId="0217626C"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77 - Atividades de aluguer;</w:t>
            </w:r>
          </w:p>
        </w:tc>
      </w:tr>
      <w:tr w:rsidR="000606E0" w:rsidRPr="00FC7A70" w14:paraId="46FE6591" w14:textId="77777777" w:rsidTr="000606E0">
        <w:tc>
          <w:tcPr>
            <w:tcW w:w="8494" w:type="dxa"/>
          </w:tcPr>
          <w:p w14:paraId="62E359F1" w14:textId="56278780"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78 - Atividades de emprego, exceto das empresas classificadas na subclasse 78200 - Atividades das empresas de trabalho temporário e outro fornecimento de recursos humanos</w:t>
            </w:r>
          </w:p>
        </w:tc>
      </w:tr>
      <w:tr w:rsidR="000606E0" w:rsidRPr="00FC7A70" w14:paraId="00EB56A8" w14:textId="77777777" w:rsidTr="000606E0">
        <w:tc>
          <w:tcPr>
            <w:tcW w:w="8494" w:type="dxa"/>
          </w:tcPr>
          <w:p w14:paraId="288B3E8C" w14:textId="4586112B"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79 - Atividades das agências de viagens, dos operadores turísticos e outras atividades dos serviços de reservas e atividades relacionadas;</w:t>
            </w:r>
          </w:p>
        </w:tc>
      </w:tr>
      <w:tr w:rsidR="000606E0" w:rsidRPr="00FC7A70" w14:paraId="38479453" w14:textId="77777777" w:rsidTr="000606E0">
        <w:tc>
          <w:tcPr>
            <w:tcW w:w="8494" w:type="dxa"/>
          </w:tcPr>
          <w:p w14:paraId="5F681DAE" w14:textId="434D7D08"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 xml:space="preserve">81 - Atividades dos serviços relacionados com edifícios e plantação e manutenção de jardins </w:t>
            </w:r>
          </w:p>
        </w:tc>
      </w:tr>
      <w:tr w:rsidR="000606E0" w:rsidRPr="00FC7A70" w14:paraId="25A1BE20" w14:textId="77777777" w:rsidTr="000606E0">
        <w:tc>
          <w:tcPr>
            <w:tcW w:w="8494" w:type="dxa"/>
          </w:tcPr>
          <w:p w14:paraId="2D11F99D" w14:textId="2E10296F"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82 - Atividades de serviços administrativos e de apoio aos negócios;</w:t>
            </w:r>
          </w:p>
        </w:tc>
      </w:tr>
      <w:tr w:rsidR="000606E0" w:rsidRPr="00FC7A70" w14:paraId="090E6304" w14:textId="77777777" w:rsidTr="000606E0">
        <w:tc>
          <w:tcPr>
            <w:tcW w:w="8494" w:type="dxa"/>
          </w:tcPr>
          <w:p w14:paraId="46C8310C" w14:textId="30885CF9"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S</w:t>
            </w:r>
          </w:p>
        </w:tc>
      </w:tr>
      <w:tr w:rsidR="000606E0" w:rsidRPr="00FC7A70" w14:paraId="03DD4E8A" w14:textId="77777777" w:rsidTr="000606E0">
        <w:tc>
          <w:tcPr>
            <w:tcW w:w="8494" w:type="dxa"/>
          </w:tcPr>
          <w:p w14:paraId="07F95923" w14:textId="00832F58"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93 - Atividades desportivas, de diversão e recreativas;</w:t>
            </w:r>
          </w:p>
        </w:tc>
      </w:tr>
      <w:tr w:rsidR="000606E0" w:rsidRPr="00FC7A70" w14:paraId="7CF27632" w14:textId="77777777" w:rsidTr="000606E0">
        <w:tc>
          <w:tcPr>
            <w:tcW w:w="8494" w:type="dxa"/>
          </w:tcPr>
          <w:p w14:paraId="6FD296DC" w14:textId="7A639133"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Secção T</w:t>
            </w:r>
          </w:p>
        </w:tc>
      </w:tr>
      <w:tr w:rsidR="000606E0" w:rsidRPr="00FC7A70" w14:paraId="218F55F7" w14:textId="77777777" w:rsidTr="000606E0">
        <w:tc>
          <w:tcPr>
            <w:tcW w:w="8494" w:type="dxa"/>
          </w:tcPr>
          <w:p w14:paraId="7CAD5B2A" w14:textId="1EF28DAE"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95 - Reparação e manutenção de computadores, bens de uso pessoal e doméstico, veículos automóveis e motociclos.;</w:t>
            </w:r>
          </w:p>
        </w:tc>
      </w:tr>
      <w:tr w:rsidR="000606E0" w:rsidRPr="00FC7A70" w14:paraId="78B7BFF3" w14:textId="77777777" w:rsidTr="000606E0">
        <w:tc>
          <w:tcPr>
            <w:tcW w:w="8494" w:type="dxa"/>
          </w:tcPr>
          <w:p w14:paraId="12E1BA60" w14:textId="5A32200E" w:rsidR="000606E0" w:rsidRPr="00FC7A70" w:rsidRDefault="000606E0" w:rsidP="00DF7BBF">
            <w:pPr>
              <w:widowControl w:val="0"/>
              <w:spacing w:after="120"/>
              <w:rPr>
                <w:rFonts w:ascii="Garamond" w:hAnsi="Garamond"/>
                <w:color w:val="000000" w:themeColor="text1"/>
                <w:szCs w:val="24"/>
              </w:rPr>
            </w:pPr>
            <w:r w:rsidRPr="00FC7A70">
              <w:rPr>
                <w:rFonts w:ascii="Garamond" w:hAnsi="Garamond"/>
                <w:color w:val="000000" w:themeColor="text1"/>
                <w:szCs w:val="24"/>
              </w:rPr>
              <w:t>96 – Atividades de serviços pessoais.</w:t>
            </w:r>
          </w:p>
        </w:tc>
      </w:tr>
    </w:tbl>
    <w:p w14:paraId="77BE1E6F"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As seguintes atividades do artigo 151.º do Código do IRS (CIRS):</w:t>
      </w:r>
    </w:p>
    <w:p w14:paraId="0D471341" w14:textId="77777777" w:rsidR="008F3AB9" w:rsidRPr="00FC7A70" w:rsidRDefault="008F3AB9" w:rsidP="00DF7BBF">
      <w:pPr>
        <w:widowControl w:val="0"/>
        <w:spacing w:after="120"/>
        <w:rPr>
          <w:rFonts w:ascii="Garamond" w:hAnsi="Garamond"/>
          <w:color w:val="000000" w:themeColor="text1"/>
          <w:szCs w:val="24"/>
        </w:rPr>
      </w:pPr>
    </w:p>
    <w:p w14:paraId="53A27259"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1320 - Consultores;</w:t>
      </w:r>
    </w:p>
    <w:p w14:paraId="1A099B13"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1321 - Datilógrafos;</w:t>
      </w:r>
    </w:p>
    <w:p w14:paraId="7D8EDA1A"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1322 - Decoradores;</w:t>
      </w:r>
    </w:p>
    <w:p w14:paraId="6C520C1B"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1324 - Engomadores;</w:t>
      </w:r>
    </w:p>
    <w:p w14:paraId="22A760F8"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1325 - Esteticistas, manicuras e pedicuras;</w:t>
      </w:r>
    </w:p>
    <w:p w14:paraId="0A3FD8FF"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1332 - Programadores informáticos;</w:t>
      </w:r>
    </w:p>
    <w:p w14:paraId="4E746C61"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1336 - Designers;</w:t>
      </w:r>
    </w:p>
    <w:p w14:paraId="636E927D" w14:textId="77777777"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1329 - Massagistas;</w:t>
      </w:r>
    </w:p>
    <w:p w14:paraId="23F6A9AB" w14:textId="7ABA698B" w:rsidR="008F3AB9" w:rsidRPr="00FC7A70" w:rsidRDefault="008F3AB9" w:rsidP="00DF7BBF">
      <w:pPr>
        <w:widowControl w:val="0"/>
        <w:spacing w:after="120"/>
        <w:rPr>
          <w:rFonts w:ascii="Garamond" w:hAnsi="Garamond"/>
          <w:color w:val="000000" w:themeColor="text1"/>
          <w:szCs w:val="24"/>
        </w:rPr>
      </w:pPr>
      <w:r w:rsidRPr="00FC7A70">
        <w:rPr>
          <w:rFonts w:ascii="Garamond" w:hAnsi="Garamond"/>
          <w:color w:val="000000" w:themeColor="text1"/>
          <w:szCs w:val="24"/>
        </w:rPr>
        <w:t>1519 - Outros prestadores de serviços.</w:t>
      </w:r>
    </w:p>
    <w:p w14:paraId="0E3A22B7" w14:textId="0FE6A21A" w:rsidR="000B2E2B" w:rsidRPr="00FC7A70" w:rsidRDefault="000B2E2B" w:rsidP="00DF7BBF">
      <w:pPr>
        <w:widowControl w:val="0"/>
        <w:spacing w:after="120"/>
        <w:jc w:val="left"/>
        <w:rPr>
          <w:rFonts w:ascii="Garamond" w:hAnsi="Garamond"/>
          <w:color w:val="000000" w:themeColor="text1"/>
          <w:szCs w:val="24"/>
        </w:rPr>
      </w:pPr>
      <w:r w:rsidRPr="00FC7A70">
        <w:rPr>
          <w:rFonts w:ascii="Garamond" w:hAnsi="Garamond"/>
          <w:color w:val="000000" w:themeColor="text1"/>
          <w:szCs w:val="24"/>
        </w:rPr>
        <w:br w:type="page"/>
      </w:r>
    </w:p>
    <w:p w14:paraId="06E0F4A0" w14:textId="77777777" w:rsidR="000B2E2B" w:rsidRPr="00FC7A70" w:rsidRDefault="000B2E2B" w:rsidP="00DF7BBF">
      <w:pPr>
        <w:widowControl w:val="0"/>
        <w:spacing w:after="120"/>
        <w:jc w:val="center"/>
        <w:rPr>
          <w:rFonts w:ascii="Garamond" w:hAnsi="Garamond" w:cs="Arial"/>
          <w:szCs w:val="24"/>
          <w:u w:val="single"/>
        </w:rPr>
      </w:pPr>
      <w:r w:rsidRPr="00FC7A70">
        <w:rPr>
          <w:rFonts w:ascii="Garamond" w:hAnsi="Garamond" w:cs="Arial"/>
          <w:szCs w:val="24"/>
          <w:u w:val="single"/>
        </w:rPr>
        <w:t>Formulário</w:t>
      </w:r>
    </w:p>
    <w:tbl>
      <w:tblPr>
        <w:tblpPr w:leftFromText="141" w:rightFromText="141" w:vertAnchor="text" w:horzAnchor="margin" w:tblpY="424"/>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0B2E2B" w:rsidRPr="00FC7A70" w14:paraId="6FFC71B6" w14:textId="77777777" w:rsidTr="00073EF1">
        <w:trPr>
          <w:trHeight w:val="845"/>
        </w:trPr>
        <w:tc>
          <w:tcPr>
            <w:tcW w:w="8500" w:type="dxa"/>
            <w:vAlign w:val="center"/>
          </w:tcPr>
          <w:p w14:paraId="7F15521F"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Decreto Lei</w:t>
            </w:r>
          </w:p>
        </w:tc>
      </w:tr>
    </w:tbl>
    <w:p w14:paraId="42A33619" w14:textId="77777777" w:rsidR="000B2E2B" w:rsidRPr="00FC7A70" w:rsidRDefault="000B2E2B" w:rsidP="00DF7BBF">
      <w:pPr>
        <w:widowControl w:val="0"/>
        <w:spacing w:after="120"/>
        <w:rPr>
          <w:rFonts w:ascii="Garamond" w:eastAsia="Calibri" w:hAnsi="Garamond" w:cs="Arial"/>
          <w:szCs w:val="24"/>
        </w:rPr>
      </w:pPr>
      <w:r w:rsidRPr="00FC7A70">
        <w:rPr>
          <w:rFonts w:ascii="Garamond" w:eastAsia="Calibri" w:hAnsi="Garamond" w:cs="Arial"/>
          <w:szCs w:val="24"/>
        </w:rPr>
        <w:t>Forma:</w:t>
      </w:r>
    </w:p>
    <w:p w14:paraId="0A5F34FA" w14:textId="77777777" w:rsidR="000B2E2B" w:rsidRPr="00FC7A70" w:rsidRDefault="000B2E2B" w:rsidP="00DF7BBF">
      <w:pPr>
        <w:widowControl w:val="0"/>
        <w:spacing w:after="120"/>
        <w:rPr>
          <w:rFonts w:ascii="Garamond" w:eastAsia="Calibri" w:hAnsi="Garamond" w:cs="Arial"/>
          <w:szCs w:val="24"/>
        </w:rPr>
      </w:pPr>
      <w:bookmarkStart w:id="1741" w:name="TipoDiploma"/>
      <w:bookmarkEnd w:id="1741"/>
      <w:r w:rsidRPr="00FC7A70">
        <w:rPr>
          <w:rFonts w:ascii="Garamond" w:eastAsia="Calibri" w:hAnsi="Garamond" w:cs="Arial"/>
          <w:szCs w:val="24"/>
        </w:rPr>
        <w:t>Gabinete responsável:</w:t>
      </w:r>
    </w:p>
    <w:tbl>
      <w:tblPr>
        <w:tblpPr w:leftFromText="141" w:rightFromText="141" w:vertAnchor="text" w:horzAnchor="margin" w:tblpY="-70"/>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0B2E2B" w:rsidRPr="00FC7A70" w14:paraId="29102704" w14:textId="77777777" w:rsidTr="00073EF1">
        <w:trPr>
          <w:trHeight w:val="845"/>
        </w:trPr>
        <w:tc>
          <w:tcPr>
            <w:tcW w:w="8500" w:type="dxa"/>
            <w:vAlign w:val="center"/>
          </w:tcPr>
          <w:p w14:paraId="018010C6"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Gabinete Min. da Economia e da Coesão Territorial</w:t>
            </w:r>
          </w:p>
        </w:tc>
      </w:tr>
    </w:tbl>
    <w:p w14:paraId="6BB588F0"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 xml:space="preserve">Sumário a publicar em </w:t>
      </w:r>
      <w:r w:rsidRPr="00FC7A70">
        <w:rPr>
          <w:rFonts w:ascii="Garamond" w:hAnsi="Garamond" w:cs="Arial"/>
          <w:i/>
          <w:szCs w:val="24"/>
        </w:rPr>
        <w:t>Diário da República</w:t>
      </w:r>
      <w:r w:rsidRPr="00FC7A70">
        <w:rPr>
          <w:rFonts w:ascii="Garamond" w:hAnsi="Garamond" w:cs="Arial"/>
          <w:szCs w:val="24"/>
        </w:rPr>
        <w:t>:</w:t>
      </w:r>
    </w:p>
    <w:tbl>
      <w:tblPr>
        <w:tblpPr w:leftFromText="141" w:rightFromText="141" w:vertAnchor="text" w:horzAnchor="margin" w:tblpY="20"/>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9"/>
      </w:tblGrid>
      <w:tr w:rsidR="000B2E2B" w:rsidRPr="00FC7A70" w14:paraId="4B958E2F" w14:textId="77777777" w:rsidTr="00073EF1">
        <w:trPr>
          <w:trHeight w:val="845"/>
        </w:trPr>
        <w:tc>
          <w:tcPr>
            <w:tcW w:w="8359" w:type="dxa"/>
            <w:vAlign w:val="center"/>
          </w:tcPr>
          <w:p w14:paraId="2E534547"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Aprova, em anexo, o Código do Licenciamento das Atividades Económicas.</w:t>
            </w:r>
          </w:p>
        </w:tc>
      </w:tr>
    </w:tbl>
    <w:p w14:paraId="437C6F4D"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Justificação da forma proposta para o projeto:</w:t>
      </w:r>
    </w:p>
    <w:tbl>
      <w:tblPr>
        <w:tblpPr w:leftFromText="141" w:rightFromText="141" w:vertAnchor="text" w:horzAnchor="margin" w:tblpY="35"/>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9"/>
      </w:tblGrid>
      <w:tr w:rsidR="000B2E2B" w:rsidRPr="00FC7A70" w14:paraId="3B43B38C" w14:textId="77777777" w:rsidTr="00073EF1">
        <w:trPr>
          <w:trHeight w:val="983"/>
        </w:trPr>
        <w:tc>
          <w:tcPr>
            <w:tcW w:w="8359" w:type="dxa"/>
            <w:vAlign w:val="center"/>
          </w:tcPr>
          <w:p w14:paraId="17C6A8BA"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Alínea a) do artigo 198.º da Constituição</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t>O CLAE visa sistematizar e rever diversos diplomas e procedimentos</w:t>
            </w:r>
            <w:r w:rsidRPr="00FC7A70">
              <w:rPr>
                <w:rFonts w:ascii="Garamond" w:hAnsi="Garamond"/>
                <w:szCs w:val="24"/>
              </w:rPr>
              <w:br/>
              <w:t>administrativos referentes ao acesso e exercício da atividade industrial,</w:t>
            </w:r>
            <w:r w:rsidRPr="00FC7A70">
              <w:rPr>
                <w:rFonts w:ascii="Garamond" w:hAnsi="Garamond"/>
                <w:szCs w:val="24"/>
              </w:rPr>
              <w:br/>
              <w:t>atividade pecuária, atividade turística (exploração de empreendimentos</w:t>
            </w:r>
            <w:r w:rsidRPr="00FC7A70">
              <w:rPr>
                <w:rFonts w:ascii="Garamond" w:hAnsi="Garamond"/>
                <w:szCs w:val="24"/>
              </w:rPr>
              <w:br/>
              <w:t>turísticos, agências de viagem e turismo, animação turística), atividades de</w:t>
            </w:r>
            <w:r w:rsidRPr="00FC7A70">
              <w:rPr>
                <w:rFonts w:ascii="Garamond" w:hAnsi="Garamond"/>
                <w:szCs w:val="24"/>
              </w:rPr>
              <w:br/>
              <w:t>comércio, serviços e restauração e ocupação do espaço público, designadamente,</w:t>
            </w:r>
            <w:r w:rsidRPr="00FC7A70">
              <w:rPr>
                <w:rFonts w:ascii="Garamond" w:hAnsi="Garamond"/>
                <w:szCs w:val="24"/>
              </w:rPr>
              <w:br/>
              <w:t>através da (i) codificação da legislação relativa ao acesso e exercício dessas</w:t>
            </w:r>
            <w:r w:rsidRPr="00FC7A70">
              <w:rPr>
                <w:rFonts w:ascii="Garamond" w:hAnsi="Garamond"/>
                <w:szCs w:val="24"/>
              </w:rPr>
              <w:br/>
              <w:t>atividades económicas, (ii) harmonização da designação e generalização e</w:t>
            </w:r>
            <w:r w:rsidRPr="00FC7A70">
              <w:rPr>
                <w:rFonts w:ascii="Garamond" w:hAnsi="Garamond"/>
                <w:szCs w:val="24"/>
              </w:rPr>
              <w:br/>
              <w:t>simplificação da tramitação dos procedimentos administrativos envolvidos,</w:t>
            </w:r>
            <w:r w:rsidRPr="00FC7A70">
              <w:rPr>
                <w:rFonts w:ascii="Garamond" w:hAnsi="Garamond"/>
                <w:szCs w:val="24"/>
              </w:rPr>
              <w:br/>
              <w:t>(iii) eliminação de custos de contexto para os operadores económicos, e (iv)</w:t>
            </w:r>
            <w:r w:rsidRPr="00FC7A70">
              <w:rPr>
                <w:rFonts w:ascii="Garamond" w:hAnsi="Garamond"/>
                <w:szCs w:val="24"/>
              </w:rPr>
              <w:br/>
              <w:t>revisão e atualização dos regimes de exercício à luz.</w:t>
            </w:r>
            <w:r w:rsidRPr="00FC7A70">
              <w:rPr>
                <w:rFonts w:ascii="Garamond" w:hAnsi="Garamond"/>
                <w:szCs w:val="24"/>
              </w:rPr>
              <w:br/>
            </w:r>
            <w:r w:rsidRPr="00FC7A70">
              <w:rPr>
                <w:rFonts w:ascii="Garamond" w:hAnsi="Garamond"/>
                <w:szCs w:val="24"/>
              </w:rPr>
              <w:br/>
              <w:t>Das alterações materiais promovidas aos regimes atualmente em vigor (SIR,</w:t>
            </w:r>
            <w:r w:rsidRPr="00FC7A70">
              <w:rPr>
                <w:rFonts w:ascii="Garamond" w:hAnsi="Garamond"/>
                <w:szCs w:val="24"/>
              </w:rPr>
              <w:br/>
              <w:t>NREAP, RJACSR, RJALeiloeira, RJAPrestamista, RJAVT, RJAAT ou Licenciamento 0)</w:t>
            </w:r>
            <w:r w:rsidRPr="00FC7A70">
              <w:rPr>
                <w:rFonts w:ascii="Garamond" w:hAnsi="Garamond"/>
                <w:szCs w:val="24"/>
              </w:rPr>
              <w:br/>
              <w:t>– excluído o exercício de fusão realizado -, não resulta nenhuma alteração que</w:t>
            </w:r>
            <w:r w:rsidRPr="00FC7A70">
              <w:rPr>
                <w:rFonts w:ascii="Garamond" w:hAnsi="Garamond"/>
                <w:szCs w:val="24"/>
              </w:rPr>
              <w:br/>
              <w:t>afete inovadoramente o elenco de matérias do artigo 165.º da CRP.</w:t>
            </w:r>
            <w:r w:rsidRPr="00FC7A70">
              <w:rPr>
                <w:rFonts w:ascii="Garamond" w:hAnsi="Garamond"/>
                <w:szCs w:val="24"/>
              </w:rPr>
              <w:br/>
            </w:r>
            <w:r w:rsidRPr="00FC7A70">
              <w:rPr>
                <w:rFonts w:ascii="Garamond" w:hAnsi="Garamond"/>
                <w:szCs w:val="24"/>
              </w:rPr>
              <w:br/>
              <w:t>O  Tribunal Constitucional tem vindo a entender que uma norma emitida sem</w:t>
            </w:r>
            <w:r w:rsidRPr="00FC7A70">
              <w:rPr>
                <w:rFonts w:ascii="Garamond" w:hAnsi="Garamond"/>
                <w:szCs w:val="24"/>
              </w:rPr>
              <w:br/>
              <w:t>autorização parlamentar só padecerá de inconstitucionalidade orgânica quando</w:t>
            </w:r>
            <w:r w:rsidRPr="00FC7A70">
              <w:rPr>
                <w:rFonts w:ascii="Garamond" w:hAnsi="Garamond"/>
                <w:szCs w:val="24"/>
              </w:rPr>
              <w:br/>
              <w:t>essa legislação tiver carácter inovatório – ou seja, quando introduzir</w:t>
            </w:r>
            <w:r w:rsidRPr="00FC7A70">
              <w:rPr>
                <w:rFonts w:ascii="Garamond" w:hAnsi="Garamond"/>
                <w:szCs w:val="24"/>
              </w:rPr>
              <w:br/>
              <w:t>«qualquer alteração no quadro legal até então vigente» (Ac. n.º 311/2012) -</w:t>
            </w:r>
            <w:r w:rsidRPr="00FC7A70">
              <w:rPr>
                <w:rFonts w:ascii="Garamond" w:hAnsi="Garamond"/>
                <w:szCs w:val="24"/>
              </w:rPr>
              <w:br/>
              <w:t>não sendo, portanto, possível imputar-lhe esse vício quando a legislação tenha</w:t>
            </w:r>
            <w:r w:rsidRPr="00FC7A70">
              <w:rPr>
                <w:rFonts w:ascii="Garamond" w:hAnsi="Garamond"/>
                <w:szCs w:val="24"/>
              </w:rPr>
              <w:br/>
              <w:t>um carácter puramente executivo, limitando-se a reproduzir o regime</w:t>
            </w:r>
            <w:r w:rsidRPr="00FC7A70">
              <w:rPr>
                <w:rFonts w:ascii="Garamond" w:hAnsi="Garamond"/>
                <w:szCs w:val="24"/>
              </w:rPr>
              <w:br/>
              <w:t>preexistente (entre outros, Acs. n.º 211/2007, 145/2009, 310/2009, 176/2010,</w:t>
            </w:r>
            <w:r w:rsidRPr="00FC7A70">
              <w:rPr>
                <w:rFonts w:ascii="Garamond" w:hAnsi="Garamond"/>
                <w:szCs w:val="24"/>
              </w:rPr>
              <w:br/>
              <w:t>330/211, 578/2014, 778/2014, 859/2014, 102/2016, 195/2016 e 271/2017).</w:t>
            </w:r>
            <w:r w:rsidRPr="00FC7A70">
              <w:rPr>
                <w:rFonts w:ascii="Garamond" w:hAnsi="Garamond"/>
                <w:szCs w:val="24"/>
              </w:rPr>
              <w:br/>
            </w:r>
            <w:r w:rsidRPr="00FC7A70">
              <w:rPr>
                <w:rFonts w:ascii="Garamond" w:hAnsi="Garamond"/>
                <w:szCs w:val="24"/>
              </w:rPr>
              <w:br/>
              <w:t>Este tem sido o entendimento consolidado do Tribunal Constitucional que afirma</w:t>
            </w:r>
            <w:r w:rsidRPr="00FC7A70">
              <w:rPr>
                <w:rFonts w:ascii="Garamond" w:hAnsi="Garamond"/>
                <w:szCs w:val="24"/>
              </w:rPr>
              <w:br/>
              <w:t>que:</w:t>
            </w:r>
            <w:r w:rsidRPr="00FC7A70">
              <w:rPr>
                <w:rFonts w:ascii="Garamond" w:hAnsi="Garamond"/>
                <w:szCs w:val="24"/>
              </w:rPr>
              <w:br/>
            </w:r>
            <w:r w:rsidRPr="00FC7A70">
              <w:rPr>
                <w:rFonts w:ascii="Garamond" w:hAnsi="Garamond"/>
                <w:szCs w:val="24"/>
              </w:rPr>
              <w:br/>
              <w:t>«[p]ara que se afirme a inconstitucionalidade orgânica não basta que nos</w:t>
            </w:r>
            <w:r w:rsidRPr="00FC7A70">
              <w:rPr>
                <w:rFonts w:ascii="Garamond" w:hAnsi="Garamond"/>
                <w:szCs w:val="24"/>
              </w:rPr>
              <w:br/>
              <w:t>deparemos com produção normativa não autorizada do Governo em determinado</w:t>
            </w:r>
            <w:r w:rsidRPr="00FC7A70">
              <w:rPr>
                <w:rFonts w:ascii="Garamond" w:hAnsi="Garamond"/>
                <w:szCs w:val="24"/>
              </w:rPr>
              <w:br/>
              <w:t>domínio onde este órgão só poderia intervir com credencial parlamentar</w:t>
            </w:r>
            <w:r w:rsidRPr="00FC7A70">
              <w:rPr>
                <w:rFonts w:ascii="Garamond" w:hAnsi="Garamond"/>
                <w:szCs w:val="24"/>
              </w:rPr>
              <w:br/>
              <w:t>bastante. Com efeito, o facto de o Governo aprovar actos normativos</w:t>
            </w:r>
            <w:r w:rsidRPr="00FC7A70">
              <w:rPr>
                <w:rFonts w:ascii="Garamond" w:hAnsi="Garamond"/>
                <w:szCs w:val="24"/>
              </w:rPr>
              <w:br/>
              <w:t>respeitantes a matérias inscritas no âmbito da reserva relativa de competência</w:t>
            </w:r>
            <w:r w:rsidRPr="00FC7A70">
              <w:rPr>
                <w:rFonts w:ascii="Garamond" w:hAnsi="Garamond"/>
                <w:szCs w:val="24"/>
              </w:rPr>
              <w:br/>
              <w:t>da Assembleia da República não determina, por si só e automaticamente, a</w:t>
            </w:r>
            <w:r w:rsidRPr="00FC7A70">
              <w:rPr>
                <w:rFonts w:ascii="Garamond" w:hAnsi="Garamond"/>
                <w:szCs w:val="24"/>
              </w:rPr>
              <w:br/>
              <w:t>invalidação das normas que assim decretem, por vício de inconstitucionalidade</w:t>
            </w:r>
            <w:r w:rsidRPr="00FC7A70">
              <w:rPr>
                <w:rFonts w:ascii="Garamond" w:hAnsi="Garamond"/>
                <w:szCs w:val="24"/>
              </w:rPr>
              <w:br/>
              <w:t>orgânica. Desde que se demonstre que tais normas não criaram um ordenamento</w:t>
            </w:r>
            <w:r w:rsidRPr="00FC7A70">
              <w:rPr>
                <w:rFonts w:ascii="Garamond" w:hAnsi="Garamond"/>
                <w:szCs w:val="24"/>
              </w:rPr>
              <w:br/>
              <w:t>diverso do então vigente, limitando-se a retomar e a reproduzir</w:t>
            </w:r>
            <w:r w:rsidRPr="00FC7A70">
              <w:rPr>
                <w:rFonts w:ascii="Garamond" w:hAnsi="Garamond"/>
                <w:szCs w:val="24"/>
              </w:rPr>
              <w:br/>
              <w:t>substancialmente o que já constava de textos legais anteriores emanados do</w:t>
            </w:r>
            <w:r w:rsidRPr="00FC7A70">
              <w:rPr>
                <w:rFonts w:ascii="Garamond" w:hAnsi="Garamond"/>
                <w:szCs w:val="24"/>
              </w:rPr>
              <w:br/>
              <w:t>órgão de soberania competente» (cf. entre tantos outros, Acórdãos n.os</w:t>
            </w:r>
            <w:r w:rsidRPr="00FC7A70">
              <w:rPr>
                <w:rFonts w:ascii="Garamond" w:hAnsi="Garamond"/>
                <w:szCs w:val="24"/>
              </w:rPr>
              <w:br/>
              <w:t>145/2009, 211/2007, 579/95, 229/2007, disponíveis em</w:t>
            </w:r>
            <w:r w:rsidRPr="00FC7A70">
              <w:rPr>
                <w:rFonts w:ascii="Garamond" w:hAnsi="Garamond"/>
                <w:szCs w:val="24"/>
              </w:rPr>
              <w:br/>
              <w:t>www.tribunalconstitucional.pt).</w:t>
            </w:r>
            <w:r w:rsidRPr="00FC7A70">
              <w:rPr>
                <w:rFonts w:ascii="Garamond" w:hAnsi="Garamond"/>
                <w:szCs w:val="24"/>
              </w:rPr>
              <w:br/>
            </w:r>
            <w:r w:rsidRPr="00FC7A70">
              <w:rPr>
                <w:rFonts w:ascii="Garamond" w:hAnsi="Garamond"/>
                <w:szCs w:val="24"/>
              </w:rPr>
              <w:br/>
              <w:t>Dos regimes agora revogados e fundidos no CLAE, apenas os  Decreto-Lei n.º</w:t>
            </w:r>
            <w:r w:rsidRPr="00FC7A70">
              <w:rPr>
                <w:rFonts w:ascii="Garamond" w:hAnsi="Garamond"/>
                <w:szCs w:val="24"/>
              </w:rPr>
              <w:br/>
              <w:t>48/2011, de 1 de abril e n.º 10/2015, de 16 de janeiro foram objeto de</w:t>
            </w:r>
            <w:r w:rsidRPr="00FC7A70">
              <w:rPr>
                <w:rFonts w:ascii="Garamond" w:hAnsi="Garamond"/>
                <w:szCs w:val="24"/>
              </w:rPr>
              <w:br/>
              <w:t>autorização legislativa, uma vez que criavam um regime contraordenacional</w:t>
            </w:r>
            <w:r w:rsidRPr="00FC7A70">
              <w:rPr>
                <w:rFonts w:ascii="Garamond" w:hAnsi="Garamond"/>
                <w:szCs w:val="24"/>
              </w:rPr>
              <w:br/>
              <w:t>específico, precedente ao RJCE – as  razões que nortearam a necessidade de</w:t>
            </w:r>
            <w:r w:rsidRPr="00FC7A70">
              <w:rPr>
                <w:rFonts w:ascii="Garamond" w:hAnsi="Garamond"/>
                <w:szCs w:val="24"/>
              </w:rPr>
              <w:br/>
              <w:t>autorização legislativa no âmbito da aprovação do RJACSR (a criação de um</w:t>
            </w:r>
            <w:r w:rsidRPr="00FC7A70">
              <w:rPr>
                <w:rFonts w:ascii="Garamond" w:hAnsi="Garamond"/>
                <w:szCs w:val="24"/>
              </w:rPr>
              <w:br/>
              <w:t>regime e processo sancionatório diverso do regime contraordenacional então</w:t>
            </w:r>
            <w:r w:rsidRPr="00FC7A70">
              <w:rPr>
                <w:rFonts w:ascii="Garamond" w:hAnsi="Garamond"/>
                <w:szCs w:val="24"/>
              </w:rPr>
              <w:br/>
              <w:t>existente) deixou de encontrar fundamento com a aprovação do RJCE – e</w:t>
            </w:r>
            <w:r w:rsidRPr="00FC7A70">
              <w:rPr>
                <w:rFonts w:ascii="Garamond" w:hAnsi="Garamond"/>
                <w:szCs w:val="24"/>
              </w:rPr>
              <w:br/>
              <w:t>consequente adaptação do RJACSR a esse regime (transposto para o CLAE).</w:t>
            </w:r>
            <w:r w:rsidRPr="00FC7A70">
              <w:rPr>
                <w:rFonts w:ascii="Garamond" w:hAnsi="Garamond"/>
                <w:szCs w:val="24"/>
              </w:rPr>
              <w:br/>
              <w:t>Adicionalmente, e quanto ao disposto no regime jurídico do alojamento local,</w:t>
            </w:r>
            <w:r w:rsidRPr="00FC7A70">
              <w:rPr>
                <w:rFonts w:ascii="Garamond" w:hAnsi="Garamond"/>
                <w:szCs w:val="24"/>
              </w:rPr>
              <w:br/>
              <w:t>quanto à criação das  áreas de contenção, aprovadas por lei da Assembleia da</w:t>
            </w:r>
            <w:r w:rsidRPr="00FC7A70">
              <w:rPr>
                <w:rFonts w:ascii="Garamond" w:hAnsi="Garamond"/>
                <w:szCs w:val="24"/>
              </w:rPr>
              <w:br/>
              <w:t>República, o que resulta do CLAE é uma reprodução de um regime preexistente –</w:t>
            </w:r>
            <w:r w:rsidRPr="00FC7A70">
              <w:rPr>
                <w:rFonts w:ascii="Garamond" w:hAnsi="Garamond"/>
                <w:szCs w:val="24"/>
              </w:rPr>
              <w:br/>
              <w:t>o regime atualmente em vigor.</w:t>
            </w:r>
            <w:r w:rsidRPr="00FC7A70">
              <w:rPr>
                <w:rFonts w:ascii="Garamond" w:hAnsi="Garamond"/>
                <w:szCs w:val="24"/>
              </w:rPr>
              <w:br/>
            </w:r>
            <w:r w:rsidRPr="00FC7A70">
              <w:rPr>
                <w:rFonts w:ascii="Garamond" w:hAnsi="Garamond"/>
                <w:szCs w:val="24"/>
              </w:rPr>
              <w:br/>
              <w:t>Assim, entendemos existirem argumentos que podem fundamentar a competência</w:t>
            </w:r>
            <w:r w:rsidRPr="00FC7A70">
              <w:rPr>
                <w:rFonts w:ascii="Garamond" w:hAnsi="Garamond"/>
                <w:szCs w:val="24"/>
              </w:rPr>
              <w:br/>
              <w:t>legislativa concorrencial do Governo na elaboração e aprovação do CLAE.</w:t>
            </w:r>
            <w:r w:rsidRPr="00FC7A70">
              <w:rPr>
                <w:rFonts w:ascii="Garamond" w:hAnsi="Garamond"/>
                <w:szCs w:val="24"/>
              </w:rPr>
              <w:br/>
            </w:r>
            <w:r w:rsidRPr="00FC7A70">
              <w:rPr>
                <w:rFonts w:ascii="Garamond" w:hAnsi="Garamond"/>
                <w:szCs w:val="24"/>
              </w:rPr>
              <w:br/>
            </w:r>
          </w:p>
        </w:tc>
      </w:tr>
    </w:tbl>
    <w:p w14:paraId="2F4BE2BE"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Enquadramento jurídico atual e fundamento para a respetiva alteração:</w:t>
      </w:r>
    </w:p>
    <w:tbl>
      <w:tblPr>
        <w:tblpPr w:leftFromText="141" w:rightFromText="141" w:vertAnchor="text" w:horzAnchor="margin" w:tblpY="125"/>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9"/>
      </w:tblGrid>
      <w:tr w:rsidR="000B2E2B" w:rsidRPr="00FC7A70" w14:paraId="60FF1523" w14:textId="77777777" w:rsidTr="00073EF1">
        <w:trPr>
          <w:trHeight w:val="845"/>
        </w:trPr>
        <w:tc>
          <w:tcPr>
            <w:tcW w:w="8359" w:type="dxa"/>
            <w:vAlign w:val="center"/>
          </w:tcPr>
          <w:p w14:paraId="0D46678C" w14:textId="6F45CB58"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 xml:space="preserve">O </w:t>
            </w:r>
            <w:del w:id="1742" w:author="Maria João Torres" w:date="2026-09-11T14:01:00Z" w16du:dateUtc="2026-09-11T13:01:00Z">
              <w:r w:rsidRPr="00FC7A70">
                <w:rPr>
                  <w:rFonts w:ascii="Garamond" w:hAnsi="Garamond"/>
                  <w:szCs w:val="24"/>
                </w:rPr>
                <w:delText>presente diploma</w:delText>
              </w:r>
            </w:del>
            <w:ins w:id="1743" w:author="Maria João Torres" w:date="2026-09-11T14:01:00Z" w16du:dateUtc="2026-09-11T13:01:00Z">
              <w:r w:rsidR="00AA1A5A">
                <w:rPr>
                  <w:rFonts w:ascii="Garamond" w:hAnsi="Garamond"/>
                  <w:szCs w:val="24"/>
                </w:rPr>
                <w:t>presente decreto-lei</w:t>
              </w:r>
            </w:ins>
            <w:r w:rsidRPr="00FC7A70">
              <w:rPr>
                <w:rFonts w:ascii="Garamond" w:hAnsi="Garamond"/>
                <w:szCs w:val="24"/>
              </w:rPr>
              <w:t xml:space="preserve"> procede à codificação e simplificação de regimes dispersos</w:t>
            </w:r>
            <w:r w:rsidRPr="00FC7A70">
              <w:rPr>
                <w:rFonts w:ascii="Garamond" w:hAnsi="Garamond"/>
                <w:szCs w:val="24"/>
              </w:rPr>
              <w:br/>
              <w:t>relativos ao acesso e exercício de diversas atividades económicas,</w:t>
            </w:r>
            <w:r w:rsidRPr="00FC7A70">
              <w:rPr>
                <w:rFonts w:ascii="Garamond" w:hAnsi="Garamond"/>
                <w:szCs w:val="24"/>
              </w:rPr>
              <w:br/>
              <w:t>designadamente, a atividade industrial, atividade pecuária, atividades</w:t>
            </w:r>
            <w:r w:rsidRPr="00FC7A70">
              <w:rPr>
                <w:rFonts w:ascii="Garamond" w:hAnsi="Garamond"/>
                <w:szCs w:val="24"/>
              </w:rPr>
              <w:br/>
              <w:t>turísticas (exploração de empreendimentos turísticos e de alojamento local,</w:t>
            </w:r>
            <w:r w:rsidRPr="00FC7A70">
              <w:rPr>
                <w:rFonts w:ascii="Garamond" w:hAnsi="Garamond"/>
                <w:szCs w:val="24"/>
              </w:rPr>
              <w:br/>
              <w:t>agências de viagem e atividades de animação turística), atividades de</w:t>
            </w:r>
            <w:r w:rsidRPr="00FC7A70">
              <w:rPr>
                <w:rFonts w:ascii="Garamond" w:hAnsi="Garamond"/>
                <w:szCs w:val="24"/>
              </w:rPr>
              <w:br/>
              <w:t>comércio, serviços e restauração, bem como de ocupação do espaço público e de</w:t>
            </w:r>
            <w:r w:rsidRPr="00FC7A70">
              <w:rPr>
                <w:rFonts w:ascii="Garamond" w:hAnsi="Garamond"/>
                <w:szCs w:val="24"/>
              </w:rPr>
              <w:br/>
              <w:t>horário de funcionamento dos estabelecimentos de comércio.</w:t>
            </w:r>
            <w:r w:rsidRPr="00FC7A70">
              <w:rPr>
                <w:rFonts w:ascii="Garamond" w:hAnsi="Garamond"/>
                <w:szCs w:val="24"/>
              </w:rPr>
              <w:br/>
            </w:r>
            <w:r w:rsidRPr="00FC7A70">
              <w:rPr>
                <w:rFonts w:ascii="Garamond" w:hAnsi="Garamond"/>
                <w:szCs w:val="24"/>
              </w:rPr>
              <w:br/>
              <w:t>Esses  regimes apresentavam regimes materialmente semelhantes, mas com</w:t>
            </w:r>
            <w:r w:rsidRPr="00FC7A70">
              <w:rPr>
                <w:rFonts w:ascii="Garamond" w:hAnsi="Garamond"/>
                <w:szCs w:val="24"/>
              </w:rPr>
              <w:br/>
              <w:t>tramitações e designações distintas, que foram sistematizadas e harmonizadas</w:t>
            </w:r>
            <w:r w:rsidRPr="00FC7A70">
              <w:rPr>
                <w:rFonts w:ascii="Garamond" w:hAnsi="Garamond"/>
                <w:szCs w:val="24"/>
              </w:rPr>
              <w:br/>
              <w:t>em apenas três procedimentos, designadamente, comunicação com prazo e</w:t>
            </w:r>
            <w:r w:rsidRPr="00FC7A70">
              <w:rPr>
                <w:rFonts w:ascii="Garamond" w:hAnsi="Garamond"/>
                <w:szCs w:val="24"/>
              </w:rPr>
              <w:br/>
              <w:t>vistoria, comunicação com prazo e comunicação prévia – que passam a</w:t>
            </w:r>
            <w:r w:rsidRPr="00FC7A70">
              <w:rPr>
                <w:rFonts w:ascii="Garamond" w:hAnsi="Garamond"/>
                <w:szCs w:val="24"/>
              </w:rPr>
              <w:br/>
              <w:t>relacionar-se, do mesmo como, com regimes que lhes são conexos,</w:t>
            </w:r>
            <w:r w:rsidRPr="00FC7A70">
              <w:rPr>
                <w:rFonts w:ascii="Garamond" w:hAnsi="Garamond"/>
                <w:szCs w:val="24"/>
              </w:rPr>
              <w:br/>
              <w:t>designadamente, legislação urbanística, ambiental, segurança da cadeia</w:t>
            </w:r>
            <w:r w:rsidRPr="00FC7A70">
              <w:rPr>
                <w:rFonts w:ascii="Garamond" w:hAnsi="Garamond"/>
                <w:szCs w:val="24"/>
              </w:rPr>
              <w:br/>
              <w:t>alimentar e intervenção entidades acreditadas.</w:t>
            </w:r>
            <w:r w:rsidRPr="00FC7A70">
              <w:rPr>
                <w:rFonts w:ascii="Garamond" w:hAnsi="Garamond"/>
                <w:szCs w:val="24"/>
              </w:rPr>
              <w:br/>
            </w:r>
            <w:r w:rsidRPr="00FC7A70">
              <w:rPr>
                <w:rFonts w:ascii="Garamond" w:hAnsi="Garamond"/>
                <w:szCs w:val="24"/>
              </w:rPr>
              <w:br/>
              <w:t>As atividades económicas cujo acesso esteja dependente da conclusão de um dos</w:t>
            </w:r>
            <w:r w:rsidRPr="00FC7A70">
              <w:rPr>
                <w:rFonts w:ascii="Garamond" w:hAnsi="Garamond"/>
                <w:szCs w:val="24"/>
              </w:rPr>
              <w:br/>
              <w:t>procedimentos acima referidos, passam a obter um título digital de atividade</w:t>
            </w:r>
            <w:r w:rsidRPr="00FC7A70">
              <w:rPr>
                <w:rFonts w:ascii="Garamond" w:hAnsi="Garamond"/>
                <w:szCs w:val="24"/>
              </w:rPr>
              <w:br/>
              <w:t>económica, que agrega todas as licenças, autorizações, registos ou pronúncias</w:t>
            </w:r>
            <w:r w:rsidRPr="00FC7A70">
              <w:rPr>
                <w:rFonts w:ascii="Garamond" w:hAnsi="Garamond"/>
                <w:szCs w:val="24"/>
              </w:rPr>
              <w:br/>
              <w:t>emitidas ou obtidas -  o que permite concentrar num único título, diversos</w:t>
            </w:r>
            <w:r w:rsidRPr="00FC7A70">
              <w:rPr>
                <w:rFonts w:ascii="Garamond" w:hAnsi="Garamond"/>
                <w:szCs w:val="24"/>
              </w:rPr>
              <w:br/>
              <w:t>atos e pronúncias administrativas que se encontram atualmente dispersas.</w:t>
            </w:r>
            <w:r w:rsidRPr="00FC7A70">
              <w:rPr>
                <w:rFonts w:ascii="Garamond" w:hAnsi="Garamond"/>
                <w:szCs w:val="24"/>
              </w:rPr>
              <w:br/>
            </w:r>
            <w:r w:rsidRPr="00FC7A70">
              <w:rPr>
                <w:rFonts w:ascii="Garamond" w:hAnsi="Garamond"/>
                <w:szCs w:val="24"/>
              </w:rPr>
              <w:br/>
              <w:t>A sistematização e harmonização desses procedimentos e dos títulos emitidos</w:t>
            </w:r>
            <w:r w:rsidRPr="00FC7A70">
              <w:rPr>
                <w:rFonts w:ascii="Garamond" w:hAnsi="Garamond"/>
                <w:szCs w:val="24"/>
              </w:rPr>
              <w:br/>
              <w:t>facilita e potência a existência de uma plataforma com um ponto de entrada</w:t>
            </w:r>
            <w:r w:rsidRPr="00FC7A70">
              <w:rPr>
                <w:rFonts w:ascii="Garamond" w:hAnsi="Garamond"/>
                <w:szCs w:val="24"/>
              </w:rPr>
              <w:br/>
              <w:t>comum, e respetiva interoperabilidade com as plataformas atualmente</w:t>
            </w:r>
            <w:r w:rsidRPr="00FC7A70">
              <w:rPr>
                <w:rFonts w:ascii="Garamond" w:hAnsi="Garamond"/>
                <w:szCs w:val="24"/>
              </w:rPr>
              <w:br/>
              <w:t>existentes.</w:t>
            </w:r>
            <w:r w:rsidRPr="00FC7A70">
              <w:rPr>
                <w:rFonts w:ascii="Garamond" w:hAnsi="Garamond"/>
                <w:szCs w:val="24"/>
              </w:rPr>
              <w:br/>
            </w:r>
            <w:r w:rsidRPr="00FC7A70">
              <w:rPr>
                <w:rFonts w:ascii="Garamond" w:hAnsi="Garamond"/>
                <w:szCs w:val="24"/>
              </w:rPr>
              <w:br/>
              <w:t>O diploma identifica também expressamente todas as entidades que intervêm nos</w:t>
            </w:r>
            <w:r w:rsidRPr="00FC7A70">
              <w:rPr>
                <w:rFonts w:ascii="Garamond" w:hAnsi="Garamond"/>
                <w:szCs w:val="24"/>
              </w:rPr>
              <w:br/>
              <w:t>procedimentos, bem como os prazos de pronúncia e decisão aplicáveis nos seus</w:t>
            </w:r>
            <w:r w:rsidRPr="00FC7A70">
              <w:rPr>
                <w:rFonts w:ascii="Garamond" w:hAnsi="Garamond"/>
                <w:szCs w:val="24"/>
              </w:rPr>
              <w:br/>
              <w:t>anexos II e III.</w:t>
            </w:r>
            <w:r w:rsidRPr="00FC7A70">
              <w:rPr>
                <w:rFonts w:ascii="Garamond" w:hAnsi="Garamond"/>
                <w:szCs w:val="24"/>
              </w:rPr>
              <w:br/>
            </w:r>
            <w:r w:rsidRPr="00FC7A70">
              <w:rPr>
                <w:rFonts w:ascii="Garamond" w:hAnsi="Garamond"/>
                <w:szCs w:val="24"/>
              </w:rPr>
              <w:br/>
              <w:t>Em linha com o exercício de sistematização, o CLAE estabelece um regime comum</w:t>
            </w:r>
            <w:r w:rsidRPr="00FC7A70">
              <w:rPr>
                <w:rFonts w:ascii="Garamond" w:hAnsi="Garamond"/>
                <w:szCs w:val="24"/>
              </w:rPr>
              <w:br/>
              <w:t>de alterações, fiscalização, medidas cautelares, sanções, de liquidação,</w:t>
            </w:r>
            <w:r w:rsidRPr="00FC7A70">
              <w:rPr>
                <w:rFonts w:ascii="Garamond" w:hAnsi="Garamond"/>
                <w:szCs w:val="24"/>
              </w:rPr>
              <w:br/>
              <w:t>cobrança e pagamento de taxas e meios de tutela e reclamação de terceiros.</w:t>
            </w:r>
            <w:r w:rsidRPr="00FC7A70">
              <w:rPr>
                <w:rFonts w:ascii="Garamond" w:hAnsi="Garamond"/>
                <w:szCs w:val="24"/>
              </w:rPr>
              <w:br/>
            </w:r>
            <w:r w:rsidRPr="00FC7A70">
              <w:rPr>
                <w:rFonts w:ascii="Garamond" w:hAnsi="Garamond"/>
                <w:szCs w:val="24"/>
              </w:rPr>
              <w:br/>
              <w:t>Perspetiva-se que, uma vez estabelecido um regime comum de acesso às</w:t>
            </w:r>
            <w:r w:rsidRPr="00FC7A70">
              <w:rPr>
                <w:rFonts w:ascii="Garamond" w:hAnsi="Garamond"/>
                <w:szCs w:val="24"/>
              </w:rPr>
              <w:br/>
              <w:t>atividades económicas, o CLAE venha a integrar, no futuro, outras atividades</w:t>
            </w:r>
            <w:r w:rsidRPr="00FC7A70">
              <w:rPr>
                <w:rFonts w:ascii="Garamond" w:hAnsi="Garamond"/>
                <w:szCs w:val="24"/>
              </w:rPr>
              <w:br/>
              <w:t>económicas cujos regimes se encontram igualmente dispersos.</w:t>
            </w:r>
            <w:r w:rsidRPr="00FC7A70">
              <w:rPr>
                <w:rFonts w:ascii="Garamond" w:hAnsi="Garamond"/>
                <w:szCs w:val="24"/>
              </w:rPr>
              <w:br/>
            </w:r>
            <w:r w:rsidRPr="00FC7A70">
              <w:rPr>
                <w:rFonts w:ascii="Garamond" w:hAnsi="Garamond"/>
                <w:szCs w:val="24"/>
              </w:rPr>
              <w:br/>
              <w:t>O CLAE concretiza, assim, diversas medidas de simplificação administrativa</w:t>
            </w:r>
            <w:r w:rsidRPr="00FC7A70">
              <w:rPr>
                <w:rFonts w:ascii="Garamond" w:hAnsi="Garamond"/>
                <w:szCs w:val="24"/>
              </w:rPr>
              <w:br/>
              <w:t>enquadrada na estratégia de simplificação dos processos administrativos e</w:t>
            </w:r>
            <w:r w:rsidRPr="00FC7A70">
              <w:rPr>
                <w:rFonts w:ascii="Garamond" w:hAnsi="Garamond"/>
                <w:szCs w:val="24"/>
              </w:rPr>
              <w:br/>
              <w:t>licenciamentos inscrita no Programa do XXV Governo Constitucional., que evolui</w:t>
            </w:r>
            <w:r w:rsidRPr="00FC7A70">
              <w:rPr>
                <w:rFonts w:ascii="Garamond" w:hAnsi="Garamond"/>
                <w:szCs w:val="24"/>
              </w:rPr>
              <w:br/>
              <w:t>de de um sistema de controlo prévio para fiscalização a posteriori, consagra</w:t>
            </w:r>
            <w:r w:rsidRPr="00FC7A70">
              <w:rPr>
                <w:rFonts w:ascii="Garamond" w:hAnsi="Garamond"/>
                <w:szCs w:val="24"/>
              </w:rPr>
              <w:br/>
              <w:t>como regra o deferimento tácito e prevê a realização de conferências</w:t>
            </w:r>
            <w:r w:rsidRPr="00FC7A70">
              <w:rPr>
                <w:rFonts w:ascii="Garamond" w:hAnsi="Garamond"/>
                <w:szCs w:val="24"/>
              </w:rPr>
              <w:br/>
              <w:t>procedimentais deliberativas obrigatórias.</w:t>
            </w:r>
            <w:r w:rsidRPr="00FC7A70">
              <w:rPr>
                <w:rFonts w:ascii="Garamond" w:hAnsi="Garamond"/>
                <w:szCs w:val="24"/>
              </w:rPr>
              <w:br/>
            </w:r>
            <w:r w:rsidRPr="00FC7A70">
              <w:rPr>
                <w:rFonts w:ascii="Garamond" w:hAnsi="Garamond"/>
                <w:szCs w:val="24"/>
              </w:rPr>
              <w:br/>
              <w:t>Adicionalmente, no domínio das regras de exercício das atividades económicas</w:t>
            </w:r>
            <w:r w:rsidRPr="00FC7A70">
              <w:rPr>
                <w:rFonts w:ascii="Garamond" w:hAnsi="Garamond"/>
                <w:szCs w:val="24"/>
              </w:rPr>
              <w:br/>
              <w:t>revistas com o presente decreto-lei, além da tentativa de sistematização e</w:t>
            </w:r>
            <w:r w:rsidRPr="00FC7A70">
              <w:rPr>
                <w:rFonts w:ascii="Garamond" w:hAnsi="Garamond"/>
                <w:szCs w:val="24"/>
              </w:rPr>
              <w:br/>
              <w:t>harmonização de requisitos comuns, como nas matérias relativas aos seguros ou</w:t>
            </w:r>
            <w:r w:rsidRPr="00FC7A70">
              <w:rPr>
                <w:rFonts w:ascii="Garamond" w:hAnsi="Garamond"/>
                <w:szCs w:val="24"/>
              </w:rPr>
              <w:br/>
              <w:t>obrigatoriedade de livro de reclamações, o CLAE revê e atualiza, à luz da</w:t>
            </w:r>
            <w:r w:rsidRPr="00FC7A70">
              <w:rPr>
                <w:rFonts w:ascii="Garamond" w:hAnsi="Garamond"/>
                <w:szCs w:val="24"/>
              </w:rPr>
              <w:br/>
              <w:t>evolução das próprias caraterísticas dessas atividades e das expetativas dos</w:t>
            </w:r>
            <w:r w:rsidRPr="00FC7A70">
              <w:rPr>
                <w:rFonts w:ascii="Garamond" w:hAnsi="Garamond"/>
                <w:szCs w:val="24"/>
              </w:rPr>
              <w:br/>
              <w:t>clientes e consumidores, diversos enquadramentos e requisitos de exercício</w:t>
            </w:r>
            <w:r w:rsidRPr="00FC7A70">
              <w:rPr>
                <w:rFonts w:ascii="Garamond" w:hAnsi="Garamond"/>
                <w:szCs w:val="24"/>
              </w:rPr>
              <w:br/>
              <w:t>dessas atividades económicas, melhor explicitadas abaixo, no quadro das</w:t>
            </w:r>
            <w:r w:rsidRPr="00FC7A70">
              <w:rPr>
                <w:rFonts w:ascii="Garamond" w:hAnsi="Garamond"/>
                <w:szCs w:val="24"/>
              </w:rPr>
              <w:br/>
              <w:t>“principais medidas”.</w:t>
            </w:r>
            <w:r w:rsidRPr="00FC7A70">
              <w:rPr>
                <w:rFonts w:ascii="Garamond" w:hAnsi="Garamond"/>
                <w:szCs w:val="24"/>
              </w:rPr>
              <w:br/>
            </w:r>
            <w:r w:rsidRPr="00FC7A70">
              <w:rPr>
                <w:rFonts w:ascii="Garamond" w:hAnsi="Garamond"/>
                <w:szCs w:val="24"/>
              </w:rPr>
              <w:br/>
            </w:r>
          </w:p>
        </w:tc>
      </w:tr>
    </w:tbl>
    <w:p w14:paraId="34DAD128"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4996C585"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Resumo e justificação do diploma, incluindo designadamente a identificação das principais medidas de política:</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947"/>
      </w:tblGrid>
      <w:tr w:rsidR="000B2E2B" w:rsidRPr="00FC7A70" w14:paraId="3836EEDD" w14:textId="77777777" w:rsidTr="00073EF1">
        <w:trPr>
          <w:trHeight w:val="1058"/>
        </w:trPr>
        <w:tc>
          <w:tcPr>
            <w:tcW w:w="2410" w:type="dxa"/>
            <w:vAlign w:val="center"/>
          </w:tcPr>
          <w:p w14:paraId="38245EED" w14:textId="77777777" w:rsidR="000B2E2B" w:rsidRPr="00FC7A70" w:rsidDel="00F149E6"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Resumo e justificação do diploma em linguagem acessível</w:t>
            </w:r>
          </w:p>
        </w:tc>
        <w:tc>
          <w:tcPr>
            <w:tcW w:w="5948" w:type="dxa"/>
            <w:vAlign w:val="center"/>
          </w:tcPr>
          <w:p w14:paraId="665A7B3E"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Com este diploma, o Governo pretende reduzir a burocracia e simplificar os</w:t>
            </w:r>
            <w:r w:rsidRPr="00FC7A70">
              <w:rPr>
                <w:rFonts w:ascii="Garamond" w:hAnsi="Garamond"/>
                <w:szCs w:val="24"/>
              </w:rPr>
              <w:br/>
              <w:t>procedimentos necessários para criar e desenvolver diversas atividades</w:t>
            </w:r>
            <w:r w:rsidRPr="00FC7A70">
              <w:rPr>
                <w:rFonts w:ascii="Garamond" w:hAnsi="Garamond"/>
                <w:szCs w:val="24"/>
              </w:rPr>
              <w:br/>
              <w:t>económicas em Portugal, bem como rever e atualizar as suas regras de</w:t>
            </w:r>
            <w:r w:rsidRPr="00FC7A70">
              <w:rPr>
                <w:rFonts w:ascii="Garamond" w:hAnsi="Garamond"/>
                <w:szCs w:val="24"/>
              </w:rPr>
              <w:br/>
              <w:t>exercício, com vista a tornar o país mais competitivo, facilitar o</w:t>
            </w:r>
            <w:r w:rsidRPr="00FC7A70">
              <w:rPr>
                <w:rFonts w:ascii="Garamond" w:hAnsi="Garamond"/>
                <w:szCs w:val="24"/>
              </w:rPr>
              <w:br/>
              <w:t>investimento, dar mais previsibilidade às empresas e reduzir os custos de</w:t>
            </w:r>
            <w:r w:rsidRPr="00FC7A70">
              <w:rPr>
                <w:rFonts w:ascii="Garamond" w:hAnsi="Garamond"/>
                <w:szCs w:val="24"/>
              </w:rPr>
              <w:br/>
              <w:t>contexto das empresas.</w:t>
            </w:r>
            <w:r w:rsidRPr="00FC7A70">
              <w:rPr>
                <w:rFonts w:ascii="Garamond" w:hAnsi="Garamond"/>
                <w:szCs w:val="24"/>
              </w:rPr>
              <w:br/>
            </w:r>
            <w:r w:rsidRPr="00FC7A70">
              <w:rPr>
                <w:rFonts w:ascii="Garamond" w:hAnsi="Garamond"/>
                <w:szCs w:val="24"/>
              </w:rPr>
              <w:br/>
              <w:t>O Código do Licenciamento das Atividades Económicas (CLAE), reúne num único</w:t>
            </w:r>
            <w:r w:rsidRPr="00FC7A70">
              <w:rPr>
                <w:rFonts w:ascii="Garamond" w:hAnsi="Garamond"/>
                <w:szCs w:val="24"/>
              </w:rPr>
              <w:br/>
              <w:t>diploma as regras aplicáveis ao acesso e exercício da atividade industrial,</w:t>
            </w:r>
            <w:r w:rsidRPr="00FC7A70">
              <w:rPr>
                <w:rFonts w:ascii="Garamond" w:hAnsi="Garamond"/>
                <w:szCs w:val="24"/>
              </w:rPr>
              <w:br/>
              <w:t>pecuária, de turismo, e de comércio, serviços e restauração, bem como de</w:t>
            </w:r>
            <w:r w:rsidRPr="00FC7A70">
              <w:rPr>
                <w:rFonts w:ascii="Garamond" w:hAnsi="Garamond"/>
                <w:szCs w:val="24"/>
              </w:rPr>
              <w:br/>
              <w:t>ocupação do espaço público (licenciamento zero).</w:t>
            </w:r>
            <w:r w:rsidRPr="00FC7A70">
              <w:rPr>
                <w:rFonts w:ascii="Garamond" w:hAnsi="Garamond"/>
                <w:szCs w:val="24"/>
              </w:rPr>
              <w:br/>
            </w:r>
            <w:r w:rsidRPr="00FC7A70">
              <w:rPr>
                <w:rFonts w:ascii="Garamond" w:hAnsi="Garamond"/>
                <w:szCs w:val="24"/>
              </w:rPr>
              <w:br/>
              <w:t>Ao abrigo dos regimes agora revogados – e fundidos no CLAE – encontrava-se</w:t>
            </w:r>
            <w:r w:rsidRPr="00FC7A70">
              <w:rPr>
                <w:rFonts w:ascii="Garamond" w:hAnsi="Garamond"/>
                <w:szCs w:val="24"/>
              </w:rPr>
              <w:br/>
              <w:t>mais de uma dezena de procedimentos de acesso e exercício de atividades</w:t>
            </w:r>
            <w:r w:rsidRPr="00FC7A70">
              <w:rPr>
                <w:rFonts w:ascii="Garamond" w:hAnsi="Garamond"/>
                <w:szCs w:val="24"/>
              </w:rPr>
              <w:br/>
              <w:t>económicas diferentes, com designações e tramitações específicas, que são</w:t>
            </w:r>
            <w:r w:rsidRPr="00FC7A70">
              <w:rPr>
                <w:rFonts w:ascii="Garamond" w:hAnsi="Garamond"/>
                <w:szCs w:val="24"/>
              </w:rPr>
              <w:br/>
              <w:t>agora integrados num regime comum, que prevê apenas três procedimentos</w:t>
            </w:r>
            <w:r w:rsidRPr="00FC7A70">
              <w:rPr>
                <w:rFonts w:ascii="Garamond" w:hAnsi="Garamond"/>
                <w:szCs w:val="24"/>
              </w:rPr>
              <w:br/>
              <w:t>aplicáveis a essas atividades (comunicação com prazo e vistoria, comunicação</w:t>
            </w:r>
            <w:r w:rsidRPr="00FC7A70">
              <w:rPr>
                <w:rFonts w:ascii="Garamond" w:hAnsi="Garamond"/>
                <w:szCs w:val="24"/>
              </w:rPr>
              <w:br/>
              <w:t>com prazo e comunicação prévia), e com regras comuns de articulação com</w:t>
            </w:r>
            <w:r w:rsidRPr="00FC7A70">
              <w:rPr>
                <w:rFonts w:ascii="Garamond" w:hAnsi="Garamond"/>
                <w:szCs w:val="24"/>
              </w:rPr>
              <w:br/>
              <w:t>regimes conexos (legislação urbanística, ambiental, de segurança da cadeia</w:t>
            </w:r>
            <w:r w:rsidRPr="00FC7A70">
              <w:rPr>
                <w:rFonts w:ascii="Garamond" w:hAnsi="Garamond"/>
                <w:szCs w:val="24"/>
              </w:rPr>
              <w:br/>
              <w:t>alimentar e intervenção de entidades acreditadas).</w:t>
            </w:r>
            <w:r w:rsidRPr="00FC7A70">
              <w:rPr>
                <w:rFonts w:ascii="Garamond" w:hAnsi="Garamond"/>
                <w:szCs w:val="24"/>
              </w:rPr>
              <w:br/>
            </w:r>
            <w:r w:rsidRPr="00FC7A70">
              <w:rPr>
                <w:rFonts w:ascii="Garamond" w:hAnsi="Garamond"/>
                <w:szCs w:val="24"/>
              </w:rPr>
              <w:br/>
              <w:t>Com a conclusão de um dos procedimentos referidos acima, o operador económico</w:t>
            </w:r>
            <w:r w:rsidRPr="00FC7A70">
              <w:rPr>
                <w:rFonts w:ascii="Garamond" w:hAnsi="Garamond"/>
                <w:szCs w:val="24"/>
              </w:rPr>
              <w:br/>
              <w:t>obtém um título digital de atividade económica, que concentra todas as</w:t>
            </w:r>
            <w:r w:rsidRPr="00FC7A70">
              <w:rPr>
                <w:rFonts w:ascii="Garamond" w:hAnsi="Garamond"/>
                <w:szCs w:val="24"/>
              </w:rPr>
              <w:br/>
              <w:t>pronúncias, licenças, autorizações ou registos associados ao exercício dessa</w:t>
            </w:r>
            <w:r w:rsidRPr="00FC7A70">
              <w:rPr>
                <w:rFonts w:ascii="Garamond" w:hAnsi="Garamond"/>
                <w:szCs w:val="24"/>
              </w:rPr>
              <w:br/>
              <w:t>atividade económica.</w:t>
            </w:r>
            <w:r w:rsidRPr="00FC7A70">
              <w:rPr>
                <w:rFonts w:ascii="Garamond" w:hAnsi="Garamond"/>
                <w:szCs w:val="24"/>
              </w:rPr>
              <w:br/>
            </w:r>
            <w:r w:rsidRPr="00FC7A70">
              <w:rPr>
                <w:rFonts w:ascii="Garamond" w:hAnsi="Garamond"/>
                <w:szCs w:val="24"/>
              </w:rPr>
              <w:br/>
              <w:t>O CLAE estabelece também uma tramitação comum para a comunicação de</w:t>
            </w:r>
            <w:r w:rsidRPr="00FC7A70">
              <w:rPr>
                <w:rFonts w:ascii="Garamond" w:hAnsi="Garamond"/>
                <w:szCs w:val="24"/>
              </w:rPr>
              <w:br/>
              <w:t>alterações, suspensão ou encerramento da atividade económica ou do</w:t>
            </w:r>
            <w:r w:rsidRPr="00FC7A70">
              <w:rPr>
                <w:rFonts w:ascii="Garamond" w:hAnsi="Garamond"/>
                <w:szCs w:val="24"/>
              </w:rPr>
              <w:br/>
              <w:t>estabelecimento ou instalação que lhe esteja afeto.</w:t>
            </w:r>
            <w:r w:rsidRPr="00FC7A70">
              <w:rPr>
                <w:rFonts w:ascii="Garamond" w:hAnsi="Garamond"/>
                <w:szCs w:val="24"/>
              </w:rPr>
              <w:br/>
            </w:r>
            <w:r w:rsidRPr="00FC7A70">
              <w:rPr>
                <w:rFonts w:ascii="Garamond" w:hAnsi="Garamond"/>
                <w:szCs w:val="24"/>
              </w:rPr>
              <w:br/>
              <w:t>As principais vantagens para os operadores económicos do CLAE são:</w:t>
            </w:r>
            <w:r w:rsidRPr="00FC7A70">
              <w:rPr>
                <w:rFonts w:ascii="Garamond" w:hAnsi="Garamond"/>
                <w:szCs w:val="24"/>
              </w:rPr>
              <w:br/>
            </w:r>
            <w:r w:rsidRPr="00FC7A70">
              <w:rPr>
                <w:rFonts w:ascii="Garamond" w:hAnsi="Garamond"/>
                <w:szCs w:val="24"/>
              </w:rPr>
              <w:br/>
              <w:t>\- Menos burocracia e carga administrativa;</w:t>
            </w:r>
            <w:r w:rsidRPr="00FC7A70">
              <w:rPr>
                <w:rFonts w:ascii="Garamond" w:hAnsi="Garamond"/>
                <w:szCs w:val="24"/>
              </w:rPr>
              <w:br/>
            </w:r>
            <w:r w:rsidRPr="00FC7A70">
              <w:rPr>
                <w:rFonts w:ascii="Garamond" w:hAnsi="Garamond"/>
                <w:szCs w:val="24"/>
              </w:rPr>
              <w:br/>
              <w:t>\- Maior clareza sobre os procedimentos, entidades envolvidas e prazos;</w:t>
            </w:r>
            <w:r w:rsidRPr="00FC7A70">
              <w:rPr>
                <w:rFonts w:ascii="Garamond" w:hAnsi="Garamond"/>
                <w:szCs w:val="24"/>
              </w:rPr>
              <w:br/>
            </w:r>
            <w:r w:rsidRPr="00FC7A70">
              <w:rPr>
                <w:rFonts w:ascii="Garamond" w:hAnsi="Garamond"/>
                <w:szCs w:val="24"/>
              </w:rPr>
              <w:br/>
              <w:t>\- Mais previsibilidade e segurança jurídica;</w:t>
            </w:r>
            <w:r w:rsidRPr="00FC7A70">
              <w:rPr>
                <w:rFonts w:ascii="Garamond" w:hAnsi="Garamond"/>
                <w:szCs w:val="24"/>
              </w:rPr>
              <w:br/>
            </w:r>
            <w:r w:rsidRPr="00FC7A70">
              <w:rPr>
                <w:rFonts w:ascii="Garamond" w:hAnsi="Garamond"/>
                <w:szCs w:val="24"/>
              </w:rPr>
              <w:br/>
              <w:t>\- Centralização da informação num único título digital;</w:t>
            </w:r>
            <w:r w:rsidRPr="00FC7A70">
              <w:rPr>
                <w:rFonts w:ascii="Garamond" w:hAnsi="Garamond"/>
                <w:szCs w:val="24"/>
              </w:rPr>
              <w:br/>
            </w:r>
            <w:r w:rsidRPr="00FC7A70">
              <w:rPr>
                <w:rFonts w:ascii="Garamond" w:hAnsi="Garamond"/>
                <w:szCs w:val="24"/>
              </w:rPr>
              <w:br/>
              <w:t>\- Aposta num modelo de maior fiscalização posterior, reduzindo os controlos</w:t>
            </w:r>
            <w:r w:rsidRPr="00FC7A70">
              <w:rPr>
                <w:rFonts w:ascii="Garamond" w:hAnsi="Garamond"/>
                <w:szCs w:val="24"/>
              </w:rPr>
              <w:br/>
              <w:t>prévios àqueles exigidos pela legislação da União Europeia ou que se</w:t>
            </w:r>
            <w:r w:rsidRPr="00FC7A70">
              <w:rPr>
                <w:rFonts w:ascii="Garamond" w:hAnsi="Garamond"/>
                <w:szCs w:val="24"/>
              </w:rPr>
              <w:br/>
              <w:t>justificam por razões ponderosas de interesse publica;</w:t>
            </w:r>
            <w:r w:rsidRPr="00FC7A70">
              <w:rPr>
                <w:rFonts w:ascii="Garamond" w:hAnsi="Garamond"/>
                <w:szCs w:val="24"/>
              </w:rPr>
              <w:br/>
            </w:r>
            <w:r w:rsidRPr="00FC7A70">
              <w:rPr>
                <w:rFonts w:ascii="Garamond" w:hAnsi="Garamond"/>
                <w:szCs w:val="24"/>
              </w:rPr>
              <w:br/>
              <w:t>\- Generalização dos deferimentos tácitos;</w:t>
            </w:r>
            <w:r w:rsidRPr="00FC7A70">
              <w:rPr>
                <w:rFonts w:ascii="Garamond" w:hAnsi="Garamond"/>
                <w:szCs w:val="24"/>
              </w:rPr>
              <w:br/>
            </w:r>
            <w:r w:rsidRPr="00FC7A70">
              <w:rPr>
                <w:rFonts w:ascii="Garamond" w:hAnsi="Garamond"/>
                <w:szCs w:val="24"/>
              </w:rPr>
              <w:br/>
              <w:t>\- Reforço do papel do gestor do procedimento.</w:t>
            </w:r>
            <w:r w:rsidRPr="00FC7A70">
              <w:rPr>
                <w:rFonts w:ascii="Garamond" w:hAnsi="Garamond"/>
                <w:szCs w:val="24"/>
              </w:rPr>
              <w:br/>
            </w:r>
            <w:r w:rsidRPr="00FC7A70">
              <w:rPr>
                <w:rFonts w:ascii="Garamond" w:hAnsi="Garamond"/>
                <w:szCs w:val="24"/>
              </w:rPr>
              <w:br/>
              <w:t>Por fim, o Governo aproveita esta reforma para rever, atualizar e clarificar</w:t>
            </w:r>
            <w:r w:rsidRPr="00FC7A70">
              <w:rPr>
                <w:rFonts w:ascii="Garamond" w:hAnsi="Garamond"/>
                <w:szCs w:val="24"/>
              </w:rPr>
              <w:br/>
              <w:t>os diversos regimes de exercício das atividades económicas abrangidas.</w:t>
            </w:r>
            <w:r w:rsidRPr="00FC7A70">
              <w:rPr>
                <w:rFonts w:ascii="Garamond" w:hAnsi="Garamond"/>
                <w:szCs w:val="24"/>
              </w:rPr>
              <w:br/>
            </w:r>
            <w:r w:rsidRPr="00FC7A70">
              <w:rPr>
                <w:rFonts w:ascii="Garamond" w:hAnsi="Garamond"/>
                <w:szCs w:val="24"/>
              </w:rPr>
              <w:br/>
            </w:r>
          </w:p>
        </w:tc>
      </w:tr>
      <w:tr w:rsidR="000B2E2B" w:rsidRPr="00FC7A70" w14:paraId="106DFED6" w14:textId="77777777" w:rsidTr="00073EF1">
        <w:trPr>
          <w:trHeight w:val="1052"/>
        </w:trPr>
        <w:tc>
          <w:tcPr>
            <w:tcW w:w="2410" w:type="dxa"/>
            <w:vAlign w:val="center"/>
          </w:tcPr>
          <w:p w14:paraId="2E7658FF"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Principais medidas</w:t>
            </w:r>
          </w:p>
        </w:tc>
        <w:tc>
          <w:tcPr>
            <w:tcW w:w="5948" w:type="dxa"/>
            <w:vAlign w:val="center"/>
          </w:tcPr>
          <w:p w14:paraId="0D40F7C5"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1\. Simplificação e harmonização dos procedimentos de acesso a atividades</w:t>
            </w:r>
            <w:r w:rsidRPr="00FC7A70">
              <w:rPr>
                <w:rFonts w:ascii="Garamond" w:hAnsi="Garamond"/>
                <w:szCs w:val="24"/>
              </w:rPr>
              <w:br/>
              <w:t>económicas:</w:t>
            </w:r>
            <w:r w:rsidRPr="00FC7A70">
              <w:rPr>
                <w:rFonts w:ascii="Garamond" w:hAnsi="Garamond"/>
                <w:szCs w:val="24"/>
              </w:rPr>
              <w:br/>
            </w:r>
            <w:r w:rsidRPr="00FC7A70">
              <w:rPr>
                <w:rFonts w:ascii="Garamond" w:hAnsi="Garamond"/>
                <w:szCs w:val="24"/>
              </w:rPr>
              <w:br/>
              <w:t>\- Estabiliza os pressupostos subjacentes ao acesso e exercício de uma</w:t>
            </w:r>
            <w:r w:rsidRPr="00FC7A70">
              <w:rPr>
                <w:rFonts w:ascii="Garamond" w:hAnsi="Garamond"/>
                <w:szCs w:val="24"/>
              </w:rPr>
              <w:br/>
              <w:t>atividade económica;</w:t>
            </w:r>
            <w:r w:rsidRPr="00FC7A70">
              <w:rPr>
                <w:rFonts w:ascii="Garamond" w:hAnsi="Garamond"/>
                <w:szCs w:val="24"/>
              </w:rPr>
              <w:br/>
            </w:r>
            <w:r w:rsidRPr="00FC7A70">
              <w:rPr>
                <w:rFonts w:ascii="Garamond" w:hAnsi="Garamond"/>
                <w:szCs w:val="24"/>
              </w:rPr>
              <w:br/>
              <w:t>\- Criação de um regime único e transversal para o a diversas atividades</w:t>
            </w:r>
            <w:r w:rsidRPr="00FC7A70">
              <w:rPr>
                <w:rFonts w:ascii="Garamond" w:hAnsi="Garamond"/>
                <w:szCs w:val="24"/>
              </w:rPr>
              <w:br/>
              <w:t>económicas, designadamente, indústria, pecuária, turismo, comércio, serviços e</w:t>
            </w:r>
            <w:r w:rsidRPr="00FC7A70">
              <w:rPr>
                <w:rFonts w:ascii="Garamond" w:hAnsi="Garamond"/>
                <w:szCs w:val="24"/>
              </w:rPr>
              <w:br/>
              <w:t>restauração;</w:t>
            </w:r>
            <w:r w:rsidRPr="00FC7A70">
              <w:rPr>
                <w:rFonts w:ascii="Garamond" w:hAnsi="Garamond"/>
                <w:szCs w:val="24"/>
              </w:rPr>
              <w:br/>
            </w:r>
            <w:r w:rsidRPr="00FC7A70">
              <w:rPr>
                <w:rFonts w:ascii="Garamond" w:hAnsi="Garamond"/>
                <w:szCs w:val="24"/>
              </w:rPr>
              <w:br/>
              <w:t>\- Integração de mais de uma dezena de procedimentos diferentes em apenas três</w:t>
            </w:r>
            <w:r w:rsidRPr="00FC7A70">
              <w:rPr>
                <w:rFonts w:ascii="Garamond" w:hAnsi="Garamond"/>
                <w:szCs w:val="24"/>
              </w:rPr>
              <w:br/>
              <w:t>tipos de procedimentos administrativos: comunicação com prazo e vistoria,</w:t>
            </w:r>
            <w:r w:rsidRPr="00FC7A70">
              <w:rPr>
                <w:rFonts w:ascii="Garamond" w:hAnsi="Garamond"/>
                <w:szCs w:val="24"/>
              </w:rPr>
              <w:br/>
              <w:t>comunicação com prazo e comunicação prévia;</w:t>
            </w:r>
            <w:r w:rsidRPr="00FC7A70">
              <w:rPr>
                <w:rFonts w:ascii="Garamond" w:hAnsi="Garamond"/>
                <w:szCs w:val="24"/>
              </w:rPr>
              <w:br/>
            </w:r>
            <w:r w:rsidRPr="00FC7A70">
              <w:rPr>
                <w:rFonts w:ascii="Garamond" w:hAnsi="Garamond"/>
                <w:szCs w:val="24"/>
              </w:rPr>
              <w:br/>
              <w:t>\- Tramitação comum para a comunicação de alterações, suspensão ou</w:t>
            </w:r>
            <w:r w:rsidRPr="00FC7A70">
              <w:rPr>
                <w:rFonts w:ascii="Garamond" w:hAnsi="Garamond"/>
                <w:szCs w:val="24"/>
              </w:rPr>
              <w:br/>
              <w:t>encerramento da atividade económica ou do estabelecimento ou instalação que</w:t>
            </w:r>
            <w:r w:rsidRPr="00FC7A70">
              <w:rPr>
                <w:rFonts w:ascii="Garamond" w:hAnsi="Garamond"/>
                <w:szCs w:val="24"/>
              </w:rPr>
              <w:br/>
              <w:t>lhe esteja afeto;</w:t>
            </w:r>
            <w:r w:rsidRPr="00FC7A70">
              <w:rPr>
                <w:rFonts w:ascii="Garamond" w:hAnsi="Garamond"/>
                <w:szCs w:val="24"/>
              </w:rPr>
              <w:br/>
            </w:r>
            <w:r w:rsidRPr="00FC7A70">
              <w:rPr>
                <w:rFonts w:ascii="Garamond" w:hAnsi="Garamond"/>
                <w:szCs w:val="24"/>
              </w:rPr>
              <w:br/>
              <w:t>\- Criação de um Título Digital de Atividade Económica, que agrega, num único</w:t>
            </w:r>
            <w:r w:rsidRPr="00FC7A70">
              <w:rPr>
                <w:rFonts w:ascii="Garamond" w:hAnsi="Garamond"/>
                <w:szCs w:val="24"/>
              </w:rPr>
              <w:br/>
              <w:t>título, as licenças, autorizações, pareceres, registos, vistorias e demais</w:t>
            </w:r>
            <w:r w:rsidRPr="00FC7A70">
              <w:rPr>
                <w:rFonts w:ascii="Garamond" w:hAnsi="Garamond"/>
                <w:szCs w:val="24"/>
              </w:rPr>
              <w:br/>
              <w:t>requisitos aplicáveis à atividade económica ou estabelecimento que lhe esteja</w:t>
            </w:r>
            <w:r w:rsidRPr="00FC7A70">
              <w:rPr>
                <w:rFonts w:ascii="Garamond" w:hAnsi="Garamond"/>
                <w:szCs w:val="24"/>
              </w:rPr>
              <w:br/>
              <w:t>afeto – eliminando a necessidade de obter e gerir múltiplos títulos e</w:t>
            </w:r>
            <w:r w:rsidRPr="00FC7A70">
              <w:rPr>
                <w:rFonts w:ascii="Garamond" w:hAnsi="Garamond"/>
                <w:szCs w:val="24"/>
              </w:rPr>
              <w:br/>
              <w:t>documentos;</w:t>
            </w:r>
            <w:r w:rsidRPr="00FC7A70">
              <w:rPr>
                <w:rFonts w:ascii="Garamond" w:hAnsi="Garamond"/>
                <w:szCs w:val="24"/>
              </w:rPr>
              <w:br/>
            </w:r>
            <w:r w:rsidRPr="00FC7A70">
              <w:rPr>
                <w:rFonts w:ascii="Garamond" w:hAnsi="Garamond"/>
                <w:szCs w:val="24"/>
              </w:rPr>
              <w:br/>
              <w:t>\- Identificação, no artigo 16.º do CLAE, das atividades económicas sujeitas a</w:t>
            </w:r>
            <w:r w:rsidRPr="00FC7A70">
              <w:rPr>
                <w:rFonts w:ascii="Garamond" w:hAnsi="Garamond"/>
                <w:szCs w:val="24"/>
              </w:rPr>
              <w:br/>
              <w:t>título digital de atividade económica, e respetivo procedimento aplicável;</w:t>
            </w:r>
            <w:r w:rsidRPr="00FC7A70">
              <w:rPr>
                <w:rFonts w:ascii="Garamond" w:hAnsi="Garamond"/>
                <w:szCs w:val="24"/>
              </w:rPr>
              <w:br/>
            </w:r>
            <w:r w:rsidRPr="00FC7A70">
              <w:rPr>
                <w:rFonts w:ascii="Garamond" w:hAnsi="Garamond"/>
                <w:szCs w:val="24"/>
              </w:rPr>
              <w:br/>
              <w:t>\- Identificação, no Anexo II, das entidades intervenientes nos procedimentos:</w:t>
            </w:r>
            <w:r w:rsidRPr="00FC7A70">
              <w:rPr>
                <w:rFonts w:ascii="Garamond" w:hAnsi="Garamond"/>
                <w:szCs w:val="24"/>
              </w:rPr>
              <w:br/>
              <w:t>entidade coordenadora (que designa o gestor do procedimento), as entidades</w:t>
            </w:r>
            <w:r w:rsidRPr="00FC7A70">
              <w:rPr>
                <w:rFonts w:ascii="Garamond" w:hAnsi="Garamond"/>
                <w:szCs w:val="24"/>
              </w:rPr>
              <w:br/>
              <w:t>públicas consultadas e as entidades notificadas;</w:t>
            </w:r>
            <w:r w:rsidRPr="00FC7A70">
              <w:rPr>
                <w:rFonts w:ascii="Garamond" w:hAnsi="Garamond"/>
                <w:szCs w:val="24"/>
              </w:rPr>
              <w:br/>
            </w:r>
            <w:r w:rsidRPr="00FC7A70">
              <w:rPr>
                <w:rFonts w:ascii="Garamond" w:hAnsi="Garamond"/>
                <w:szCs w:val="24"/>
              </w:rPr>
              <w:br/>
              <w:t>\- Identificação, no Anexo III, dos prazos de pronúncia a que estão sujeitas</w:t>
            </w:r>
            <w:r w:rsidRPr="00FC7A70">
              <w:rPr>
                <w:rFonts w:ascii="Garamond" w:hAnsi="Garamond"/>
                <w:szCs w:val="24"/>
              </w:rPr>
              <w:br/>
              <w:t>as entidades públicas consultadas;</w:t>
            </w:r>
            <w:r w:rsidRPr="00FC7A70">
              <w:rPr>
                <w:rFonts w:ascii="Garamond" w:hAnsi="Garamond"/>
                <w:szCs w:val="24"/>
              </w:rPr>
              <w:br/>
            </w:r>
            <w:r w:rsidRPr="00FC7A70">
              <w:rPr>
                <w:rFonts w:ascii="Garamond" w:hAnsi="Garamond"/>
                <w:szCs w:val="24"/>
              </w:rPr>
              <w:br/>
              <w:t>\- Revisão das entidades coordenadoras, entidades públicas consultadas e</w:t>
            </w:r>
            <w:r w:rsidRPr="00FC7A70">
              <w:rPr>
                <w:rFonts w:ascii="Garamond" w:hAnsi="Garamond"/>
                <w:szCs w:val="24"/>
              </w:rPr>
              <w:br/>
              <w:t>notificadas nos procedimentos;</w:t>
            </w:r>
            <w:r w:rsidRPr="00FC7A70">
              <w:rPr>
                <w:rFonts w:ascii="Garamond" w:hAnsi="Garamond"/>
                <w:szCs w:val="24"/>
              </w:rPr>
              <w:br/>
            </w:r>
            <w:r w:rsidRPr="00FC7A70">
              <w:rPr>
                <w:rFonts w:ascii="Garamond" w:hAnsi="Garamond"/>
                <w:szCs w:val="24"/>
              </w:rPr>
              <w:br/>
              <w:t>\- Regime comum de fiscalização, medidas cautelares, sanções, de liquidação,</w:t>
            </w:r>
            <w:r w:rsidRPr="00FC7A70">
              <w:rPr>
                <w:rFonts w:ascii="Garamond" w:hAnsi="Garamond"/>
                <w:szCs w:val="24"/>
              </w:rPr>
              <w:br/>
              <w:t>cobrança e pagamento de taxas e meios de tutela e reclamação de terceiros;</w:t>
            </w:r>
            <w:r w:rsidRPr="00FC7A70">
              <w:rPr>
                <w:rFonts w:ascii="Garamond" w:hAnsi="Garamond"/>
                <w:szCs w:val="24"/>
              </w:rPr>
              <w:br/>
            </w:r>
            <w:r w:rsidRPr="00FC7A70">
              <w:rPr>
                <w:rFonts w:ascii="Garamond" w:hAnsi="Garamond"/>
                <w:szCs w:val="24"/>
              </w:rPr>
              <w:br/>
              <w:t>\- Regime transversal para as secções acessórias e atividades complementares,</w:t>
            </w:r>
            <w:r w:rsidRPr="00FC7A70">
              <w:rPr>
                <w:rFonts w:ascii="Garamond" w:hAnsi="Garamond"/>
                <w:szCs w:val="24"/>
              </w:rPr>
              <w:br/>
              <w:t>que permite “licenciar” atividades e estabelecimentos acessórios ou</w:t>
            </w:r>
            <w:r w:rsidRPr="00FC7A70">
              <w:rPr>
                <w:rFonts w:ascii="Garamond" w:hAnsi="Garamond"/>
                <w:szCs w:val="24"/>
              </w:rPr>
              <w:br/>
              <w:t>complementares num único pedido;</w:t>
            </w:r>
            <w:r w:rsidRPr="00FC7A70">
              <w:rPr>
                <w:rFonts w:ascii="Garamond" w:hAnsi="Garamond"/>
                <w:szCs w:val="24"/>
              </w:rPr>
              <w:br/>
            </w:r>
            <w:r w:rsidRPr="00FC7A70">
              <w:rPr>
                <w:rFonts w:ascii="Garamond" w:hAnsi="Garamond"/>
                <w:szCs w:val="24"/>
              </w:rPr>
              <w:br/>
              <w:t>\- Reforço da fiscalização a posteriori em substituição de controlos prévios,</w:t>
            </w:r>
            <w:r w:rsidRPr="00FC7A70">
              <w:rPr>
                <w:rFonts w:ascii="Garamond" w:hAnsi="Garamond"/>
                <w:szCs w:val="24"/>
              </w:rPr>
              <w:br/>
              <w:t>bem como da intervenção de entidades acreditadas;</w:t>
            </w:r>
            <w:r w:rsidRPr="00FC7A70">
              <w:rPr>
                <w:rFonts w:ascii="Garamond" w:hAnsi="Garamond"/>
                <w:szCs w:val="24"/>
              </w:rPr>
              <w:br/>
            </w:r>
            <w:r w:rsidRPr="00FC7A70">
              <w:rPr>
                <w:rFonts w:ascii="Garamond" w:hAnsi="Garamond"/>
                <w:szCs w:val="24"/>
              </w:rPr>
              <w:br/>
              <w:t>\- Consagração do princípio do deferimento tácito;</w:t>
            </w:r>
            <w:r w:rsidRPr="00FC7A70">
              <w:rPr>
                <w:rFonts w:ascii="Garamond" w:hAnsi="Garamond"/>
                <w:szCs w:val="24"/>
              </w:rPr>
              <w:br/>
            </w:r>
            <w:r w:rsidRPr="00FC7A70">
              <w:rPr>
                <w:rFonts w:ascii="Garamond" w:hAnsi="Garamond"/>
                <w:szCs w:val="24"/>
              </w:rPr>
              <w:br/>
              <w:t>\- Reforço do papel do gestor do procedimento na coordenação das entidades</w:t>
            </w:r>
            <w:r w:rsidRPr="00FC7A70">
              <w:rPr>
                <w:rFonts w:ascii="Garamond" w:hAnsi="Garamond"/>
                <w:szCs w:val="24"/>
              </w:rPr>
              <w:br/>
              <w:t>envolvidas.</w:t>
            </w:r>
            <w:r w:rsidRPr="00FC7A70">
              <w:rPr>
                <w:rFonts w:ascii="Garamond" w:hAnsi="Garamond"/>
                <w:szCs w:val="24"/>
              </w:rPr>
              <w:br/>
            </w:r>
            <w:r w:rsidRPr="00FC7A70">
              <w:rPr>
                <w:rFonts w:ascii="Garamond" w:hAnsi="Garamond"/>
                <w:szCs w:val="24"/>
              </w:rPr>
              <w:br/>
              <w:t>\- Realização obrigatória de conferências procedimentais nos procedimentos de</w:t>
            </w:r>
            <w:r w:rsidRPr="00FC7A70">
              <w:rPr>
                <w:rFonts w:ascii="Garamond" w:hAnsi="Garamond"/>
                <w:szCs w:val="24"/>
              </w:rPr>
              <w:br/>
              <w:t>comunicação com prazo e vistoria quando intervenham mais de três entidades</w:t>
            </w:r>
            <w:r w:rsidRPr="00FC7A70">
              <w:rPr>
                <w:rFonts w:ascii="Garamond" w:hAnsi="Garamond"/>
                <w:szCs w:val="24"/>
              </w:rPr>
              <w:br/>
              <w:t>públicas;</w:t>
            </w:r>
            <w:r w:rsidRPr="00FC7A70">
              <w:rPr>
                <w:rFonts w:ascii="Garamond" w:hAnsi="Garamond"/>
                <w:szCs w:val="24"/>
              </w:rPr>
              <w:br/>
            </w:r>
            <w:r w:rsidRPr="00FC7A70">
              <w:rPr>
                <w:rFonts w:ascii="Garamond" w:hAnsi="Garamond"/>
                <w:szCs w:val="24"/>
              </w:rPr>
              <w:br/>
              <w:t>\- Criação de um cadastro setorial.</w:t>
            </w:r>
            <w:r w:rsidRPr="00FC7A70">
              <w:rPr>
                <w:rFonts w:ascii="Garamond" w:hAnsi="Garamond"/>
                <w:szCs w:val="24"/>
              </w:rPr>
              <w:br/>
            </w:r>
            <w:r w:rsidRPr="00FC7A70">
              <w:rPr>
                <w:rFonts w:ascii="Garamond" w:hAnsi="Garamond"/>
                <w:szCs w:val="24"/>
              </w:rPr>
              <w:br/>
              <w:t>2\. Atividade industrial</w:t>
            </w:r>
            <w:r w:rsidRPr="00FC7A70">
              <w:rPr>
                <w:rFonts w:ascii="Garamond" w:hAnsi="Garamond"/>
                <w:szCs w:val="24"/>
              </w:rPr>
              <w:br/>
            </w:r>
            <w:r w:rsidRPr="00FC7A70">
              <w:rPr>
                <w:rFonts w:ascii="Garamond" w:hAnsi="Garamond"/>
                <w:szCs w:val="24"/>
              </w:rPr>
              <w:br/>
              <w:t>a) Simplificação do licenciamento industrial</w:t>
            </w:r>
            <w:r w:rsidRPr="00FC7A70">
              <w:rPr>
                <w:rFonts w:ascii="Garamond" w:hAnsi="Garamond"/>
                <w:szCs w:val="24"/>
              </w:rPr>
              <w:br/>
            </w:r>
            <w:r w:rsidRPr="00FC7A70">
              <w:rPr>
                <w:rFonts w:ascii="Garamond" w:hAnsi="Garamond"/>
                <w:szCs w:val="24"/>
              </w:rPr>
              <w:br/>
              <w:t>\- Os antigos estabelecimentos industriais de "tipo 1" passam a ter um único</w:t>
            </w:r>
            <w:r w:rsidRPr="00FC7A70">
              <w:rPr>
                <w:rFonts w:ascii="Garamond" w:hAnsi="Garamond"/>
                <w:szCs w:val="24"/>
              </w:rPr>
              <w:br/>
              <w:t>pedido, um único procedimento e um único título – através da substituição do</w:t>
            </w:r>
            <w:r w:rsidRPr="00FC7A70">
              <w:rPr>
                <w:rFonts w:ascii="Garamond" w:hAnsi="Garamond"/>
                <w:szCs w:val="24"/>
              </w:rPr>
              <w:br/>
              <w:t>título digital de instalação por um comprovativo de conformidade que reúne as</w:t>
            </w:r>
            <w:r w:rsidRPr="00FC7A70">
              <w:rPr>
                <w:rFonts w:ascii="Garamond" w:hAnsi="Garamond"/>
                <w:szCs w:val="24"/>
              </w:rPr>
              <w:br/>
              <w:t>pronúncias das entidades públicas e as condições aplicáveis;</w:t>
            </w:r>
            <w:r w:rsidRPr="00FC7A70">
              <w:rPr>
                <w:rFonts w:ascii="Garamond" w:hAnsi="Garamond"/>
                <w:szCs w:val="24"/>
              </w:rPr>
              <w:br/>
            </w:r>
            <w:r w:rsidRPr="00FC7A70">
              <w:rPr>
                <w:rFonts w:ascii="Garamond" w:hAnsi="Garamond"/>
                <w:szCs w:val="24"/>
              </w:rPr>
              <w:br/>
              <w:t>\- Clarificação das regras aplicáveis a alterações de projeto durante o</w:t>
            </w:r>
            <w:r w:rsidRPr="00FC7A70">
              <w:rPr>
                <w:rFonts w:ascii="Garamond" w:hAnsi="Garamond"/>
                <w:szCs w:val="24"/>
              </w:rPr>
              <w:br/>
              <w:t>processo de licenciamento;</w:t>
            </w:r>
            <w:r w:rsidRPr="00FC7A70">
              <w:rPr>
                <w:rFonts w:ascii="Garamond" w:hAnsi="Garamond"/>
                <w:szCs w:val="24"/>
              </w:rPr>
              <w:br/>
            </w:r>
            <w:r w:rsidRPr="00FC7A70">
              <w:rPr>
                <w:rFonts w:ascii="Garamond" w:hAnsi="Garamond"/>
                <w:szCs w:val="24"/>
              </w:rPr>
              <w:br/>
              <w:t>\- Possibilidade de realização de vistorias parciais para permitir a</w:t>
            </w:r>
            <w:r w:rsidRPr="00FC7A70">
              <w:rPr>
                <w:rFonts w:ascii="Garamond" w:hAnsi="Garamond"/>
                <w:szCs w:val="24"/>
              </w:rPr>
              <w:br/>
              <w:t>implementação faseada dos projetos;</w:t>
            </w:r>
            <w:r w:rsidRPr="00FC7A70">
              <w:rPr>
                <w:rFonts w:ascii="Garamond" w:hAnsi="Garamond"/>
                <w:szCs w:val="24"/>
              </w:rPr>
              <w:br/>
            </w:r>
            <w:r w:rsidRPr="00FC7A70">
              <w:rPr>
                <w:rFonts w:ascii="Garamond" w:hAnsi="Garamond"/>
                <w:szCs w:val="24"/>
              </w:rPr>
              <w:br/>
              <w:t>\- Possibilidade de recurso imediato a entidades acreditadas para realizar</w:t>
            </w:r>
            <w:r w:rsidRPr="00FC7A70">
              <w:rPr>
                <w:rFonts w:ascii="Garamond" w:hAnsi="Garamond"/>
                <w:szCs w:val="24"/>
              </w:rPr>
              <w:br/>
              <w:t>vistorias nos estabelecimentos de “tipo 1”, através da eliminação da</w:t>
            </w:r>
            <w:r w:rsidRPr="00FC7A70">
              <w:rPr>
                <w:rFonts w:ascii="Garamond" w:hAnsi="Garamond"/>
                <w:szCs w:val="24"/>
              </w:rPr>
              <w:br/>
              <w:t>obrigatoriedade de aguardar 30 dias úteis pela (não) realização da vistoria</w:t>
            </w:r>
            <w:r w:rsidRPr="00FC7A70">
              <w:rPr>
                <w:rFonts w:ascii="Garamond" w:hAnsi="Garamond"/>
                <w:szCs w:val="24"/>
              </w:rPr>
              <w:br/>
              <w:t>por entidades públicas;</w:t>
            </w:r>
            <w:r w:rsidRPr="00FC7A70">
              <w:rPr>
                <w:rFonts w:ascii="Garamond" w:hAnsi="Garamond"/>
                <w:szCs w:val="24"/>
              </w:rPr>
              <w:br/>
            </w:r>
            <w:r w:rsidRPr="00FC7A70">
              <w:rPr>
                <w:rFonts w:ascii="Garamond" w:hAnsi="Garamond"/>
                <w:szCs w:val="24"/>
              </w:rPr>
              <w:br/>
              <w:t>\- Revisão dos CAEs das atividades industriais à luz da CAE rev. 4;</w:t>
            </w:r>
            <w:r w:rsidRPr="00FC7A70">
              <w:rPr>
                <w:rFonts w:ascii="Garamond" w:hAnsi="Garamond"/>
                <w:szCs w:val="24"/>
              </w:rPr>
              <w:br/>
            </w:r>
            <w:r w:rsidRPr="00FC7A70">
              <w:rPr>
                <w:rFonts w:ascii="Garamond" w:hAnsi="Garamond"/>
                <w:szCs w:val="24"/>
              </w:rPr>
              <w:br/>
              <w:t>b) Zonas de Aceleração Industrial (ZAI)</w:t>
            </w:r>
            <w:r w:rsidRPr="00FC7A70">
              <w:rPr>
                <w:rFonts w:ascii="Garamond" w:hAnsi="Garamond"/>
                <w:szCs w:val="24"/>
              </w:rPr>
              <w:br/>
            </w:r>
            <w:r w:rsidRPr="00FC7A70">
              <w:rPr>
                <w:rFonts w:ascii="Garamond" w:hAnsi="Garamond"/>
                <w:szCs w:val="24"/>
              </w:rPr>
              <w:br/>
              <w:t>\- Criação das Zonas de Aceleração Industrial (ZAI) que substituem as antigas</w:t>
            </w:r>
            <w:r w:rsidRPr="00FC7A70">
              <w:rPr>
                <w:rFonts w:ascii="Garamond" w:hAnsi="Garamond"/>
                <w:szCs w:val="24"/>
              </w:rPr>
              <w:br/>
              <w:t>Zonas Empresariais Responsáveis (ZER) – que visam criar infraestruturas</w:t>
            </w:r>
            <w:r w:rsidRPr="00FC7A70">
              <w:rPr>
                <w:rFonts w:ascii="Garamond" w:hAnsi="Garamond"/>
                <w:szCs w:val="24"/>
              </w:rPr>
              <w:br/>
              <w:t>previamente licenciadas para facilitar a instalação de atividades industriais;</w:t>
            </w:r>
            <w:r w:rsidRPr="00FC7A70">
              <w:rPr>
                <w:rFonts w:ascii="Garamond" w:hAnsi="Garamond"/>
                <w:szCs w:val="24"/>
              </w:rPr>
              <w:br/>
            </w:r>
            <w:r w:rsidRPr="00FC7A70">
              <w:rPr>
                <w:rFonts w:ascii="Garamond" w:hAnsi="Garamond"/>
                <w:szCs w:val="24"/>
              </w:rPr>
              <w:br/>
              <w:t>\- Aumento do prazo de realização de vistorias de reexame (5 para 7 anos);</w:t>
            </w:r>
            <w:r w:rsidRPr="00FC7A70">
              <w:rPr>
                <w:rFonts w:ascii="Garamond" w:hAnsi="Garamond"/>
                <w:szCs w:val="24"/>
              </w:rPr>
              <w:br/>
            </w:r>
            <w:r w:rsidRPr="00FC7A70">
              <w:rPr>
                <w:rFonts w:ascii="Garamond" w:hAnsi="Garamond"/>
                <w:szCs w:val="24"/>
              </w:rPr>
              <w:br/>
              <w:t>\- Clarificada a possibilidade de entidades públicas se constituírem como</w:t>
            </w:r>
            <w:r w:rsidRPr="00FC7A70">
              <w:rPr>
                <w:rFonts w:ascii="Garamond" w:hAnsi="Garamond"/>
                <w:szCs w:val="24"/>
              </w:rPr>
              <w:br/>
              <w:t>entidades gestoras de ZAI ou pedir a conversão de parques e zonas industriais</w:t>
            </w:r>
            <w:r w:rsidRPr="00FC7A70">
              <w:rPr>
                <w:rFonts w:ascii="Garamond" w:hAnsi="Garamond"/>
                <w:szCs w:val="24"/>
              </w:rPr>
              <w:br/>
              <w:t>em ZAI.</w:t>
            </w:r>
            <w:r w:rsidRPr="00FC7A70">
              <w:rPr>
                <w:rFonts w:ascii="Garamond" w:hAnsi="Garamond"/>
                <w:szCs w:val="24"/>
              </w:rPr>
              <w:br/>
            </w:r>
            <w:r w:rsidRPr="00FC7A70">
              <w:rPr>
                <w:rFonts w:ascii="Garamond" w:hAnsi="Garamond"/>
                <w:szCs w:val="24"/>
              </w:rPr>
              <w:br/>
              <w:t>\- Nessas áreas, pretende-se que as entidades gestoras e entidades públicas</w:t>
            </w:r>
            <w:r w:rsidRPr="00FC7A70">
              <w:rPr>
                <w:rFonts w:ascii="Garamond" w:hAnsi="Garamond"/>
                <w:szCs w:val="24"/>
              </w:rPr>
              <w:br/>
              <w:t>colaborem no âmbito do apoio à inovação, economia circular, incentivos ao</w:t>
            </w:r>
            <w:r w:rsidRPr="00FC7A70">
              <w:rPr>
                <w:rFonts w:ascii="Garamond" w:hAnsi="Garamond"/>
                <w:szCs w:val="24"/>
              </w:rPr>
              <w:br/>
              <w:t>investimento e atração de trabalhadores qualificados;</w:t>
            </w:r>
            <w:r w:rsidRPr="00FC7A70">
              <w:rPr>
                <w:rFonts w:ascii="Garamond" w:hAnsi="Garamond"/>
                <w:szCs w:val="24"/>
              </w:rPr>
              <w:br/>
            </w:r>
            <w:r w:rsidRPr="00FC7A70">
              <w:rPr>
                <w:rFonts w:ascii="Garamond" w:hAnsi="Garamond"/>
                <w:szCs w:val="24"/>
              </w:rPr>
              <w:br/>
              <w:t>c) Início antecipado de trabalhos preparatórios:</w:t>
            </w:r>
            <w:r w:rsidRPr="00FC7A70">
              <w:rPr>
                <w:rFonts w:ascii="Garamond" w:hAnsi="Garamond"/>
                <w:szCs w:val="24"/>
              </w:rPr>
              <w:br/>
            </w:r>
            <w:r w:rsidRPr="00FC7A70">
              <w:rPr>
                <w:rFonts w:ascii="Garamond" w:hAnsi="Garamond"/>
                <w:szCs w:val="24"/>
              </w:rPr>
              <w:br/>
              <w:t>\- Possibilidade de se executarem determinados trabalhos preparatórios antes</w:t>
            </w:r>
            <w:r w:rsidRPr="00FC7A70">
              <w:rPr>
                <w:rFonts w:ascii="Garamond" w:hAnsi="Garamond"/>
                <w:szCs w:val="24"/>
              </w:rPr>
              <w:br/>
              <w:t>da obtenção das licenças urbanísticas ou ambientais, através da prestação de</w:t>
            </w:r>
            <w:r w:rsidRPr="00FC7A70">
              <w:rPr>
                <w:rFonts w:ascii="Garamond" w:hAnsi="Garamond"/>
                <w:szCs w:val="24"/>
              </w:rPr>
              <w:br/>
              <w:t>caução ou garantia para reposição da situação original caso o projeto não seja</w:t>
            </w:r>
            <w:r w:rsidRPr="00FC7A70">
              <w:rPr>
                <w:rFonts w:ascii="Garamond" w:hAnsi="Garamond"/>
                <w:szCs w:val="24"/>
              </w:rPr>
              <w:br/>
              <w:t>aprovado.</w:t>
            </w:r>
            <w:r w:rsidRPr="00FC7A70">
              <w:rPr>
                <w:rFonts w:ascii="Garamond" w:hAnsi="Garamond"/>
                <w:szCs w:val="24"/>
              </w:rPr>
              <w:br/>
            </w:r>
            <w:r w:rsidRPr="00FC7A70">
              <w:rPr>
                <w:rFonts w:ascii="Garamond" w:hAnsi="Garamond"/>
                <w:szCs w:val="24"/>
              </w:rPr>
              <w:br/>
              <w:t>3\. Atividade pecuária</w:t>
            </w:r>
            <w:r w:rsidRPr="00FC7A70">
              <w:rPr>
                <w:rFonts w:ascii="Garamond" w:hAnsi="Garamond"/>
                <w:szCs w:val="24"/>
              </w:rPr>
              <w:br/>
            </w:r>
            <w:r w:rsidRPr="00FC7A70">
              <w:rPr>
                <w:rFonts w:ascii="Garamond" w:hAnsi="Garamond"/>
                <w:szCs w:val="24"/>
              </w:rPr>
              <w:br/>
              <w:t>\- Eliminação do controlo prévio para as explorações pecuárias da Classe 3 –</w:t>
            </w:r>
            <w:r w:rsidRPr="00FC7A70">
              <w:rPr>
                <w:rFonts w:ascii="Garamond" w:hAnsi="Garamond"/>
                <w:szCs w:val="24"/>
              </w:rPr>
              <w:br/>
              <w:t>que mantém, porém, a obrigação de registo no Sistema Nacional de Informação e</w:t>
            </w:r>
            <w:r w:rsidRPr="00FC7A70">
              <w:rPr>
                <w:rFonts w:ascii="Garamond" w:hAnsi="Garamond"/>
                <w:szCs w:val="24"/>
              </w:rPr>
              <w:br/>
              <w:t>Registo Animal (SNIRA).;</w:t>
            </w:r>
            <w:r w:rsidRPr="00FC7A70">
              <w:rPr>
                <w:rFonts w:ascii="Garamond" w:hAnsi="Garamond"/>
                <w:szCs w:val="24"/>
              </w:rPr>
              <w:br/>
            </w:r>
            <w:r w:rsidRPr="00FC7A70">
              <w:rPr>
                <w:rFonts w:ascii="Garamond" w:hAnsi="Garamond"/>
                <w:szCs w:val="24"/>
              </w:rPr>
              <w:br/>
              <w:t>\- Estabelecida a possibilidade de delegação de atividades de controlo oficial</w:t>
            </w:r>
            <w:r w:rsidRPr="00FC7A70">
              <w:rPr>
                <w:rFonts w:ascii="Garamond" w:hAnsi="Garamond"/>
                <w:szCs w:val="24"/>
              </w:rPr>
              <w:br/>
              <w:t>em entidades acreditadas (para a realização de vistorias);</w:t>
            </w:r>
            <w:r w:rsidRPr="00FC7A70">
              <w:rPr>
                <w:rFonts w:ascii="Garamond" w:hAnsi="Garamond"/>
                <w:szCs w:val="24"/>
              </w:rPr>
              <w:br/>
            </w:r>
            <w:r w:rsidRPr="00FC7A70">
              <w:rPr>
                <w:rFonts w:ascii="Garamond" w:hAnsi="Garamond"/>
                <w:szCs w:val="24"/>
              </w:rPr>
              <w:br/>
              <w:t>\- Definição de prazo para as pronúncias no âmbito dos Regimes em matéria de</w:t>
            </w:r>
            <w:r w:rsidRPr="00FC7A70">
              <w:rPr>
                <w:rFonts w:ascii="Garamond" w:hAnsi="Garamond"/>
                <w:szCs w:val="24"/>
              </w:rPr>
              <w:br/>
              <w:t>segurança da cadeia alimentar.</w:t>
            </w:r>
            <w:r w:rsidRPr="00FC7A70">
              <w:rPr>
                <w:rFonts w:ascii="Garamond" w:hAnsi="Garamond"/>
                <w:szCs w:val="24"/>
              </w:rPr>
              <w:br/>
            </w:r>
            <w:r w:rsidRPr="00FC7A70">
              <w:rPr>
                <w:rFonts w:ascii="Garamond" w:hAnsi="Garamond"/>
                <w:szCs w:val="24"/>
              </w:rPr>
              <w:br/>
              <w:t>3\. Empreendimentos turísticos</w:t>
            </w:r>
            <w:r w:rsidRPr="00FC7A70">
              <w:rPr>
                <w:rFonts w:ascii="Garamond" w:hAnsi="Garamond"/>
                <w:szCs w:val="24"/>
              </w:rPr>
              <w:br/>
            </w:r>
            <w:r w:rsidRPr="00FC7A70">
              <w:rPr>
                <w:rFonts w:ascii="Garamond" w:hAnsi="Garamond"/>
                <w:szCs w:val="24"/>
              </w:rPr>
              <w:br/>
              <w:t>\- No âmbito das portarias que definem o sistema de classificação dos</w:t>
            </w:r>
            <w:r w:rsidRPr="00FC7A70">
              <w:rPr>
                <w:rFonts w:ascii="Garamond" w:hAnsi="Garamond"/>
                <w:szCs w:val="24"/>
              </w:rPr>
              <w:br/>
              <w:t>empreendimentos turísticos, será realizada uma grande revisão, atualização e</w:t>
            </w:r>
            <w:r w:rsidRPr="00FC7A70">
              <w:rPr>
                <w:rFonts w:ascii="Garamond" w:hAnsi="Garamond"/>
                <w:szCs w:val="24"/>
              </w:rPr>
              <w:br/>
              <w:t>flexibilização do sistema de classificação de empreendimentos turísticos à luz</w:t>
            </w:r>
            <w:r w:rsidRPr="00FC7A70">
              <w:rPr>
                <w:rFonts w:ascii="Garamond" w:hAnsi="Garamond"/>
                <w:szCs w:val="24"/>
              </w:rPr>
              <w:br/>
              <w:t>das novas tendências e exigências dos consumidores e mercado;</w:t>
            </w:r>
            <w:r w:rsidRPr="00FC7A70">
              <w:rPr>
                <w:rFonts w:ascii="Garamond" w:hAnsi="Garamond"/>
                <w:szCs w:val="24"/>
              </w:rPr>
              <w:br/>
            </w:r>
            <w:r w:rsidRPr="00FC7A70">
              <w:rPr>
                <w:rFonts w:ascii="Garamond" w:hAnsi="Garamond"/>
                <w:szCs w:val="24"/>
              </w:rPr>
              <w:br/>
              <w:t>\- Alargamento do prazo de revisão de classificação de empreendimentos</w:t>
            </w:r>
            <w:r w:rsidRPr="00FC7A70">
              <w:rPr>
                <w:rFonts w:ascii="Garamond" w:hAnsi="Garamond"/>
                <w:szCs w:val="24"/>
              </w:rPr>
              <w:br/>
              <w:t>turísticos (5 para 8 anos);</w:t>
            </w:r>
            <w:r w:rsidRPr="00FC7A70">
              <w:rPr>
                <w:rFonts w:ascii="Garamond" w:hAnsi="Garamond"/>
                <w:szCs w:val="24"/>
              </w:rPr>
              <w:br/>
            </w:r>
            <w:r w:rsidRPr="00FC7A70">
              <w:rPr>
                <w:rFonts w:ascii="Garamond" w:hAnsi="Garamond"/>
                <w:szCs w:val="24"/>
              </w:rPr>
              <w:br/>
              <w:t>\- Eliminada a categoria de uma estrela para os estabelecimentos hoteleiros;</w:t>
            </w:r>
            <w:r w:rsidRPr="00FC7A70">
              <w:rPr>
                <w:rFonts w:ascii="Garamond" w:hAnsi="Garamond"/>
                <w:szCs w:val="24"/>
              </w:rPr>
              <w:br/>
            </w:r>
            <w:r w:rsidRPr="00FC7A70">
              <w:rPr>
                <w:rFonts w:ascii="Garamond" w:hAnsi="Garamond"/>
                <w:szCs w:val="24"/>
              </w:rPr>
              <w:br/>
              <w:t>\- Permitida disponibilização temporária de unidades de alojamento para outros</w:t>
            </w:r>
            <w:r w:rsidRPr="00FC7A70">
              <w:rPr>
                <w:rFonts w:ascii="Garamond" w:hAnsi="Garamond"/>
                <w:szCs w:val="24"/>
              </w:rPr>
              <w:br/>
              <w:t>fins em situações excecionais com impacto na procura;</w:t>
            </w:r>
            <w:r w:rsidRPr="00FC7A70">
              <w:rPr>
                <w:rFonts w:ascii="Garamond" w:hAnsi="Garamond"/>
                <w:szCs w:val="24"/>
              </w:rPr>
              <w:br/>
            </w:r>
            <w:r w:rsidRPr="00FC7A70">
              <w:rPr>
                <w:rFonts w:ascii="Garamond" w:hAnsi="Garamond"/>
                <w:szCs w:val="24"/>
              </w:rPr>
              <w:br/>
              <w:t>4\. Agências de viagem e turismo</w:t>
            </w:r>
            <w:r w:rsidRPr="00FC7A70">
              <w:rPr>
                <w:rFonts w:ascii="Garamond" w:hAnsi="Garamond"/>
                <w:szCs w:val="24"/>
              </w:rPr>
              <w:br/>
            </w:r>
            <w:r w:rsidRPr="00FC7A70">
              <w:rPr>
                <w:rFonts w:ascii="Garamond" w:hAnsi="Garamond"/>
                <w:szCs w:val="24"/>
              </w:rPr>
              <w:br/>
              <w:t>\- Extinção da comissão arbitral para acionamento do Fundo de Garantia de</w:t>
            </w:r>
            <w:r w:rsidRPr="00FC7A70">
              <w:rPr>
                <w:rFonts w:ascii="Garamond" w:hAnsi="Garamond"/>
                <w:szCs w:val="24"/>
              </w:rPr>
              <w:br/>
              <w:t>Viagens e Turismo, atenta a disponibilidade de outros meios RAL;</w:t>
            </w:r>
            <w:r w:rsidRPr="00FC7A70">
              <w:rPr>
                <w:rFonts w:ascii="Garamond" w:hAnsi="Garamond"/>
                <w:szCs w:val="24"/>
              </w:rPr>
              <w:br/>
            </w:r>
            <w:r w:rsidRPr="00FC7A70">
              <w:rPr>
                <w:rFonts w:ascii="Garamond" w:hAnsi="Garamond"/>
                <w:szCs w:val="24"/>
              </w:rPr>
              <w:br/>
              <w:t>\- Estabelecida obrigação de identificação dos intermediários que participem</w:t>
            </w:r>
            <w:r w:rsidRPr="00FC7A70">
              <w:rPr>
                <w:rFonts w:ascii="Garamond" w:hAnsi="Garamond"/>
                <w:szCs w:val="24"/>
              </w:rPr>
              <w:br/>
              <w:t>na divulgação ou reserva de serviços de viagem.</w:t>
            </w:r>
            <w:r w:rsidRPr="00FC7A70">
              <w:rPr>
                <w:rFonts w:ascii="Garamond" w:hAnsi="Garamond"/>
                <w:szCs w:val="24"/>
              </w:rPr>
              <w:br/>
            </w:r>
            <w:r w:rsidRPr="00FC7A70">
              <w:rPr>
                <w:rFonts w:ascii="Garamond" w:hAnsi="Garamond"/>
                <w:szCs w:val="24"/>
              </w:rPr>
              <w:br/>
              <w:t>5\. Animação turística</w:t>
            </w:r>
            <w:r w:rsidRPr="00FC7A70">
              <w:rPr>
                <w:rFonts w:ascii="Garamond" w:hAnsi="Garamond"/>
                <w:szCs w:val="24"/>
              </w:rPr>
              <w:br/>
            </w:r>
            <w:r w:rsidRPr="00FC7A70">
              <w:rPr>
                <w:rFonts w:ascii="Garamond" w:hAnsi="Garamond"/>
                <w:szCs w:val="24"/>
              </w:rPr>
              <w:br/>
              <w:t>\- Redefinição das modalidades de animação turística: interpretação do</w:t>
            </w:r>
            <w:r w:rsidRPr="00FC7A70">
              <w:rPr>
                <w:rFonts w:ascii="Garamond" w:hAnsi="Garamond"/>
                <w:szCs w:val="24"/>
              </w:rPr>
              <w:br/>
              <w:t>património (anteriormente, turismo cultural), turismo ativo e de aventura</w:t>
            </w:r>
            <w:r w:rsidRPr="00FC7A70">
              <w:rPr>
                <w:rFonts w:ascii="Garamond" w:hAnsi="Garamond"/>
                <w:szCs w:val="24"/>
              </w:rPr>
              <w:br/>
              <w:t>(anteriormente, turismo de ar livre) e atividades marítimo-turísticas;</w:t>
            </w:r>
            <w:r w:rsidRPr="00FC7A70">
              <w:rPr>
                <w:rFonts w:ascii="Garamond" w:hAnsi="Garamond"/>
                <w:szCs w:val="24"/>
              </w:rPr>
              <w:br/>
            </w:r>
            <w:r w:rsidRPr="00FC7A70">
              <w:rPr>
                <w:rFonts w:ascii="Garamond" w:hAnsi="Garamond"/>
                <w:szCs w:val="24"/>
              </w:rPr>
              <w:br/>
              <w:t>\- Subscrição de código de conduta dos operadores económicos que exerçam</w:t>
            </w:r>
            <w:r w:rsidRPr="00FC7A70">
              <w:rPr>
                <w:rFonts w:ascii="Garamond" w:hAnsi="Garamond"/>
                <w:szCs w:val="24"/>
              </w:rPr>
              <w:br/>
              <w:t>atividades de interpretação do património, de modo a proteger, valorizar e</w:t>
            </w:r>
            <w:r w:rsidRPr="00FC7A70">
              <w:rPr>
                <w:rFonts w:ascii="Garamond" w:hAnsi="Garamond"/>
                <w:szCs w:val="24"/>
              </w:rPr>
              <w:br/>
              <w:t>salvaguardar a veracidade e qualidade da informação transmitida;</w:t>
            </w:r>
            <w:r w:rsidRPr="00FC7A70">
              <w:rPr>
                <w:rFonts w:ascii="Garamond" w:hAnsi="Garamond"/>
                <w:szCs w:val="24"/>
              </w:rPr>
              <w:br/>
            </w:r>
            <w:r w:rsidRPr="00FC7A70">
              <w:rPr>
                <w:rFonts w:ascii="Garamond" w:hAnsi="Garamond"/>
                <w:szCs w:val="24"/>
              </w:rPr>
              <w:br/>
              <w:t>\- Dispensa dos empreendimentos turísticos de obter título digital de</w:t>
            </w:r>
            <w:r w:rsidRPr="00FC7A70">
              <w:rPr>
                <w:rFonts w:ascii="Garamond" w:hAnsi="Garamond"/>
                <w:szCs w:val="24"/>
              </w:rPr>
              <w:br/>
              <w:t>atividade económica para o exercício de atividades animação turística</w:t>
            </w:r>
            <w:r w:rsidRPr="00FC7A70">
              <w:rPr>
                <w:rFonts w:ascii="Garamond" w:hAnsi="Garamond"/>
                <w:szCs w:val="24"/>
              </w:rPr>
              <w:br/>
              <w:t>complementares à sua atividade principal;</w:t>
            </w:r>
            <w:r w:rsidRPr="00FC7A70">
              <w:rPr>
                <w:rFonts w:ascii="Garamond" w:hAnsi="Garamond"/>
                <w:szCs w:val="24"/>
              </w:rPr>
              <w:br/>
            </w:r>
            <w:r w:rsidRPr="00FC7A70">
              <w:rPr>
                <w:rFonts w:ascii="Garamond" w:hAnsi="Garamond"/>
                <w:szCs w:val="24"/>
              </w:rPr>
              <w:br/>
              <w:t>\- Aplicação do mesmo procedimento de reconhecimento da atividade turística</w:t>
            </w:r>
            <w:r w:rsidRPr="00FC7A70">
              <w:rPr>
                <w:rFonts w:ascii="Garamond" w:hAnsi="Garamond"/>
                <w:szCs w:val="24"/>
              </w:rPr>
              <w:br/>
              <w:t>como de turismo de natureza a todas as empresas.</w:t>
            </w:r>
            <w:r w:rsidRPr="00FC7A70">
              <w:rPr>
                <w:rFonts w:ascii="Garamond" w:hAnsi="Garamond"/>
                <w:szCs w:val="24"/>
              </w:rPr>
              <w:br/>
            </w:r>
            <w:r w:rsidRPr="00FC7A70">
              <w:rPr>
                <w:rFonts w:ascii="Garamond" w:hAnsi="Garamond"/>
                <w:szCs w:val="24"/>
              </w:rPr>
              <w:br/>
              <w:t>6\. Comércio, serviços e restauração</w:t>
            </w:r>
            <w:r w:rsidRPr="00FC7A70">
              <w:rPr>
                <w:rFonts w:ascii="Garamond" w:hAnsi="Garamond"/>
                <w:szCs w:val="24"/>
              </w:rPr>
              <w:br/>
            </w:r>
            <w:r w:rsidRPr="00FC7A70">
              <w:rPr>
                <w:rFonts w:ascii="Garamond" w:hAnsi="Garamond"/>
                <w:szCs w:val="24"/>
              </w:rPr>
              <w:br/>
              <w:t>\- Dispensa do procedimento de mera comunicação prévia para atividades de: (i)</w:t>
            </w:r>
            <w:r w:rsidRPr="00FC7A70">
              <w:rPr>
                <w:rFonts w:ascii="Garamond" w:hAnsi="Garamond"/>
                <w:szCs w:val="24"/>
              </w:rPr>
              <w:br/>
              <w:t>exploração de lavandarias; (ii) exploração de estabelecimentos sex shop; (iii)</w:t>
            </w:r>
            <w:r w:rsidRPr="00FC7A70">
              <w:rPr>
                <w:rFonts w:ascii="Garamond" w:hAnsi="Garamond"/>
                <w:szCs w:val="24"/>
              </w:rPr>
              <w:br/>
              <w:t>organização de feiras por entidades privadas; (iv) exploração de</w:t>
            </w:r>
            <w:r w:rsidRPr="00FC7A70">
              <w:rPr>
                <w:rFonts w:ascii="Garamond" w:hAnsi="Garamond"/>
                <w:szCs w:val="24"/>
              </w:rPr>
              <w:br/>
              <w:t>estabelecimentos de comércio a retalho com área de venda igual ou superior a 2</w:t>
            </w:r>
            <w:r w:rsidRPr="00FC7A70">
              <w:rPr>
                <w:rFonts w:ascii="Garamond" w:hAnsi="Garamond"/>
                <w:szCs w:val="24"/>
              </w:rPr>
              <w:br/>
              <w:t>000 m2 inseridos em conjuntos comerciais; (v) exploração de estabelecimentos</w:t>
            </w:r>
            <w:r w:rsidRPr="00FC7A70">
              <w:rPr>
                <w:rFonts w:ascii="Garamond" w:hAnsi="Garamond"/>
                <w:szCs w:val="24"/>
              </w:rPr>
              <w:br/>
              <w:t>de comércio a retalho que pertençam a uma empresa que utilize uma ou mais</w:t>
            </w:r>
            <w:r w:rsidRPr="00FC7A70">
              <w:rPr>
                <w:rFonts w:ascii="Garamond" w:hAnsi="Garamond"/>
                <w:szCs w:val="24"/>
              </w:rPr>
              <w:br/>
              <w:t>insígnias ou estejam integrados num grupo, que disponha, a nível nacional, de</w:t>
            </w:r>
            <w:r w:rsidRPr="00FC7A70">
              <w:rPr>
                <w:rFonts w:ascii="Garamond" w:hAnsi="Garamond"/>
                <w:szCs w:val="24"/>
              </w:rPr>
              <w:br/>
              <w:t>uma área de venda acumulada igual ou superior a 30 000 m2, nos casos em que</w:t>
            </w:r>
            <w:r w:rsidRPr="00FC7A70">
              <w:rPr>
                <w:rFonts w:ascii="Garamond" w:hAnsi="Garamond"/>
                <w:szCs w:val="24"/>
              </w:rPr>
              <w:br/>
              <w:t>isoladamente considerados tenham uma área de venda inferior a 2 000 m2 e não</w:t>
            </w:r>
            <w:r w:rsidRPr="00FC7A70">
              <w:rPr>
                <w:rFonts w:ascii="Garamond" w:hAnsi="Garamond"/>
                <w:szCs w:val="24"/>
              </w:rPr>
              <w:br/>
              <w:t>estejam inseridos em conjuntos comerciais; (vi) atividade de feirante; e (vii)</w:t>
            </w:r>
            <w:r w:rsidRPr="00FC7A70">
              <w:rPr>
                <w:rFonts w:ascii="Garamond" w:hAnsi="Garamond"/>
                <w:szCs w:val="24"/>
              </w:rPr>
              <w:br/>
              <w:t>atividade de vendedor ambulante.</w:t>
            </w:r>
            <w:r w:rsidRPr="00FC7A70">
              <w:rPr>
                <w:rFonts w:ascii="Garamond" w:hAnsi="Garamond"/>
                <w:szCs w:val="24"/>
              </w:rPr>
              <w:br/>
            </w:r>
            <w:r w:rsidRPr="00FC7A70">
              <w:rPr>
                <w:rFonts w:ascii="Garamond" w:hAnsi="Garamond"/>
                <w:szCs w:val="24"/>
              </w:rPr>
              <w:br/>
              <w:t>\- Revogação da autorização (comunicação com prazo) para a atividade leiloeira</w:t>
            </w:r>
            <w:r w:rsidRPr="00FC7A70">
              <w:rPr>
                <w:rFonts w:ascii="Garamond" w:hAnsi="Garamond"/>
                <w:szCs w:val="24"/>
              </w:rPr>
              <w:br/>
              <w:t>e prestamista – que passam a sujeitar-se ao procedimento de comunicação</w:t>
            </w:r>
            <w:r w:rsidRPr="00FC7A70">
              <w:rPr>
                <w:rFonts w:ascii="Garamond" w:hAnsi="Garamond"/>
                <w:szCs w:val="24"/>
              </w:rPr>
              <w:br/>
              <w:t>prévia;</w:t>
            </w:r>
            <w:r w:rsidRPr="00FC7A70">
              <w:rPr>
                <w:rFonts w:ascii="Garamond" w:hAnsi="Garamond"/>
                <w:szCs w:val="24"/>
              </w:rPr>
              <w:br/>
            </w:r>
            <w:r w:rsidRPr="00FC7A70">
              <w:rPr>
                <w:rFonts w:ascii="Garamond" w:hAnsi="Garamond"/>
                <w:szCs w:val="24"/>
              </w:rPr>
              <w:br/>
              <w:t>\- A comunicação prévia relativa às atividades de restauração não sedentária</w:t>
            </w:r>
            <w:r w:rsidRPr="00FC7A70">
              <w:rPr>
                <w:rFonts w:ascii="Garamond" w:hAnsi="Garamond"/>
                <w:szCs w:val="24"/>
              </w:rPr>
              <w:br/>
              <w:t>passa a ser válida para todo o território (e não para uma por cada município);</w:t>
            </w:r>
            <w:r w:rsidRPr="00FC7A70">
              <w:rPr>
                <w:rFonts w:ascii="Garamond" w:hAnsi="Garamond"/>
                <w:szCs w:val="24"/>
              </w:rPr>
              <w:br/>
            </w:r>
            <w:r w:rsidRPr="00FC7A70">
              <w:rPr>
                <w:rFonts w:ascii="Garamond" w:hAnsi="Garamond"/>
                <w:szCs w:val="24"/>
              </w:rPr>
              <w:br/>
              <w:t>\- Revisão dos limiares de referência dos conjuntos comerciais (8 000 m2 para</w:t>
            </w:r>
            <w:r w:rsidRPr="00FC7A70">
              <w:rPr>
                <w:rFonts w:ascii="Garamond" w:hAnsi="Garamond"/>
                <w:szCs w:val="24"/>
              </w:rPr>
              <w:br/>
              <w:t>10 000 m2) e das grandes superfícies comerciais (2 000 m2 para 2 500 m2);</w:t>
            </w:r>
            <w:r w:rsidRPr="00FC7A70">
              <w:rPr>
                <w:rFonts w:ascii="Garamond" w:hAnsi="Garamond"/>
                <w:szCs w:val="24"/>
              </w:rPr>
              <w:br/>
            </w:r>
            <w:r w:rsidRPr="00FC7A70">
              <w:rPr>
                <w:rFonts w:ascii="Garamond" w:hAnsi="Garamond"/>
                <w:szCs w:val="24"/>
              </w:rPr>
              <w:br/>
              <w:t>\- Procedimento de instalação e alteração de conjuntos comerciais e grandes</w:t>
            </w:r>
            <w:r w:rsidRPr="00FC7A70">
              <w:rPr>
                <w:rFonts w:ascii="Garamond" w:hAnsi="Garamond"/>
                <w:szCs w:val="24"/>
              </w:rPr>
              <w:br/>
              <w:t>superfícies comerciais com prazos revistos e e taxa administrativa fixa (antes</w:t>
            </w:r>
            <w:r w:rsidRPr="00FC7A70">
              <w:rPr>
                <w:rFonts w:ascii="Garamond" w:hAnsi="Garamond"/>
                <w:szCs w:val="24"/>
              </w:rPr>
              <w:br/>
              <w:t>era proporcional à área bruta locável);</w:t>
            </w:r>
            <w:r w:rsidRPr="00FC7A70">
              <w:rPr>
                <w:rFonts w:ascii="Garamond" w:hAnsi="Garamond"/>
                <w:szCs w:val="24"/>
              </w:rPr>
              <w:br/>
            </w:r>
            <w:r w:rsidRPr="00FC7A70">
              <w:rPr>
                <w:rFonts w:ascii="Garamond" w:hAnsi="Garamond"/>
                <w:szCs w:val="24"/>
              </w:rPr>
              <w:br/>
              <w:t>\- Atualização dos CAEs de referência para estabelecimentos de comércio,</w:t>
            </w:r>
            <w:r w:rsidRPr="00FC7A70">
              <w:rPr>
                <w:rFonts w:ascii="Garamond" w:hAnsi="Garamond"/>
                <w:szCs w:val="24"/>
              </w:rPr>
              <w:br/>
              <w:t>armazém de alimentos e de restauração, de modo a incluir novas realidades como</w:t>
            </w:r>
            <w:r w:rsidRPr="00FC7A70">
              <w:rPr>
                <w:rFonts w:ascii="Garamond" w:hAnsi="Garamond"/>
                <w:szCs w:val="24"/>
              </w:rPr>
              <w:br/>
              <w:t>as dark stores e dark kitchen.</w:t>
            </w:r>
            <w:r w:rsidRPr="00FC7A70">
              <w:rPr>
                <w:rFonts w:ascii="Garamond" w:hAnsi="Garamond"/>
                <w:szCs w:val="24"/>
              </w:rPr>
              <w:br/>
            </w:r>
            <w:r w:rsidRPr="00FC7A70">
              <w:rPr>
                <w:rFonts w:ascii="Garamond" w:hAnsi="Garamond"/>
                <w:szCs w:val="24"/>
              </w:rPr>
              <w:br/>
            </w:r>
          </w:p>
        </w:tc>
      </w:tr>
      <w:tr w:rsidR="000B2E2B" w:rsidRPr="00FC7A70" w14:paraId="12F9B504" w14:textId="77777777" w:rsidTr="00073EF1">
        <w:trPr>
          <w:trHeight w:val="1052"/>
        </w:trPr>
        <w:tc>
          <w:tcPr>
            <w:tcW w:w="2410" w:type="dxa"/>
            <w:vAlign w:val="center"/>
          </w:tcPr>
          <w:p w14:paraId="66D6090B"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Pontos-chave/críticos</w:t>
            </w:r>
          </w:p>
        </w:tc>
        <w:tc>
          <w:tcPr>
            <w:tcW w:w="5948" w:type="dxa"/>
            <w:vAlign w:val="center"/>
          </w:tcPr>
          <w:p w14:paraId="3C25D8C4"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 Criação de regime transversal e comum ao acesso de diversas atividades</w:t>
            </w:r>
            <w:r w:rsidRPr="00FC7A70">
              <w:rPr>
                <w:rFonts w:ascii="Garamond" w:hAnsi="Garamond"/>
                <w:szCs w:val="24"/>
              </w:rPr>
              <w:br/>
              <w:t>económicas, eliminando-se a dispersão de regras e procedimentos que existiam</w:t>
            </w:r>
            <w:r w:rsidRPr="00FC7A70">
              <w:rPr>
                <w:rFonts w:ascii="Garamond" w:hAnsi="Garamond"/>
                <w:szCs w:val="24"/>
              </w:rPr>
              <w:br/>
              <w:t>em diversos diplomas;</w:t>
            </w:r>
            <w:r w:rsidRPr="00FC7A70">
              <w:rPr>
                <w:rFonts w:ascii="Garamond" w:hAnsi="Garamond"/>
                <w:szCs w:val="24"/>
              </w:rPr>
              <w:br/>
            </w:r>
            <w:r w:rsidRPr="00FC7A70">
              <w:rPr>
                <w:rFonts w:ascii="Garamond" w:hAnsi="Garamond"/>
                <w:szCs w:val="24"/>
              </w:rPr>
              <w:br/>
              <w:t>\- Uniformização e sistematização dos procedimentos para os operadores</w:t>
            </w:r>
            <w:r w:rsidRPr="00FC7A70">
              <w:rPr>
                <w:rFonts w:ascii="Garamond" w:hAnsi="Garamond"/>
                <w:szCs w:val="24"/>
              </w:rPr>
              <w:br/>
              <w:t>económicos e para a Administração Pública;</w:t>
            </w:r>
            <w:r w:rsidRPr="00FC7A70">
              <w:rPr>
                <w:rFonts w:ascii="Garamond" w:hAnsi="Garamond"/>
                <w:szCs w:val="24"/>
              </w:rPr>
              <w:br/>
            </w:r>
            <w:r w:rsidRPr="00FC7A70">
              <w:rPr>
                <w:rFonts w:ascii="Garamond" w:hAnsi="Garamond"/>
                <w:szCs w:val="24"/>
              </w:rPr>
              <w:br/>
              <w:t>\- Criação de um Título Digital de Atividade Económica que passa a concentrar</w:t>
            </w:r>
            <w:r w:rsidRPr="00FC7A70">
              <w:rPr>
                <w:rFonts w:ascii="Garamond" w:hAnsi="Garamond"/>
                <w:szCs w:val="24"/>
              </w:rPr>
              <w:br/>
              <w:t>as licenças, autorizações, pareceres, registos e vistorias associadas às</w:t>
            </w:r>
            <w:r w:rsidRPr="00FC7A70">
              <w:rPr>
                <w:rFonts w:ascii="Garamond" w:hAnsi="Garamond"/>
                <w:szCs w:val="24"/>
              </w:rPr>
              <w:br/>
              <w:t>atividades económicas ou estabelecimentos que lhes estejam afetos;</w:t>
            </w:r>
            <w:r w:rsidRPr="00FC7A70">
              <w:rPr>
                <w:rFonts w:ascii="Garamond" w:hAnsi="Garamond"/>
                <w:szCs w:val="24"/>
              </w:rPr>
              <w:br/>
            </w:r>
            <w:r w:rsidRPr="00FC7A70">
              <w:rPr>
                <w:rFonts w:ascii="Garamond" w:hAnsi="Garamond"/>
                <w:szCs w:val="24"/>
              </w:rPr>
              <w:br/>
              <w:t>\- Maior previsibilidade e segurança jurídica para empresas e investidores;</w:t>
            </w:r>
            <w:r w:rsidRPr="00FC7A70">
              <w:rPr>
                <w:rFonts w:ascii="Garamond" w:hAnsi="Garamond"/>
                <w:szCs w:val="24"/>
              </w:rPr>
              <w:br/>
            </w:r>
            <w:r w:rsidRPr="00FC7A70">
              <w:rPr>
                <w:rFonts w:ascii="Garamond" w:hAnsi="Garamond"/>
                <w:szCs w:val="24"/>
              </w:rPr>
              <w:br/>
              <w:t>\- Necessidade de assegurar e reforçar a competitividade nacional;</w:t>
            </w:r>
            <w:r w:rsidRPr="00FC7A70">
              <w:rPr>
                <w:rFonts w:ascii="Garamond" w:hAnsi="Garamond"/>
                <w:szCs w:val="24"/>
              </w:rPr>
              <w:br/>
            </w:r>
            <w:r w:rsidRPr="00FC7A70">
              <w:rPr>
                <w:rFonts w:ascii="Garamond" w:hAnsi="Garamond"/>
                <w:szCs w:val="24"/>
              </w:rPr>
              <w:br/>
              <w:t>\- Simplificação de procedimentos de acesso (licenciamento) e exercício de</w:t>
            </w:r>
            <w:r w:rsidRPr="00FC7A70">
              <w:rPr>
                <w:rFonts w:ascii="Garamond" w:hAnsi="Garamond"/>
                <w:szCs w:val="24"/>
              </w:rPr>
              <w:br/>
              <w:t>diversas atividades económicas (indústria, pecuária, turismo, comércio,</w:t>
            </w:r>
            <w:r w:rsidRPr="00FC7A70">
              <w:rPr>
                <w:rFonts w:ascii="Garamond" w:hAnsi="Garamond"/>
                <w:szCs w:val="24"/>
              </w:rPr>
              <w:br/>
              <w:t>serviços e restauração);</w:t>
            </w:r>
            <w:r w:rsidRPr="00FC7A70">
              <w:rPr>
                <w:rFonts w:ascii="Garamond" w:hAnsi="Garamond"/>
                <w:szCs w:val="24"/>
              </w:rPr>
              <w:br/>
            </w:r>
            <w:r w:rsidRPr="00FC7A70">
              <w:rPr>
                <w:rFonts w:ascii="Garamond" w:hAnsi="Garamond"/>
                <w:szCs w:val="24"/>
              </w:rPr>
              <w:br/>
              <w:t>\- Redução de burocracia e custos de contexto para as empresas;</w:t>
            </w:r>
            <w:r w:rsidRPr="00FC7A70">
              <w:rPr>
                <w:rFonts w:ascii="Garamond" w:hAnsi="Garamond"/>
                <w:szCs w:val="24"/>
              </w:rPr>
              <w:br/>
            </w:r>
            <w:r w:rsidRPr="00FC7A70">
              <w:rPr>
                <w:rFonts w:ascii="Garamond" w:hAnsi="Garamond"/>
                <w:szCs w:val="24"/>
              </w:rPr>
              <w:br/>
              <w:t>\- Responsabilização de entidades acreditadas/operadores económicos, com maior</w:t>
            </w:r>
            <w:r w:rsidRPr="00FC7A70">
              <w:rPr>
                <w:rFonts w:ascii="Garamond" w:hAnsi="Garamond"/>
                <w:szCs w:val="24"/>
              </w:rPr>
              <w:br/>
              <w:t>enfoque na fiscalização;</w:t>
            </w:r>
            <w:r w:rsidRPr="00FC7A70">
              <w:rPr>
                <w:rFonts w:ascii="Garamond" w:hAnsi="Garamond"/>
                <w:szCs w:val="24"/>
              </w:rPr>
              <w:br/>
            </w:r>
            <w:r w:rsidRPr="00FC7A70">
              <w:rPr>
                <w:rFonts w:ascii="Garamond" w:hAnsi="Garamond"/>
                <w:szCs w:val="24"/>
              </w:rPr>
              <w:br/>
              <w:t>\- Aposta na fiscalização à posteriori e redução dos casos de controlo prévio</w:t>
            </w:r>
            <w:r w:rsidRPr="00FC7A70">
              <w:rPr>
                <w:rFonts w:ascii="Garamond" w:hAnsi="Garamond"/>
                <w:szCs w:val="24"/>
              </w:rPr>
              <w:br/>
              <w:t>por parte da Administração;</w:t>
            </w:r>
            <w:r w:rsidRPr="00FC7A70">
              <w:rPr>
                <w:rFonts w:ascii="Garamond" w:hAnsi="Garamond"/>
                <w:szCs w:val="24"/>
              </w:rPr>
              <w:br/>
            </w:r>
            <w:r w:rsidRPr="00FC7A70">
              <w:rPr>
                <w:rFonts w:ascii="Garamond" w:hAnsi="Garamond"/>
                <w:szCs w:val="24"/>
              </w:rPr>
              <w:br/>
              <w:t>\- Revisão de regras de exercício de diversas atividades económicas;</w:t>
            </w:r>
            <w:r w:rsidRPr="00FC7A70">
              <w:rPr>
                <w:rFonts w:ascii="Garamond" w:hAnsi="Garamond"/>
                <w:szCs w:val="24"/>
              </w:rPr>
              <w:br/>
            </w:r>
            <w:r w:rsidRPr="00FC7A70">
              <w:rPr>
                <w:rFonts w:ascii="Garamond" w:hAnsi="Garamond"/>
                <w:szCs w:val="24"/>
              </w:rPr>
              <w:br/>
              <w:t>\- Criação de cadastro setorial.</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r>
          </w:p>
        </w:tc>
      </w:tr>
    </w:tbl>
    <w:p w14:paraId="10A21DD1"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365E99B7"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663BE38F"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Relação com o Programa do Governo:</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7169"/>
      </w:tblGrid>
      <w:tr w:rsidR="000B2E2B" w:rsidRPr="00FC7A70" w14:paraId="48CCE53C" w14:textId="77777777" w:rsidTr="00073EF1">
        <w:trPr>
          <w:trHeight w:val="729"/>
        </w:trPr>
        <w:tc>
          <w:tcPr>
            <w:tcW w:w="1188" w:type="dxa"/>
          </w:tcPr>
          <w:p w14:paraId="2295DC3D"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Sim</w:t>
            </w:r>
          </w:p>
          <w:p w14:paraId="6A2ECA3A" w14:textId="77777777" w:rsidR="000B2E2B" w:rsidRPr="00FC7A70" w:rsidRDefault="000B2E2B" w:rsidP="00DF7BBF">
            <w:pPr>
              <w:widowControl w:val="0"/>
              <w:spacing w:after="120"/>
              <w:rPr>
                <w:rFonts w:ascii="Garamond" w:eastAsia="Calibri" w:hAnsi="Garamond"/>
                <w:szCs w:val="24"/>
              </w:rPr>
            </w:pPr>
          </w:p>
        </w:tc>
        <w:tc>
          <w:tcPr>
            <w:tcW w:w="7170" w:type="dxa"/>
          </w:tcPr>
          <w:p w14:paraId="20110A82"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 Proceder ao levantamento e subsequente eliminação ou redução significativa</w:t>
            </w:r>
            <w:r w:rsidRPr="00FC7A70">
              <w:rPr>
                <w:rFonts w:ascii="Garamond" w:hAnsi="Garamond"/>
                <w:szCs w:val="24"/>
              </w:rPr>
              <w:br/>
              <w:t>das barreiras e constrangimentos à atividade económica com o apoio das</w:t>
            </w:r>
            <w:r w:rsidRPr="00FC7A70">
              <w:rPr>
                <w:rFonts w:ascii="Garamond" w:hAnsi="Garamond"/>
                <w:szCs w:val="24"/>
              </w:rPr>
              <w:br/>
              <w:t>associações setoriais e demais partes interessadas;</w:t>
            </w:r>
            <w:r w:rsidRPr="00FC7A70">
              <w:rPr>
                <w:rFonts w:ascii="Garamond" w:hAnsi="Garamond"/>
                <w:szCs w:val="24"/>
              </w:rPr>
              <w:br/>
            </w:r>
            <w:r w:rsidRPr="00FC7A70">
              <w:rPr>
                <w:rFonts w:ascii="Garamond" w:hAnsi="Garamond"/>
                <w:szCs w:val="24"/>
              </w:rPr>
              <w:br/>
              <w:t>\- Aprovar um programa de simplificação e desburocratização sequencial dos</w:t>
            </w:r>
            <w:r w:rsidRPr="00FC7A70">
              <w:rPr>
                <w:rFonts w:ascii="Garamond" w:hAnsi="Garamond"/>
                <w:szCs w:val="24"/>
              </w:rPr>
              <w:br/>
              <w:t>processos de licenciamento de diferentes setores da economia, designadamente,</w:t>
            </w:r>
            <w:r w:rsidRPr="00FC7A70">
              <w:rPr>
                <w:rFonts w:ascii="Garamond" w:hAnsi="Garamond"/>
                <w:szCs w:val="24"/>
              </w:rPr>
              <w:br/>
              <w:t>na indústria, turismo, comércio e serviços, e demais regimes conexos;</w:t>
            </w:r>
            <w:r w:rsidRPr="00FC7A70">
              <w:rPr>
                <w:rFonts w:ascii="Garamond" w:hAnsi="Garamond"/>
                <w:szCs w:val="24"/>
              </w:rPr>
              <w:br/>
            </w:r>
            <w:r w:rsidRPr="00FC7A70">
              <w:rPr>
                <w:rFonts w:ascii="Garamond" w:hAnsi="Garamond"/>
                <w:szCs w:val="24"/>
              </w:rPr>
              <w:br/>
              <w:t>\- Reforçar as competências e responsabilidades do gestor do procedimento do</w:t>
            </w:r>
            <w:r w:rsidRPr="00FC7A70">
              <w:rPr>
                <w:rFonts w:ascii="Garamond" w:hAnsi="Garamond"/>
                <w:szCs w:val="24"/>
              </w:rPr>
              <w:br/>
              <w:t>licenciamento industrial na coordenação com as diferentes entidades públicas e</w:t>
            </w:r>
            <w:r w:rsidRPr="00FC7A70">
              <w:rPr>
                <w:rFonts w:ascii="Garamond" w:hAnsi="Garamond"/>
                <w:szCs w:val="24"/>
              </w:rPr>
              <w:br/>
              <w:t>procedimentos administrativos envolvidos;</w:t>
            </w:r>
            <w:r w:rsidRPr="00FC7A70">
              <w:rPr>
                <w:rFonts w:ascii="Garamond" w:hAnsi="Garamond"/>
                <w:szCs w:val="24"/>
              </w:rPr>
              <w:br/>
            </w:r>
            <w:r w:rsidRPr="00FC7A70">
              <w:rPr>
                <w:rFonts w:ascii="Garamond" w:hAnsi="Garamond"/>
                <w:szCs w:val="24"/>
              </w:rPr>
              <w:br/>
              <w:t>\- Incentivar a adoção de conferências procedimentais deliberativas</w:t>
            </w:r>
            <w:r w:rsidRPr="00FC7A70">
              <w:rPr>
                <w:rFonts w:ascii="Garamond" w:hAnsi="Garamond"/>
                <w:szCs w:val="24"/>
              </w:rPr>
              <w:br/>
              <w:t>obrigatórias nos procedimentos administrativos que envolvam decisões de</w:t>
            </w:r>
            <w:r w:rsidRPr="00FC7A70">
              <w:rPr>
                <w:rFonts w:ascii="Garamond" w:hAnsi="Garamond"/>
                <w:szCs w:val="24"/>
              </w:rPr>
              <w:br/>
              <w:t>diferentes entidades;</w:t>
            </w:r>
            <w:r w:rsidRPr="00FC7A70">
              <w:rPr>
                <w:rFonts w:ascii="Garamond" w:hAnsi="Garamond"/>
                <w:szCs w:val="24"/>
              </w:rPr>
              <w:br/>
            </w:r>
            <w:r w:rsidRPr="00FC7A70">
              <w:rPr>
                <w:rFonts w:ascii="Garamond" w:hAnsi="Garamond"/>
                <w:szCs w:val="24"/>
              </w:rPr>
              <w:br/>
              <w:t>\- Evoluir para uma orientação geral de substituição do controlo prévio por</w:t>
            </w:r>
            <w:r w:rsidRPr="00FC7A70">
              <w:rPr>
                <w:rFonts w:ascii="Garamond" w:hAnsi="Garamond"/>
                <w:szCs w:val="24"/>
              </w:rPr>
              <w:br/>
              <w:t>fiscalização a posteriori.</w:t>
            </w:r>
            <w:r w:rsidRPr="00FC7A70">
              <w:rPr>
                <w:rFonts w:ascii="Garamond" w:hAnsi="Garamond"/>
                <w:szCs w:val="24"/>
              </w:rPr>
              <w:br/>
            </w:r>
            <w:r w:rsidRPr="00FC7A70">
              <w:rPr>
                <w:rFonts w:ascii="Garamond" w:hAnsi="Garamond"/>
                <w:szCs w:val="24"/>
              </w:rPr>
              <w:br/>
              <w:t>\- Nos regimes de controlo prévio, impor o deferimento tácito como regra</w:t>
            </w:r>
            <w:r w:rsidRPr="00FC7A70">
              <w:rPr>
                <w:rFonts w:ascii="Garamond" w:hAnsi="Garamond"/>
                <w:szCs w:val="24"/>
              </w:rPr>
              <w:br/>
              <w:t>geral, sustentado em termos de responsabilidade dos autores dos projetos, mas</w:t>
            </w:r>
            <w:r w:rsidRPr="00FC7A70">
              <w:rPr>
                <w:rFonts w:ascii="Garamond" w:hAnsi="Garamond"/>
                <w:szCs w:val="24"/>
              </w:rPr>
              <w:br/>
              <w:t>sem prescindir da responsabilização pública pelo silêncio ou omissão de</w:t>
            </w:r>
            <w:r w:rsidRPr="00FC7A70">
              <w:rPr>
                <w:rFonts w:ascii="Garamond" w:hAnsi="Garamond"/>
                <w:szCs w:val="24"/>
              </w:rPr>
              <w:br/>
              <w:t>análise;</w:t>
            </w:r>
            <w:r w:rsidRPr="00FC7A70">
              <w:rPr>
                <w:rFonts w:ascii="Garamond" w:hAnsi="Garamond"/>
                <w:szCs w:val="24"/>
              </w:rPr>
              <w:br/>
            </w:r>
            <w:r w:rsidRPr="00FC7A70">
              <w:rPr>
                <w:rFonts w:ascii="Garamond" w:hAnsi="Garamond"/>
                <w:szCs w:val="24"/>
              </w:rPr>
              <w:br/>
              <w:t>\- Operacionalizar e harmonizar os deferimentos tácitos previstos nos regimes</w:t>
            </w:r>
            <w:r w:rsidRPr="00FC7A70">
              <w:rPr>
                <w:rFonts w:ascii="Garamond" w:hAnsi="Garamond"/>
                <w:szCs w:val="24"/>
              </w:rPr>
              <w:br/>
              <w:t>ambientais e urbanísticos;</w:t>
            </w:r>
            <w:r w:rsidRPr="00FC7A70">
              <w:rPr>
                <w:rFonts w:ascii="Garamond" w:hAnsi="Garamond"/>
                <w:szCs w:val="24"/>
              </w:rPr>
              <w:br/>
            </w:r>
            <w:r w:rsidRPr="00FC7A70">
              <w:rPr>
                <w:rFonts w:ascii="Garamond" w:hAnsi="Garamond"/>
                <w:szCs w:val="24"/>
              </w:rPr>
              <w:br/>
              <w:t>\- Criar um balcão único de licenciamento, reunindo num único ponto todos os</w:t>
            </w:r>
            <w:r w:rsidRPr="00FC7A70">
              <w:rPr>
                <w:rFonts w:ascii="Garamond" w:hAnsi="Garamond"/>
                <w:szCs w:val="24"/>
              </w:rPr>
              <w:br/>
              <w:t>processos de licenciamento industrial, ambiental e de atividades económicas,</w:t>
            </w:r>
            <w:r w:rsidRPr="00FC7A70">
              <w:rPr>
                <w:rFonts w:ascii="Garamond" w:hAnsi="Garamond"/>
                <w:szCs w:val="24"/>
              </w:rPr>
              <w:br/>
              <w:t>permitindo o tratamento simultâneo de vários procedimentos aplicáveis à mesma</w:t>
            </w:r>
            <w:r w:rsidRPr="00FC7A70">
              <w:rPr>
                <w:rFonts w:ascii="Garamond" w:hAnsi="Garamond"/>
                <w:szCs w:val="24"/>
              </w:rPr>
              <w:br/>
              <w:t>empresa.</w:t>
            </w:r>
            <w:r w:rsidRPr="00FC7A70">
              <w:rPr>
                <w:rFonts w:ascii="Garamond" w:hAnsi="Garamond"/>
                <w:szCs w:val="24"/>
              </w:rPr>
              <w:br/>
            </w:r>
            <w:r w:rsidRPr="00FC7A70">
              <w:rPr>
                <w:rFonts w:ascii="Garamond" w:hAnsi="Garamond"/>
                <w:szCs w:val="24"/>
              </w:rPr>
              <w:br/>
              <w:t>\- Promover o desenvolvimento de zonas-piloto de aceleração industrial para</w:t>
            </w:r>
            <w:r w:rsidRPr="00FC7A70">
              <w:rPr>
                <w:rFonts w:ascii="Garamond" w:hAnsi="Garamond"/>
                <w:szCs w:val="24"/>
              </w:rPr>
              <w:br/>
              <w:t>projetos de tecnologias limpas e de interesse nacional, com licenciamento</w:t>
            </w:r>
            <w:r w:rsidRPr="00FC7A70">
              <w:rPr>
                <w:rFonts w:ascii="Garamond" w:hAnsi="Garamond"/>
                <w:szCs w:val="24"/>
              </w:rPr>
              <w:br/>
              <w:t>acelerado e acesso a infraestruturas essenciais;</w:t>
            </w:r>
            <w:r w:rsidRPr="00FC7A70">
              <w:rPr>
                <w:rFonts w:ascii="Garamond" w:hAnsi="Garamond"/>
                <w:szCs w:val="24"/>
              </w:rPr>
              <w:br/>
            </w:r>
            <w:r w:rsidRPr="00FC7A70">
              <w:rPr>
                <w:rFonts w:ascii="Garamond" w:hAnsi="Garamond"/>
                <w:szCs w:val="24"/>
              </w:rPr>
              <w:br/>
              <w:t>\- Reforçar o papel das Zonas Empresariais Responsáveis (ZER) enquanto áreas</w:t>
            </w:r>
            <w:r w:rsidRPr="00FC7A70">
              <w:rPr>
                <w:rFonts w:ascii="Garamond" w:hAnsi="Garamond"/>
                <w:szCs w:val="24"/>
              </w:rPr>
              <w:br/>
              <w:t>com infraestruturas pré-licenciadas que permitem a instalação simplificada,</w:t>
            </w:r>
            <w:r w:rsidRPr="00FC7A70">
              <w:rPr>
                <w:rFonts w:ascii="Garamond" w:hAnsi="Garamond"/>
                <w:szCs w:val="24"/>
              </w:rPr>
              <w:br/>
              <w:t>célere e menos onerosa de atividades industriais, numa lógica “chave-na-mão”.</w:t>
            </w:r>
            <w:r w:rsidRPr="00FC7A70">
              <w:rPr>
                <w:rFonts w:ascii="Garamond" w:hAnsi="Garamond"/>
                <w:szCs w:val="24"/>
              </w:rPr>
              <w:br/>
            </w:r>
            <w:r w:rsidRPr="00FC7A70">
              <w:rPr>
                <w:rFonts w:ascii="Garamond" w:hAnsi="Garamond"/>
                <w:szCs w:val="24"/>
              </w:rPr>
              <w:br/>
            </w:r>
          </w:p>
        </w:tc>
      </w:tr>
    </w:tbl>
    <w:p w14:paraId="7782F7A0"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Relação com os fundos europeus: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7169"/>
      </w:tblGrid>
      <w:tr w:rsidR="000B2E2B" w:rsidRPr="00FC7A70" w14:paraId="265241C6" w14:textId="77777777" w:rsidTr="00073EF1">
        <w:trPr>
          <w:trHeight w:val="540"/>
        </w:trPr>
        <w:tc>
          <w:tcPr>
            <w:tcW w:w="1188" w:type="dxa"/>
            <w:vMerge w:val="restart"/>
          </w:tcPr>
          <w:p w14:paraId="7662A43E"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Não</w:t>
            </w:r>
          </w:p>
        </w:tc>
        <w:tc>
          <w:tcPr>
            <w:tcW w:w="7170" w:type="dxa"/>
          </w:tcPr>
          <w:p w14:paraId="4143C6C0"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p w14:paraId="602C80B3" w14:textId="77777777" w:rsidR="000B2E2B" w:rsidRPr="00FC7A70" w:rsidRDefault="000B2E2B" w:rsidP="00DF7BBF">
            <w:pPr>
              <w:widowControl w:val="0"/>
              <w:spacing w:after="120"/>
              <w:rPr>
                <w:rFonts w:ascii="Garamond" w:eastAsia="Calibri" w:hAnsi="Garamond"/>
                <w:szCs w:val="24"/>
              </w:rPr>
            </w:pPr>
          </w:p>
        </w:tc>
      </w:tr>
      <w:tr w:rsidR="000B2E2B" w:rsidRPr="00FC7A70" w14:paraId="0D82F9E5" w14:textId="77777777" w:rsidTr="00073EF1">
        <w:trPr>
          <w:trHeight w:val="540"/>
        </w:trPr>
        <w:tc>
          <w:tcPr>
            <w:tcW w:w="1188" w:type="dxa"/>
            <w:vMerge/>
          </w:tcPr>
          <w:p w14:paraId="3CB20E3D" w14:textId="77777777" w:rsidR="000B2E2B" w:rsidRPr="00FC7A70" w:rsidRDefault="000B2E2B" w:rsidP="00DF7BBF">
            <w:pPr>
              <w:widowControl w:val="0"/>
              <w:spacing w:after="120"/>
              <w:rPr>
                <w:rFonts w:ascii="Garamond" w:eastAsia="Calibri" w:hAnsi="Garamond"/>
                <w:szCs w:val="24"/>
              </w:rPr>
            </w:pPr>
          </w:p>
        </w:tc>
        <w:tc>
          <w:tcPr>
            <w:tcW w:w="7170" w:type="dxa"/>
          </w:tcPr>
          <w:p w14:paraId="15D914AD"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False</w:t>
            </w:r>
          </w:p>
          <w:p w14:paraId="43FAF482" w14:textId="77777777" w:rsidR="000B2E2B" w:rsidRPr="00FC7A70" w:rsidRDefault="000B2E2B" w:rsidP="00DF7BBF">
            <w:pPr>
              <w:widowControl w:val="0"/>
              <w:spacing w:after="120"/>
              <w:rPr>
                <w:rFonts w:ascii="Garamond" w:eastAsia="Calibri" w:hAnsi="Garamond"/>
                <w:szCs w:val="24"/>
              </w:rPr>
            </w:pPr>
          </w:p>
        </w:tc>
      </w:tr>
      <w:tr w:rsidR="000B2E2B" w:rsidRPr="00FC7A70" w14:paraId="259BD32A" w14:textId="77777777" w:rsidTr="00073EF1">
        <w:trPr>
          <w:trHeight w:val="845"/>
        </w:trPr>
        <w:tc>
          <w:tcPr>
            <w:tcW w:w="1188" w:type="dxa"/>
          </w:tcPr>
          <w:p w14:paraId="74B9716C"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Prazo</w:t>
            </w:r>
          </w:p>
        </w:tc>
        <w:tc>
          <w:tcPr>
            <w:tcW w:w="7170" w:type="dxa"/>
          </w:tcPr>
          <w:p w14:paraId="09413506" w14:textId="77777777" w:rsidR="000B2E2B" w:rsidRPr="00FC7A70" w:rsidRDefault="000B2E2B" w:rsidP="00DF7BBF">
            <w:pPr>
              <w:widowControl w:val="0"/>
              <w:spacing w:after="120"/>
              <w:rPr>
                <w:rFonts w:ascii="Garamond" w:eastAsia="Calibri" w:hAnsi="Garamond"/>
                <w:szCs w:val="24"/>
              </w:rPr>
            </w:pPr>
          </w:p>
        </w:tc>
      </w:tr>
    </w:tbl>
    <w:p w14:paraId="6600BDA2" w14:textId="77777777" w:rsidR="000B2E2B" w:rsidRPr="00FC7A70" w:rsidRDefault="000B2E2B" w:rsidP="00DF7BBF">
      <w:pPr>
        <w:pStyle w:val="PargrafodaLista"/>
        <w:widowControl w:val="0"/>
        <w:numPr>
          <w:ilvl w:val="0"/>
          <w:numId w:val="274"/>
        </w:numPr>
        <w:spacing w:after="120"/>
        <w:ind w:left="426" w:hanging="426"/>
        <w:contextualSpacing w:val="0"/>
        <w:rPr>
          <w:rFonts w:ascii="Garamond" w:hAnsi="Garamond" w:cs="Arial"/>
          <w:szCs w:val="24"/>
        </w:rPr>
      </w:pPr>
      <w:r w:rsidRPr="00FC7A70">
        <w:rPr>
          <w:rFonts w:ascii="Garamond" w:hAnsi="Garamond" w:cs="Arial"/>
          <w:szCs w:val="24"/>
        </w:rPr>
        <w:t>Proposta de nota para a comunicação social:</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7"/>
      </w:tblGrid>
      <w:tr w:rsidR="000B2E2B" w:rsidRPr="00FC7A70" w14:paraId="23B46C9B" w14:textId="77777777" w:rsidTr="00073EF1">
        <w:trPr>
          <w:trHeight w:val="1052"/>
        </w:trPr>
        <w:tc>
          <w:tcPr>
            <w:tcW w:w="8358" w:type="dxa"/>
          </w:tcPr>
          <w:p w14:paraId="4577E5B7"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O Governo aprovou o Código do Licenciamento das Atividades Económicas, que</w:t>
            </w:r>
            <w:r w:rsidRPr="00FC7A70">
              <w:rPr>
                <w:rFonts w:ascii="Garamond" w:hAnsi="Garamond"/>
                <w:szCs w:val="24"/>
              </w:rPr>
              <w:br/>
              <w:t>estabelece um regime jurídico comum para o licenciamento das atividades</w:t>
            </w:r>
            <w:r w:rsidRPr="00FC7A70">
              <w:rPr>
                <w:rFonts w:ascii="Garamond" w:hAnsi="Garamond"/>
                <w:szCs w:val="24"/>
              </w:rPr>
              <w:br/>
              <w:t>industrial, pecuária, de turismo, comércio, serviços e restauração, e revê e</w:t>
            </w:r>
            <w:r w:rsidRPr="00FC7A70">
              <w:rPr>
                <w:rFonts w:ascii="Garamond" w:hAnsi="Garamond"/>
                <w:szCs w:val="24"/>
              </w:rPr>
              <w:br/>
              <w:t>atualiza os seus respetivos regimes de exercício.</w:t>
            </w:r>
            <w:r w:rsidRPr="00FC7A70">
              <w:rPr>
                <w:rFonts w:ascii="Garamond" w:hAnsi="Garamond"/>
                <w:szCs w:val="24"/>
              </w:rPr>
              <w:br/>
            </w:r>
            <w:r w:rsidRPr="00FC7A70">
              <w:rPr>
                <w:rFonts w:ascii="Garamond" w:hAnsi="Garamond"/>
                <w:szCs w:val="24"/>
              </w:rPr>
              <w:br/>
            </w:r>
          </w:p>
        </w:tc>
      </w:tr>
    </w:tbl>
    <w:p w14:paraId="5BB748F4"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21769FE5"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Necessidade de pareceres internos ou consultas externas, realizados ou a realizar:</w:t>
      </w:r>
    </w:p>
    <w:p w14:paraId="5EE0D334" w14:textId="77777777" w:rsidR="000B2E2B" w:rsidRPr="00FC7A70" w:rsidRDefault="000B2E2B" w:rsidP="00DF7BBF">
      <w:pPr>
        <w:pStyle w:val="PargrafodaLista"/>
        <w:widowControl w:val="0"/>
        <w:numPr>
          <w:ilvl w:val="0"/>
          <w:numId w:val="276"/>
        </w:numPr>
        <w:spacing w:after="120"/>
        <w:contextualSpacing w:val="0"/>
        <w:jc w:val="left"/>
        <w:rPr>
          <w:rFonts w:ascii="Garamond" w:hAnsi="Garamond" w:cs="Arial"/>
          <w:szCs w:val="24"/>
        </w:rPr>
      </w:pPr>
      <w:r w:rsidRPr="00FC7A70">
        <w:rPr>
          <w:rFonts w:ascii="Garamond" w:hAnsi="Garamond" w:cs="Arial"/>
          <w:szCs w:val="24"/>
        </w:rPr>
        <w:t>Pareceres internos obrigatórios:</w:t>
      </w:r>
    </w:p>
    <w:p w14:paraId="721368E0" w14:textId="77777777" w:rsidR="000B2E2B" w:rsidRPr="00FC7A70" w:rsidRDefault="000B2E2B" w:rsidP="00DF7BBF">
      <w:pPr>
        <w:widowControl w:val="0"/>
        <w:spacing w:after="120"/>
        <w:rPr>
          <w:rFonts w:ascii="Garamond" w:hAnsi="Garamond" w:cs="Arial"/>
          <w:szCs w:val="24"/>
        </w:rPr>
      </w:pPr>
    </w:p>
    <w:p w14:paraId="6DAB444C" w14:textId="77777777" w:rsidR="000B2E2B" w:rsidRPr="00FC7A70" w:rsidRDefault="000B2E2B" w:rsidP="00DF7BBF">
      <w:pPr>
        <w:widowControl w:val="0"/>
        <w:spacing w:after="120"/>
        <w:rPr>
          <w:rFonts w:ascii="Garamond" w:hAnsi="Garamond" w:cs="Arial"/>
          <w:szCs w:val="24"/>
        </w:rPr>
      </w:pPr>
      <w:r w:rsidRPr="00FC7A70">
        <w:rPr>
          <w:rFonts w:ascii="Garamond" w:hAnsi="Garamond" w:cs="Arial"/>
          <w:szCs w:val="24"/>
        </w:rPr>
        <w:t>[preencher com um “</w:t>
      </w:r>
      <w:r w:rsidRPr="00FC7A70">
        <w:rPr>
          <w:rFonts w:ascii="Garamond" w:hAnsi="Garamond" w:cs="Arial"/>
          <w:i/>
          <w:iCs/>
          <w:szCs w:val="24"/>
        </w:rPr>
        <w:t>X</w:t>
      </w:r>
      <w:r w:rsidRPr="00FC7A70">
        <w:rPr>
          <w:rFonts w:ascii="Garamond" w:hAnsi="Garamond" w:cs="Arial"/>
          <w:szCs w:val="24"/>
        </w:rPr>
        <w:t>” no(s) quadro(s) aplicável(is). Inserir datas no formato “DD-MM-AAAA”]</w:t>
      </w:r>
    </w:p>
    <w:p w14:paraId="5E67F93D" w14:textId="77777777" w:rsidR="000B2E2B" w:rsidRPr="00FC7A70" w:rsidRDefault="000B2E2B" w:rsidP="00DF7BBF">
      <w:pPr>
        <w:widowControl w:val="0"/>
        <w:spacing w:after="120"/>
        <w:rPr>
          <w:rFonts w:ascii="Garamond" w:hAnsi="Garamond" w:cs="Arial"/>
          <w:szCs w:val="24"/>
        </w:rPr>
      </w:pPr>
    </w:p>
    <w:tbl>
      <w:tblPr>
        <w:tblpPr w:leftFromText="141" w:rightFromText="141" w:vertAnchor="text" w:horzAnchor="margin" w:tblpY="-1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1393"/>
        <w:gridCol w:w="1393"/>
        <w:gridCol w:w="1393"/>
        <w:gridCol w:w="1393"/>
        <w:gridCol w:w="1394"/>
      </w:tblGrid>
      <w:tr w:rsidR="000B2E2B" w:rsidRPr="00FC7A70" w14:paraId="49EC78FF" w14:textId="77777777" w:rsidTr="00073EF1">
        <w:trPr>
          <w:trHeight w:val="251"/>
        </w:trPr>
        <w:tc>
          <w:tcPr>
            <w:tcW w:w="1454" w:type="dxa"/>
            <w:vAlign w:val="center"/>
          </w:tcPr>
          <w:p w14:paraId="55D18D13"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Entidades</w:t>
            </w:r>
          </w:p>
        </w:tc>
        <w:tc>
          <w:tcPr>
            <w:tcW w:w="1393" w:type="dxa"/>
            <w:vAlign w:val="center"/>
          </w:tcPr>
          <w:p w14:paraId="631DEBAA"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Sim</w:t>
            </w:r>
          </w:p>
        </w:tc>
        <w:tc>
          <w:tcPr>
            <w:tcW w:w="1393" w:type="dxa"/>
            <w:vAlign w:val="center"/>
          </w:tcPr>
          <w:p w14:paraId="0DE6C9D4"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Não</w:t>
            </w:r>
          </w:p>
        </w:tc>
        <w:tc>
          <w:tcPr>
            <w:tcW w:w="1393" w:type="dxa"/>
            <w:vAlign w:val="center"/>
          </w:tcPr>
          <w:p w14:paraId="69D98129"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Início</w:t>
            </w:r>
          </w:p>
        </w:tc>
        <w:tc>
          <w:tcPr>
            <w:tcW w:w="1393" w:type="dxa"/>
            <w:vAlign w:val="center"/>
          </w:tcPr>
          <w:p w14:paraId="583CF61B"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Fim</w:t>
            </w:r>
          </w:p>
        </w:tc>
        <w:tc>
          <w:tcPr>
            <w:tcW w:w="1394" w:type="dxa"/>
            <w:vAlign w:val="center"/>
          </w:tcPr>
          <w:p w14:paraId="35BA5F72"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Obs.</w:t>
            </w:r>
          </w:p>
        </w:tc>
      </w:tr>
      <w:tr w:rsidR="000B2E2B" w:rsidRPr="00FC7A70" w14:paraId="4E9A66D1" w14:textId="77777777" w:rsidTr="00073EF1">
        <w:tc>
          <w:tcPr>
            <w:tcW w:w="1454" w:type="dxa"/>
          </w:tcPr>
          <w:p w14:paraId="0FEAADA6"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Gabinete Min. Adjunto e da Reforma do Estado</w:t>
            </w:r>
          </w:p>
        </w:tc>
        <w:tc>
          <w:tcPr>
            <w:tcW w:w="1393" w:type="dxa"/>
          </w:tcPr>
          <w:p w14:paraId="39147912" w14:textId="77777777" w:rsidR="000B2E2B" w:rsidRPr="00FC7A70" w:rsidRDefault="000B2E2B" w:rsidP="00DF7BBF">
            <w:pPr>
              <w:widowControl w:val="0"/>
              <w:spacing w:after="120"/>
              <w:rPr>
                <w:rFonts w:ascii="Garamond" w:hAnsi="Garamond"/>
                <w:szCs w:val="24"/>
              </w:rPr>
            </w:pPr>
          </w:p>
        </w:tc>
        <w:tc>
          <w:tcPr>
            <w:tcW w:w="1393" w:type="dxa"/>
          </w:tcPr>
          <w:p w14:paraId="6175711E"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X</w:t>
            </w:r>
          </w:p>
        </w:tc>
        <w:tc>
          <w:tcPr>
            <w:tcW w:w="1393" w:type="dxa"/>
          </w:tcPr>
          <w:p w14:paraId="718173F9" w14:textId="77777777" w:rsidR="000B2E2B" w:rsidRPr="00FC7A70" w:rsidRDefault="000B2E2B" w:rsidP="00DF7BBF">
            <w:pPr>
              <w:widowControl w:val="0"/>
              <w:spacing w:after="120"/>
              <w:rPr>
                <w:rFonts w:ascii="Garamond" w:hAnsi="Garamond"/>
                <w:szCs w:val="24"/>
              </w:rPr>
            </w:pPr>
          </w:p>
        </w:tc>
        <w:tc>
          <w:tcPr>
            <w:tcW w:w="1393" w:type="dxa"/>
          </w:tcPr>
          <w:p w14:paraId="0E4AFCC3" w14:textId="77777777" w:rsidR="000B2E2B" w:rsidRPr="00FC7A70" w:rsidRDefault="000B2E2B" w:rsidP="00DF7BBF">
            <w:pPr>
              <w:widowControl w:val="0"/>
              <w:spacing w:after="120"/>
              <w:rPr>
                <w:rFonts w:ascii="Garamond" w:hAnsi="Garamond"/>
                <w:szCs w:val="24"/>
              </w:rPr>
            </w:pPr>
          </w:p>
        </w:tc>
        <w:tc>
          <w:tcPr>
            <w:tcW w:w="1394" w:type="dxa"/>
          </w:tcPr>
          <w:p w14:paraId="6DCF8E7E" w14:textId="77777777" w:rsidR="000B2E2B" w:rsidRPr="00FC7A70" w:rsidRDefault="000B2E2B" w:rsidP="00DF7BBF">
            <w:pPr>
              <w:widowControl w:val="0"/>
              <w:spacing w:after="120"/>
              <w:rPr>
                <w:rFonts w:ascii="Garamond" w:hAnsi="Garamond"/>
                <w:szCs w:val="24"/>
              </w:rPr>
            </w:pPr>
          </w:p>
        </w:tc>
      </w:tr>
      <w:tr w:rsidR="000B2E2B" w:rsidRPr="00FC7A70" w14:paraId="4FC8DBB4" w14:textId="77777777" w:rsidTr="00073EF1">
        <w:tc>
          <w:tcPr>
            <w:tcW w:w="1454" w:type="dxa"/>
          </w:tcPr>
          <w:p w14:paraId="14674143"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Gabinete Min. da Presidência</w:t>
            </w:r>
          </w:p>
        </w:tc>
        <w:tc>
          <w:tcPr>
            <w:tcW w:w="1393" w:type="dxa"/>
          </w:tcPr>
          <w:p w14:paraId="583F58F1" w14:textId="77777777" w:rsidR="000B2E2B" w:rsidRPr="00FC7A70" w:rsidRDefault="000B2E2B" w:rsidP="00DF7BBF">
            <w:pPr>
              <w:widowControl w:val="0"/>
              <w:spacing w:after="120"/>
              <w:rPr>
                <w:rFonts w:ascii="Garamond" w:hAnsi="Garamond"/>
                <w:szCs w:val="24"/>
              </w:rPr>
            </w:pPr>
          </w:p>
        </w:tc>
        <w:tc>
          <w:tcPr>
            <w:tcW w:w="1393" w:type="dxa"/>
          </w:tcPr>
          <w:p w14:paraId="1143F8D5"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X</w:t>
            </w:r>
          </w:p>
        </w:tc>
        <w:tc>
          <w:tcPr>
            <w:tcW w:w="1393" w:type="dxa"/>
          </w:tcPr>
          <w:p w14:paraId="77ADD0B4" w14:textId="77777777" w:rsidR="000B2E2B" w:rsidRPr="00FC7A70" w:rsidRDefault="000B2E2B" w:rsidP="00DF7BBF">
            <w:pPr>
              <w:widowControl w:val="0"/>
              <w:spacing w:after="120"/>
              <w:rPr>
                <w:rFonts w:ascii="Garamond" w:hAnsi="Garamond"/>
                <w:szCs w:val="24"/>
              </w:rPr>
            </w:pPr>
          </w:p>
        </w:tc>
        <w:tc>
          <w:tcPr>
            <w:tcW w:w="1393" w:type="dxa"/>
          </w:tcPr>
          <w:p w14:paraId="622C749C" w14:textId="77777777" w:rsidR="000B2E2B" w:rsidRPr="00FC7A70" w:rsidRDefault="000B2E2B" w:rsidP="00DF7BBF">
            <w:pPr>
              <w:widowControl w:val="0"/>
              <w:spacing w:after="120"/>
              <w:rPr>
                <w:rFonts w:ascii="Garamond" w:hAnsi="Garamond"/>
                <w:szCs w:val="24"/>
              </w:rPr>
            </w:pPr>
          </w:p>
        </w:tc>
        <w:tc>
          <w:tcPr>
            <w:tcW w:w="1394" w:type="dxa"/>
          </w:tcPr>
          <w:p w14:paraId="5E82822D" w14:textId="77777777" w:rsidR="000B2E2B" w:rsidRPr="00FC7A70" w:rsidRDefault="000B2E2B" w:rsidP="00DF7BBF">
            <w:pPr>
              <w:widowControl w:val="0"/>
              <w:spacing w:after="120"/>
              <w:rPr>
                <w:rFonts w:ascii="Garamond" w:hAnsi="Garamond"/>
                <w:szCs w:val="24"/>
              </w:rPr>
            </w:pPr>
          </w:p>
        </w:tc>
      </w:tr>
      <w:tr w:rsidR="000B2E2B" w:rsidRPr="00FC7A70" w14:paraId="630D0493" w14:textId="77777777" w:rsidTr="00073EF1">
        <w:tc>
          <w:tcPr>
            <w:tcW w:w="1454" w:type="dxa"/>
          </w:tcPr>
          <w:p w14:paraId="67A15CAF"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Gabinete Min. de Estado e das Finanças</w:t>
            </w:r>
          </w:p>
        </w:tc>
        <w:tc>
          <w:tcPr>
            <w:tcW w:w="1393" w:type="dxa"/>
          </w:tcPr>
          <w:p w14:paraId="346D8CAD" w14:textId="77777777" w:rsidR="000B2E2B" w:rsidRPr="00FC7A70" w:rsidRDefault="000B2E2B" w:rsidP="00DF7BBF">
            <w:pPr>
              <w:widowControl w:val="0"/>
              <w:spacing w:after="120"/>
              <w:rPr>
                <w:rFonts w:ascii="Garamond" w:hAnsi="Garamond"/>
                <w:szCs w:val="24"/>
              </w:rPr>
            </w:pPr>
          </w:p>
        </w:tc>
        <w:tc>
          <w:tcPr>
            <w:tcW w:w="1393" w:type="dxa"/>
          </w:tcPr>
          <w:p w14:paraId="69BAA049"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X</w:t>
            </w:r>
          </w:p>
        </w:tc>
        <w:tc>
          <w:tcPr>
            <w:tcW w:w="1393" w:type="dxa"/>
          </w:tcPr>
          <w:p w14:paraId="37A40FC0" w14:textId="77777777" w:rsidR="000B2E2B" w:rsidRPr="00FC7A70" w:rsidRDefault="000B2E2B" w:rsidP="00DF7BBF">
            <w:pPr>
              <w:widowControl w:val="0"/>
              <w:spacing w:after="120"/>
              <w:rPr>
                <w:rFonts w:ascii="Garamond" w:hAnsi="Garamond"/>
                <w:szCs w:val="24"/>
              </w:rPr>
            </w:pPr>
          </w:p>
        </w:tc>
        <w:tc>
          <w:tcPr>
            <w:tcW w:w="1393" w:type="dxa"/>
          </w:tcPr>
          <w:p w14:paraId="2BFCFC90" w14:textId="77777777" w:rsidR="000B2E2B" w:rsidRPr="00FC7A70" w:rsidRDefault="000B2E2B" w:rsidP="00DF7BBF">
            <w:pPr>
              <w:widowControl w:val="0"/>
              <w:spacing w:after="120"/>
              <w:rPr>
                <w:rFonts w:ascii="Garamond" w:hAnsi="Garamond"/>
                <w:szCs w:val="24"/>
              </w:rPr>
            </w:pPr>
          </w:p>
        </w:tc>
        <w:tc>
          <w:tcPr>
            <w:tcW w:w="1394" w:type="dxa"/>
          </w:tcPr>
          <w:p w14:paraId="2371E28D" w14:textId="77777777" w:rsidR="000B2E2B" w:rsidRPr="00FC7A70" w:rsidRDefault="000B2E2B" w:rsidP="00DF7BBF">
            <w:pPr>
              <w:widowControl w:val="0"/>
              <w:spacing w:after="120"/>
              <w:rPr>
                <w:rFonts w:ascii="Garamond" w:hAnsi="Garamond"/>
                <w:szCs w:val="24"/>
              </w:rPr>
            </w:pPr>
          </w:p>
        </w:tc>
      </w:tr>
      <w:tr w:rsidR="000B2E2B" w:rsidRPr="00FC7A70" w14:paraId="1A0A3CA3" w14:textId="77777777" w:rsidTr="00073EF1">
        <w:tc>
          <w:tcPr>
            <w:tcW w:w="1454" w:type="dxa"/>
          </w:tcPr>
          <w:p w14:paraId="057574F1"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Gabinete Min. dos Negócios Estrangeiros</w:t>
            </w:r>
          </w:p>
        </w:tc>
        <w:tc>
          <w:tcPr>
            <w:tcW w:w="1393" w:type="dxa"/>
          </w:tcPr>
          <w:p w14:paraId="0613E67F" w14:textId="77777777" w:rsidR="000B2E2B" w:rsidRPr="00FC7A70" w:rsidRDefault="000B2E2B" w:rsidP="00DF7BBF">
            <w:pPr>
              <w:widowControl w:val="0"/>
              <w:spacing w:after="120"/>
              <w:rPr>
                <w:rFonts w:ascii="Garamond" w:hAnsi="Garamond"/>
                <w:szCs w:val="24"/>
              </w:rPr>
            </w:pPr>
          </w:p>
        </w:tc>
        <w:tc>
          <w:tcPr>
            <w:tcW w:w="1393" w:type="dxa"/>
          </w:tcPr>
          <w:p w14:paraId="447E384E"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X</w:t>
            </w:r>
          </w:p>
        </w:tc>
        <w:tc>
          <w:tcPr>
            <w:tcW w:w="1393" w:type="dxa"/>
          </w:tcPr>
          <w:p w14:paraId="3942DB95" w14:textId="77777777" w:rsidR="000B2E2B" w:rsidRPr="00FC7A70" w:rsidRDefault="000B2E2B" w:rsidP="00DF7BBF">
            <w:pPr>
              <w:widowControl w:val="0"/>
              <w:spacing w:after="120"/>
              <w:rPr>
                <w:rFonts w:ascii="Garamond" w:hAnsi="Garamond"/>
                <w:szCs w:val="24"/>
              </w:rPr>
            </w:pPr>
          </w:p>
        </w:tc>
        <w:tc>
          <w:tcPr>
            <w:tcW w:w="1393" w:type="dxa"/>
          </w:tcPr>
          <w:p w14:paraId="54EEB566" w14:textId="77777777" w:rsidR="000B2E2B" w:rsidRPr="00FC7A70" w:rsidRDefault="000B2E2B" w:rsidP="00DF7BBF">
            <w:pPr>
              <w:widowControl w:val="0"/>
              <w:spacing w:after="120"/>
              <w:rPr>
                <w:rFonts w:ascii="Garamond" w:hAnsi="Garamond"/>
                <w:szCs w:val="24"/>
              </w:rPr>
            </w:pPr>
          </w:p>
        </w:tc>
        <w:tc>
          <w:tcPr>
            <w:tcW w:w="1394" w:type="dxa"/>
          </w:tcPr>
          <w:p w14:paraId="64B1F4D3" w14:textId="77777777" w:rsidR="000B2E2B" w:rsidRPr="00FC7A70" w:rsidRDefault="000B2E2B" w:rsidP="00DF7BBF">
            <w:pPr>
              <w:widowControl w:val="0"/>
              <w:spacing w:after="120"/>
              <w:rPr>
                <w:rFonts w:ascii="Garamond" w:hAnsi="Garamond"/>
                <w:szCs w:val="24"/>
              </w:rPr>
            </w:pPr>
          </w:p>
        </w:tc>
      </w:tr>
      <w:tr w:rsidR="000B2E2B" w:rsidRPr="00FC7A70" w14:paraId="51D42DC1" w14:textId="77777777" w:rsidTr="00073EF1">
        <w:tc>
          <w:tcPr>
            <w:tcW w:w="1454" w:type="dxa"/>
          </w:tcPr>
          <w:p w14:paraId="15C507F8"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Gabinete Sec. Est. da Presidência</w:t>
            </w:r>
          </w:p>
        </w:tc>
        <w:tc>
          <w:tcPr>
            <w:tcW w:w="1393" w:type="dxa"/>
          </w:tcPr>
          <w:p w14:paraId="42CF64E6" w14:textId="77777777" w:rsidR="000B2E2B" w:rsidRPr="00FC7A70" w:rsidRDefault="000B2E2B" w:rsidP="00DF7BBF">
            <w:pPr>
              <w:widowControl w:val="0"/>
              <w:spacing w:after="120"/>
              <w:rPr>
                <w:rFonts w:ascii="Garamond" w:hAnsi="Garamond"/>
                <w:szCs w:val="24"/>
              </w:rPr>
            </w:pPr>
          </w:p>
        </w:tc>
        <w:tc>
          <w:tcPr>
            <w:tcW w:w="1393" w:type="dxa"/>
          </w:tcPr>
          <w:p w14:paraId="295EA10D"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X</w:t>
            </w:r>
          </w:p>
        </w:tc>
        <w:tc>
          <w:tcPr>
            <w:tcW w:w="1393" w:type="dxa"/>
          </w:tcPr>
          <w:p w14:paraId="2E552CDE" w14:textId="77777777" w:rsidR="000B2E2B" w:rsidRPr="00FC7A70" w:rsidRDefault="000B2E2B" w:rsidP="00DF7BBF">
            <w:pPr>
              <w:widowControl w:val="0"/>
              <w:spacing w:after="120"/>
              <w:rPr>
                <w:rFonts w:ascii="Garamond" w:hAnsi="Garamond"/>
                <w:szCs w:val="24"/>
              </w:rPr>
            </w:pPr>
          </w:p>
        </w:tc>
        <w:tc>
          <w:tcPr>
            <w:tcW w:w="1393" w:type="dxa"/>
          </w:tcPr>
          <w:p w14:paraId="14A6FC85" w14:textId="77777777" w:rsidR="000B2E2B" w:rsidRPr="00FC7A70" w:rsidRDefault="000B2E2B" w:rsidP="00DF7BBF">
            <w:pPr>
              <w:widowControl w:val="0"/>
              <w:spacing w:after="120"/>
              <w:rPr>
                <w:rFonts w:ascii="Garamond" w:hAnsi="Garamond"/>
                <w:szCs w:val="24"/>
              </w:rPr>
            </w:pPr>
          </w:p>
        </w:tc>
        <w:tc>
          <w:tcPr>
            <w:tcW w:w="1394" w:type="dxa"/>
          </w:tcPr>
          <w:p w14:paraId="653232CF" w14:textId="77777777" w:rsidR="000B2E2B" w:rsidRPr="00FC7A70" w:rsidRDefault="000B2E2B" w:rsidP="00DF7BBF">
            <w:pPr>
              <w:widowControl w:val="0"/>
              <w:spacing w:after="120"/>
              <w:rPr>
                <w:rFonts w:ascii="Garamond" w:hAnsi="Garamond"/>
                <w:szCs w:val="24"/>
              </w:rPr>
            </w:pPr>
          </w:p>
        </w:tc>
      </w:tr>
    </w:tbl>
    <w:p w14:paraId="53EC16EF" w14:textId="77777777" w:rsidR="000B2E2B" w:rsidRPr="00FC7A70" w:rsidRDefault="000B2E2B" w:rsidP="00DF7BBF">
      <w:pPr>
        <w:pStyle w:val="PargrafodaLista"/>
        <w:widowControl w:val="0"/>
        <w:numPr>
          <w:ilvl w:val="0"/>
          <w:numId w:val="276"/>
        </w:numPr>
        <w:spacing w:after="120"/>
        <w:contextualSpacing w:val="0"/>
        <w:jc w:val="left"/>
        <w:rPr>
          <w:rFonts w:ascii="Garamond" w:hAnsi="Garamond" w:cs="Arial"/>
          <w:szCs w:val="24"/>
        </w:rPr>
      </w:pPr>
      <w:bookmarkStart w:id="1744" w:name="Audicoes"/>
      <w:bookmarkEnd w:id="1744"/>
      <w:r w:rsidRPr="00FC7A70">
        <w:rPr>
          <w:rFonts w:ascii="Garamond" w:hAnsi="Garamond" w:cs="Arial"/>
          <w:szCs w:val="24"/>
        </w:rPr>
        <w:t xml:space="preserve">Audições a realizar após deliberação em RSE (identificar): </w:t>
      </w:r>
    </w:p>
    <w:tbl>
      <w:tblPr>
        <w:tblpPr w:leftFromText="141" w:rightFromText="141" w:vertAnchor="text" w:horzAnchor="margin" w:tblpY="5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1650"/>
        <w:gridCol w:w="1021"/>
        <w:gridCol w:w="900"/>
        <w:gridCol w:w="1341"/>
        <w:gridCol w:w="1885"/>
      </w:tblGrid>
      <w:tr w:rsidR="000B2E2B" w:rsidRPr="00FC7A70" w14:paraId="0EA35F08" w14:textId="77777777" w:rsidTr="00073EF1">
        <w:trPr>
          <w:trHeight w:val="2259"/>
        </w:trPr>
        <w:tc>
          <w:tcPr>
            <w:tcW w:w="1707" w:type="dxa"/>
            <w:vAlign w:val="center"/>
          </w:tcPr>
          <w:p w14:paraId="2338B627"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Obrigatórias</w:t>
            </w:r>
          </w:p>
        </w:tc>
        <w:tc>
          <w:tcPr>
            <w:tcW w:w="1660" w:type="dxa"/>
            <w:vAlign w:val="center"/>
          </w:tcPr>
          <w:p w14:paraId="51B0BC26"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Facultativas</w:t>
            </w:r>
          </w:p>
        </w:tc>
        <w:tc>
          <w:tcPr>
            <w:tcW w:w="1029" w:type="dxa"/>
            <w:vAlign w:val="center"/>
          </w:tcPr>
          <w:p w14:paraId="042EF0AC"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Início</w:t>
            </w:r>
          </w:p>
        </w:tc>
        <w:tc>
          <w:tcPr>
            <w:tcW w:w="909" w:type="dxa"/>
          </w:tcPr>
          <w:p w14:paraId="17D3BB6C" w14:textId="77777777" w:rsidR="000B2E2B" w:rsidRPr="00FC7A70" w:rsidRDefault="000B2E2B" w:rsidP="00DF7BBF">
            <w:pPr>
              <w:widowControl w:val="0"/>
              <w:spacing w:after="120"/>
              <w:jc w:val="center"/>
              <w:rPr>
                <w:rFonts w:ascii="Garamond" w:eastAsia="Calibri" w:hAnsi="Garamond"/>
                <w:szCs w:val="24"/>
              </w:rPr>
            </w:pPr>
          </w:p>
          <w:p w14:paraId="30C9D5E8" w14:textId="77777777" w:rsidR="000B2E2B" w:rsidRPr="00FC7A70" w:rsidRDefault="000B2E2B" w:rsidP="00DF7BBF">
            <w:pPr>
              <w:widowControl w:val="0"/>
              <w:spacing w:after="120"/>
              <w:jc w:val="center"/>
              <w:rPr>
                <w:rFonts w:ascii="Garamond" w:eastAsia="Calibri" w:hAnsi="Garamond"/>
                <w:szCs w:val="24"/>
              </w:rPr>
            </w:pPr>
          </w:p>
          <w:p w14:paraId="4A1FFD8C"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Fim</w:t>
            </w:r>
          </w:p>
        </w:tc>
        <w:tc>
          <w:tcPr>
            <w:tcW w:w="1154" w:type="dxa"/>
          </w:tcPr>
          <w:p w14:paraId="484EBCA6" w14:textId="77777777" w:rsidR="000B2E2B" w:rsidRPr="00FC7A70" w:rsidRDefault="000B2E2B" w:rsidP="00DF7BBF">
            <w:pPr>
              <w:widowControl w:val="0"/>
              <w:spacing w:after="120"/>
              <w:jc w:val="center"/>
              <w:rPr>
                <w:rFonts w:ascii="Garamond" w:eastAsia="Calibri" w:hAnsi="Garamond"/>
                <w:szCs w:val="24"/>
              </w:rPr>
            </w:pPr>
          </w:p>
          <w:p w14:paraId="0FA80F83" w14:textId="77777777" w:rsidR="000B2E2B" w:rsidRPr="00FC7A70" w:rsidRDefault="000B2E2B" w:rsidP="00DF7BBF">
            <w:pPr>
              <w:widowControl w:val="0"/>
              <w:spacing w:after="120"/>
              <w:jc w:val="center"/>
              <w:rPr>
                <w:rFonts w:ascii="Garamond" w:eastAsia="Calibri" w:hAnsi="Garamond"/>
                <w:szCs w:val="24"/>
              </w:rPr>
            </w:pPr>
          </w:p>
          <w:p w14:paraId="3D67DAF3"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Entidade</w:t>
            </w:r>
          </w:p>
        </w:tc>
        <w:tc>
          <w:tcPr>
            <w:tcW w:w="1900" w:type="dxa"/>
          </w:tcPr>
          <w:p w14:paraId="54476542" w14:textId="77777777" w:rsidR="000B2E2B" w:rsidRPr="00FC7A70" w:rsidRDefault="000B2E2B" w:rsidP="00DF7BBF">
            <w:pPr>
              <w:widowControl w:val="0"/>
              <w:spacing w:after="120"/>
              <w:jc w:val="center"/>
              <w:rPr>
                <w:rFonts w:ascii="Garamond" w:eastAsia="Calibri" w:hAnsi="Garamond"/>
                <w:szCs w:val="24"/>
              </w:rPr>
            </w:pPr>
          </w:p>
          <w:p w14:paraId="52046BAB"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Norma que exige a audição (audições obrigatórias)</w:t>
            </w:r>
          </w:p>
        </w:tc>
      </w:tr>
      <w:tr w:rsidR="000B2E2B" w:rsidRPr="00FC7A70" w14:paraId="1A0C6A90" w14:textId="77777777" w:rsidTr="00073EF1">
        <w:tc>
          <w:tcPr>
            <w:tcW w:w="1707" w:type="dxa"/>
          </w:tcPr>
          <w:p w14:paraId="2C817C91"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1660" w:type="dxa"/>
          </w:tcPr>
          <w:p w14:paraId="7E94852A"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p>
        </w:tc>
        <w:tc>
          <w:tcPr>
            <w:tcW w:w="1029" w:type="dxa"/>
          </w:tcPr>
          <w:p w14:paraId="22C588D5" w14:textId="77777777" w:rsidR="000B2E2B" w:rsidRPr="00FC7A70" w:rsidRDefault="000B2E2B" w:rsidP="00DF7BBF">
            <w:pPr>
              <w:widowControl w:val="0"/>
              <w:spacing w:after="120"/>
              <w:rPr>
                <w:rFonts w:ascii="Garamond" w:hAnsi="Garamond"/>
                <w:szCs w:val="24"/>
              </w:rPr>
            </w:pPr>
          </w:p>
        </w:tc>
        <w:tc>
          <w:tcPr>
            <w:tcW w:w="909" w:type="dxa"/>
          </w:tcPr>
          <w:p w14:paraId="0F1F0E80" w14:textId="77777777" w:rsidR="000B2E2B" w:rsidRPr="00FC7A70" w:rsidRDefault="000B2E2B" w:rsidP="00DF7BBF">
            <w:pPr>
              <w:widowControl w:val="0"/>
              <w:spacing w:after="120"/>
              <w:rPr>
                <w:rFonts w:ascii="Garamond" w:hAnsi="Garamond"/>
                <w:szCs w:val="24"/>
              </w:rPr>
            </w:pPr>
          </w:p>
        </w:tc>
        <w:tc>
          <w:tcPr>
            <w:tcW w:w="1154" w:type="dxa"/>
          </w:tcPr>
          <w:p w14:paraId="357C040A"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Regiões Autónomas da Madeira e dos Açores</w:t>
            </w:r>
          </w:p>
        </w:tc>
        <w:tc>
          <w:tcPr>
            <w:tcW w:w="1900" w:type="dxa"/>
          </w:tcPr>
          <w:p w14:paraId="71B3CEAB"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Artigo 2.º da Lei n.º 40/96, de 31 de agosto</w:t>
            </w:r>
          </w:p>
        </w:tc>
      </w:tr>
      <w:tr w:rsidR="000B2E2B" w:rsidRPr="00FC7A70" w14:paraId="3785F299" w14:textId="77777777" w:rsidTr="00073EF1">
        <w:tc>
          <w:tcPr>
            <w:tcW w:w="1707" w:type="dxa"/>
          </w:tcPr>
          <w:p w14:paraId="6960D447"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1660" w:type="dxa"/>
          </w:tcPr>
          <w:p w14:paraId="42BC89F3"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p>
        </w:tc>
        <w:tc>
          <w:tcPr>
            <w:tcW w:w="1029" w:type="dxa"/>
          </w:tcPr>
          <w:p w14:paraId="5605072B" w14:textId="77777777" w:rsidR="000B2E2B" w:rsidRPr="00FC7A70" w:rsidRDefault="000B2E2B" w:rsidP="00DF7BBF">
            <w:pPr>
              <w:widowControl w:val="0"/>
              <w:spacing w:after="120"/>
              <w:rPr>
                <w:rFonts w:ascii="Garamond" w:hAnsi="Garamond"/>
                <w:szCs w:val="24"/>
              </w:rPr>
            </w:pPr>
          </w:p>
        </w:tc>
        <w:tc>
          <w:tcPr>
            <w:tcW w:w="909" w:type="dxa"/>
          </w:tcPr>
          <w:p w14:paraId="19F0D8EF" w14:textId="77777777" w:rsidR="000B2E2B" w:rsidRPr="00FC7A70" w:rsidRDefault="000B2E2B" w:rsidP="00DF7BBF">
            <w:pPr>
              <w:widowControl w:val="0"/>
              <w:spacing w:after="120"/>
              <w:rPr>
                <w:rFonts w:ascii="Garamond" w:hAnsi="Garamond"/>
                <w:szCs w:val="24"/>
              </w:rPr>
            </w:pPr>
          </w:p>
        </w:tc>
        <w:tc>
          <w:tcPr>
            <w:tcW w:w="1154" w:type="dxa"/>
          </w:tcPr>
          <w:p w14:paraId="47BF1A45"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Associação Nacional de Municípios Portugueses e Associação Nacional de Freguesias</w:t>
            </w:r>
          </w:p>
        </w:tc>
        <w:tc>
          <w:tcPr>
            <w:tcW w:w="1900" w:type="dxa"/>
          </w:tcPr>
          <w:p w14:paraId="095FB3EB"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Artigo 4.º, n.º 1, alínea a) da Lei n.º 54/98, de 18 de Agosto</w:t>
            </w:r>
          </w:p>
        </w:tc>
      </w:tr>
      <w:tr w:rsidR="000B2E2B" w:rsidRPr="00FC7A70" w14:paraId="59ABBC83" w14:textId="77777777" w:rsidTr="00073EF1">
        <w:tc>
          <w:tcPr>
            <w:tcW w:w="1707" w:type="dxa"/>
          </w:tcPr>
          <w:p w14:paraId="28B8A236"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1660" w:type="dxa"/>
          </w:tcPr>
          <w:p w14:paraId="4E33C829"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p>
        </w:tc>
        <w:tc>
          <w:tcPr>
            <w:tcW w:w="1029" w:type="dxa"/>
          </w:tcPr>
          <w:p w14:paraId="33929EDE" w14:textId="77777777" w:rsidR="000B2E2B" w:rsidRPr="00FC7A70" w:rsidRDefault="000B2E2B" w:rsidP="00DF7BBF">
            <w:pPr>
              <w:widowControl w:val="0"/>
              <w:spacing w:after="120"/>
              <w:rPr>
                <w:rFonts w:ascii="Garamond" w:hAnsi="Garamond"/>
                <w:szCs w:val="24"/>
              </w:rPr>
            </w:pPr>
          </w:p>
        </w:tc>
        <w:tc>
          <w:tcPr>
            <w:tcW w:w="909" w:type="dxa"/>
          </w:tcPr>
          <w:p w14:paraId="1AE5798D" w14:textId="77777777" w:rsidR="000B2E2B" w:rsidRPr="00FC7A70" w:rsidRDefault="000B2E2B" w:rsidP="00DF7BBF">
            <w:pPr>
              <w:widowControl w:val="0"/>
              <w:spacing w:after="120"/>
              <w:rPr>
                <w:rFonts w:ascii="Garamond" w:hAnsi="Garamond"/>
                <w:szCs w:val="24"/>
              </w:rPr>
            </w:pPr>
          </w:p>
        </w:tc>
        <w:tc>
          <w:tcPr>
            <w:tcW w:w="1154" w:type="dxa"/>
          </w:tcPr>
          <w:p w14:paraId="7074D3F6"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Conselho Nacional do Consumo</w:t>
            </w:r>
          </w:p>
        </w:tc>
        <w:tc>
          <w:tcPr>
            <w:tcW w:w="1900" w:type="dxa"/>
          </w:tcPr>
          <w:p w14:paraId="4CF477FB"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Artigo 22.º, n.º 2, alínea b) da  Lei n.º 24/96, de 31 de julho</w:t>
            </w:r>
          </w:p>
        </w:tc>
      </w:tr>
    </w:tbl>
    <w:p w14:paraId="2C6BCFBF" w14:textId="77777777" w:rsidR="000B2E2B" w:rsidRPr="00FC7A70" w:rsidRDefault="000B2E2B" w:rsidP="00DF7BBF">
      <w:pPr>
        <w:widowControl w:val="0"/>
        <w:spacing w:after="120"/>
        <w:rPr>
          <w:rFonts w:ascii="Garamond" w:hAnsi="Garamond" w:cs="Arial"/>
          <w:szCs w:val="24"/>
        </w:rPr>
      </w:pPr>
      <w:r w:rsidRPr="00FC7A70">
        <w:rPr>
          <w:rFonts w:ascii="Garamond" w:hAnsi="Garamond" w:cs="Arial"/>
          <w:szCs w:val="24"/>
        </w:rPr>
        <w:t>[acrescentar ou eliminar linhas conforme necessário. Inserir datas no formato “DD-MM-AAAA”]</w:t>
      </w:r>
    </w:p>
    <w:p w14:paraId="3F0DAA47" w14:textId="77777777" w:rsidR="000B2E2B" w:rsidRPr="00FC7A70" w:rsidRDefault="000B2E2B" w:rsidP="00DF7BBF">
      <w:pPr>
        <w:widowControl w:val="0"/>
        <w:spacing w:after="120"/>
        <w:rPr>
          <w:rFonts w:ascii="Garamond" w:hAnsi="Garamond" w:cs="Arial"/>
          <w:szCs w:val="24"/>
        </w:rPr>
      </w:pPr>
    </w:p>
    <w:p w14:paraId="0A4A421C"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5DD6D741"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Identificação expressa da legislação a alterar ou a revogar:</w:t>
      </w:r>
    </w:p>
    <w:p w14:paraId="160CC377" w14:textId="77777777" w:rsidR="000B2E2B" w:rsidRPr="00FC7A70" w:rsidRDefault="000B2E2B" w:rsidP="00DF7BBF">
      <w:pPr>
        <w:widowControl w:val="0"/>
        <w:spacing w:after="120"/>
        <w:rPr>
          <w:rFonts w:ascii="Garamond" w:hAnsi="Garamond" w:cs="Arial"/>
          <w:szCs w:val="24"/>
        </w:rPr>
      </w:pPr>
      <w:r w:rsidRPr="00FC7A70">
        <w:rPr>
          <w:rFonts w:ascii="Garamond" w:hAnsi="Garamond" w:cs="Arial"/>
          <w:szCs w:val="24"/>
        </w:rPr>
        <w:t>[acrescentar ou eliminar linhas conforme necessário]</w:t>
      </w:r>
    </w:p>
    <w:p w14:paraId="02B36076" w14:textId="77777777" w:rsidR="000B2E2B" w:rsidRPr="00FC7A70" w:rsidRDefault="000B2E2B" w:rsidP="00DF7BBF">
      <w:pPr>
        <w:widowControl w:val="0"/>
        <w:spacing w:after="120"/>
        <w:rPr>
          <w:rFonts w:ascii="Garamond" w:hAnsi="Garamond" w:cs="Arial"/>
          <w:szCs w:val="24"/>
        </w:rPr>
      </w:pPr>
    </w:p>
    <w:tbl>
      <w:tblPr>
        <w:tblpPr w:leftFromText="141" w:rightFromText="141" w:vertAnchor="text" w:horzAnchor="margin" w:tblpY="6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111"/>
      </w:tblGrid>
      <w:tr w:rsidR="000B2E2B" w:rsidRPr="00FC7A70" w14:paraId="059DBB2B" w14:textId="77777777" w:rsidTr="00073EF1">
        <w:trPr>
          <w:trHeight w:val="1555"/>
        </w:trPr>
        <w:tc>
          <w:tcPr>
            <w:tcW w:w="4248" w:type="dxa"/>
            <w:vAlign w:val="center"/>
          </w:tcPr>
          <w:p w14:paraId="36883322"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Legislação a alterar (com todas as alterações entretanto efetuadas)</w:t>
            </w:r>
          </w:p>
        </w:tc>
        <w:tc>
          <w:tcPr>
            <w:tcW w:w="4111" w:type="dxa"/>
            <w:vAlign w:val="center"/>
          </w:tcPr>
          <w:p w14:paraId="221E75E6"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Legislação a revogar</w:t>
            </w:r>
          </w:p>
        </w:tc>
      </w:tr>
      <w:tr w:rsidR="000B2E2B" w:rsidRPr="00FC7A70" w14:paraId="657720B7" w14:textId="77777777" w:rsidTr="00073EF1">
        <w:tc>
          <w:tcPr>
            <w:tcW w:w="4248" w:type="dxa"/>
          </w:tcPr>
          <w:p w14:paraId="0F222675"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c>
          <w:tcPr>
            <w:tcW w:w="4111" w:type="dxa"/>
          </w:tcPr>
          <w:p w14:paraId="2C2A1512"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Decreto-Lei n.º 423/83, de 5 de dezembro;</w:t>
            </w:r>
            <w:r w:rsidRPr="00FC7A70">
              <w:rPr>
                <w:rFonts w:ascii="Garamond" w:hAnsi="Garamond"/>
                <w:szCs w:val="24"/>
              </w:rPr>
              <w:br/>
            </w:r>
            <w:r w:rsidRPr="00FC7A70">
              <w:rPr>
                <w:rFonts w:ascii="Garamond" w:hAnsi="Garamond"/>
                <w:szCs w:val="24"/>
              </w:rPr>
              <w:br/>
              <w:t>\- Decreto-Lei n.º 38/94, de 8 de fevereiro;</w:t>
            </w:r>
            <w:r w:rsidRPr="00FC7A70">
              <w:rPr>
                <w:rFonts w:ascii="Garamond" w:hAnsi="Garamond"/>
                <w:szCs w:val="24"/>
              </w:rPr>
              <w:br/>
            </w:r>
            <w:r w:rsidRPr="00FC7A70">
              <w:rPr>
                <w:rFonts w:ascii="Garamond" w:hAnsi="Garamond"/>
                <w:szCs w:val="24"/>
              </w:rPr>
              <w:br/>
              <w:t>\- Decreto-Lei n.º 48/96, de 15 de maio;</w:t>
            </w:r>
            <w:r w:rsidRPr="00FC7A70">
              <w:rPr>
                <w:rFonts w:ascii="Garamond" w:hAnsi="Garamond"/>
                <w:szCs w:val="24"/>
              </w:rPr>
              <w:br/>
            </w:r>
            <w:r w:rsidRPr="00FC7A70">
              <w:rPr>
                <w:rFonts w:ascii="Garamond" w:hAnsi="Garamond"/>
                <w:szCs w:val="24"/>
              </w:rPr>
              <w:br/>
              <w:t>\- Decreto-Lei n.º 169/2012, de 1 de agosto, com exceção dos artigos 6.º a</w:t>
            </w:r>
            <w:r w:rsidRPr="00FC7A70">
              <w:rPr>
                <w:rFonts w:ascii="Garamond" w:hAnsi="Garamond"/>
                <w:szCs w:val="24"/>
              </w:rPr>
              <w:br/>
              <w:t>7.º-C;</w:t>
            </w:r>
            <w:r w:rsidRPr="00FC7A70">
              <w:rPr>
                <w:rFonts w:ascii="Garamond" w:hAnsi="Garamond"/>
                <w:szCs w:val="24"/>
              </w:rPr>
              <w:br/>
            </w:r>
            <w:r w:rsidRPr="00FC7A70">
              <w:rPr>
                <w:rFonts w:ascii="Garamond" w:hAnsi="Garamond"/>
                <w:szCs w:val="24"/>
              </w:rPr>
              <w:br/>
              <w:t>\- Decreto-Lei n.º 39/2008, de 7 de março;</w:t>
            </w:r>
            <w:r w:rsidRPr="00FC7A70">
              <w:rPr>
                <w:rFonts w:ascii="Garamond" w:hAnsi="Garamond"/>
                <w:szCs w:val="24"/>
              </w:rPr>
              <w:br/>
            </w:r>
            <w:r w:rsidRPr="00FC7A70">
              <w:rPr>
                <w:rFonts w:ascii="Garamond" w:hAnsi="Garamond"/>
                <w:szCs w:val="24"/>
              </w:rPr>
              <w:br/>
              <w:t>\- Decreto-Lei n.º 108/2009, de 15 de maio;</w:t>
            </w:r>
            <w:r w:rsidRPr="00FC7A70">
              <w:rPr>
                <w:rFonts w:ascii="Garamond" w:hAnsi="Garamond"/>
                <w:szCs w:val="24"/>
              </w:rPr>
              <w:br/>
            </w:r>
            <w:r w:rsidRPr="00FC7A70">
              <w:rPr>
                <w:rFonts w:ascii="Garamond" w:hAnsi="Garamond"/>
                <w:szCs w:val="24"/>
              </w:rPr>
              <w:br/>
              <w:t>\- Decreto-Lei n.º 48/2011, de 1 de abril;</w:t>
            </w:r>
            <w:r w:rsidRPr="00FC7A70">
              <w:rPr>
                <w:rFonts w:ascii="Garamond" w:hAnsi="Garamond"/>
                <w:szCs w:val="24"/>
              </w:rPr>
              <w:br/>
            </w:r>
            <w:r w:rsidRPr="00FC7A70">
              <w:rPr>
                <w:rFonts w:ascii="Garamond" w:hAnsi="Garamond"/>
                <w:szCs w:val="24"/>
              </w:rPr>
              <w:br/>
              <w:t>\- Decreto-Lei n.º 81/2013, de 14 de junho, com exceção do artigo 11.º;</w:t>
            </w:r>
            <w:r w:rsidRPr="00FC7A70">
              <w:rPr>
                <w:rFonts w:ascii="Garamond" w:hAnsi="Garamond"/>
                <w:szCs w:val="24"/>
              </w:rPr>
              <w:br/>
            </w:r>
            <w:r w:rsidRPr="00FC7A70">
              <w:rPr>
                <w:rFonts w:ascii="Garamond" w:hAnsi="Garamond"/>
                <w:szCs w:val="24"/>
              </w:rPr>
              <w:br/>
              <w:t>\- Decreto-Lei n.º 128/2014, de 29 de agosto;</w:t>
            </w:r>
            <w:r w:rsidRPr="00FC7A70">
              <w:rPr>
                <w:rFonts w:ascii="Garamond" w:hAnsi="Garamond"/>
                <w:szCs w:val="24"/>
              </w:rPr>
              <w:br/>
            </w:r>
            <w:r w:rsidRPr="00FC7A70">
              <w:rPr>
                <w:rFonts w:ascii="Garamond" w:hAnsi="Garamond"/>
                <w:szCs w:val="24"/>
              </w:rPr>
              <w:br/>
              <w:t>\- Decreto-Lei n.º 10/2015, de 16 de janeiro;</w:t>
            </w:r>
            <w:r w:rsidRPr="00FC7A70">
              <w:rPr>
                <w:rFonts w:ascii="Garamond" w:hAnsi="Garamond"/>
                <w:szCs w:val="24"/>
              </w:rPr>
              <w:br/>
            </w:r>
            <w:r w:rsidRPr="00FC7A70">
              <w:rPr>
                <w:rFonts w:ascii="Garamond" w:hAnsi="Garamond"/>
                <w:szCs w:val="24"/>
              </w:rPr>
              <w:br/>
              <w:t>\- Decreto-Lei n.º 155/2015, de 10 de agosto;</w:t>
            </w:r>
            <w:r w:rsidRPr="00FC7A70">
              <w:rPr>
                <w:rFonts w:ascii="Garamond" w:hAnsi="Garamond"/>
                <w:szCs w:val="24"/>
              </w:rPr>
              <w:br/>
            </w:r>
            <w:r w:rsidRPr="00FC7A70">
              <w:rPr>
                <w:rFonts w:ascii="Garamond" w:hAnsi="Garamond"/>
                <w:szCs w:val="24"/>
              </w:rPr>
              <w:br/>
              <w:t>\- Decreto-Lei n.º 160/2015, de 11 de agosto;</w:t>
            </w:r>
            <w:r w:rsidRPr="00FC7A70">
              <w:rPr>
                <w:rFonts w:ascii="Garamond" w:hAnsi="Garamond"/>
                <w:szCs w:val="24"/>
              </w:rPr>
              <w:br/>
            </w:r>
            <w:r w:rsidRPr="00FC7A70">
              <w:rPr>
                <w:rFonts w:ascii="Garamond" w:hAnsi="Garamond"/>
                <w:szCs w:val="24"/>
              </w:rPr>
              <w:br/>
              <w:t>\- Decreto-Lei n.º 17/2018, de 8 de março;</w:t>
            </w:r>
            <w:r w:rsidRPr="00FC7A70">
              <w:rPr>
                <w:rFonts w:ascii="Garamond" w:hAnsi="Garamond"/>
                <w:szCs w:val="24"/>
              </w:rPr>
              <w:br/>
            </w:r>
            <w:r w:rsidRPr="00FC7A70">
              <w:rPr>
                <w:rFonts w:ascii="Garamond" w:hAnsi="Garamond"/>
                <w:szCs w:val="24"/>
              </w:rPr>
              <w:br/>
              <w:t>\- Portaria n.º 327/2008, de 28 de abril;</w:t>
            </w:r>
            <w:r w:rsidRPr="00FC7A70">
              <w:rPr>
                <w:rFonts w:ascii="Garamond" w:hAnsi="Garamond"/>
                <w:szCs w:val="24"/>
              </w:rPr>
              <w:br/>
            </w:r>
            <w:r w:rsidRPr="00FC7A70">
              <w:rPr>
                <w:rFonts w:ascii="Garamond" w:hAnsi="Garamond"/>
                <w:szCs w:val="24"/>
              </w:rPr>
              <w:br/>
              <w:t>\- Portaria n.º 937/2008, de 20 de agosto;</w:t>
            </w:r>
            <w:r w:rsidRPr="00FC7A70">
              <w:rPr>
                <w:rFonts w:ascii="Garamond" w:hAnsi="Garamond"/>
                <w:szCs w:val="24"/>
              </w:rPr>
              <w:br/>
            </w:r>
            <w:r w:rsidRPr="00FC7A70">
              <w:rPr>
                <w:rFonts w:ascii="Garamond" w:hAnsi="Garamond"/>
                <w:szCs w:val="24"/>
              </w:rPr>
              <w:br/>
              <w:t>\- Portaria n.º 1320/2008, de 17 de novembro;</w:t>
            </w:r>
            <w:r w:rsidRPr="00FC7A70">
              <w:rPr>
                <w:rFonts w:ascii="Garamond" w:hAnsi="Garamond"/>
                <w:szCs w:val="24"/>
              </w:rPr>
              <w:br/>
            </w:r>
            <w:r w:rsidRPr="00FC7A70">
              <w:rPr>
                <w:rFonts w:ascii="Garamond" w:hAnsi="Garamond"/>
                <w:szCs w:val="24"/>
              </w:rPr>
              <w:br/>
              <w:t>\- Portaria n.º 261/2009, de 12 de março;</w:t>
            </w:r>
            <w:r w:rsidRPr="00FC7A70">
              <w:rPr>
                <w:rFonts w:ascii="Garamond" w:hAnsi="Garamond"/>
                <w:szCs w:val="24"/>
              </w:rPr>
              <w:br/>
            </w:r>
            <w:r w:rsidRPr="00FC7A70">
              <w:rPr>
                <w:rFonts w:ascii="Garamond" w:hAnsi="Garamond"/>
                <w:szCs w:val="24"/>
              </w:rPr>
              <w:br/>
              <w:t>\- Portaria n.º 358/2009, de 6 de abril;</w:t>
            </w:r>
            <w:r w:rsidRPr="00FC7A70">
              <w:rPr>
                <w:rFonts w:ascii="Garamond" w:hAnsi="Garamond"/>
                <w:szCs w:val="24"/>
              </w:rPr>
              <w:br/>
            </w:r>
            <w:r w:rsidRPr="00FC7A70">
              <w:rPr>
                <w:rFonts w:ascii="Garamond" w:hAnsi="Garamond"/>
                <w:szCs w:val="24"/>
              </w:rPr>
              <w:br/>
              <w:t>\- Portaria n.º 651/2009, de 12 de junho;</w:t>
            </w:r>
            <w:r w:rsidRPr="00FC7A70">
              <w:rPr>
                <w:rFonts w:ascii="Garamond" w:hAnsi="Garamond"/>
                <w:szCs w:val="24"/>
              </w:rPr>
              <w:br/>
            </w:r>
            <w:r w:rsidRPr="00FC7A70">
              <w:rPr>
                <w:rFonts w:ascii="Garamond" w:hAnsi="Garamond"/>
                <w:szCs w:val="24"/>
              </w:rPr>
              <w:br/>
              <w:t>\- Portaria n.º 1119/2010, de 29 de outubro;</w:t>
            </w:r>
            <w:r w:rsidRPr="00FC7A70">
              <w:rPr>
                <w:rFonts w:ascii="Garamond" w:hAnsi="Garamond"/>
                <w:szCs w:val="24"/>
              </w:rPr>
              <w:br/>
            </w:r>
            <w:r w:rsidRPr="00FC7A70">
              <w:rPr>
                <w:rFonts w:ascii="Garamond" w:hAnsi="Garamond"/>
                <w:szCs w:val="24"/>
              </w:rPr>
              <w:br/>
              <w:t>\- Portaria n.º 1173/2010, de 15 de novembro;</w:t>
            </w:r>
            <w:r w:rsidRPr="00FC7A70">
              <w:rPr>
                <w:rFonts w:ascii="Garamond" w:hAnsi="Garamond"/>
                <w:szCs w:val="24"/>
              </w:rPr>
              <w:br/>
            </w:r>
            <w:r w:rsidRPr="00FC7A70">
              <w:rPr>
                <w:rFonts w:ascii="Garamond" w:hAnsi="Garamond"/>
                <w:szCs w:val="24"/>
              </w:rPr>
              <w:br/>
              <w:t>\- Portaria n.º 16-A/2015, de 26 de janeiro;</w:t>
            </w:r>
            <w:r w:rsidRPr="00FC7A70">
              <w:rPr>
                <w:rFonts w:ascii="Garamond" w:hAnsi="Garamond"/>
                <w:szCs w:val="24"/>
              </w:rPr>
              <w:br/>
            </w:r>
            <w:r w:rsidRPr="00FC7A70">
              <w:rPr>
                <w:rFonts w:ascii="Garamond" w:hAnsi="Garamond"/>
                <w:szCs w:val="24"/>
              </w:rPr>
              <w:br/>
              <w:t>\- Portaria n.º 57-D/2015, de 27 de fevereiro;</w:t>
            </w:r>
            <w:r w:rsidRPr="00FC7A70">
              <w:rPr>
                <w:rFonts w:ascii="Garamond" w:hAnsi="Garamond"/>
                <w:szCs w:val="24"/>
              </w:rPr>
              <w:br/>
            </w:r>
            <w:r w:rsidRPr="00FC7A70">
              <w:rPr>
                <w:rFonts w:ascii="Garamond" w:hAnsi="Garamond"/>
                <w:szCs w:val="24"/>
              </w:rPr>
              <w:br/>
              <w:t>\- Portaria n.º 60-B/2015, de 2 de março;</w:t>
            </w:r>
            <w:r w:rsidRPr="00FC7A70">
              <w:rPr>
                <w:rFonts w:ascii="Garamond" w:hAnsi="Garamond"/>
                <w:szCs w:val="24"/>
              </w:rPr>
              <w:br/>
            </w:r>
            <w:r w:rsidRPr="00FC7A70">
              <w:rPr>
                <w:rFonts w:ascii="Garamond" w:hAnsi="Garamond"/>
                <w:szCs w:val="24"/>
              </w:rPr>
              <w:br/>
              <w:t>\- Portaria n.º 77-B/2015, de 16 de março;</w:t>
            </w:r>
            <w:r w:rsidRPr="00FC7A70">
              <w:rPr>
                <w:rFonts w:ascii="Garamond" w:hAnsi="Garamond"/>
                <w:szCs w:val="24"/>
              </w:rPr>
              <w:br/>
            </w:r>
            <w:r w:rsidRPr="00FC7A70">
              <w:rPr>
                <w:rFonts w:ascii="Garamond" w:hAnsi="Garamond"/>
                <w:szCs w:val="24"/>
              </w:rPr>
              <w:br/>
              <w:t>\- Portaria n.º 104-A/2015, de 10 de abril;</w:t>
            </w:r>
            <w:r w:rsidRPr="00FC7A70">
              <w:rPr>
                <w:rFonts w:ascii="Garamond" w:hAnsi="Garamond"/>
                <w:szCs w:val="24"/>
              </w:rPr>
              <w:br/>
            </w:r>
            <w:r w:rsidRPr="00FC7A70">
              <w:rPr>
                <w:rFonts w:ascii="Garamond" w:hAnsi="Garamond"/>
                <w:szCs w:val="24"/>
              </w:rPr>
              <w:br/>
              <w:t>\- Portaria n.º 116-A/2015, de 29 de abril;</w:t>
            </w:r>
            <w:r w:rsidRPr="00FC7A70">
              <w:rPr>
                <w:rFonts w:ascii="Garamond" w:hAnsi="Garamond"/>
                <w:szCs w:val="24"/>
              </w:rPr>
              <w:br/>
            </w:r>
            <w:r w:rsidRPr="00FC7A70">
              <w:rPr>
                <w:rFonts w:ascii="Garamond" w:hAnsi="Garamond"/>
                <w:szCs w:val="24"/>
              </w:rPr>
              <w:br/>
              <w:t>\- Portaria n.º 162-A/2015, de 1 de junho;</w:t>
            </w:r>
            <w:r w:rsidRPr="00FC7A70">
              <w:rPr>
                <w:rFonts w:ascii="Garamond" w:hAnsi="Garamond"/>
                <w:szCs w:val="24"/>
              </w:rPr>
              <w:br/>
            </w:r>
            <w:r w:rsidRPr="00FC7A70">
              <w:rPr>
                <w:rFonts w:ascii="Garamond" w:hAnsi="Garamond"/>
                <w:szCs w:val="24"/>
              </w:rPr>
              <w:br/>
              <w:t>\- Portaria n.º 206-B/2015, de 14 de julho;</w:t>
            </w:r>
            <w:r w:rsidRPr="00FC7A70">
              <w:rPr>
                <w:rFonts w:ascii="Garamond" w:hAnsi="Garamond"/>
                <w:szCs w:val="24"/>
              </w:rPr>
              <w:br/>
            </w:r>
            <w:r w:rsidRPr="00FC7A70">
              <w:rPr>
                <w:rFonts w:ascii="Garamond" w:hAnsi="Garamond"/>
                <w:szCs w:val="24"/>
              </w:rPr>
              <w:br/>
              <w:t>\- Portaria n.º 206-C/2015, de 14 de julho;</w:t>
            </w:r>
            <w:r w:rsidRPr="00FC7A70">
              <w:rPr>
                <w:rFonts w:ascii="Garamond" w:hAnsi="Garamond"/>
                <w:szCs w:val="24"/>
              </w:rPr>
              <w:br/>
            </w:r>
            <w:r w:rsidRPr="00FC7A70">
              <w:rPr>
                <w:rFonts w:ascii="Garamond" w:hAnsi="Garamond"/>
                <w:szCs w:val="24"/>
              </w:rPr>
              <w:br/>
              <w:t>\- Portaria n.º 279/2015, de 14 de setembro;</w:t>
            </w:r>
            <w:r w:rsidRPr="00FC7A70">
              <w:rPr>
                <w:rFonts w:ascii="Garamond" w:hAnsi="Garamond"/>
                <w:szCs w:val="24"/>
              </w:rPr>
              <w:br/>
            </w:r>
            <w:r w:rsidRPr="00FC7A70">
              <w:rPr>
                <w:rFonts w:ascii="Garamond" w:hAnsi="Garamond"/>
                <w:szCs w:val="24"/>
              </w:rPr>
              <w:br/>
              <w:t>\- Portaria n.º 280/2015, de 15 de setembro;</w:t>
            </w:r>
            <w:r w:rsidRPr="00FC7A70">
              <w:rPr>
                <w:rFonts w:ascii="Garamond" w:hAnsi="Garamond"/>
                <w:szCs w:val="24"/>
              </w:rPr>
              <w:br/>
            </w:r>
            <w:r w:rsidRPr="00FC7A70">
              <w:rPr>
                <w:rFonts w:ascii="Garamond" w:hAnsi="Garamond"/>
                <w:szCs w:val="24"/>
              </w:rPr>
              <w:br/>
              <w:t>\- Portaria n.º 281/2015, de 15 de setembro.</w:t>
            </w:r>
            <w:r w:rsidRPr="00FC7A70">
              <w:rPr>
                <w:rFonts w:ascii="Garamond" w:hAnsi="Garamond"/>
                <w:szCs w:val="24"/>
              </w:rPr>
              <w:br/>
            </w:r>
            <w:r w:rsidRPr="00FC7A70">
              <w:rPr>
                <w:rFonts w:ascii="Garamond" w:hAnsi="Garamond"/>
                <w:szCs w:val="24"/>
              </w:rPr>
              <w:br/>
              <w:t>\- Portaria n.º 307/2015, de 24 de setembro;</w:t>
            </w:r>
            <w:r w:rsidRPr="00FC7A70">
              <w:rPr>
                <w:rFonts w:ascii="Garamond" w:hAnsi="Garamond"/>
                <w:szCs w:val="24"/>
              </w:rPr>
              <w:br/>
            </w:r>
            <w:r w:rsidRPr="00FC7A70">
              <w:rPr>
                <w:rFonts w:ascii="Garamond" w:hAnsi="Garamond"/>
                <w:szCs w:val="24"/>
              </w:rPr>
              <w:br/>
              <w:t>\- Portaria n.º 165/2019, de 29 de maio;</w:t>
            </w:r>
            <w:r w:rsidRPr="00FC7A70">
              <w:rPr>
                <w:rFonts w:ascii="Garamond" w:hAnsi="Garamond"/>
                <w:szCs w:val="24"/>
              </w:rPr>
              <w:br/>
            </w:r>
            <w:r w:rsidRPr="00FC7A70">
              <w:rPr>
                <w:rFonts w:ascii="Garamond" w:hAnsi="Garamond"/>
                <w:szCs w:val="24"/>
              </w:rPr>
              <w:br/>
              <w:t>\- Portaria n.º 262/2020, de 6 de novembro; e</w:t>
            </w:r>
            <w:r w:rsidRPr="00FC7A70">
              <w:rPr>
                <w:rFonts w:ascii="Garamond" w:hAnsi="Garamond"/>
                <w:szCs w:val="24"/>
              </w:rPr>
              <w:br/>
            </w:r>
            <w:r w:rsidRPr="00FC7A70">
              <w:rPr>
                <w:rFonts w:ascii="Garamond" w:hAnsi="Garamond"/>
                <w:szCs w:val="24"/>
              </w:rPr>
              <w:br/>
              <w:t>\- Portaria n.º 248/2021, de 29 de junho.</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r>
          </w:p>
        </w:tc>
      </w:tr>
    </w:tbl>
    <w:p w14:paraId="262EE9C5"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70CAE382"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Identificação expressa de eventual legislação complementar, incluindo instrumentos de regulamentação:</w:t>
      </w:r>
    </w:p>
    <w:p w14:paraId="3286F43A" w14:textId="77777777" w:rsidR="000B2E2B" w:rsidRPr="00FC7A70" w:rsidRDefault="000B2E2B" w:rsidP="00DF7BBF">
      <w:pPr>
        <w:widowControl w:val="0"/>
        <w:spacing w:after="120"/>
        <w:rPr>
          <w:rFonts w:ascii="Garamond" w:hAnsi="Garamond" w:cs="Arial"/>
          <w:szCs w:val="24"/>
        </w:rPr>
      </w:pPr>
      <w:r w:rsidRPr="00FC7A70">
        <w:rPr>
          <w:rFonts w:ascii="Garamond" w:hAnsi="Garamond" w:cs="Arial"/>
          <w:szCs w:val="24"/>
        </w:rPr>
        <w:t>[acrescentar ou eliminar linhas conforme necessário]</w:t>
      </w:r>
    </w:p>
    <w:p w14:paraId="7E54349A" w14:textId="77777777" w:rsidR="000B2E2B" w:rsidRPr="00FC7A70" w:rsidRDefault="000B2E2B" w:rsidP="00DF7BBF">
      <w:pPr>
        <w:widowControl w:val="0"/>
        <w:spacing w:after="120"/>
        <w:rPr>
          <w:rFonts w:ascii="Garamond" w:hAnsi="Garamond" w:cs="Arial"/>
          <w:szCs w:val="24"/>
        </w:rPr>
      </w:pPr>
    </w:p>
    <w:tbl>
      <w:tblPr>
        <w:tblpPr w:leftFromText="141" w:rightFromText="141" w:vertAnchor="text" w:horzAnchor="margin" w:tblpY="68"/>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3119"/>
        <w:gridCol w:w="2835"/>
      </w:tblGrid>
      <w:tr w:rsidR="000B2E2B" w:rsidRPr="00FC7A70" w14:paraId="1FDDFDB2" w14:textId="77777777" w:rsidTr="00073EF1">
        <w:trPr>
          <w:trHeight w:val="2400"/>
        </w:trPr>
        <w:tc>
          <w:tcPr>
            <w:tcW w:w="1438" w:type="pct"/>
            <w:vAlign w:val="center"/>
          </w:tcPr>
          <w:p w14:paraId="7F72E87C"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Diploma(s) regulamentar(es) complementar(es) e outro(s) de nível hierárquico inferior obrigatório(s)</w:t>
            </w:r>
          </w:p>
        </w:tc>
        <w:tc>
          <w:tcPr>
            <w:tcW w:w="1866" w:type="pct"/>
            <w:vAlign w:val="center"/>
          </w:tcPr>
          <w:p w14:paraId="764DD6A7"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Acompanha(m) o projeto?</w:t>
            </w:r>
          </w:p>
        </w:tc>
        <w:tc>
          <w:tcPr>
            <w:tcW w:w="1696" w:type="pct"/>
            <w:vAlign w:val="center"/>
          </w:tcPr>
          <w:p w14:paraId="2330BD61"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cs="Arial"/>
                <w:szCs w:val="24"/>
              </w:rPr>
              <w:t>Elementos do(s) projeto(s) de regulamentação</w:t>
            </w:r>
          </w:p>
        </w:tc>
      </w:tr>
      <w:tr w:rsidR="000B2E2B" w:rsidRPr="00FC7A70" w14:paraId="6F56B02D" w14:textId="77777777" w:rsidTr="00073EF1">
        <w:tc>
          <w:tcPr>
            <w:tcW w:w="2404" w:type="dxa"/>
          </w:tcPr>
          <w:p w14:paraId="225A45C5"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3120" w:type="dxa"/>
          </w:tcPr>
          <w:p w14:paraId="7C336191"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p>
        </w:tc>
        <w:tc>
          <w:tcPr>
            <w:tcW w:w="2835" w:type="dxa"/>
          </w:tcPr>
          <w:p w14:paraId="5A32F10F"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Sumário:  </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t xml:space="preserve">Entidade competente:  </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t xml:space="preserve">Forma:  </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r>
          </w:p>
        </w:tc>
      </w:tr>
    </w:tbl>
    <w:p w14:paraId="6BB1A57B"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Avaliação sumária dos meios financeiros e humanos necessários para execução a curto e médio prazo, bem como de novos atos administrativos necessários:</w:t>
      </w:r>
    </w:p>
    <w:p w14:paraId="192658B2" w14:textId="77777777" w:rsidR="000B2E2B" w:rsidRPr="00FC7A70" w:rsidRDefault="000B2E2B" w:rsidP="00DF7BBF">
      <w:pPr>
        <w:widowControl w:val="0"/>
        <w:numPr>
          <w:ilvl w:val="0"/>
          <w:numId w:val="273"/>
        </w:numPr>
        <w:tabs>
          <w:tab w:val="clear" w:pos="1065"/>
          <w:tab w:val="num" w:pos="284"/>
        </w:tabs>
        <w:spacing w:after="120"/>
        <w:ind w:left="284" w:hanging="284"/>
        <w:rPr>
          <w:rFonts w:ascii="Garamond" w:hAnsi="Garamond"/>
          <w:szCs w:val="24"/>
        </w:rPr>
      </w:pPr>
      <w:r w:rsidRPr="00FC7A70">
        <w:rPr>
          <w:rFonts w:ascii="Garamond" w:hAnsi="Garamond" w:cs="Arial"/>
          <w:szCs w:val="24"/>
        </w:rPr>
        <w:t>Meios financeiros envolvidos:</w:t>
      </w:r>
    </w:p>
    <w:tbl>
      <w:tblPr>
        <w:tblpPr w:leftFromText="141" w:rightFromText="141" w:vertAnchor="text" w:horzAnchor="margin" w:tblpY="6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3115"/>
        <w:gridCol w:w="3119"/>
      </w:tblGrid>
      <w:tr w:rsidR="000B2E2B" w:rsidRPr="00FC7A70" w14:paraId="561E388B" w14:textId="77777777" w:rsidTr="00073EF1">
        <w:trPr>
          <w:trHeight w:val="1124"/>
        </w:trPr>
        <w:tc>
          <w:tcPr>
            <w:tcW w:w="2125" w:type="dxa"/>
            <w:vAlign w:val="center"/>
          </w:tcPr>
          <w:p w14:paraId="6F2565A0"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Mantém?</w:t>
            </w:r>
          </w:p>
        </w:tc>
        <w:tc>
          <w:tcPr>
            <w:tcW w:w="3115" w:type="dxa"/>
            <w:vAlign w:val="center"/>
          </w:tcPr>
          <w:p w14:paraId="08B8977A" w14:textId="77777777" w:rsidR="000B2E2B" w:rsidRPr="00FC7A70" w:rsidRDefault="000B2E2B" w:rsidP="00DF7BBF">
            <w:pPr>
              <w:widowControl w:val="0"/>
              <w:spacing w:after="120"/>
              <w:jc w:val="center"/>
              <w:rPr>
                <w:rFonts w:ascii="Garamond" w:hAnsi="Garamond" w:cs="Arial"/>
                <w:szCs w:val="24"/>
              </w:rPr>
            </w:pPr>
            <w:r w:rsidRPr="00FC7A70">
              <w:rPr>
                <w:rFonts w:ascii="Garamond" w:hAnsi="Garamond" w:cs="Arial"/>
                <w:szCs w:val="24"/>
              </w:rPr>
              <w:t>Efeito na receita</w:t>
            </w:r>
          </w:p>
        </w:tc>
        <w:tc>
          <w:tcPr>
            <w:tcW w:w="3119" w:type="dxa"/>
            <w:vAlign w:val="center"/>
          </w:tcPr>
          <w:p w14:paraId="2C97C99C"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Efeito na despesa</w:t>
            </w:r>
          </w:p>
        </w:tc>
      </w:tr>
      <w:tr w:rsidR="000B2E2B" w:rsidRPr="00FC7A70" w14:paraId="2C05A055" w14:textId="77777777" w:rsidTr="00073EF1">
        <w:tc>
          <w:tcPr>
            <w:tcW w:w="2125" w:type="dxa"/>
          </w:tcPr>
          <w:p w14:paraId="606C024A"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p>
        </w:tc>
        <w:tc>
          <w:tcPr>
            <w:tcW w:w="3115" w:type="dxa"/>
          </w:tcPr>
          <w:p w14:paraId="2AA0A9E6"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900 000 €</w:t>
            </w:r>
          </w:p>
        </w:tc>
        <w:tc>
          <w:tcPr>
            <w:tcW w:w="3119" w:type="dxa"/>
          </w:tcPr>
          <w:p w14:paraId="70A2AE4C" w14:textId="77777777" w:rsidR="000B2E2B" w:rsidRPr="00FC7A70" w:rsidRDefault="000B2E2B" w:rsidP="00DF7BBF">
            <w:pPr>
              <w:widowControl w:val="0"/>
              <w:spacing w:after="120"/>
              <w:rPr>
                <w:rFonts w:ascii="Garamond" w:hAnsi="Garamond"/>
                <w:szCs w:val="24"/>
              </w:rPr>
            </w:pPr>
          </w:p>
        </w:tc>
      </w:tr>
    </w:tbl>
    <w:p w14:paraId="6EE4A721" w14:textId="77777777" w:rsidR="000B2E2B" w:rsidRPr="00FC7A70" w:rsidRDefault="000B2E2B" w:rsidP="00DF7BBF">
      <w:pPr>
        <w:widowControl w:val="0"/>
        <w:spacing w:after="120"/>
        <w:rPr>
          <w:rFonts w:ascii="Garamond" w:hAnsi="Garamond"/>
          <w:szCs w:val="24"/>
        </w:rPr>
      </w:pPr>
    </w:p>
    <w:tbl>
      <w:tblPr>
        <w:tblStyle w:val="TabelacomGrelha"/>
        <w:tblW w:w="8362" w:type="dxa"/>
        <w:tblInd w:w="-5" w:type="dxa"/>
        <w:shd w:val="clear" w:color="auto" w:fill="FFFFFF" w:themeFill="background1"/>
        <w:tblLook w:val="04A0" w:firstRow="1" w:lastRow="0" w:firstColumn="1" w:lastColumn="0" w:noHBand="0" w:noVBand="1"/>
      </w:tblPr>
      <w:tblGrid>
        <w:gridCol w:w="3828"/>
        <w:gridCol w:w="283"/>
        <w:gridCol w:w="425"/>
        <w:gridCol w:w="3348"/>
        <w:gridCol w:w="179"/>
        <w:gridCol w:w="299"/>
      </w:tblGrid>
      <w:tr w:rsidR="000B2E2B" w:rsidRPr="00FC7A70" w14:paraId="145FD23D" w14:textId="77777777" w:rsidTr="00073EF1">
        <w:trPr>
          <w:trHeight w:val="758"/>
        </w:trPr>
        <w:tc>
          <w:tcPr>
            <w:tcW w:w="8362" w:type="dxa"/>
            <w:gridSpan w:val="6"/>
            <w:shd w:val="clear" w:color="auto" w:fill="FFFFFF" w:themeFill="background1"/>
          </w:tcPr>
          <w:p w14:paraId="54EC9D6A" w14:textId="77777777" w:rsidR="000B2E2B" w:rsidRPr="00FC7A70" w:rsidRDefault="000B2E2B" w:rsidP="00DF7BBF">
            <w:pPr>
              <w:widowControl w:val="0"/>
              <w:spacing w:after="120"/>
              <w:ind w:left="32"/>
              <w:jc w:val="center"/>
              <w:rPr>
                <w:rFonts w:ascii="Garamond" w:hAnsi="Garamond"/>
                <w:szCs w:val="24"/>
              </w:rPr>
            </w:pPr>
            <w:r w:rsidRPr="00FC7A70">
              <w:rPr>
                <w:rFonts w:ascii="Garamond" w:hAnsi="Garamond"/>
                <w:szCs w:val="24"/>
              </w:rPr>
              <w:t>Fonte de Financiamento</w:t>
            </w:r>
          </w:p>
        </w:tc>
      </w:tr>
      <w:tr w:rsidR="000B2E2B" w:rsidRPr="00FC7A70" w14:paraId="1B6F59F3" w14:textId="77777777" w:rsidTr="00073EF1">
        <w:trPr>
          <w:trHeight w:val="1163"/>
        </w:trPr>
        <w:tc>
          <w:tcPr>
            <w:tcW w:w="8362" w:type="dxa"/>
            <w:gridSpan w:val="6"/>
            <w:shd w:val="clear" w:color="auto" w:fill="FFFFFF" w:themeFill="background1"/>
          </w:tcPr>
          <w:p w14:paraId="3B1122C3"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Taxas resultantes dos procedimento de autorização de instalação e alteração de</w:t>
            </w:r>
            <w:r w:rsidRPr="00FC7A70">
              <w:rPr>
                <w:rFonts w:ascii="Garamond" w:hAnsi="Garamond"/>
                <w:szCs w:val="24"/>
              </w:rPr>
              <w:br/>
              <w:t>grandes superfícies comerciais e conjuntos comerciais, que financiam o Fundo</w:t>
            </w:r>
            <w:r w:rsidRPr="00FC7A70">
              <w:rPr>
                <w:rFonts w:ascii="Garamond" w:hAnsi="Garamond"/>
                <w:szCs w:val="24"/>
              </w:rPr>
              <w:br/>
              <w:t>de Modernização do Comércio (cf. Artigo 18.º do Decreto-Lei n.º 10/2015, de 16</w:t>
            </w:r>
            <w:r w:rsidRPr="00FC7A70">
              <w:rPr>
                <w:rFonts w:ascii="Garamond" w:hAnsi="Garamond"/>
                <w:szCs w:val="24"/>
              </w:rPr>
              <w:br/>
              <w:t>de janeiro, Decreto-Lei n.º 45/2023, de 13 de junho). As taxas, então</w:t>
            </w:r>
            <w:r w:rsidRPr="00FC7A70">
              <w:rPr>
                <w:rFonts w:ascii="Garamond" w:hAnsi="Garamond"/>
                <w:szCs w:val="24"/>
              </w:rPr>
              <w:br/>
              <w:t>proporcionais à ABL e área de venda (Portaria n.º 60-B/2015, de 2 de março),</w:t>
            </w:r>
            <w:r w:rsidRPr="00FC7A70">
              <w:rPr>
                <w:rFonts w:ascii="Garamond" w:hAnsi="Garamond"/>
                <w:szCs w:val="24"/>
              </w:rPr>
              <w:br/>
              <w:t>passam a ser fixas.</w:t>
            </w:r>
            <w:r w:rsidRPr="00FC7A70">
              <w:rPr>
                <w:rFonts w:ascii="Garamond" w:hAnsi="Garamond"/>
                <w:szCs w:val="24"/>
              </w:rPr>
              <w:br/>
            </w:r>
            <w:r w:rsidRPr="00FC7A70">
              <w:rPr>
                <w:rFonts w:ascii="Garamond" w:hAnsi="Garamond"/>
                <w:szCs w:val="24"/>
              </w:rPr>
              <w:br/>
            </w:r>
          </w:p>
        </w:tc>
      </w:tr>
      <w:tr w:rsidR="000B2E2B" w:rsidRPr="00FC7A70" w14:paraId="6E9BEED3" w14:textId="77777777" w:rsidTr="00073EF1">
        <w:trPr>
          <w:trHeight w:val="758"/>
        </w:trPr>
        <w:tc>
          <w:tcPr>
            <w:tcW w:w="8362" w:type="dxa"/>
            <w:gridSpan w:val="6"/>
            <w:shd w:val="clear" w:color="auto" w:fill="FFFFFF" w:themeFill="background1"/>
          </w:tcPr>
          <w:p w14:paraId="19DA8138" w14:textId="77777777" w:rsidR="000B2E2B" w:rsidRPr="00FC7A70" w:rsidRDefault="000B2E2B" w:rsidP="00DF7BBF">
            <w:pPr>
              <w:widowControl w:val="0"/>
              <w:spacing w:after="120"/>
              <w:ind w:left="32"/>
              <w:jc w:val="center"/>
              <w:rPr>
                <w:rFonts w:ascii="Garamond" w:hAnsi="Garamond"/>
                <w:szCs w:val="24"/>
              </w:rPr>
            </w:pPr>
            <w:r w:rsidRPr="00FC7A70">
              <w:rPr>
                <w:rFonts w:ascii="Garamond" w:hAnsi="Garamond"/>
                <w:szCs w:val="24"/>
              </w:rPr>
              <w:t>Cabimento</w:t>
            </w:r>
          </w:p>
        </w:tc>
      </w:tr>
      <w:tr w:rsidR="000B2E2B" w:rsidRPr="00FC7A70" w14:paraId="2AB41247" w14:textId="77777777" w:rsidTr="00073EF1">
        <w:trPr>
          <w:trHeight w:val="1296"/>
        </w:trPr>
        <w:tc>
          <w:tcPr>
            <w:tcW w:w="4536" w:type="dxa"/>
            <w:gridSpan w:val="3"/>
            <w:vMerge w:val="restart"/>
            <w:shd w:val="clear" w:color="auto" w:fill="FFFFFF" w:themeFill="background1"/>
          </w:tcPr>
          <w:p w14:paraId="6F25F84E" w14:textId="77777777" w:rsidR="000B2E2B" w:rsidRPr="00FC7A70" w:rsidRDefault="000B2E2B" w:rsidP="00DF7BBF">
            <w:pPr>
              <w:widowControl w:val="0"/>
              <w:spacing w:after="120"/>
              <w:ind w:left="32"/>
              <w:rPr>
                <w:rFonts w:ascii="Garamond" w:hAnsi="Garamond"/>
                <w:szCs w:val="24"/>
              </w:rPr>
            </w:pPr>
            <w:r w:rsidRPr="00FC7A70">
              <w:rPr>
                <w:rFonts w:ascii="Garamond" w:hAnsi="Garamond"/>
                <w:szCs w:val="24"/>
              </w:rPr>
              <w:t>Sim?</w:t>
            </w:r>
          </w:p>
        </w:tc>
        <w:tc>
          <w:tcPr>
            <w:tcW w:w="3826" w:type="dxa"/>
            <w:gridSpan w:val="3"/>
            <w:shd w:val="clear" w:color="auto" w:fill="FFFFFF" w:themeFill="background1"/>
          </w:tcPr>
          <w:p w14:paraId="1EB3B8A8" w14:textId="77777777" w:rsidR="000B2E2B" w:rsidRPr="00FC7A70" w:rsidRDefault="000B2E2B" w:rsidP="00DF7BBF">
            <w:pPr>
              <w:widowControl w:val="0"/>
              <w:spacing w:after="120"/>
              <w:rPr>
                <w:rFonts w:ascii="Garamond" w:hAnsi="Garamond"/>
                <w:szCs w:val="24"/>
              </w:rPr>
            </w:pPr>
          </w:p>
          <w:p w14:paraId="6FBFC34B"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Não </w:t>
            </w:r>
            <w:r w:rsidRPr="00FC7A70">
              <w:rPr>
                <w:rFonts w:ascii="Garamond" w:hAnsi="Garamond"/>
                <w:szCs w:val="24"/>
              </w:rPr>
              <w:br/>
              <w:t xml:space="preserve"> X</w:t>
            </w:r>
          </w:p>
        </w:tc>
      </w:tr>
      <w:tr w:rsidR="000B2E2B" w:rsidRPr="00FC7A70" w14:paraId="175C37C0" w14:textId="77777777" w:rsidTr="00073EF1">
        <w:trPr>
          <w:trHeight w:val="1296"/>
        </w:trPr>
        <w:tc>
          <w:tcPr>
            <w:tcW w:w="4536" w:type="dxa"/>
            <w:gridSpan w:val="3"/>
            <w:vMerge/>
            <w:shd w:val="clear" w:color="auto" w:fill="FFFFFF" w:themeFill="background1"/>
          </w:tcPr>
          <w:p w14:paraId="592DF559" w14:textId="77777777" w:rsidR="000B2E2B" w:rsidRPr="00FC7A70" w:rsidRDefault="000B2E2B" w:rsidP="00DF7BBF">
            <w:pPr>
              <w:widowControl w:val="0"/>
              <w:spacing w:after="120"/>
              <w:ind w:left="32"/>
              <w:rPr>
                <w:rFonts w:ascii="Garamond" w:hAnsi="Garamond"/>
                <w:szCs w:val="24"/>
              </w:rPr>
            </w:pPr>
          </w:p>
        </w:tc>
        <w:tc>
          <w:tcPr>
            <w:tcW w:w="3826" w:type="dxa"/>
            <w:gridSpan w:val="3"/>
            <w:shd w:val="clear" w:color="auto" w:fill="FFFFFF" w:themeFill="background1"/>
          </w:tcPr>
          <w:p w14:paraId="532A4314"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r>
      <w:tr w:rsidR="000B2E2B" w:rsidRPr="00FC7A70" w14:paraId="17ED71EC" w14:textId="77777777" w:rsidTr="00073EF1">
        <w:trPr>
          <w:trHeight w:val="142"/>
        </w:trPr>
        <w:tc>
          <w:tcPr>
            <w:tcW w:w="8362" w:type="dxa"/>
            <w:gridSpan w:val="6"/>
            <w:shd w:val="clear" w:color="auto" w:fill="FFFFFF" w:themeFill="background1"/>
          </w:tcPr>
          <w:p w14:paraId="47D3804A" w14:textId="77777777" w:rsidR="000B2E2B" w:rsidRPr="00FC7A70" w:rsidRDefault="000B2E2B" w:rsidP="00DF7BBF">
            <w:pPr>
              <w:widowControl w:val="0"/>
              <w:spacing w:after="120"/>
              <w:ind w:left="32"/>
              <w:jc w:val="center"/>
              <w:rPr>
                <w:rFonts w:ascii="Garamond" w:hAnsi="Garamond"/>
                <w:szCs w:val="24"/>
              </w:rPr>
            </w:pPr>
            <w:r w:rsidRPr="00FC7A70">
              <w:rPr>
                <w:rFonts w:ascii="Garamond" w:hAnsi="Garamond"/>
                <w:szCs w:val="24"/>
              </w:rPr>
              <w:t>Compromisso para anos futuros</w:t>
            </w:r>
          </w:p>
        </w:tc>
      </w:tr>
      <w:tr w:rsidR="000B2E2B" w:rsidRPr="00FC7A70" w14:paraId="67353AA3" w14:textId="77777777" w:rsidTr="00073EF1">
        <w:trPr>
          <w:trHeight w:val="1170"/>
        </w:trPr>
        <w:tc>
          <w:tcPr>
            <w:tcW w:w="3828" w:type="dxa"/>
            <w:vMerge w:val="restart"/>
            <w:tcBorders>
              <w:right w:val="nil"/>
            </w:tcBorders>
            <w:shd w:val="clear" w:color="auto" w:fill="FFFFFF" w:themeFill="background1"/>
          </w:tcPr>
          <w:p w14:paraId="0B3838D0"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4534" w:type="dxa"/>
            <w:gridSpan w:val="5"/>
            <w:shd w:val="clear" w:color="auto" w:fill="FFFFFF" w:themeFill="background1"/>
          </w:tcPr>
          <w:p w14:paraId="06E84162" w14:textId="77777777" w:rsidR="000B2E2B" w:rsidRPr="00FC7A70" w:rsidRDefault="000B2E2B" w:rsidP="00DF7BBF">
            <w:pPr>
              <w:widowControl w:val="0"/>
              <w:spacing w:after="120"/>
              <w:rPr>
                <w:rFonts w:ascii="Garamond" w:hAnsi="Garamond"/>
                <w:szCs w:val="24"/>
              </w:rPr>
            </w:pPr>
          </w:p>
          <w:p w14:paraId="1720FA76"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r w:rsidRPr="00FC7A70">
              <w:rPr>
                <w:rFonts w:ascii="Garamond" w:hAnsi="Garamond"/>
                <w:szCs w:val="24"/>
              </w:rPr>
              <w:br/>
              <w:t>X</w:t>
            </w:r>
          </w:p>
        </w:tc>
      </w:tr>
      <w:tr w:rsidR="000B2E2B" w:rsidRPr="00FC7A70" w14:paraId="44AE525A" w14:textId="77777777" w:rsidTr="00073EF1">
        <w:trPr>
          <w:trHeight w:val="1170"/>
        </w:trPr>
        <w:tc>
          <w:tcPr>
            <w:tcW w:w="3828" w:type="dxa"/>
            <w:vMerge/>
            <w:tcBorders>
              <w:right w:val="nil"/>
            </w:tcBorders>
            <w:shd w:val="clear" w:color="auto" w:fill="FFFFFF" w:themeFill="background1"/>
          </w:tcPr>
          <w:p w14:paraId="00175AC8" w14:textId="77777777" w:rsidR="000B2E2B" w:rsidRPr="00FC7A70" w:rsidRDefault="000B2E2B" w:rsidP="00DF7BBF">
            <w:pPr>
              <w:widowControl w:val="0"/>
              <w:spacing w:after="120"/>
              <w:rPr>
                <w:rFonts w:ascii="Garamond" w:hAnsi="Garamond"/>
                <w:szCs w:val="24"/>
              </w:rPr>
            </w:pPr>
          </w:p>
        </w:tc>
        <w:tc>
          <w:tcPr>
            <w:tcW w:w="4534" w:type="dxa"/>
            <w:gridSpan w:val="5"/>
            <w:shd w:val="clear" w:color="auto" w:fill="FFFFFF" w:themeFill="background1"/>
          </w:tcPr>
          <w:p w14:paraId="1B025CC9"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r>
      <w:tr w:rsidR="000B2E2B" w:rsidRPr="00FC7A70" w14:paraId="2B772714" w14:textId="77777777" w:rsidTr="00073EF1">
        <w:trPr>
          <w:trHeight w:val="694"/>
        </w:trPr>
        <w:tc>
          <w:tcPr>
            <w:tcW w:w="8362" w:type="dxa"/>
            <w:gridSpan w:val="6"/>
            <w:shd w:val="clear" w:color="auto" w:fill="FFFFFF" w:themeFill="background1"/>
          </w:tcPr>
          <w:p w14:paraId="6E9A2B2C" w14:textId="77777777" w:rsidR="000B2E2B" w:rsidRPr="00FC7A70" w:rsidRDefault="000B2E2B" w:rsidP="00DF7BBF">
            <w:pPr>
              <w:widowControl w:val="0"/>
              <w:spacing w:after="120"/>
              <w:ind w:left="32"/>
              <w:jc w:val="center"/>
              <w:rPr>
                <w:rFonts w:ascii="Garamond" w:hAnsi="Garamond"/>
                <w:szCs w:val="24"/>
              </w:rPr>
            </w:pPr>
            <w:r w:rsidRPr="00FC7A70">
              <w:rPr>
                <w:rFonts w:ascii="Garamond" w:hAnsi="Garamond"/>
                <w:szCs w:val="24"/>
              </w:rPr>
              <w:t>Os encargos encontram-se registados no Sistema Central de Encargos Plurianuais, de forma atualizada?</w:t>
            </w:r>
          </w:p>
        </w:tc>
      </w:tr>
      <w:tr w:rsidR="000B2E2B" w:rsidRPr="00FC7A70" w14:paraId="00C7CCA1" w14:textId="77777777" w:rsidTr="00073EF1">
        <w:trPr>
          <w:trHeight w:val="1026"/>
        </w:trPr>
        <w:tc>
          <w:tcPr>
            <w:tcW w:w="3828" w:type="dxa"/>
            <w:vMerge w:val="restart"/>
            <w:tcBorders>
              <w:right w:val="nil"/>
            </w:tcBorders>
            <w:shd w:val="clear" w:color="auto" w:fill="FFFFFF" w:themeFill="background1"/>
          </w:tcPr>
          <w:p w14:paraId="1522F9EB"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4235" w:type="dxa"/>
            <w:gridSpan w:val="4"/>
            <w:tcBorders>
              <w:right w:val="nil"/>
            </w:tcBorders>
            <w:shd w:val="clear" w:color="auto" w:fill="FFFFFF" w:themeFill="background1"/>
          </w:tcPr>
          <w:p w14:paraId="79DA6311"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r w:rsidRPr="00FC7A70">
              <w:rPr>
                <w:rFonts w:ascii="Garamond" w:hAnsi="Garamond"/>
                <w:szCs w:val="24"/>
              </w:rPr>
              <w:br/>
              <w:t>X</w:t>
            </w:r>
          </w:p>
        </w:tc>
        <w:tc>
          <w:tcPr>
            <w:tcW w:w="299" w:type="dxa"/>
            <w:vMerge w:val="restart"/>
            <w:tcBorders>
              <w:left w:val="nil"/>
            </w:tcBorders>
            <w:shd w:val="clear" w:color="auto" w:fill="FFFFFF" w:themeFill="background1"/>
          </w:tcPr>
          <w:p w14:paraId="4A1773F1" w14:textId="77777777" w:rsidR="000B2E2B" w:rsidRPr="00FC7A70" w:rsidRDefault="000B2E2B" w:rsidP="00DF7BBF">
            <w:pPr>
              <w:widowControl w:val="0"/>
              <w:spacing w:after="120"/>
              <w:rPr>
                <w:rFonts w:ascii="Garamond" w:hAnsi="Garamond"/>
                <w:szCs w:val="24"/>
              </w:rPr>
            </w:pPr>
          </w:p>
        </w:tc>
      </w:tr>
      <w:tr w:rsidR="000B2E2B" w:rsidRPr="00FC7A70" w14:paraId="6C9A0E8E" w14:textId="77777777" w:rsidTr="00073EF1">
        <w:trPr>
          <w:trHeight w:val="1026"/>
        </w:trPr>
        <w:tc>
          <w:tcPr>
            <w:tcW w:w="3828" w:type="dxa"/>
            <w:vMerge/>
            <w:tcBorders>
              <w:right w:val="nil"/>
            </w:tcBorders>
            <w:shd w:val="clear" w:color="auto" w:fill="FFFFFF" w:themeFill="background1"/>
          </w:tcPr>
          <w:p w14:paraId="0C01FB6E" w14:textId="77777777" w:rsidR="000B2E2B" w:rsidRPr="00FC7A70" w:rsidRDefault="000B2E2B" w:rsidP="00DF7BBF">
            <w:pPr>
              <w:widowControl w:val="0"/>
              <w:spacing w:after="120"/>
              <w:rPr>
                <w:rFonts w:ascii="Garamond" w:hAnsi="Garamond"/>
                <w:szCs w:val="24"/>
              </w:rPr>
            </w:pPr>
          </w:p>
        </w:tc>
        <w:tc>
          <w:tcPr>
            <w:tcW w:w="4235" w:type="dxa"/>
            <w:gridSpan w:val="4"/>
            <w:tcBorders>
              <w:right w:val="nil"/>
            </w:tcBorders>
            <w:shd w:val="clear" w:color="auto" w:fill="FFFFFF" w:themeFill="background1"/>
          </w:tcPr>
          <w:p w14:paraId="4317749E"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c>
          <w:tcPr>
            <w:tcW w:w="299" w:type="dxa"/>
            <w:vMerge/>
            <w:tcBorders>
              <w:left w:val="nil"/>
            </w:tcBorders>
            <w:shd w:val="clear" w:color="auto" w:fill="FFFFFF" w:themeFill="background1"/>
          </w:tcPr>
          <w:p w14:paraId="75E1A594" w14:textId="77777777" w:rsidR="000B2E2B" w:rsidRPr="00FC7A70" w:rsidRDefault="000B2E2B" w:rsidP="00DF7BBF">
            <w:pPr>
              <w:widowControl w:val="0"/>
              <w:spacing w:after="120"/>
              <w:rPr>
                <w:rFonts w:ascii="Garamond" w:hAnsi="Garamond"/>
                <w:szCs w:val="24"/>
              </w:rPr>
            </w:pPr>
          </w:p>
        </w:tc>
      </w:tr>
      <w:tr w:rsidR="000B2E2B" w:rsidRPr="00FC7A70" w14:paraId="007F5F9E" w14:textId="77777777" w:rsidTr="00073EF1">
        <w:trPr>
          <w:trHeight w:val="887"/>
        </w:trPr>
        <w:tc>
          <w:tcPr>
            <w:tcW w:w="8362" w:type="dxa"/>
            <w:gridSpan w:val="6"/>
            <w:shd w:val="clear" w:color="auto" w:fill="FFFFFF" w:themeFill="background1"/>
          </w:tcPr>
          <w:p w14:paraId="6D2D5E16" w14:textId="77777777" w:rsidR="000B2E2B" w:rsidRPr="00FC7A70" w:rsidRDefault="000B2E2B" w:rsidP="00DF7BBF">
            <w:pPr>
              <w:widowControl w:val="0"/>
              <w:spacing w:after="120"/>
              <w:ind w:left="32"/>
              <w:jc w:val="center"/>
              <w:rPr>
                <w:rFonts w:ascii="Garamond" w:hAnsi="Garamond"/>
                <w:szCs w:val="24"/>
              </w:rPr>
            </w:pPr>
            <w:r w:rsidRPr="00FC7A70">
              <w:rPr>
                <w:rFonts w:ascii="Garamond" w:hAnsi="Garamond"/>
                <w:szCs w:val="24"/>
              </w:rPr>
              <w:t>A medida/projeto tem encargos anteriores associados?</w:t>
            </w:r>
          </w:p>
        </w:tc>
      </w:tr>
      <w:tr w:rsidR="000B2E2B" w:rsidRPr="00FC7A70" w14:paraId="379602F8" w14:textId="77777777" w:rsidTr="00073EF1">
        <w:trPr>
          <w:trHeight w:val="1852"/>
        </w:trPr>
        <w:tc>
          <w:tcPr>
            <w:tcW w:w="3828" w:type="dxa"/>
            <w:tcBorders>
              <w:right w:val="nil"/>
            </w:tcBorders>
            <w:shd w:val="clear" w:color="auto" w:fill="FFFFFF" w:themeFill="background1"/>
          </w:tcPr>
          <w:p w14:paraId="3183D9FC"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4056" w:type="dxa"/>
            <w:gridSpan w:val="3"/>
            <w:tcBorders>
              <w:right w:val="nil"/>
            </w:tcBorders>
            <w:shd w:val="clear" w:color="auto" w:fill="FFFFFF" w:themeFill="background1"/>
          </w:tcPr>
          <w:p w14:paraId="2A4E6B1F"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Não</w:t>
            </w:r>
            <w:r w:rsidRPr="00FC7A70">
              <w:rPr>
                <w:rFonts w:ascii="Garamond" w:hAnsi="Garamond"/>
                <w:szCs w:val="24"/>
              </w:rPr>
              <w:br/>
              <w:t>X</w:t>
            </w:r>
          </w:p>
        </w:tc>
        <w:tc>
          <w:tcPr>
            <w:tcW w:w="478" w:type="dxa"/>
            <w:gridSpan w:val="2"/>
            <w:tcBorders>
              <w:left w:val="nil"/>
              <w:bottom w:val="single" w:sz="4" w:space="0" w:color="auto"/>
            </w:tcBorders>
            <w:shd w:val="clear" w:color="auto" w:fill="FFFFFF" w:themeFill="background1"/>
          </w:tcPr>
          <w:p w14:paraId="1D7049AF" w14:textId="77777777" w:rsidR="000B2E2B" w:rsidRPr="00FC7A70" w:rsidRDefault="000B2E2B" w:rsidP="00DF7BBF">
            <w:pPr>
              <w:widowControl w:val="0"/>
              <w:spacing w:after="120"/>
              <w:rPr>
                <w:rFonts w:ascii="Garamond" w:hAnsi="Garamond"/>
                <w:szCs w:val="24"/>
              </w:rPr>
            </w:pPr>
          </w:p>
          <w:p w14:paraId="77C7905B" w14:textId="77777777" w:rsidR="000B2E2B" w:rsidRPr="00FC7A70" w:rsidRDefault="000B2E2B" w:rsidP="00DF7BBF">
            <w:pPr>
              <w:widowControl w:val="0"/>
              <w:spacing w:after="120"/>
              <w:rPr>
                <w:rFonts w:ascii="Garamond" w:hAnsi="Garamond"/>
                <w:szCs w:val="24"/>
              </w:rPr>
            </w:pPr>
          </w:p>
          <w:p w14:paraId="3DF9EA15" w14:textId="77777777" w:rsidR="000B2E2B" w:rsidRPr="00FC7A70" w:rsidRDefault="000B2E2B" w:rsidP="00DF7BBF">
            <w:pPr>
              <w:widowControl w:val="0"/>
              <w:spacing w:after="120"/>
              <w:rPr>
                <w:rFonts w:ascii="Garamond" w:hAnsi="Garamond"/>
                <w:szCs w:val="24"/>
              </w:rPr>
            </w:pPr>
          </w:p>
        </w:tc>
      </w:tr>
      <w:tr w:rsidR="000B2E2B" w:rsidRPr="00FC7A70" w14:paraId="351F4700" w14:textId="77777777" w:rsidTr="00073EF1">
        <w:trPr>
          <w:trHeight w:val="1395"/>
        </w:trPr>
        <w:tc>
          <w:tcPr>
            <w:tcW w:w="3828" w:type="dxa"/>
            <w:tcBorders>
              <w:right w:val="nil"/>
            </w:tcBorders>
            <w:shd w:val="clear" w:color="auto" w:fill="FFFFFF" w:themeFill="background1"/>
          </w:tcPr>
          <w:p w14:paraId="10FCA7AF" w14:textId="77777777" w:rsidR="000B2E2B" w:rsidRPr="00FC7A70" w:rsidRDefault="000B2E2B" w:rsidP="00DF7BBF">
            <w:pPr>
              <w:widowControl w:val="0"/>
              <w:spacing w:after="120"/>
              <w:rPr>
                <w:rFonts w:ascii="Garamond" w:hAnsi="Garamond"/>
                <w:szCs w:val="24"/>
              </w:rPr>
            </w:pPr>
          </w:p>
        </w:tc>
        <w:tc>
          <w:tcPr>
            <w:tcW w:w="4534" w:type="dxa"/>
            <w:gridSpan w:val="5"/>
            <w:tcBorders>
              <w:left w:val="nil"/>
            </w:tcBorders>
            <w:shd w:val="clear" w:color="auto" w:fill="FFFFFF" w:themeFill="background1"/>
          </w:tcPr>
          <w:p w14:paraId="47B991E8" w14:textId="77777777" w:rsidR="000B2E2B" w:rsidRPr="00FC7A70" w:rsidRDefault="000B2E2B" w:rsidP="00DF7BBF">
            <w:pPr>
              <w:widowControl w:val="0"/>
              <w:spacing w:after="120"/>
              <w:rPr>
                <w:rFonts w:ascii="Garamond" w:hAnsi="Garamond"/>
                <w:szCs w:val="24"/>
              </w:rPr>
            </w:pPr>
          </w:p>
        </w:tc>
      </w:tr>
      <w:tr w:rsidR="000B2E2B" w:rsidRPr="00FC7A70" w14:paraId="04EBD6B7" w14:textId="77777777" w:rsidTr="00073EF1">
        <w:trPr>
          <w:trHeight w:val="2115"/>
        </w:trPr>
        <w:tc>
          <w:tcPr>
            <w:tcW w:w="4111" w:type="dxa"/>
            <w:gridSpan w:val="2"/>
            <w:tcBorders>
              <w:bottom w:val="single" w:sz="4" w:space="0" w:color="auto"/>
              <w:right w:val="nil"/>
            </w:tcBorders>
            <w:shd w:val="clear" w:color="auto" w:fill="FFFFFF" w:themeFill="background1"/>
          </w:tcPr>
          <w:p w14:paraId="0BF39D0D"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Justificação para o aumento da despesa, face ao encargo previsto em ano(s) anterior(es):</w:t>
            </w:r>
          </w:p>
        </w:tc>
        <w:tc>
          <w:tcPr>
            <w:tcW w:w="3773" w:type="dxa"/>
            <w:gridSpan w:val="2"/>
            <w:tcBorders>
              <w:bottom w:val="single" w:sz="4" w:space="0" w:color="auto"/>
              <w:right w:val="nil"/>
            </w:tcBorders>
            <w:shd w:val="clear" w:color="auto" w:fill="FFFFFF" w:themeFill="background1"/>
          </w:tcPr>
          <w:p w14:paraId="1BDCAB3B"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Nos termos do artigo 2.º da Portaria n.º 60-B/2015, de 2 de março:  </w:t>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t>a) A taxa de autorização conjunta dos pedidos de instalação ou de alteração</w:t>
            </w:r>
            <w:r w:rsidRPr="00FC7A70">
              <w:rPr>
                <w:rFonts w:ascii="Garamond" w:hAnsi="Garamond"/>
                <w:szCs w:val="24"/>
              </w:rPr>
              <w:br/>
              <w:t>significativa das grandes superfícies comerciais não inseridas em conjuntos</w:t>
            </w:r>
            <w:r w:rsidRPr="00FC7A70">
              <w:rPr>
                <w:rFonts w:ascii="Garamond" w:hAnsi="Garamond"/>
                <w:szCs w:val="24"/>
              </w:rPr>
              <w:br/>
              <w:t>comerciais é de (euro) 20 por metro quadrado de área de venda autorizada;</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t>b) A taxa de autorização conjunta de instalação ou de alteração significativa</w:t>
            </w:r>
            <w:r w:rsidRPr="00FC7A70">
              <w:rPr>
                <w:rFonts w:ascii="Garamond" w:hAnsi="Garamond"/>
                <w:szCs w:val="24"/>
              </w:rPr>
              <w:br/>
              <w:t>de conjuntos comerciais é de (euro) 15 por metro quadrado de área bruta</w:t>
            </w:r>
            <w:r w:rsidRPr="00FC7A70">
              <w:rPr>
                <w:rFonts w:ascii="Garamond" w:hAnsi="Garamond"/>
                <w:szCs w:val="24"/>
              </w:rPr>
              <w:br/>
              <w:t xml:space="preserve">locável autorizada.  </w:t>
            </w:r>
            <w:r w:rsidRPr="00FC7A70">
              <w:rPr>
                <w:rFonts w:ascii="Garamond" w:hAnsi="Garamond"/>
                <w:szCs w:val="24"/>
              </w:rPr>
              <w:br/>
              <w:t xml:space="preserve">  </w:t>
            </w:r>
            <w:r w:rsidRPr="00FC7A70">
              <w:rPr>
                <w:rFonts w:ascii="Garamond" w:hAnsi="Garamond"/>
                <w:szCs w:val="24"/>
              </w:rPr>
              <w:br/>
              <w:t>O CLAE define que essa taxa passa a ser fixa - o que irá reduzir</w:t>
            </w:r>
            <w:r w:rsidRPr="00FC7A70">
              <w:rPr>
                <w:rFonts w:ascii="Garamond" w:hAnsi="Garamond"/>
                <w:szCs w:val="24"/>
              </w:rPr>
              <w:br/>
              <w:t>substancialmente a receita obtida.</w:t>
            </w:r>
            <w:r w:rsidRPr="00FC7A70">
              <w:rPr>
                <w:rFonts w:ascii="Garamond" w:hAnsi="Garamond"/>
                <w:szCs w:val="24"/>
              </w:rPr>
              <w:br/>
            </w:r>
            <w:r w:rsidRPr="00FC7A70">
              <w:rPr>
                <w:rFonts w:ascii="Garamond" w:hAnsi="Garamond"/>
                <w:szCs w:val="24"/>
              </w:rPr>
              <w:br/>
              <w:t xml:space="preserve">  </w:t>
            </w:r>
            <w:r w:rsidRPr="00FC7A70">
              <w:rPr>
                <w:rFonts w:ascii="Garamond" w:hAnsi="Garamond"/>
                <w:szCs w:val="24"/>
              </w:rPr>
              <w:br/>
            </w:r>
            <w:r w:rsidRPr="00FC7A70">
              <w:rPr>
                <w:rFonts w:ascii="Garamond" w:hAnsi="Garamond"/>
                <w:szCs w:val="24"/>
              </w:rPr>
              <w:br/>
            </w:r>
          </w:p>
        </w:tc>
        <w:tc>
          <w:tcPr>
            <w:tcW w:w="478" w:type="dxa"/>
            <w:gridSpan w:val="2"/>
            <w:tcBorders>
              <w:left w:val="nil"/>
              <w:bottom w:val="single" w:sz="4" w:space="0" w:color="auto"/>
            </w:tcBorders>
            <w:shd w:val="clear" w:color="auto" w:fill="FFFFFF" w:themeFill="background1"/>
          </w:tcPr>
          <w:p w14:paraId="7BA1B00D" w14:textId="77777777" w:rsidR="000B2E2B" w:rsidRPr="00FC7A70" w:rsidRDefault="000B2E2B" w:rsidP="00DF7BBF">
            <w:pPr>
              <w:widowControl w:val="0"/>
              <w:spacing w:after="120"/>
              <w:rPr>
                <w:rFonts w:ascii="Garamond" w:hAnsi="Garamond"/>
                <w:szCs w:val="24"/>
              </w:rPr>
            </w:pPr>
          </w:p>
        </w:tc>
      </w:tr>
      <w:tr w:rsidR="000B2E2B" w:rsidRPr="00FC7A70" w14:paraId="43D1C12E" w14:textId="77777777" w:rsidTr="00073EF1">
        <w:trPr>
          <w:trHeight w:val="2004"/>
        </w:trPr>
        <w:tc>
          <w:tcPr>
            <w:tcW w:w="4111" w:type="dxa"/>
            <w:gridSpan w:val="2"/>
            <w:shd w:val="clear" w:color="auto" w:fill="FFFFFF" w:themeFill="background1"/>
          </w:tcPr>
          <w:p w14:paraId="6698E4D9"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Forma do ato anterior autorizador (RCM/PEE/Despacho):</w:t>
            </w:r>
          </w:p>
        </w:tc>
        <w:tc>
          <w:tcPr>
            <w:tcW w:w="4251" w:type="dxa"/>
            <w:gridSpan w:val="4"/>
            <w:shd w:val="clear" w:color="auto" w:fill="FFFFFF" w:themeFill="background1"/>
          </w:tcPr>
          <w:p w14:paraId="129045C8"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r>
    </w:tbl>
    <w:p w14:paraId="60ECCC0A" w14:textId="77777777" w:rsidR="000B2E2B" w:rsidRPr="00FC7A70" w:rsidRDefault="000B2E2B" w:rsidP="00DF7BBF">
      <w:pPr>
        <w:widowControl w:val="0"/>
        <w:spacing w:after="120"/>
        <w:rPr>
          <w:rFonts w:ascii="Garamond" w:hAnsi="Garamond"/>
          <w:szCs w:val="24"/>
        </w:rPr>
      </w:pPr>
    </w:p>
    <w:p w14:paraId="775C7CA9" w14:textId="77777777" w:rsidR="000B2E2B" w:rsidRPr="00FC7A70" w:rsidRDefault="000B2E2B" w:rsidP="00DF7BBF">
      <w:pPr>
        <w:widowControl w:val="0"/>
        <w:numPr>
          <w:ilvl w:val="0"/>
          <w:numId w:val="273"/>
        </w:numPr>
        <w:tabs>
          <w:tab w:val="clear" w:pos="1065"/>
          <w:tab w:val="num" w:pos="284"/>
        </w:tabs>
        <w:spacing w:after="120"/>
        <w:ind w:left="284" w:hanging="284"/>
        <w:rPr>
          <w:rFonts w:ascii="Garamond" w:hAnsi="Garamond"/>
          <w:szCs w:val="24"/>
        </w:rPr>
      </w:pPr>
      <w:r w:rsidRPr="00FC7A70">
        <w:rPr>
          <w:rFonts w:ascii="Garamond" w:hAnsi="Garamond" w:cs="Arial"/>
          <w:szCs w:val="24"/>
        </w:rPr>
        <w:t>Meios humanos envolvidos:</w:t>
      </w:r>
    </w:p>
    <w:tbl>
      <w:tblPr>
        <w:tblpPr w:leftFromText="141" w:rightFromText="141" w:vertAnchor="text" w:horzAnchor="margin" w:tblpY="6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3063"/>
        <w:gridCol w:w="3201"/>
      </w:tblGrid>
      <w:tr w:rsidR="000B2E2B" w:rsidRPr="00FC7A70" w14:paraId="62917CB0" w14:textId="77777777" w:rsidTr="00073EF1">
        <w:trPr>
          <w:trHeight w:val="696"/>
        </w:trPr>
        <w:tc>
          <w:tcPr>
            <w:tcW w:w="2095" w:type="dxa"/>
            <w:vAlign w:val="center"/>
          </w:tcPr>
          <w:p w14:paraId="32276837"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Mantém?</w:t>
            </w:r>
          </w:p>
        </w:tc>
        <w:tc>
          <w:tcPr>
            <w:tcW w:w="3063" w:type="dxa"/>
            <w:vAlign w:val="center"/>
          </w:tcPr>
          <w:p w14:paraId="2CD5D388" w14:textId="77777777" w:rsidR="000B2E2B" w:rsidRPr="00FC7A70" w:rsidRDefault="000B2E2B" w:rsidP="00DF7BBF">
            <w:pPr>
              <w:widowControl w:val="0"/>
              <w:spacing w:after="120"/>
              <w:jc w:val="center"/>
              <w:rPr>
                <w:rFonts w:ascii="Garamond" w:hAnsi="Garamond" w:cs="Arial"/>
                <w:szCs w:val="24"/>
              </w:rPr>
            </w:pPr>
            <w:r w:rsidRPr="00FC7A70">
              <w:rPr>
                <w:rFonts w:ascii="Garamond" w:hAnsi="Garamond" w:cs="Arial"/>
                <w:szCs w:val="24"/>
              </w:rPr>
              <w:t>Aumenta</w:t>
            </w:r>
          </w:p>
        </w:tc>
        <w:tc>
          <w:tcPr>
            <w:tcW w:w="3201" w:type="dxa"/>
            <w:vAlign w:val="center"/>
          </w:tcPr>
          <w:p w14:paraId="2220E22C"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Diminui</w:t>
            </w:r>
          </w:p>
        </w:tc>
      </w:tr>
      <w:tr w:rsidR="000B2E2B" w:rsidRPr="00FC7A70" w14:paraId="195F816E" w14:textId="77777777" w:rsidTr="00073EF1">
        <w:tc>
          <w:tcPr>
            <w:tcW w:w="2095" w:type="dxa"/>
          </w:tcPr>
          <w:p w14:paraId="02694974"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Sim</w:t>
            </w:r>
          </w:p>
        </w:tc>
        <w:tc>
          <w:tcPr>
            <w:tcW w:w="3063" w:type="dxa"/>
          </w:tcPr>
          <w:p w14:paraId="1C338EA1" w14:textId="77777777" w:rsidR="000B2E2B" w:rsidRPr="00FC7A70" w:rsidRDefault="000B2E2B" w:rsidP="00DF7BBF">
            <w:pPr>
              <w:widowControl w:val="0"/>
              <w:spacing w:after="120"/>
              <w:rPr>
                <w:rFonts w:ascii="Garamond" w:hAnsi="Garamond"/>
                <w:szCs w:val="24"/>
              </w:rPr>
            </w:pPr>
          </w:p>
        </w:tc>
        <w:tc>
          <w:tcPr>
            <w:tcW w:w="3201" w:type="dxa"/>
          </w:tcPr>
          <w:p w14:paraId="00F385C5" w14:textId="77777777" w:rsidR="000B2E2B" w:rsidRPr="00FC7A70" w:rsidRDefault="000B2E2B" w:rsidP="00DF7BBF">
            <w:pPr>
              <w:widowControl w:val="0"/>
              <w:spacing w:after="120"/>
              <w:rPr>
                <w:rFonts w:ascii="Garamond" w:hAnsi="Garamond"/>
                <w:szCs w:val="24"/>
              </w:rPr>
            </w:pPr>
          </w:p>
        </w:tc>
      </w:tr>
    </w:tbl>
    <w:p w14:paraId="7FF5088A" w14:textId="77777777" w:rsidR="000B2E2B" w:rsidRPr="00FC7A70" w:rsidRDefault="000B2E2B" w:rsidP="00DF7BBF">
      <w:pPr>
        <w:widowControl w:val="0"/>
        <w:spacing w:after="120"/>
        <w:rPr>
          <w:rFonts w:ascii="Garamond" w:hAnsi="Garamond"/>
          <w:szCs w:val="24"/>
        </w:rPr>
      </w:pPr>
    </w:p>
    <w:p w14:paraId="76558895" w14:textId="77777777" w:rsidR="000B2E2B" w:rsidRPr="00FC7A70" w:rsidRDefault="000B2E2B" w:rsidP="00DF7BBF">
      <w:pPr>
        <w:widowControl w:val="0"/>
        <w:numPr>
          <w:ilvl w:val="0"/>
          <w:numId w:val="273"/>
        </w:numPr>
        <w:tabs>
          <w:tab w:val="clear" w:pos="1065"/>
          <w:tab w:val="num" w:pos="284"/>
        </w:tabs>
        <w:spacing w:after="120"/>
        <w:ind w:left="284" w:hanging="284"/>
        <w:rPr>
          <w:rFonts w:ascii="Garamond" w:hAnsi="Garamond"/>
          <w:szCs w:val="24"/>
        </w:rPr>
      </w:pPr>
      <w:r w:rsidRPr="00FC7A70">
        <w:rPr>
          <w:rFonts w:ascii="Garamond" w:hAnsi="Garamond" w:cs="Arial"/>
          <w:szCs w:val="24"/>
        </w:rPr>
        <w:t>Novo(s) ato(s) administrativo(s) necessário(s):</w:t>
      </w:r>
    </w:p>
    <w:tbl>
      <w:tblPr>
        <w:tblpPr w:leftFromText="141" w:rightFromText="141" w:vertAnchor="text" w:horzAnchor="margin" w:tblpY="68"/>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3"/>
        <w:gridCol w:w="1417"/>
      </w:tblGrid>
      <w:tr w:rsidR="000B2E2B" w:rsidRPr="00FC7A70" w14:paraId="0E20F2E4" w14:textId="77777777" w:rsidTr="00073EF1">
        <w:trPr>
          <w:trHeight w:val="553"/>
        </w:trPr>
        <w:tc>
          <w:tcPr>
            <w:tcW w:w="7083" w:type="dxa"/>
            <w:vAlign w:val="center"/>
          </w:tcPr>
          <w:p w14:paraId="4A65BAAF"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Sim</w:t>
            </w:r>
          </w:p>
        </w:tc>
        <w:tc>
          <w:tcPr>
            <w:tcW w:w="1417" w:type="dxa"/>
            <w:vAlign w:val="center"/>
          </w:tcPr>
          <w:p w14:paraId="3BB79D79" w14:textId="77777777" w:rsidR="000B2E2B" w:rsidRPr="00FC7A70" w:rsidRDefault="000B2E2B" w:rsidP="00DF7BBF">
            <w:pPr>
              <w:widowControl w:val="0"/>
              <w:spacing w:after="120"/>
              <w:jc w:val="center"/>
              <w:rPr>
                <w:rFonts w:ascii="Garamond" w:hAnsi="Garamond" w:cs="Arial"/>
                <w:szCs w:val="24"/>
              </w:rPr>
            </w:pPr>
            <w:r w:rsidRPr="00FC7A70">
              <w:rPr>
                <w:rFonts w:ascii="Garamond" w:hAnsi="Garamond" w:cs="Arial"/>
                <w:szCs w:val="24"/>
              </w:rPr>
              <w:t>Não</w:t>
            </w:r>
          </w:p>
        </w:tc>
      </w:tr>
      <w:tr w:rsidR="000B2E2B" w:rsidRPr="00FC7A70" w14:paraId="618E3C0E" w14:textId="77777777" w:rsidTr="00073EF1">
        <w:trPr>
          <w:trHeight w:val="1202"/>
        </w:trPr>
        <w:tc>
          <w:tcPr>
            <w:tcW w:w="7083" w:type="dxa"/>
          </w:tcPr>
          <w:p w14:paraId="2112D6B1"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p w14:paraId="6AC3112D" w14:textId="77777777" w:rsidR="000B2E2B" w:rsidRPr="00FC7A70" w:rsidRDefault="000B2E2B" w:rsidP="00DF7BBF">
            <w:pPr>
              <w:widowControl w:val="0"/>
              <w:spacing w:after="120"/>
              <w:rPr>
                <w:rFonts w:ascii="Garamond" w:eastAsia="Calibri" w:hAnsi="Garamond"/>
                <w:szCs w:val="24"/>
              </w:rPr>
            </w:pPr>
          </w:p>
        </w:tc>
        <w:tc>
          <w:tcPr>
            <w:tcW w:w="1417" w:type="dxa"/>
            <w:vMerge w:val="restart"/>
          </w:tcPr>
          <w:p w14:paraId="5876D31F" w14:textId="77777777" w:rsidR="000B2E2B" w:rsidRPr="00FC7A70" w:rsidRDefault="000B2E2B" w:rsidP="00DF7BBF">
            <w:pPr>
              <w:widowControl w:val="0"/>
              <w:spacing w:after="120"/>
              <w:rPr>
                <w:rFonts w:ascii="Garamond" w:hAnsi="Garamond"/>
                <w:szCs w:val="24"/>
              </w:rPr>
            </w:pPr>
            <w:r w:rsidRPr="00FC7A70">
              <w:rPr>
                <w:rFonts w:ascii="Garamond" w:hAnsi="Garamond"/>
                <w:szCs w:val="24"/>
              </w:rPr>
              <w:t>X</w:t>
            </w:r>
          </w:p>
        </w:tc>
      </w:tr>
      <w:tr w:rsidR="000B2E2B" w:rsidRPr="00FC7A70" w14:paraId="317E1585" w14:textId="77777777" w:rsidTr="00073EF1">
        <w:trPr>
          <w:trHeight w:val="1568"/>
        </w:trPr>
        <w:tc>
          <w:tcPr>
            <w:tcW w:w="7083" w:type="dxa"/>
          </w:tcPr>
          <w:p w14:paraId="28A2BF3A"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c>
          <w:tcPr>
            <w:tcW w:w="1417" w:type="dxa"/>
            <w:vMerge/>
          </w:tcPr>
          <w:p w14:paraId="068EDB42" w14:textId="77777777" w:rsidR="000B2E2B" w:rsidRPr="00FC7A70" w:rsidRDefault="000B2E2B" w:rsidP="00DF7BBF">
            <w:pPr>
              <w:widowControl w:val="0"/>
              <w:spacing w:after="120"/>
              <w:rPr>
                <w:rFonts w:ascii="Garamond" w:eastAsia="Calibri" w:hAnsi="Garamond"/>
                <w:szCs w:val="24"/>
              </w:rPr>
            </w:pPr>
          </w:p>
        </w:tc>
      </w:tr>
    </w:tbl>
    <w:p w14:paraId="4D0C5F0A" w14:textId="77777777" w:rsidR="000B2E2B" w:rsidRPr="00FC7A70" w:rsidRDefault="000B2E2B" w:rsidP="00DF7BBF">
      <w:pPr>
        <w:pStyle w:val="PargrafodaLista"/>
        <w:widowControl w:val="0"/>
        <w:spacing w:after="120"/>
        <w:ind w:right="-93"/>
        <w:contextualSpacing w:val="0"/>
        <w:rPr>
          <w:rFonts w:ascii="Garamond" w:hAnsi="Garamond" w:cs="Arial"/>
          <w:szCs w:val="24"/>
        </w:rPr>
      </w:pPr>
    </w:p>
    <w:p w14:paraId="6EA6E6A9"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Ponderação sobre oportunidade de criação de regime de isenção para micro, pequenas e médias empresas ou, não sendo possível, de regime específico que atenda às particularidades destas empresas e mitigue o impacto dos referidos encargos: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081"/>
      </w:tblGrid>
      <w:tr w:rsidR="000B2E2B" w:rsidRPr="00FC7A70" w14:paraId="7FF96D47" w14:textId="77777777" w:rsidTr="00073EF1">
        <w:trPr>
          <w:trHeight w:val="632"/>
        </w:trPr>
        <w:tc>
          <w:tcPr>
            <w:tcW w:w="1418" w:type="dxa"/>
            <w:tcBorders>
              <w:top w:val="single" w:sz="4" w:space="0" w:color="auto"/>
              <w:left w:val="single" w:sz="4" w:space="0" w:color="auto"/>
              <w:bottom w:val="single" w:sz="4" w:space="0" w:color="auto"/>
              <w:right w:val="single" w:sz="4" w:space="0" w:color="auto"/>
            </w:tcBorders>
          </w:tcPr>
          <w:p w14:paraId="13EBCE0B"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Sim</w:t>
            </w:r>
          </w:p>
        </w:tc>
        <w:tc>
          <w:tcPr>
            <w:tcW w:w="7082" w:type="dxa"/>
            <w:tcBorders>
              <w:top w:val="single" w:sz="4" w:space="0" w:color="auto"/>
              <w:left w:val="single" w:sz="4" w:space="0" w:color="auto"/>
              <w:bottom w:val="single" w:sz="4" w:space="0" w:color="auto"/>
              <w:right w:val="single" w:sz="4" w:space="0" w:color="auto"/>
            </w:tcBorders>
          </w:tcPr>
          <w:p w14:paraId="584C3E28"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Em que termos?</w:t>
            </w:r>
            <w:r w:rsidRPr="00FC7A70">
              <w:rPr>
                <w:rFonts w:ascii="Garamond" w:hAnsi="Garamond"/>
                <w:szCs w:val="24"/>
              </w:rPr>
              <w:br/>
            </w:r>
            <w:r w:rsidRPr="00FC7A70">
              <w:rPr>
                <w:rFonts w:ascii="Garamond" w:hAnsi="Garamond"/>
                <w:szCs w:val="24"/>
              </w:rPr>
              <w:br/>
            </w:r>
          </w:p>
        </w:tc>
      </w:tr>
      <w:tr w:rsidR="000B2E2B" w:rsidRPr="00FC7A70" w14:paraId="746883AD" w14:textId="77777777" w:rsidTr="00073EF1">
        <w:trPr>
          <w:trHeight w:val="684"/>
        </w:trPr>
        <w:tc>
          <w:tcPr>
            <w:tcW w:w="1418" w:type="dxa"/>
            <w:tcBorders>
              <w:top w:val="single" w:sz="4" w:space="0" w:color="auto"/>
              <w:left w:val="single" w:sz="4" w:space="0" w:color="auto"/>
              <w:bottom w:val="single" w:sz="4" w:space="0" w:color="auto"/>
              <w:right w:val="single" w:sz="4" w:space="0" w:color="auto"/>
            </w:tcBorders>
          </w:tcPr>
          <w:p w14:paraId="1EE23A73"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7082" w:type="dxa"/>
            <w:tcBorders>
              <w:top w:val="single" w:sz="4" w:space="0" w:color="auto"/>
              <w:left w:val="single" w:sz="4" w:space="0" w:color="auto"/>
              <w:bottom w:val="single" w:sz="4" w:space="0" w:color="auto"/>
              <w:right w:val="single" w:sz="4" w:space="0" w:color="auto"/>
            </w:tcBorders>
          </w:tcPr>
          <w:p w14:paraId="67E918C7"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A necessidade de procedimento de controlo prévio para o acesso e exercício de</w:t>
            </w:r>
            <w:r w:rsidRPr="00FC7A70">
              <w:rPr>
                <w:rFonts w:ascii="Garamond" w:hAnsi="Garamond"/>
                <w:szCs w:val="24"/>
              </w:rPr>
              <w:br/>
              <w:t>uma atividade económica objeto do CLAE depende das caraterísticas da atividade</w:t>
            </w:r>
            <w:r w:rsidRPr="00FC7A70">
              <w:rPr>
                <w:rFonts w:ascii="Garamond" w:hAnsi="Garamond"/>
                <w:szCs w:val="24"/>
              </w:rPr>
              <w:br/>
              <w:t>em si, e na dimensão da empresa.</w:t>
            </w:r>
            <w:r w:rsidRPr="00FC7A70">
              <w:rPr>
                <w:rFonts w:ascii="Garamond" w:hAnsi="Garamond"/>
                <w:szCs w:val="24"/>
              </w:rPr>
              <w:br/>
            </w:r>
            <w:r w:rsidRPr="00FC7A70">
              <w:rPr>
                <w:rFonts w:ascii="Garamond" w:hAnsi="Garamond"/>
                <w:szCs w:val="24"/>
              </w:rPr>
              <w:br/>
            </w:r>
          </w:p>
        </w:tc>
      </w:tr>
    </w:tbl>
    <w:p w14:paraId="68906793" w14:textId="77777777" w:rsidR="000B2E2B" w:rsidRPr="00FC7A70" w:rsidRDefault="000B2E2B" w:rsidP="00DF7BBF">
      <w:pPr>
        <w:widowControl w:val="0"/>
        <w:spacing w:after="120"/>
        <w:ind w:right="-93"/>
        <w:rPr>
          <w:rFonts w:ascii="Garamond" w:hAnsi="Garamond" w:cs="Arial"/>
          <w:szCs w:val="24"/>
        </w:rPr>
      </w:pPr>
    </w:p>
    <w:p w14:paraId="06E2699E"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Indicadores de impacto legislativo, quando aplicável, designadamente:</w:t>
      </w:r>
    </w:p>
    <w:p w14:paraId="36FA8580" w14:textId="77777777" w:rsidR="000B2E2B" w:rsidRPr="00FC7A70" w:rsidRDefault="000B2E2B" w:rsidP="00DF7BBF">
      <w:pPr>
        <w:pStyle w:val="PargrafodaLista"/>
        <w:widowControl w:val="0"/>
        <w:numPr>
          <w:ilvl w:val="0"/>
          <w:numId w:val="275"/>
        </w:numPr>
        <w:spacing w:after="120"/>
        <w:ind w:left="851" w:hanging="284"/>
        <w:contextualSpacing w:val="0"/>
        <w:rPr>
          <w:rFonts w:ascii="Garamond" w:hAnsi="Garamond" w:cs="Arial"/>
          <w:szCs w:val="24"/>
        </w:rPr>
      </w:pPr>
      <w:bookmarkStart w:id="1745" w:name="_Hlk29217892"/>
      <w:r w:rsidRPr="00FC7A70">
        <w:rPr>
          <w:rFonts w:ascii="Garamond" w:hAnsi="Garamond" w:cs="Arial"/>
          <w:szCs w:val="24"/>
        </w:rPr>
        <w:t>Avaliação do impacto económico e concorrencial</w:t>
      </w:r>
      <w:bookmarkEnd w:id="1745"/>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6939"/>
      </w:tblGrid>
      <w:tr w:rsidR="000B2E2B" w:rsidRPr="00FC7A70" w14:paraId="68CB47F6" w14:textId="77777777" w:rsidTr="00073EF1">
        <w:trPr>
          <w:trHeight w:val="632"/>
        </w:trPr>
        <w:tc>
          <w:tcPr>
            <w:tcW w:w="1418" w:type="dxa"/>
            <w:tcBorders>
              <w:top w:val="single" w:sz="4" w:space="0" w:color="auto"/>
              <w:left w:val="single" w:sz="4" w:space="0" w:color="auto"/>
              <w:bottom w:val="single" w:sz="4" w:space="0" w:color="auto"/>
              <w:right w:val="single" w:sz="4" w:space="0" w:color="auto"/>
            </w:tcBorders>
          </w:tcPr>
          <w:p w14:paraId="43E054B2" w14:textId="77777777" w:rsidR="000B2E2B" w:rsidRPr="00FC7A70" w:rsidRDefault="000B2E2B" w:rsidP="00DF7BBF">
            <w:pPr>
              <w:widowControl w:val="0"/>
              <w:spacing w:after="120"/>
              <w:rPr>
                <w:rFonts w:ascii="Garamond" w:eastAsia="Calibri" w:hAnsi="Garamond"/>
                <w:szCs w:val="24"/>
              </w:rPr>
            </w:pPr>
            <w:bookmarkStart w:id="1746" w:name="_Hlk26551397"/>
            <w:r w:rsidRPr="00FC7A70">
              <w:rPr>
                <w:rFonts w:ascii="Garamond" w:eastAsia="Calibri" w:hAnsi="Garamond"/>
                <w:szCs w:val="24"/>
              </w:rPr>
              <w:t>Sim</w:t>
            </w:r>
          </w:p>
        </w:tc>
        <w:tc>
          <w:tcPr>
            <w:tcW w:w="6940" w:type="dxa"/>
            <w:tcBorders>
              <w:top w:val="single" w:sz="4" w:space="0" w:color="auto"/>
              <w:left w:val="single" w:sz="4" w:space="0" w:color="auto"/>
              <w:bottom w:val="single" w:sz="4" w:space="0" w:color="auto"/>
              <w:right w:val="single" w:sz="4" w:space="0" w:color="auto"/>
            </w:tcBorders>
          </w:tcPr>
          <w:p w14:paraId="101DF84C" w14:textId="77777777" w:rsidR="000B2E2B" w:rsidRPr="00FC7A70" w:rsidRDefault="000B2E2B" w:rsidP="00DF7BBF">
            <w:pPr>
              <w:widowControl w:val="0"/>
              <w:spacing w:after="120"/>
              <w:rPr>
                <w:rFonts w:ascii="Garamond" w:eastAsia="Calibri" w:hAnsi="Garamond"/>
                <w:szCs w:val="24"/>
              </w:rPr>
            </w:pPr>
          </w:p>
        </w:tc>
      </w:tr>
      <w:tr w:rsidR="000B2E2B" w:rsidRPr="00FC7A70" w14:paraId="3D085A59" w14:textId="77777777" w:rsidTr="00073EF1">
        <w:trPr>
          <w:trHeight w:val="684"/>
        </w:trPr>
        <w:tc>
          <w:tcPr>
            <w:tcW w:w="1418" w:type="dxa"/>
            <w:tcBorders>
              <w:top w:val="single" w:sz="4" w:space="0" w:color="auto"/>
              <w:left w:val="single" w:sz="4" w:space="0" w:color="auto"/>
              <w:bottom w:val="single" w:sz="4" w:space="0" w:color="auto"/>
              <w:right w:val="single" w:sz="4" w:space="0" w:color="auto"/>
            </w:tcBorders>
          </w:tcPr>
          <w:p w14:paraId="599485BA"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6940" w:type="dxa"/>
            <w:tcBorders>
              <w:top w:val="single" w:sz="4" w:space="0" w:color="auto"/>
              <w:left w:val="single" w:sz="4" w:space="0" w:color="auto"/>
              <w:bottom w:val="single" w:sz="4" w:space="0" w:color="auto"/>
              <w:right w:val="single" w:sz="4" w:space="0" w:color="auto"/>
            </w:tcBorders>
          </w:tcPr>
          <w:p w14:paraId="31DB16D9"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Porquê?</w:t>
            </w:r>
            <w:r w:rsidRPr="00FC7A70">
              <w:rPr>
                <w:rFonts w:ascii="Garamond" w:hAnsi="Garamond"/>
                <w:szCs w:val="24"/>
              </w:rPr>
              <w:br/>
            </w:r>
            <w:r w:rsidRPr="00FC7A70">
              <w:rPr>
                <w:rFonts w:ascii="Garamond" w:hAnsi="Garamond"/>
                <w:szCs w:val="24"/>
              </w:rPr>
              <w:br/>
            </w:r>
          </w:p>
        </w:tc>
      </w:tr>
    </w:tbl>
    <w:bookmarkEnd w:id="1746"/>
    <w:p w14:paraId="047EE82B" w14:textId="77777777" w:rsidR="000B2E2B" w:rsidRPr="00FC7A70" w:rsidRDefault="000B2E2B" w:rsidP="00DF7BBF">
      <w:pPr>
        <w:pStyle w:val="PargrafodaLista"/>
        <w:widowControl w:val="0"/>
        <w:numPr>
          <w:ilvl w:val="0"/>
          <w:numId w:val="275"/>
        </w:numPr>
        <w:spacing w:after="120"/>
        <w:ind w:left="851" w:hanging="284"/>
        <w:contextualSpacing w:val="0"/>
        <w:rPr>
          <w:rFonts w:ascii="Garamond" w:hAnsi="Garamond" w:cs="Arial"/>
          <w:szCs w:val="24"/>
        </w:rPr>
      </w:pPr>
      <w:r w:rsidRPr="00FC7A70">
        <w:rPr>
          <w:rFonts w:ascii="Garamond" w:hAnsi="Garamond" w:cs="Arial"/>
          <w:szCs w:val="24"/>
        </w:rPr>
        <w:t>Avaliação do impacto sobre os riscos de fraude, corrupção e infrações conexas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6939"/>
      </w:tblGrid>
      <w:tr w:rsidR="000B2E2B" w:rsidRPr="00FC7A70" w14:paraId="0F7716AF" w14:textId="77777777" w:rsidTr="00073EF1">
        <w:trPr>
          <w:trHeight w:val="632"/>
        </w:trPr>
        <w:tc>
          <w:tcPr>
            <w:tcW w:w="1418" w:type="dxa"/>
            <w:tcBorders>
              <w:top w:val="single" w:sz="4" w:space="0" w:color="auto"/>
              <w:left w:val="single" w:sz="4" w:space="0" w:color="auto"/>
              <w:bottom w:val="single" w:sz="4" w:space="0" w:color="auto"/>
              <w:right w:val="single" w:sz="4" w:space="0" w:color="auto"/>
            </w:tcBorders>
          </w:tcPr>
          <w:p w14:paraId="139D7950"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Sim</w:t>
            </w:r>
          </w:p>
        </w:tc>
        <w:tc>
          <w:tcPr>
            <w:tcW w:w="6940" w:type="dxa"/>
            <w:tcBorders>
              <w:top w:val="single" w:sz="4" w:space="0" w:color="auto"/>
              <w:left w:val="single" w:sz="4" w:space="0" w:color="auto"/>
              <w:bottom w:val="single" w:sz="4" w:space="0" w:color="auto"/>
              <w:right w:val="single" w:sz="4" w:space="0" w:color="auto"/>
            </w:tcBorders>
          </w:tcPr>
          <w:p w14:paraId="1B43B4AD" w14:textId="77777777" w:rsidR="000B2E2B" w:rsidRPr="00FC7A70" w:rsidRDefault="000B2E2B" w:rsidP="00DF7BBF">
            <w:pPr>
              <w:widowControl w:val="0"/>
              <w:spacing w:after="120"/>
              <w:rPr>
                <w:rFonts w:ascii="Garamond" w:eastAsia="Calibri" w:hAnsi="Garamond"/>
                <w:szCs w:val="24"/>
              </w:rPr>
            </w:pPr>
          </w:p>
        </w:tc>
      </w:tr>
      <w:tr w:rsidR="000B2E2B" w:rsidRPr="00FC7A70" w14:paraId="3B52EAE6" w14:textId="77777777" w:rsidTr="00073EF1">
        <w:trPr>
          <w:trHeight w:val="516"/>
        </w:trPr>
        <w:tc>
          <w:tcPr>
            <w:tcW w:w="1418" w:type="dxa"/>
            <w:tcBorders>
              <w:top w:val="single" w:sz="4" w:space="0" w:color="auto"/>
              <w:left w:val="single" w:sz="4" w:space="0" w:color="auto"/>
              <w:bottom w:val="single" w:sz="4" w:space="0" w:color="auto"/>
              <w:right w:val="single" w:sz="4" w:space="0" w:color="auto"/>
            </w:tcBorders>
          </w:tcPr>
          <w:p w14:paraId="66ADF623"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6940" w:type="dxa"/>
            <w:tcBorders>
              <w:top w:val="single" w:sz="4" w:space="0" w:color="auto"/>
              <w:left w:val="single" w:sz="4" w:space="0" w:color="auto"/>
              <w:bottom w:val="single" w:sz="4" w:space="0" w:color="auto"/>
              <w:right w:val="single" w:sz="4" w:space="0" w:color="auto"/>
            </w:tcBorders>
          </w:tcPr>
          <w:p w14:paraId="3AC89041"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Porquê?</w:t>
            </w:r>
            <w:r w:rsidRPr="00FC7A70">
              <w:rPr>
                <w:rFonts w:ascii="Garamond" w:hAnsi="Garamond"/>
                <w:szCs w:val="24"/>
              </w:rPr>
              <w:br/>
            </w:r>
            <w:r w:rsidRPr="00FC7A70">
              <w:rPr>
                <w:rFonts w:ascii="Garamond" w:hAnsi="Garamond"/>
                <w:szCs w:val="24"/>
              </w:rPr>
              <w:br/>
            </w:r>
          </w:p>
        </w:tc>
      </w:tr>
    </w:tbl>
    <w:p w14:paraId="770A58DC" w14:textId="77777777" w:rsidR="000B2E2B" w:rsidRPr="00FC7A70" w:rsidRDefault="000B2E2B" w:rsidP="00DF7BBF">
      <w:pPr>
        <w:pStyle w:val="PargrafodaLista"/>
        <w:widowControl w:val="0"/>
        <w:numPr>
          <w:ilvl w:val="0"/>
          <w:numId w:val="275"/>
        </w:numPr>
        <w:spacing w:after="120"/>
        <w:ind w:left="851" w:hanging="284"/>
        <w:contextualSpacing w:val="0"/>
        <w:rPr>
          <w:rFonts w:ascii="Garamond" w:hAnsi="Garamond" w:cs="Arial"/>
          <w:szCs w:val="24"/>
        </w:rPr>
      </w:pPr>
      <w:r w:rsidRPr="00FC7A70">
        <w:rPr>
          <w:rFonts w:ascii="Garamond" w:hAnsi="Garamond" w:cs="Arial"/>
          <w:szCs w:val="24"/>
        </w:rPr>
        <w:t>Avaliação do impacto sobre a deficiência</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6939"/>
      </w:tblGrid>
      <w:tr w:rsidR="000B2E2B" w:rsidRPr="00FC7A70" w14:paraId="238C833F" w14:textId="77777777" w:rsidTr="00073EF1">
        <w:trPr>
          <w:trHeight w:val="632"/>
        </w:trPr>
        <w:tc>
          <w:tcPr>
            <w:tcW w:w="1418" w:type="dxa"/>
            <w:tcBorders>
              <w:top w:val="single" w:sz="4" w:space="0" w:color="auto"/>
              <w:left w:val="single" w:sz="4" w:space="0" w:color="auto"/>
              <w:bottom w:val="single" w:sz="4" w:space="0" w:color="auto"/>
              <w:right w:val="single" w:sz="4" w:space="0" w:color="auto"/>
            </w:tcBorders>
          </w:tcPr>
          <w:p w14:paraId="62FFF1EC"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Sim</w:t>
            </w:r>
          </w:p>
        </w:tc>
        <w:tc>
          <w:tcPr>
            <w:tcW w:w="6940" w:type="dxa"/>
            <w:tcBorders>
              <w:top w:val="single" w:sz="4" w:space="0" w:color="auto"/>
              <w:left w:val="single" w:sz="4" w:space="0" w:color="auto"/>
              <w:bottom w:val="single" w:sz="4" w:space="0" w:color="auto"/>
              <w:right w:val="single" w:sz="4" w:space="0" w:color="auto"/>
            </w:tcBorders>
          </w:tcPr>
          <w:p w14:paraId="0FF0CA45" w14:textId="77777777" w:rsidR="000B2E2B" w:rsidRPr="00FC7A70" w:rsidRDefault="000B2E2B" w:rsidP="00DF7BBF">
            <w:pPr>
              <w:widowControl w:val="0"/>
              <w:spacing w:after="120"/>
              <w:rPr>
                <w:rFonts w:ascii="Garamond" w:eastAsia="Calibri" w:hAnsi="Garamond"/>
                <w:szCs w:val="24"/>
              </w:rPr>
            </w:pPr>
          </w:p>
        </w:tc>
      </w:tr>
      <w:tr w:rsidR="000B2E2B" w:rsidRPr="00FC7A70" w14:paraId="1E9BDFC1" w14:textId="77777777" w:rsidTr="00073EF1">
        <w:trPr>
          <w:trHeight w:val="684"/>
        </w:trPr>
        <w:tc>
          <w:tcPr>
            <w:tcW w:w="1418" w:type="dxa"/>
            <w:tcBorders>
              <w:top w:val="single" w:sz="4" w:space="0" w:color="auto"/>
              <w:left w:val="single" w:sz="4" w:space="0" w:color="auto"/>
              <w:bottom w:val="single" w:sz="4" w:space="0" w:color="auto"/>
              <w:right w:val="single" w:sz="4" w:space="0" w:color="auto"/>
            </w:tcBorders>
          </w:tcPr>
          <w:p w14:paraId="6093DAFB"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6940" w:type="dxa"/>
            <w:tcBorders>
              <w:top w:val="single" w:sz="4" w:space="0" w:color="auto"/>
              <w:left w:val="single" w:sz="4" w:space="0" w:color="auto"/>
              <w:bottom w:val="single" w:sz="4" w:space="0" w:color="auto"/>
              <w:right w:val="single" w:sz="4" w:space="0" w:color="auto"/>
            </w:tcBorders>
          </w:tcPr>
          <w:p w14:paraId="2344B9E2"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Não obstante, o CLAE mantém as obrigações relativas a pessoas com deficiência</w:t>
            </w:r>
            <w:r w:rsidRPr="00FC7A70">
              <w:rPr>
                <w:rFonts w:ascii="Garamond" w:hAnsi="Garamond"/>
                <w:szCs w:val="24"/>
              </w:rPr>
              <w:br/>
              <w:t>e incapacidade visual previstas no artigo 33.º do Decreto-Lei n.º 10/2015, de</w:t>
            </w:r>
            <w:r w:rsidRPr="00FC7A70">
              <w:rPr>
                <w:rFonts w:ascii="Garamond" w:hAnsi="Garamond"/>
                <w:szCs w:val="24"/>
              </w:rPr>
              <w:br/>
              <w:t>16 de janeiro, na sua redação atual.</w:t>
            </w:r>
            <w:r w:rsidRPr="00FC7A70">
              <w:rPr>
                <w:rFonts w:ascii="Garamond" w:hAnsi="Garamond"/>
                <w:szCs w:val="24"/>
              </w:rPr>
              <w:br/>
            </w:r>
            <w:r w:rsidRPr="00FC7A70">
              <w:rPr>
                <w:rFonts w:ascii="Garamond" w:hAnsi="Garamond"/>
                <w:szCs w:val="24"/>
              </w:rPr>
              <w:br/>
            </w:r>
          </w:p>
        </w:tc>
      </w:tr>
    </w:tbl>
    <w:p w14:paraId="5CE3C1FC" w14:textId="77777777" w:rsidR="000B2E2B" w:rsidRPr="00FC7A70" w:rsidRDefault="000B2E2B" w:rsidP="00DF7BBF">
      <w:pPr>
        <w:pStyle w:val="PargrafodaLista"/>
        <w:widowControl w:val="0"/>
        <w:numPr>
          <w:ilvl w:val="0"/>
          <w:numId w:val="275"/>
        </w:numPr>
        <w:spacing w:after="120"/>
        <w:ind w:left="851" w:hanging="284"/>
        <w:contextualSpacing w:val="0"/>
        <w:rPr>
          <w:rFonts w:ascii="Garamond" w:hAnsi="Garamond" w:cs="Arial"/>
          <w:szCs w:val="24"/>
        </w:rPr>
      </w:pPr>
      <w:r w:rsidRPr="00FC7A70">
        <w:rPr>
          <w:rFonts w:ascii="Garamond" w:hAnsi="Garamond" w:cs="Arial"/>
          <w:szCs w:val="24"/>
        </w:rPr>
        <w:t>Avaliação do impacto sobre a pobreza</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6798"/>
      </w:tblGrid>
      <w:tr w:rsidR="000B2E2B" w:rsidRPr="00FC7A70" w14:paraId="7A01A581" w14:textId="77777777" w:rsidTr="00073EF1">
        <w:trPr>
          <w:trHeight w:val="632"/>
        </w:trPr>
        <w:tc>
          <w:tcPr>
            <w:tcW w:w="1559" w:type="dxa"/>
            <w:tcBorders>
              <w:top w:val="single" w:sz="4" w:space="0" w:color="auto"/>
              <w:left w:val="single" w:sz="4" w:space="0" w:color="auto"/>
              <w:bottom w:val="single" w:sz="4" w:space="0" w:color="auto"/>
              <w:right w:val="single" w:sz="4" w:space="0" w:color="auto"/>
            </w:tcBorders>
          </w:tcPr>
          <w:p w14:paraId="2895B657"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Sim</w:t>
            </w:r>
          </w:p>
        </w:tc>
        <w:tc>
          <w:tcPr>
            <w:tcW w:w="6799" w:type="dxa"/>
            <w:tcBorders>
              <w:top w:val="single" w:sz="4" w:space="0" w:color="auto"/>
              <w:left w:val="single" w:sz="4" w:space="0" w:color="auto"/>
              <w:bottom w:val="single" w:sz="4" w:space="0" w:color="auto"/>
              <w:right w:val="single" w:sz="4" w:space="0" w:color="auto"/>
            </w:tcBorders>
          </w:tcPr>
          <w:p w14:paraId="128100A0" w14:textId="77777777" w:rsidR="000B2E2B" w:rsidRPr="00FC7A70" w:rsidRDefault="000B2E2B" w:rsidP="00DF7BBF">
            <w:pPr>
              <w:widowControl w:val="0"/>
              <w:spacing w:after="120"/>
              <w:rPr>
                <w:rFonts w:ascii="Garamond" w:eastAsia="Calibri" w:hAnsi="Garamond"/>
                <w:szCs w:val="24"/>
              </w:rPr>
            </w:pPr>
          </w:p>
        </w:tc>
      </w:tr>
      <w:tr w:rsidR="000B2E2B" w:rsidRPr="00FC7A70" w14:paraId="7197D973" w14:textId="77777777" w:rsidTr="00073EF1">
        <w:trPr>
          <w:trHeight w:val="684"/>
        </w:trPr>
        <w:tc>
          <w:tcPr>
            <w:tcW w:w="1559" w:type="dxa"/>
            <w:tcBorders>
              <w:top w:val="single" w:sz="4" w:space="0" w:color="auto"/>
              <w:left w:val="single" w:sz="4" w:space="0" w:color="auto"/>
              <w:bottom w:val="single" w:sz="4" w:space="0" w:color="auto"/>
              <w:right w:val="single" w:sz="4" w:space="0" w:color="auto"/>
            </w:tcBorders>
          </w:tcPr>
          <w:p w14:paraId="2C374C96"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6799" w:type="dxa"/>
            <w:tcBorders>
              <w:top w:val="single" w:sz="4" w:space="0" w:color="auto"/>
              <w:left w:val="single" w:sz="4" w:space="0" w:color="auto"/>
              <w:bottom w:val="single" w:sz="4" w:space="0" w:color="auto"/>
              <w:right w:val="single" w:sz="4" w:space="0" w:color="auto"/>
            </w:tcBorders>
          </w:tcPr>
          <w:p w14:paraId="6081E0BF"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N/A</w:t>
            </w:r>
            <w:r w:rsidRPr="00FC7A70">
              <w:rPr>
                <w:rFonts w:ascii="Garamond" w:hAnsi="Garamond"/>
                <w:szCs w:val="24"/>
              </w:rPr>
              <w:br/>
            </w:r>
            <w:r w:rsidRPr="00FC7A70">
              <w:rPr>
                <w:rFonts w:ascii="Garamond" w:hAnsi="Garamond"/>
                <w:szCs w:val="24"/>
              </w:rPr>
              <w:br/>
            </w:r>
          </w:p>
        </w:tc>
      </w:tr>
    </w:tbl>
    <w:p w14:paraId="697DF75A" w14:textId="77777777" w:rsidR="000B2E2B" w:rsidRPr="00FC7A70" w:rsidRDefault="000B2E2B" w:rsidP="00DF7BBF">
      <w:pPr>
        <w:pStyle w:val="PargrafodaLista"/>
        <w:widowControl w:val="0"/>
        <w:spacing w:after="120"/>
        <w:ind w:left="851"/>
        <w:contextualSpacing w:val="0"/>
        <w:rPr>
          <w:rFonts w:ascii="Garamond" w:hAnsi="Garamond" w:cs="Arial"/>
          <w:szCs w:val="24"/>
        </w:rPr>
      </w:pPr>
    </w:p>
    <w:p w14:paraId="20872B29" w14:textId="77777777" w:rsidR="000B2E2B" w:rsidRPr="00FC7A70" w:rsidRDefault="000B2E2B" w:rsidP="00DF7BBF">
      <w:pPr>
        <w:pStyle w:val="PargrafodaLista"/>
        <w:widowControl w:val="0"/>
        <w:numPr>
          <w:ilvl w:val="0"/>
          <w:numId w:val="275"/>
        </w:numPr>
        <w:spacing w:after="120"/>
        <w:ind w:left="851" w:hanging="284"/>
        <w:contextualSpacing w:val="0"/>
        <w:rPr>
          <w:rFonts w:ascii="Garamond" w:hAnsi="Garamond" w:cs="Arial"/>
          <w:szCs w:val="24"/>
        </w:rPr>
      </w:pPr>
      <w:r w:rsidRPr="00FC7A70">
        <w:rPr>
          <w:rFonts w:ascii="Garamond" w:hAnsi="Garamond" w:cs="Arial"/>
          <w:szCs w:val="24"/>
        </w:rPr>
        <w:t>Avaliação do impacto sobre as políticas de não discriminação em razão de ascendência, sexo, raça, língua, território de origem, religião, convicções políticas ou ideológicas, instrução, situação económica, condição social ou orientação sexual (art.13.º/2 da CRP)</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656"/>
      </w:tblGrid>
      <w:tr w:rsidR="000B2E2B" w:rsidRPr="00FC7A70" w14:paraId="4661C0B2" w14:textId="77777777" w:rsidTr="00073EF1">
        <w:trPr>
          <w:trHeight w:val="632"/>
        </w:trPr>
        <w:tc>
          <w:tcPr>
            <w:tcW w:w="1701" w:type="dxa"/>
            <w:tcBorders>
              <w:top w:val="single" w:sz="4" w:space="0" w:color="auto"/>
              <w:left w:val="single" w:sz="4" w:space="0" w:color="auto"/>
              <w:bottom w:val="single" w:sz="4" w:space="0" w:color="auto"/>
              <w:right w:val="single" w:sz="4" w:space="0" w:color="auto"/>
            </w:tcBorders>
          </w:tcPr>
          <w:p w14:paraId="7C8F9A35"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Sim</w:t>
            </w:r>
          </w:p>
        </w:tc>
        <w:tc>
          <w:tcPr>
            <w:tcW w:w="6657" w:type="dxa"/>
            <w:tcBorders>
              <w:top w:val="single" w:sz="4" w:space="0" w:color="auto"/>
              <w:left w:val="single" w:sz="4" w:space="0" w:color="auto"/>
              <w:bottom w:val="single" w:sz="4" w:space="0" w:color="auto"/>
              <w:right w:val="single" w:sz="4" w:space="0" w:color="auto"/>
            </w:tcBorders>
          </w:tcPr>
          <w:p w14:paraId="2C1BED0C" w14:textId="77777777" w:rsidR="000B2E2B" w:rsidRPr="00FC7A70" w:rsidRDefault="000B2E2B" w:rsidP="00DF7BBF">
            <w:pPr>
              <w:widowControl w:val="0"/>
              <w:spacing w:after="120"/>
              <w:rPr>
                <w:rFonts w:ascii="Garamond" w:eastAsia="Calibri" w:hAnsi="Garamond"/>
                <w:szCs w:val="24"/>
              </w:rPr>
            </w:pPr>
          </w:p>
        </w:tc>
      </w:tr>
      <w:tr w:rsidR="000B2E2B" w:rsidRPr="00FC7A70" w14:paraId="507513A7" w14:textId="77777777" w:rsidTr="00073EF1">
        <w:trPr>
          <w:trHeight w:val="684"/>
        </w:trPr>
        <w:tc>
          <w:tcPr>
            <w:tcW w:w="1701" w:type="dxa"/>
            <w:tcBorders>
              <w:top w:val="single" w:sz="4" w:space="0" w:color="auto"/>
              <w:left w:val="single" w:sz="4" w:space="0" w:color="auto"/>
              <w:bottom w:val="single" w:sz="4" w:space="0" w:color="auto"/>
              <w:right w:val="single" w:sz="4" w:space="0" w:color="auto"/>
            </w:tcBorders>
          </w:tcPr>
          <w:p w14:paraId="2F2A569D"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6657" w:type="dxa"/>
            <w:tcBorders>
              <w:top w:val="single" w:sz="4" w:space="0" w:color="auto"/>
              <w:left w:val="single" w:sz="4" w:space="0" w:color="auto"/>
              <w:bottom w:val="single" w:sz="4" w:space="0" w:color="auto"/>
              <w:right w:val="single" w:sz="4" w:space="0" w:color="auto"/>
            </w:tcBorders>
          </w:tcPr>
          <w:p w14:paraId="064998BC"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N/A</w:t>
            </w:r>
            <w:r w:rsidRPr="00FC7A70">
              <w:rPr>
                <w:rFonts w:ascii="Garamond" w:hAnsi="Garamond"/>
                <w:szCs w:val="24"/>
              </w:rPr>
              <w:br/>
            </w:r>
            <w:r w:rsidRPr="00FC7A70">
              <w:rPr>
                <w:rFonts w:ascii="Garamond" w:hAnsi="Garamond"/>
                <w:szCs w:val="24"/>
              </w:rPr>
              <w:br/>
            </w:r>
          </w:p>
        </w:tc>
      </w:tr>
    </w:tbl>
    <w:p w14:paraId="367FBFB7"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5DEAA559" w14:textId="77777777" w:rsidR="000B2E2B" w:rsidRPr="00FC7A70" w:rsidRDefault="000B2E2B" w:rsidP="00DF7BBF">
      <w:pPr>
        <w:pStyle w:val="PargrafodaLista"/>
        <w:widowControl w:val="0"/>
        <w:numPr>
          <w:ilvl w:val="0"/>
          <w:numId w:val="275"/>
        </w:numPr>
        <w:spacing w:after="120"/>
        <w:contextualSpacing w:val="0"/>
        <w:rPr>
          <w:rFonts w:ascii="Garamond" w:hAnsi="Garamond" w:cs="Arial"/>
          <w:szCs w:val="24"/>
        </w:rPr>
      </w:pPr>
      <w:r w:rsidRPr="00FC7A70">
        <w:rPr>
          <w:rFonts w:ascii="Garamond" w:hAnsi="Garamond" w:cs="Arial"/>
          <w:szCs w:val="24"/>
        </w:rPr>
        <w:t>Avaliação do impacto nas políticas de família e de natalidade</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656"/>
      </w:tblGrid>
      <w:tr w:rsidR="000B2E2B" w:rsidRPr="00FC7A70" w14:paraId="37D3FF75" w14:textId="77777777" w:rsidTr="00073EF1">
        <w:trPr>
          <w:trHeight w:val="632"/>
        </w:trPr>
        <w:tc>
          <w:tcPr>
            <w:tcW w:w="1701" w:type="dxa"/>
            <w:tcBorders>
              <w:top w:val="single" w:sz="4" w:space="0" w:color="auto"/>
              <w:left w:val="single" w:sz="4" w:space="0" w:color="auto"/>
              <w:bottom w:val="single" w:sz="4" w:space="0" w:color="auto"/>
              <w:right w:val="single" w:sz="4" w:space="0" w:color="auto"/>
            </w:tcBorders>
          </w:tcPr>
          <w:p w14:paraId="0DD62752"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Sim</w:t>
            </w:r>
          </w:p>
        </w:tc>
        <w:tc>
          <w:tcPr>
            <w:tcW w:w="6657" w:type="dxa"/>
            <w:tcBorders>
              <w:top w:val="single" w:sz="4" w:space="0" w:color="auto"/>
              <w:left w:val="single" w:sz="4" w:space="0" w:color="auto"/>
              <w:bottom w:val="single" w:sz="4" w:space="0" w:color="auto"/>
              <w:right w:val="single" w:sz="4" w:space="0" w:color="auto"/>
            </w:tcBorders>
          </w:tcPr>
          <w:p w14:paraId="6BAF1C0D" w14:textId="77777777" w:rsidR="000B2E2B" w:rsidRPr="00FC7A70" w:rsidRDefault="000B2E2B" w:rsidP="00DF7BBF">
            <w:pPr>
              <w:widowControl w:val="0"/>
              <w:spacing w:after="120"/>
              <w:rPr>
                <w:rFonts w:ascii="Garamond" w:eastAsia="Calibri" w:hAnsi="Garamond"/>
                <w:szCs w:val="24"/>
              </w:rPr>
            </w:pPr>
          </w:p>
        </w:tc>
      </w:tr>
      <w:tr w:rsidR="000B2E2B" w:rsidRPr="00FC7A70" w14:paraId="43E4D2F5" w14:textId="77777777" w:rsidTr="00073EF1">
        <w:trPr>
          <w:trHeight w:val="684"/>
        </w:trPr>
        <w:tc>
          <w:tcPr>
            <w:tcW w:w="1701" w:type="dxa"/>
            <w:tcBorders>
              <w:top w:val="single" w:sz="4" w:space="0" w:color="auto"/>
              <w:left w:val="single" w:sz="4" w:space="0" w:color="auto"/>
              <w:bottom w:val="single" w:sz="4" w:space="0" w:color="auto"/>
              <w:right w:val="single" w:sz="4" w:space="0" w:color="auto"/>
            </w:tcBorders>
          </w:tcPr>
          <w:p w14:paraId="5AFBF229"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6657" w:type="dxa"/>
            <w:tcBorders>
              <w:top w:val="single" w:sz="4" w:space="0" w:color="auto"/>
              <w:left w:val="single" w:sz="4" w:space="0" w:color="auto"/>
              <w:bottom w:val="single" w:sz="4" w:space="0" w:color="auto"/>
              <w:right w:val="single" w:sz="4" w:space="0" w:color="auto"/>
            </w:tcBorders>
          </w:tcPr>
          <w:p w14:paraId="0E85F3C0"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N/A</w:t>
            </w:r>
            <w:r w:rsidRPr="00FC7A70">
              <w:rPr>
                <w:rFonts w:ascii="Garamond" w:hAnsi="Garamond"/>
                <w:szCs w:val="24"/>
              </w:rPr>
              <w:br/>
            </w:r>
            <w:r w:rsidRPr="00FC7A70">
              <w:rPr>
                <w:rFonts w:ascii="Garamond" w:hAnsi="Garamond"/>
                <w:szCs w:val="24"/>
              </w:rPr>
              <w:br/>
            </w:r>
          </w:p>
        </w:tc>
      </w:tr>
    </w:tbl>
    <w:p w14:paraId="3C7DE269" w14:textId="77777777" w:rsidR="000B2E2B" w:rsidRPr="00FC7A70" w:rsidRDefault="000B2E2B" w:rsidP="00DF7BBF">
      <w:pPr>
        <w:widowControl w:val="0"/>
        <w:spacing w:after="120"/>
        <w:ind w:right="-93"/>
        <w:rPr>
          <w:rFonts w:ascii="Garamond" w:hAnsi="Garamond"/>
          <w:szCs w:val="24"/>
        </w:rPr>
      </w:pPr>
      <w:bookmarkStart w:id="1747" w:name="Familia"/>
      <w:bookmarkEnd w:id="1747"/>
    </w:p>
    <w:p w14:paraId="4463B514" w14:textId="77777777" w:rsidR="000B2E2B" w:rsidRPr="00FC7A70" w:rsidRDefault="000B2E2B" w:rsidP="00DF7BBF">
      <w:pPr>
        <w:pStyle w:val="PargrafodaLista"/>
        <w:widowControl w:val="0"/>
        <w:numPr>
          <w:ilvl w:val="0"/>
          <w:numId w:val="274"/>
        </w:numPr>
        <w:spacing w:after="120"/>
        <w:ind w:left="284" w:hanging="284"/>
        <w:contextualSpacing w:val="0"/>
        <w:rPr>
          <w:rFonts w:ascii="Garamond" w:hAnsi="Garamond" w:cs="Arial"/>
          <w:szCs w:val="24"/>
        </w:rPr>
      </w:pPr>
      <w:r w:rsidRPr="00FC7A70">
        <w:rPr>
          <w:rFonts w:ascii="Garamond" w:hAnsi="Garamond" w:cs="Arial"/>
          <w:szCs w:val="24"/>
        </w:rPr>
        <w:t>Identificação do ato jurídico da UE a cuja transposição e/ou concretização se procede, sendo o caso:</w:t>
      </w:r>
    </w:p>
    <w:p w14:paraId="40269F6D" w14:textId="77777777" w:rsidR="000B2E2B" w:rsidRPr="00FC7A70" w:rsidRDefault="000B2E2B" w:rsidP="00DF7BBF">
      <w:pPr>
        <w:pStyle w:val="PargrafodaLista"/>
        <w:widowControl w:val="0"/>
        <w:numPr>
          <w:ilvl w:val="0"/>
          <w:numId w:val="277"/>
        </w:numPr>
        <w:spacing w:after="120"/>
        <w:contextualSpacing w:val="0"/>
        <w:rPr>
          <w:rFonts w:ascii="Garamond" w:hAnsi="Garamond"/>
          <w:szCs w:val="24"/>
        </w:rPr>
      </w:pPr>
      <w:r w:rsidRPr="00FC7A70">
        <w:rPr>
          <w:rFonts w:ascii="Garamond" w:hAnsi="Garamond"/>
          <w:szCs w:val="24"/>
        </w:rPr>
        <w:t>Transposição e/ou concretização de ato normativo da UE</w:t>
      </w:r>
    </w:p>
    <w:p w14:paraId="24BEE64D" w14:textId="77777777" w:rsidR="000B2E2B" w:rsidRPr="00FC7A70" w:rsidRDefault="000B2E2B" w:rsidP="00DF7BBF">
      <w:pPr>
        <w:widowControl w:val="0"/>
        <w:spacing w:after="120"/>
        <w:ind w:left="1416"/>
        <w:rPr>
          <w:rFonts w:ascii="Garamond" w:hAnsi="Garamond"/>
          <w:szCs w:val="24"/>
        </w:rPr>
      </w:pPr>
      <w:bookmarkStart w:id="1748" w:name="ActosUE"/>
      <w:bookmarkEnd w:id="1748"/>
      <w:r w:rsidRPr="00FC7A70">
        <w:rPr>
          <w:rFonts w:ascii="Garamond" w:hAnsi="Garamond"/>
          <w:szCs w:val="24"/>
        </w:rPr>
        <w:tab/>
      </w:r>
      <w:r w:rsidRPr="00FC7A70">
        <w:rPr>
          <w:rFonts w:ascii="Garamond" w:hAnsi="Garamond"/>
          <w:szCs w:val="24"/>
        </w:rPr>
        <w:tab/>
      </w:r>
      <w:r w:rsidRPr="00FC7A70">
        <w:rPr>
          <w:rFonts w:ascii="Garamond" w:hAnsi="Garamond"/>
          <w:szCs w:val="24"/>
        </w:rPr>
        <w:tab/>
        <w:t xml:space="preserve">Quanto:  </w:t>
      </w:r>
      <w:bookmarkStart w:id="1749" w:name="nActosUE"/>
      <w:bookmarkEnd w:id="1749"/>
      <w:r w:rsidRPr="00FC7A70">
        <w:rPr>
          <w:rFonts w:ascii="Garamond" w:hAnsi="Garamond"/>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5"/>
        <w:gridCol w:w="5689"/>
      </w:tblGrid>
      <w:tr w:rsidR="000B2E2B" w:rsidRPr="00FC7A70" w14:paraId="47FB0282" w14:textId="77777777" w:rsidTr="00073EF1">
        <w:trPr>
          <w:trHeight w:val="762"/>
        </w:trPr>
        <w:tc>
          <w:tcPr>
            <w:tcW w:w="1651" w:type="pct"/>
            <w:vAlign w:val="center"/>
          </w:tcPr>
          <w:p w14:paraId="4A95D94F" w14:textId="77777777" w:rsidR="000B2E2B" w:rsidRPr="00FC7A70" w:rsidRDefault="000B2E2B" w:rsidP="00DF7BBF">
            <w:pPr>
              <w:widowControl w:val="0"/>
              <w:spacing w:after="120"/>
              <w:rPr>
                <w:rFonts w:ascii="Garamond" w:eastAsia="Calibri" w:hAnsi="Garamond"/>
                <w:szCs w:val="24"/>
              </w:rPr>
            </w:pPr>
            <w:bookmarkStart w:id="1750" w:name="_Hlk165312407"/>
            <w:r w:rsidRPr="00FC7A70">
              <w:rPr>
                <w:rFonts w:ascii="Garamond" w:eastAsia="Calibri" w:hAnsi="Garamond"/>
                <w:szCs w:val="24"/>
              </w:rPr>
              <w:t>Sim:</w:t>
            </w:r>
          </w:p>
          <w:p w14:paraId="71BE9485" w14:textId="77777777" w:rsidR="000B2E2B" w:rsidRPr="00FC7A70" w:rsidRDefault="000B2E2B" w:rsidP="00DF7BBF">
            <w:pPr>
              <w:widowControl w:val="0"/>
              <w:spacing w:after="120"/>
              <w:rPr>
                <w:rFonts w:ascii="Garamond" w:eastAsia="Calibri" w:hAnsi="Garamond"/>
                <w:szCs w:val="24"/>
              </w:rPr>
            </w:pPr>
          </w:p>
        </w:tc>
        <w:tc>
          <w:tcPr>
            <w:tcW w:w="3349" w:type="pct"/>
          </w:tcPr>
          <w:p w14:paraId="3754B6F1" w14:textId="77777777" w:rsidR="000B2E2B" w:rsidRPr="00FC7A70" w:rsidRDefault="000B2E2B" w:rsidP="00DF7BBF">
            <w:pPr>
              <w:widowControl w:val="0"/>
              <w:spacing w:after="120"/>
              <w:rPr>
                <w:rFonts w:ascii="Garamond" w:eastAsia="Calibri" w:hAnsi="Garamond"/>
                <w:szCs w:val="24"/>
              </w:rPr>
            </w:pPr>
          </w:p>
        </w:tc>
      </w:tr>
      <w:tr w:rsidR="000B2E2B" w:rsidRPr="00FC7A70" w14:paraId="7917D374" w14:textId="77777777" w:rsidTr="00073EF1">
        <w:trPr>
          <w:trHeight w:val="762"/>
        </w:trPr>
        <w:tc>
          <w:tcPr>
            <w:tcW w:w="1651" w:type="pct"/>
            <w:vAlign w:val="center"/>
          </w:tcPr>
          <w:p w14:paraId="039C0F98"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É compatível ou executa obrigações europeias</w:t>
            </w:r>
          </w:p>
        </w:tc>
        <w:tc>
          <w:tcPr>
            <w:tcW w:w="3349" w:type="pct"/>
          </w:tcPr>
          <w:p w14:paraId="150EEFF2" w14:textId="77777777" w:rsidR="000B2E2B" w:rsidRPr="00FC7A70" w:rsidRDefault="000B2E2B" w:rsidP="00DF7BBF">
            <w:pPr>
              <w:widowControl w:val="0"/>
              <w:spacing w:after="120"/>
              <w:rPr>
                <w:rFonts w:ascii="Garamond" w:eastAsia="Calibri" w:hAnsi="Garamond"/>
                <w:szCs w:val="24"/>
              </w:rPr>
            </w:pPr>
          </w:p>
        </w:tc>
      </w:tr>
      <w:tr w:rsidR="000B2E2B" w:rsidRPr="00FC7A70" w14:paraId="594317F5" w14:textId="77777777" w:rsidTr="00073EF1">
        <w:trPr>
          <w:trHeight w:val="927"/>
        </w:trPr>
        <w:tc>
          <w:tcPr>
            <w:tcW w:w="1651" w:type="pct"/>
            <w:vAlign w:val="center"/>
          </w:tcPr>
          <w:p w14:paraId="2218005B"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Pode não ser compatível</w:t>
            </w:r>
          </w:p>
        </w:tc>
        <w:tc>
          <w:tcPr>
            <w:tcW w:w="3349" w:type="pct"/>
          </w:tcPr>
          <w:p w14:paraId="0DD2563D" w14:textId="77777777" w:rsidR="000B2E2B" w:rsidRPr="00FC7A70" w:rsidRDefault="000B2E2B" w:rsidP="00DF7BBF">
            <w:pPr>
              <w:widowControl w:val="0"/>
              <w:spacing w:after="120"/>
              <w:rPr>
                <w:rFonts w:ascii="Garamond" w:eastAsia="Calibri" w:hAnsi="Garamond"/>
                <w:szCs w:val="24"/>
              </w:rPr>
            </w:pPr>
          </w:p>
        </w:tc>
      </w:tr>
      <w:tr w:rsidR="000B2E2B" w:rsidRPr="00FC7A70" w14:paraId="5CFAB611" w14:textId="77777777" w:rsidTr="00073EF1">
        <w:trPr>
          <w:trHeight w:val="1064"/>
        </w:trPr>
        <w:tc>
          <w:tcPr>
            <w:tcW w:w="1651" w:type="pct"/>
            <w:vAlign w:val="center"/>
          </w:tcPr>
          <w:p w14:paraId="7DFAFBE0" w14:textId="77777777" w:rsidR="000B2E2B" w:rsidRPr="00FC7A70" w:rsidRDefault="000B2E2B" w:rsidP="00DF7BBF">
            <w:pPr>
              <w:widowControl w:val="0"/>
              <w:spacing w:after="120"/>
              <w:rPr>
                <w:rFonts w:ascii="Garamond" w:eastAsia="Calibri" w:hAnsi="Garamond"/>
                <w:szCs w:val="24"/>
              </w:rPr>
            </w:pPr>
            <w:r w:rsidRPr="00FC7A70">
              <w:rPr>
                <w:rFonts w:ascii="Garamond" w:eastAsia="Calibri" w:hAnsi="Garamond"/>
                <w:szCs w:val="24"/>
              </w:rPr>
              <w:t>Não</w:t>
            </w:r>
          </w:p>
        </w:tc>
        <w:tc>
          <w:tcPr>
            <w:tcW w:w="3349" w:type="pct"/>
          </w:tcPr>
          <w:p w14:paraId="209DB378" w14:textId="77777777" w:rsidR="000B2E2B" w:rsidRPr="00FC7A70" w:rsidRDefault="000B2E2B" w:rsidP="00DF7BBF">
            <w:pPr>
              <w:widowControl w:val="0"/>
              <w:spacing w:after="120"/>
              <w:rPr>
                <w:rFonts w:ascii="Garamond" w:eastAsia="Calibri" w:hAnsi="Garamond"/>
                <w:szCs w:val="24"/>
              </w:rPr>
            </w:pPr>
            <w:r w:rsidRPr="00FC7A70">
              <w:rPr>
                <w:rFonts w:ascii="Garamond" w:hAnsi="Garamond"/>
                <w:szCs w:val="24"/>
              </w:rPr>
              <w:t xml:space="preserve">  </w:t>
            </w:r>
            <w:r w:rsidRPr="00FC7A70">
              <w:rPr>
                <w:rFonts w:ascii="Garamond" w:hAnsi="Garamond"/>
                <w:szCs w:val="24"/>
              </w:rPr>
              <w:br/>
            </w:r>
            <w:r w:rsidRPr="00FC7A70">
              <w:rPr>
                <w:rFonts w:ascii="Garamond" w:hAnsi="Garamond"/>
                <w:szCs w:val="24"/>
              </w:rPr>
              <w:br/>
            </w:r>
          </w:p>
        </w:tc>
      </w:tr>
      <w:bookmarkEnd w:id="1750"/>
    </w:tbl>
    <w:p w14:paraId="1927A237"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2086CB02" w14:textId="77777777" w:rsidR="000B2E2B" w:rsidRPr="00FC7A70" w:rsidRDefault="000B2E2B" w:rsidP="00DF7BBF">
      <w:pPr>
        <w:pStyle w:val="PargrafodaLista"/>
        <w:widowControl w:val="0"/>
        <w:numPr>
          <w:ilvl w:val="0"/>
          <w:numId w:val="277"/>
        </w:numPr>
        <w:spacing w:after="120"/>
        <w:contextualSpacing w:val="0"/>
        <w:rPr>
          <w:rFonts w:ascii="Garamond" w:hAnsi="Garamond" w:cs="Arial"/>
          <w:szCs w:val="24"/>
        </w:rPr>
      </w:pPr>
      <w:r w:rsidRPr="00FC7A70">
        <w:rPr>
          <w:rFonts w:ascii="Garamond" w:hAnsi="Garamond" w:cs="Arial"/>
          <w:szCs w:val="24"/>
        </w:rPr>
        <w:t>Tabela de correspondências (n.º 2 do art.33.º do anexo I à RCM n.º 65/2024)</w:t>
      </w:r>
    </w:p>
    <w:p w14:paraId="6E26D9F3" w14:textId="77777777" w:rsidR="000B2E2B" w:rsidRPr="00FC7A70" w:rsidRDefault="000B2E2B" w:rsidP="00DF7BBF">
      <w:pPr>
        <w:pStyle w:val="PargrafodaLista"/>
        <w:widowControl w:val="0"/>
        <w:spacing w:after="120"/>
        <w:contextualSpacing w:val="0"/>
        <w:rPr>
          <w:rFonts w:ascii="Garamond" w:hAnsi="Garamond" w:cs="Arial"/>
          <w:szCs w:val="24"/>
        </w:rPr>
      </w:pPr>
      <w:r w:rsidRPr="00FC7A70">
        <w:rPr>
          <w:rFonts w:ascii="Garamond" w:hAnsi="Garamond" w:cs="Arial"/>
          <w:szCs w:val="24"/>
        </w:rPr>
        <w:t>[acrescentar ou eliminar linhas conforme necessário]</w:t>
      </w:r>
    </w:p>
    <w:p w14:paraId="63843164" w14:textId="77777777" w:rsidR="000B2E2B" w:rsidRPr="00FC7A70" w:rsidRDefault="000B2E2B" w:rsidP="00DF7BBF">
      <w:pPr>
        <w:pStyle w:val="PargrafodaLista"/>
        <w:widowControl w:val="0"/>
        <w:spacing w:after="120"/>
        <w:contextualSpacing w:val="0"/>
        <w:rPr>
          <w:rFonts w:ascii="Garamond" w:hAnsi="Garamond" w:cs="Arial"/>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757"/>
        <w:gridCol w:w="1757"/>
        <w:gridCol w:w="1830"/>
        <w:gridCol w:w="1600"/>
      </w:tblGrid>
      <w:tr w:rsidR="000B2E2B" w:rsidRPr="00FC7A70" w14:paraId="1F74F9FB" w14:textId="77777777" w:rsidTr="00073EF1">
        <w:trPr>
          <w:trHeight w:val="762"/>
        </w:trPr>
        <w:tc>
          <w:tcPr>
            <w:tcW w:w="913" w:type="pct"/>
            <w:vAlign w:val="center"/>
          </w:tcPr>
          <w:p w14:paraId="6167BBBE"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Identificação do ato</w:t>
            </w:r>
          </w:p>
        </w:tc>
        <w:tc>
          <w:tcPr>
            <w:tcW w:w="1034" w:type="pct"/>
          </w:tcPr>
          <w:p w14:paraId="639A4FDF" w14:textId="77777777" w:rsidR="000B2E2B" w:rsidRPr="00FC7A70" w:rsidRDefault="000B2E2B" w:rsidP="00DF7BBF">
            <w:pPr>
              <w:widowControl w:val="0"/>
              <w:spacing w:after="120"/>
              <w:jc w:val="center"/>
              <w:rPr>
                <w:rFonts w:ascii="Garamond" w:eastAsia="Calibri" w:hAnsi="Garamond"/>
                <w:szCs w:val="24"/>
                <w:lang w:val="en-US"/>
              </w:rPr>
            </w:pPr>
            <w:r w:rsidRPr="00FC7A70">
              <w:rPr>
                <w:rFonts w:ascii="Garamond" w:eastAsia="Calibri" w:hAnsi="Garamond"/>
                <w:szCs w:val="24"/>
                <w:lang w:val="en-US"/>
              </w:rPr>
              <w:t>Artigo</w:t>
            </w:r>
          </w:p>
        </w:tc>
        <w:tc>
          <w:tcPr>
            <w:tcW w:w="1034" w:type="pct"/>
          </w:tcPr>
          <w:p w14:paraId="31F714C6" w14:textId="77777777" w:rsidR="000B2E2B" w:rsidRPr="00FC7A70" w:rsidRDefault="000B2E2B" w:rsidP="00DF7BBF">
            <w:pPr>
              <w:widowControl w:val="0"/>
              <w:spacing w:after="120"/>
              <w:jc w:val="center"/>
              <w:rPr>
                <w:rFonts w:ascii="Garamond" w:eastAsia="Calibri" w:hAnsi="Garamond"/>
                <w:szCs w:val="24"/>
                <w:lang w:val="en-US"/>
              </w:rPr>
            </w:pPr>
            <w:r w:rsidRPr="00FC7A70">
              <w:rPr>
                <w:rFonts w:ascii="Garamond" w:eastAsia="Calibri" w:hAnsi="Garamond"/>
                <w:szCs w:val="24"/>
                <w:lang w:val="en-US"/>
              </w:rPr>
              <w:t>Transposto</w:t>
            </w:r>
          </w:p>
          <w:p w14:paraId="6EE4C5F2" w14:textId="77777777" w:rsidR="000B2E2B" w:rsidRPr="00FC7A70" w:rsidRDefault="000B2E2B" w:rsidP="00DF7BBF">
            <w:pPr>
              <w:widowControl w:val="0"/>
              <w:spacing w:after="120"/>
              <w:jc w:val="center"/>
              <w:rPr>
                <w:rFonts w:ascii="Garamond" w:eastAsia="Calibri" w:hAnsi="Garamond"/>
                <w:szCs w:val="24"/>
              </w:rPr>
            </w:pPr>
            <w:r w:rsidRPr="00FC7A70">
              <w:rPr>
                <w:rFonts w:ascii="Garamond" w:eastAsia="Calibri" w:hAnsi="Garamond"/>
                <w:szCs w:val="24"/>
              </w:rPr>
              <w:t>Sim/não</w:t>
            </w:r>
          </w:p>
        </w:tc>
        <w:tc>
          <w:tcPr>
            <w:tcW w:w="1077" w:type="pct"/>
          </w:tcPr>
          <w:p w14:paraId="598AC2D5" w14:textId="77777777" w:rsidR="000B2E2B" w:rsidRPr="00FC7A70" w:rsidRDefault="000B2E2B" w:rsidP="00DF7BBF">
            <w:pPr>
              <w:widowControl w:val="0"/>
              <w:spacing w:after="120"/>
              <w:jc w:val="center"/>
              <w:rPr>
                <w:rFonts w:ascii="Garamond" w:eastAsia="Calibri" w:hAnsi="Garamond"/>
                <w:szCs w:val="24"/>
              </w:rPr>
            </w:pPr>
            <w:r w:rsidRPr="00FC7A70">
              <w:rPr>
                <w:rFonts w:ascii="Garamond" w:hAnsi="Garamond"/>
                <w:szCs w:val="24"/>
              </w:rPr>
              <w:t>Transposição nacional</w:t>
            </w:r>
          </w:p>
        </w:tc>
        <w:tc>
          <w:tcPr>
            <w:tcW w:w="942" w:type="pct"/>
          </w:tcPr>
          <w:p w14:paraId="3B615134" w14:textId="77777777" w:rsidR="000B2E2B" w:rsidRPr="00FC7A70" w:rsidRDefault="000B2E2B" w:rsidP="00DF7BBF">
            <w:pPr>
              <w:widowControl w:val="0"/>
              <w:spacing w:after="120"/>
              <w:jc w:val="center"/>
              <w:rPr>
                <w:rFonts w:ascii="Garamond" w:hAnsi="Garamond"/>
                <w:szCs w:val="24"/>
              </w:rPr>
            </w:pPr>
            <w:r w:rsidRPr="00FC7A70">
              <w:rPr>
                <w:rFonts w:ascii="Garamond" w:hAnsi="Garamond"/>
                <w:szCs w:val="24"/>
              </w:rPr>
              <w:t>Justificação em caso de não transposição</w:t>
            </w:r>
          </w:p>
        </w:tc>
      </w:tr>
    </w:tbl>
    <w:p w14:paraId="65A6CD9A" w14:textId="77777777" w:rsidR="000B2E2B" w:rsidRPr="00FC7A70" w:rsidRDefault="000B2E2B" w:rsidP="00DF7BBF">
      <w:pPr>
        <w:pStyle w:val="PargrafodaLista"/>
        <w:widowControl w:val="0"/>
        <w:spacing w:after="120"/>
        <w:ind w:left="284"/>
        <w:contextualSpacing w:val="0"/>
        <w:rPr>
          <w:rFonts w:ascii="Garamond" w:hAnsi="Garamond" w:cs="Arial"/>
          <w:szCs w:val="24"/>
        </w:rPr>
      </w:pPr>
    </w:p>
    <w:p w14:paraId="1DE575B2" w14:textId="77777777" w:rsidR="008F3AB9" w:rsidRPr="00FC7A70" w:rsidRDefault="008F3AB9" w:rsidP="00DF7BBF">
      <w:pPr>
        <w:widowControl w:val="0"/>
        <w:spacing w:after="120"/>
        <w:rPr>
          <w:rFonts w:ascii="Garamond" w:hAnsi="Garamond"/>
          <w:color w:val="000000" w:themeColor="text1"/>
          <w:szCs w:val="24"/>
        </w:rPr>
      </w:pPr>
    </w:p>
    <w:sectPr w:rsidR="008F3AB9" w:rsidRPr="00FC7A70" w:rsidSect="00FC7A70">
      <w:pgSz w:w="11906" w:h="16838"/>
      <w:pgMar w:top="3969"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5" w:author="Paulo Meireles de Oliveira" w:date="2026-09-09T12:21:00Z" w:initials="PO">
    <w:p w14:paraId="69AFE26C" w14:textId="77777777" w:rsidR="00650DDF" w:rsidRDefault="00650DDF" w:rsidP="00650DDF">
      <w:pPr>
        <w:pStyle w:val="CommentText"/>
        <w:jc w:val="left"/>
      </w:pPr>
      <w:r>
        <w:rPr>
          <w:rStyle w:val="CommentReference"/>
        </w:rPr>
        <w:annotationRef/>
      </w:r>
      <w:r>
        <w:t>Cf. consta do artigo 11.º do NREAP é conferido ao responsável técnico (gestor de processo) acesso ao SIREAP de que modo essa faculdade é salvaguardada?</w:t>
      </w:r>
    </w:p>
  </w:comment>
  <w:comment w:id="86" w:author="G-MECT" w:date="2026-09-11T21:54:00Z" w:initials="GMECT">
    <w:p w14:paraId="0280D1C8" w14:textId="77777777" w:rsidR="005F15BE" w:rsidRDefault="005F15BE" w:rsidP="005F15BE">
      <w:pPr>
        <w:pStyle w:val="CommentText"/>
        <w:jc w:val="left"/>
      </w:pPr>
      <w:r>
        <w:rPr>
          <w:rStyle w:val="CommentReference"/>
        </w:rPr>
        <w:annotationRef/>
      </w:r>
      <w:r>
        <w:t>@Pecuária</w:t>
      </w:r>
    </w:p>
  </w:comment>
  <w:comment w:id="87" w:author="Nádia Silvestre" w:date="2026-09-14T12:39:00Z" w:initials="NS">
    <w:p w14:paraId="03C31B5C" w14:textId="77777777" w:rsidR="00E92594" w:rsidRDefault="00E92594" w:rsidP="00E92594">
      <w:pPr>
        <w:pStyle w:val="CommentText"/>
        <w:jc w:val="left"/>
      </w:pPr>
      <w:r>
        <w:rPr>
          <w:rStyle w:val="CommentReference"/>
        </w:rPr>
        <w:annotationRef/>
      </w:r>
      <w:r>
        <w:t>Ver com DGAV/DGADR</w:t>
      </w:r>
    </w:p>
  </w:comment>
  <w:comment w:id="88" w:author="Nádia Silvestre" w:date="2026-09-22T10:29:00Z" w:initials="NS">
    <w:p w14:paraId="410A216C" w14:textId="3B3FD36C" w:rsidR="00C23453" w:rsidRDefault="00C23453">
      <w:r>
        <w:annotationRef/>
      </w:r>
      <w:r w:rsidRPr="73ECE33D">
        <w:t>IFAF salvaguarda</w:t>
      </w:r>
    </w:p>
  </w:comment>
  <w:comment w:id="89" w:author="Maria João Torres" w:date="2026-08-31T11:30:00Z" w:initials="MC">
    <w:p w14:paraId="5C412508" w14:textId="77777777" w:rsidR="00DA6EA6" w:rsidRDefault="00DA6EA6" w:rsidP="00DA6EA6">
      <w:pPr>
        <w:pStyle w:val="CommentText"/>
        <w:jc w:val="left"/>
      </w:pPr>
      <w:r>
        <w:rPr>
          <w:rStyle w:val="CommentReference"/>
        </w:rPr>
        <w:annotationRef/>
      </w:r>
      <w:r>
        <w:t>Necessário validar com MARE.</w:t>
      </w:r>
    </w:p>
    <w:p w14:paraId="4A3684A3" w14:textId="77777777" w:rsidR="00DA6EA6" w:rsidRDefault="00DA6EA6" w:rsidP="00DA6EA6">
      <w:pPr>
        <w:pStyle w:val="CommentText"/>
        <w:jc w:val="left"/>
      </w:pPr>
    </w:p>
    <w:p w14:paraId="117D47FA" w14:textId="77777777" w:rsidR="00DA6EA6" w:rsidRDefault="00DA6EA6" w:rsidP="00DA6EA6">
      <w:pPr>
        <w:pStyle w:val="CommentText"/>
        <w:jc w:val="left"/>
      </w:pPr>
      <w:r>
        <w:t>Necessário garantir a compatibilização com o diploma da interoperabilidade.</w:t>
      </w:r>
    </w:p>
  </w:comment>
  <w:comment w:id="90" w:author="Maria João Torres" w:date="2026-08-31T11:30:00Z" w:initials="MC">
    <w:p w14:paraId="7096D2B9" w14:textId="034258C9" w:rsidR="00DA6EA6" w:rsidRDefault="00DA6EA6" w:rsidP="00DA6EA6">
      <w:pPr>
        <w:pStyle w:val="CommentText"/>
        <w:jc w:val="left"/>
      </w:pPr>
      <w:r>
        <w:rPr>
          <w:rStyle w:val="CommentReference"/>
        </w:rPr>
        <w:annotationRef/>
      </w:r>
      <w:r>
        <w:t>Necessário validar com MAEN.</w:t>
      </w:r>
    </w:p>
  </w:comment>
  <w:comment w:id="93" w:author="Nádia Silvestre" w:date="2026-09-20T15:43:00Z" w:initials="NS">
    <w:p w14:paraId="62DB4ECC" w14:textId="487920D6" w:rsidR="00C23453" w:rsidRDefault="00C23453">
      <w:r>
        <w:annotationRef/>
      </w:r>
      <w:r w:rsidRPr="68D30043">
        <w:t>Ponderar se os prazos previstos neste artigo serão exequiveis</w:t>
      </w:r>
    </w:p>
  </w:comment>
  <w:comment w:id="95" w:author="Maria João Torres" w:date="2026-08-31T11:32:00Z" w:initials="MC">
    <w:p w14:paraId="33BBAB9B" w14:textId="77777777" w:rsidR="00DA6EA6" w:rsidRDefault="00DA6EA6" w:rsidP="00DA6EA6">
      <w:pPr>
        <w:pStyle w:val="CommentText"/>
        <w:jc w:val="left"/>
      </w:pPr>
      <w:r>
        <w:rPr>
          <w:rStyle w:val="CommentReference"/>
        </w:rPr>
        <w:annotationRef/>
      </w:r>
      <w:r>
        <w:t>Este prazo decorre das regras gerais aplicáveis às relações de consumo? É possível resolver todos os processos pendentes em 6 meses?</w:t>
      </w:r>
    </w:p>
  </w:comment>
  <w:comment w:id="96" w:author="G-MECT" w:date="2026-09-11T21:54:00Z" w:initials="GMECT">
    <w:p w14:paraId="27857918" w14:textId="77777777" w:rsidR="005F15BE" w:rsidRDefault="005F15BE" w:rsidP="005F15BE">
      <w:pPr>
        <w:pStyle w:val="CommentText"/>
        <w:jc w:val="left"/>
      </w:pPr>
      <w:r>
        <w:rPr>
          <w:rStyle w:val="CommentReference"/>
        </w:rPr>
        <w:annotationRef/>
      </w:r>
      <w:r>
        <w:t>@Turismo</w:t>
      </w:r>
    </w:p>
  </w:comment>
  <w:comment w:id="97" w:author="Maria João Torres" w:date="2026-08-31T11:42:00Z" w:initials="MC">
    <w:p w14:paraId="784A47F1" w14:textId="77777777" w:rsidR="00F233D0" w:rsidRDefault="00F233D0" w:rsidP="00F233D0">
      <w:pPr>
        <w:pStyle w:val="CommentText"/>
        <w:jc w:val="left"/>
      </w:pPr>
      <w:r>
        <w:rPr>
          <w:rStyle w:val="CommentReference"/>
        </w:rPr>
        <w:annotationRef/>
      </w:r>
      <w:r>
        <w:t>O que se pretende com esta norma?</w:t>
      </w:r>
    </w:p>
  </w:comment>
  <w:comment w:id="98" w:author="G-MECT" w:date="2026-09-11T21:56:00Z" w:initials="GMECT">
    <w:p w14:paraId="67FC16EC" w14:textId="77777777" w:rsidR="005F15BE" w:rsidRDefault="005F15BE" w:rsidP="005F15BE">
      <w:pPr>
        <w:pStyle w:val="CommentText"/>
        <w:jc w:val="left"/>
      </w:pPr>
      <w:r>
        <w:rPr>
          <w:rStyle w:val="CommentReference"/>
        </w:rPr>
        <w:annotationRef/>
      </w:r>
      <w:r>
        <w:t>Está no RJET atual - artigo 21.º, n.º 4 do DL 39/2008, de 7 de março.</w:t>
      </w:r>
    </w:p>
    <w:p w14:paraId="4D083799" w14:textId="77777777" w:rsidR="005F15BE" w:rsidRDefault="005F15BE" w:rsidP="005F15BE">
      <w:pPr>
        <w:pStyle w:val="CommentText"/>
        <w:jc w:val="left"/>
      </w:pPr>
    </w:p>
    <w:p w14:paraId="4F49B695" w14:textId="77777777" w:rsidR="005F15BE" w:rsidRDefault="005F15BE" w:rsidP="005F15BE">
      <w:pPr>
        <w:pStyle w:val="CommentText"/>
        <w:jc w:val="left"/>
      </w:pPr>
      <w:r>
        <w:t>O objetivo é assegurar ou habilitar o TdP a participar na fase de planeamento territorial e respetivos instrumentos de gestão territorial quando estejam em causa empreendimentos turísticos.</w:t>
      </w:r>
    </w:p>
    <w:p w14:paraId="59EE4F57" w14:textId="77777777" w:rsidR="005F15BE" w:rsidRDefault="005F15BE" w:rsidP="005F15BE">
      <w:pPr>
        <w:pStyle w:val="CommentText"/>
        <w:jc w:val="left"/>
      </w:pPr>
    </w:p>
    <w:p w14:paraId="49BC0496" w14:textId="77777777" w:rsidR="005F15BE" w:rsidRDefault="005F15BE" w:rsidP="005F15BE">
      <w:pPr>
        <w:pStyle w:val="CommentText"/>
        <w:jc w:val="left"/>
      </w:pPr>
      <w:r>
        <w:t>Vamos confirmar com o TdP se alguma vez esses contratos foram celebrados - se não foram, elimina-se o artigo.</w:t>
      </w:r>
      <w:r>
        <w:br/>
      </w:r>
      <w:r>
        <w:br/>
        <w:t>@Turismo</w:t>
      </w:r>
    </w:p>
  </w:comment>
  <w:comment w:id="99" w:author="Nádia Silvestre" w:date="2026-09-20T16:31:00Z" w:initials="NS">
    <w:p w14:paraId="5B293BEE" w14:textId="572289F2" w:rsidR="00C23453" w:rsidRDefault="00C23453">
      <w:r>
        <w:annotationRef/>
      </w:r>
      <w:r w:rsidRPr="4AC1BED2">
        <w:t>Relativamente à pecuária, solicitar os serviços o levantamento de todas as portarias que devam ser revogadas</w:t>
      </w:r>
    </w:p>
  </w:comment>
  <w:comment w:id="100" w:author="Paulo Meireles de Oliveira" w:date="2026-09-09T12:23:00Z" w:initials="PO">
    <w:p w14:paraId="3D051B32" w14:textId="341C42ED" w:rsidR="0084466F" w:rsidRDefault="0084466F" w:rsidP="0084466F">
      <w:pPr>
        <w:pStyle w:val="CommentText"/>
        <w:jc w:val="left"/>
      </w:pPr>
      <w:r>
        <w:rPr>
          <w:rStyle w:val="CommentReference"/>
        </w:rPr>
        <w:annotationRef/>
      </w:r>
      <w:r>
        <w:t>Qual a justificação de manter este artigo em vigor? A interopearabilidade  do SIREAP não deve ser incluida na secção respetiva?p</w:t>
      </w:r>
    </w:p>
  </w:comment>
  <w:comment w:id="101" w:author="G-MECT" w:date="2026-09-11T21:56:00Z" w:initials="GMECT">
    <w:p w14:paraId="6BD3A0C0" w14:textId="77777777" w:rsidR="005F15BE" w:rsidRDefault="005F15BE" w:rsidP="005F15BE">
      <w:pPr>
        <w:pStyle w:val="CommentText"/>
        <w:jc w:val="left"/>
      </w:pPr>
      <w:r>
        <w:rPr>
          <w:rStyle w:val="CommentReference"/>
        </w:rPr>
        <w:annotationRef/>
      </w:r>
      <w:r>
        <w:t>Certo - ver com @Pecuária e MARE</w:t>
      </w:r>
    </w:p>
  </w:comment>
  <w:comment w:id="102" w:author="Nádia Silvestre" w:date="2026-09-14T12:39:00Z" w:initials="NS">
    <w:p w14:paraId="6B5B59B3" w14:textId="77777777" w:rsidR="00E92594" w:rsidRDefault="00E92594" w:rsidP="00E92594">
      <w:pPr>
        <w:pStyle w:val="CommentText"/>
        <w:jc w:val="left"/>
      </w:pPr>
      <w:r>
        <w:rPr>
          <w:rStyle w:val="CommentReference"/>
        </w:rPr>
        <w:annotationRef/>
      </w:r>
      <w:r>
        <w:t>Ver com DGAV e DGADR</w:t>
      </w:r>
    </w:p>
  </w:comment>
  <w:comment w:id="103" w:author="Nádia Silvestre" w:date="2026-09-23T10:37:00Z" w:initials="NS">
    <w:p w14:paraId="705D8266" w14:textId="2332677F" w:rsidR="00C23453" w:rsidRDefault="00C23453">
      <w:r>
        <w:annotationRef/>
      </w:r>
      <w:r w:rsidRPr="6D6FC781">
        <w:t>A interoperabilidade das plataformas não se encontra assegurada, de forma a manter a que se mantenha a gestão do ifap?</w:t>
      </w:r>
    </w:p>
  </w:comment>
  <w:comment w:id="104" w:author="Nádia Silvestre" w:date="2026-09-20T16:44:00Z" w:initials="NS">
    <w:p w14:paraId="49AC6F2B" w14:textId="601BDC5D" w:rsidR="00C23453" w:rsidRDefault="00C23453">
      <w:r>
        <w:annotationRef/>
      </w:r>
      <w:r w:rsidRPr="098F7083">
        <w:t>ponderar normas para procedimentos administrativos já iniciados</w:t>
      </w:r>
    </w:p>
  </w:comment>
  <w:comment w:id="148" w:author="Nádia Silvestre" w:date="2026-09-20T15:52:00Z" w:initials="NS">
    <w:p w14:paraId="15195AC0" w14:textId="4294D979" w:rsidR="00C23453" w:rsidRDefault="00C23453">
      <w:r>
        <w:annotationRef/>
      </w:r>
      <w:r w:rsidRPr="7A8A29F2">
        <w:t>ponderar se não será um prazo demasiado alargado</w:t>
      </w:r>
    </w:p>
  </w:comment>
  <w:comment w:id="149" w:author="Nádia Silvestre" w:date="2026-09-20T16:04:00Z" w:initials="NS">
    <w:p w14:paraId="070B9838" w14:textId="6C614937" w:rsidR="00C23453" w:rsidRDefault="00C23453">
      <w:r>
        <w:annotationRef/>
      </w:r>
      <w:r w:rsidRPr="0B90FD46">
        <w:t xml:space="preserve">CCDR NORTE propõe: </w:t>
      </w:r>
      <w:r w:rsidRPr="2F10FF34">
        <w:rPr>
          <w:u w:val="single"/>
        </w:rPr>
        <w:t>Os procedimentos pendentes à data da entrada em vigor do CLAE regem-se pelo regime anterior, salvo opção expressa do requerente pela aplicação do novo regime.</w:t>
      </w:r>
      <w:r w:rsidRPr="55E97E94">
        <w:t> </w:t>
      </w:r>
    </w:p>
    <w:p w14:paraId="62C0F1DB" w14:textId="78A7245D" w:rsidR="00C23453" w:rsidRDefault="00C23453">
      <w:r w:rsidRPr="4FBE8ACB">
        <w:rPr>
          <w:u w:val="single"/>
        </w:rPr>
        <w:t>5- A opção pelo novo regime não pode determinar a repetição de atos, pareceres, vistorias ou pagamentos validamente realizados.</w:t>
      </w:r>
      <w:r w:rsidRPr="4BBFF427">
        <w:t> </w:t>
      </w:r>
    </w:p>
    <w:p w14:paraId="51FBC982" w14:textId="5D0F587D" w:rsidR="00C23453" w:rsidRDefault="00C23453">
      <w:r w:rsidRPr="0B0F7DB4">
        <w:rPr>
          <w:u w:val="single"/>
        </w:rPr>
        <w:t>6- As licenças, títulos de exploração, registos, planos de produção e PGEP existentes mantêm-se válidos até à respetiva alteração ou caducidade.</w:t>
      </w:r>
      <w:r w:rsidRPr="39726C7C">
        <w:t> </w:t>
      </w:r>
    </w:p>
    <w:p w14:paraId="72C7B84E" w14:textId="7BBB07E6" w:rsidR="00C23453" w:rsidRDefault="00C23453">
      <w:r w:rsidRPr="71C6881D">
        <w:rPr>
          <w:u w:val="single"/>
        </w:rPr>
        <w:t xml:space="preserve">7- A conversão em título digital é efetuada oficiosamente, sem encargos e sem reapreciação das condições já verificadas, salvo alteração relevante ou risco superveniente devidamente fundamentado. </w:t>
      </w:r>
    </w:p>
    <w:p w14:paraId="29FA2CB1" w14:textId="3742D663" w:rsidR="00C23453" w:rsidRDefault="00C23453">
      <w:r w:rsidRPr="63E94D79">
        <w:rPr>
          <w:u w:val="single"/>
        </w:rPr>
        <w:t>Proponho que, relativamente aos processos administrativos já iniciados se pondere nova semelhante para as demais áreas económicas, ainda que em diferentes termos.  Quanto à pecuária proponho ajustes (vide redaçao proposta no artigo)</w:t>
      </w:r>
    </w:p>
  </w:comment>
  <w:comment w:id="175" w:author="Paulo Meireles de Oliveira" w:date="2026-09-10T19:02:00Z" w:initials="PO">
    <w:p w14:paraId="2FC0046A" w14:textId="77777777" w:rsidR="007F4F04" w:rsidRDefault="007F4F04" w:rsidP="007F4F04">
      <w:pPr>
        <w:pStyle w:val="CommentText"/>
        <w:jc w:val="left"/>
      </w:pPr>
      <w:r>
        <w:rPr>
          <w:rStyle w:val="CommentReference"/>
        </w:rPr>
        <w:annotationRef/>
      </w:r>
      <w:r>
        <w:t>Parece faltar norma semelhante que acautele o</w:t>
      </w:r>
      <w:r>
        <w:rPr>
          <w:color w:val="000000"/>
        </w:rPr>
        <w:t xml:space="preserve"> procedimento de reconhecimento de atividades de animação turística como turismo de natureza e os seus termos, bem como o código de conduta são definidos por portaria dos membros do Governo responsáveis pelas áreas da conservação da natureza e do turismo.</w:t>
      </w:r>
    </w:p>
  </w:comment>
  <w:comment w:id="176" w:author="G-MECT" w:date="2026-09-11T21:57:00Z" w:initials="GMECT">
    <w:p w14:paraId="7DD9A480" w14:textId="77777777" w:rsidR="005F15BE" w:rsidRDefault="005F15BE" w:rsidP="005F15BE">
      <w:pPr>
        <w:pStyle w:val="CommentText"/>
        <w:jc w:val="left"/>
      </w:pPr>
      <w:r>
        <w:rPr>
          <w:rStyle w:val="CommentReference"/>
        </w:rPr>
        <w:annotationRef/>
      </w:r>
      <w:r>
        <w:t>@Turismo</w:t>
      </w:r>
    </w:p>
  </w:comment>
  <w:comment w:id="188" w:author="Maria João Torres" w:date="2026-08-31T11:56:00Z" w:initials="MC">
    <w:p w14:paraId="615C4CF1" w14:textId="77777777" w:rsidR="00CF4224" w:rsidRDefault="00CF4224" w:rsidP="00CF4224">
      <w:pPr>
        <w:pStyle w:val="CommentText"/>
        <w:jc w:val="left"/>
      </w:pPr>
      <w:r>
        <w:rPr>
          <w:rStyle w:val="CommentReference"/>
        </w:rPr>
        <w:annotationRef/>
      </w:r>
      <w:r>
        <w:t>Conforme referimos no e-mail, esta norma é um exemplo de artigos que poderão ser desnecessário.</w:t>
      </w:r>
    </w:p>
  </w:comment>
  <w:comment w:id="189" w:author="G-MECT" w:date="2026-09-11T21:57:00Z" w:initials="GMECT">
    <w:p w14:paraId="75E71FB3" w14:textId="77777777" w:rsidR="005F15BE" w:rsidRDefault="005F15BE" w:rsidP="005F15BE">
      <w:pPr>
        <w:pStyle w:val="CommentText"/>
        <w:jc w:val="left"/>
      </w:pPr>
      <w:r>
        <w:rPr>
          <w:rStyle w:val="CommentReference"/>
        </w:rPr>
        <w:annotationRef/>
      </w:r>
      <w:r>
        <w:t>@Geral - Agree: para conversarmos</w:t>
      </w:r>
    </w:p>
  </w:comment>
  <w:comment w:id="199" w:author="Paulo Meireles de Oliveira" w:date="2026-09-10T19:05:00Z" w:initials="PO">
    <w:p w14:paraId="68CD277B" w14:textId="77777777" w:rsidR="00704320" w:rsidRDefault="00704320" w:rsidP="00704320">
      <w:pPr>
        <w:pStyle w:val="CommentText"/>
        <w:jc w:val="left"/>
      </w:pPr>
      <w:r>
        <w:rPr>
          <w:rStyle w:val="CommentReference"/>
        </w:rPr>
        <w:annotationRef/>
      </w:r>
      <w:r>
        <w:t>Caso não seja acolhida a proposta de integrar a plataforma do TUA, deve ser alterada</w:t>
      </w:r>
    </w:p>
  </w:comment>
  <w:comment w:id="200" w:author="G-MECT" w:date="2026-09-11T21:57:00Z" w:initials="GMECT">
    <w:p w14:paraId="7A30CAD6" w14:textId="77777777" w:rsidR="005F15BE" w:rsidRDefault="005F15BE" w:rsidP="005F15BE">
      <w:pPr>
        <w:pStyle w:val="CommentText"/>
        <w:jc w:val="left"/>
      </w:pPr>
      <w:r>
        <w:rPr>
          <w:rStyle w:val="CommentReference"/>
        </w:rPr>
        <w:annotationRef/>
      </w:r>
      <w:r>
        <w:t>Não percebi - será o LicencIA: em articulação com a ARTE e MARE</w:t>
      </w:r>
    </w:p>
  </w:comment>
  <w:comment w:id="213" w:author="Nádia Silvestre" w:date="2026-09-20T11:26:00Z" w:initials="NS">
    <w:p w14:paraId="73B68F6B" w14:textId="15B747EC" w:rsidR="00C23453" w:rsidRDefault="00C23453">
      <w:r>
        <w:annotationRef/>
      </w:r>
      <w:r w:rsidRPr="3EF8CD44">
        <w:t>proposta de CCDR LVT</w:t>
      </w:r>
    </w:p>
  </w:comment>
  <w:comment w:id="222" w:author="Nádia Silvestre" w:date="2026-09-20T11:28:00Z" w:initials="NS">
    <w:p w14:paraId="37C90436" w14:textId="4E76B55C" w:rsidR="00C23453" w:rsidRDefault="00C23453">
      <w:r>
        <w:annotationRef/>
      </w:r>
      <w:r w:rsidRPr="2DFB9451">
        <w:t>sugestão de ccdr lvt</w:t>
      </w:r>
    </w:p>
  </w:comment>
  <w:comment w:id="240" w:author="Nádia Silvestre" w:date="2026-09-20T11:31:00Z" w:initials="NS">
    <w:p w14:paraId="0E18180E" w14:textId="4E75F71A" w:rsidR="00C23453" w:rsidRDefault="00C23453">
      <w:r>
        <w:annotationRef/>
      </w:r>
      <w:r w:rsidRPr="1E628F6A">
        <w:t>Como refere CCDR LVT nao existe a alínea l), pressuponho que seja até à j)</w:t>
      </w:r>
    </w:p>
  </w:comment>
  <w:comment w:id="262" w:author="Nádia Silvestre" w:date="2026-09-20T11:36:00Z" w:initials="NS">
    <w:p w14:paraId="51D4FB70" w14:textId="65DA9E3F" w:rsidR="00C23453" w:rsidRDefault="00C23453">
      <w:r>
        <w:annotationRef/>
      </w:r>
      <w:r w:rsidRPr="207962BA">
        <w:t>CCDR LVT- Verificar este comentário: submissão de comunicação prévia, nos termos do RJUE, não determina a emissão de certidão comprovativa do deferimento tácito do respetivo procedimento urbanístico.Deverá ser garantido que a EC tenha acesso automático aos indeferimentos desses pedidos pela CM territorialmente competente, ou será sempre necessário solicitar a pronúncia dessa entidade antes da emissão do titulo de exploração.</w:t>
      </w:r>
    </w:p>
  </w:comment>
  <w:comment w:id="265" w:author="Nádia Silvestre" w:date="2026-09-20T11:39:00Z" w:initials="NS">
    <w:p w14:paraId="64523D8C" w14:textId="0A404690" w:rsidR="00C23453" w:rsidRDefault="00C23453">
      <w:r>
        <w:annotationRef/>
      </w:r>
      <w:r w:rsidRPr="77CCD7BB">
        <w:t xml:space="preserve">AVALIAR comentário CCDR LVT: Ponderar inclusão de alínea </w:t>
      </w:r>
    </w:p>
    <w:p w14:paraId="0C2FB1CD" w14:textId="5847AE2D" w:rsidR="00C23453" w:rsidRDefault="00C23453">
      <w:r w:rsidRPr="45A2C1EC">
        <w:t>c) Ao uso agrícola / pecuário, no caso de se tratar de estabelecimento que desenvolva atividade acessória à exploração pecuária. Necessário para os Centros de Classificação de Ovos associados às explorações avícolas, que carecem da atribuição de NCV.Fabricas de rações para autoconsumo inseridas nas explorações pecuárias</w:t>
      </w:r>
    </w:p>
  </w:comment>
  <w:comment w:id="270" w:author="Maria João Torres" w:date="2026-08-31T12:25:00Z" w:initials="MC">
    <w:p w14:paraId="2EE0BF51" w14:textId="77777777" w:rsidR="005F15BE" w:rsidRDefault="005F15BE" w:rsidP="00C36F7D">
      <w:pPr>
        <w:pStyle w:val="CommentText"/>
        <w:jc w:val="left"/>
      </w:pPr>
      <w:r>
        <w:rPr>
          <w:rStyle w:val="CommentReference"/>
        </w:rPr>
        <w:annotationRef/>
      </w:r>
      <w:r>
        <w:t xml:space="preserve">Na medida em que o  título digital não habilita verdadeiramente o titular, apenas reunindo vários atos administrativos, não seria mais adequada uma redação idêntica à do artigo 17.º do </w:t>
      </w:r>
      <w:r>
        <w:rPr>
          <w:color w:val="222222"/>
          <w:highlight w:val="white"/>
        </w:rPr>
        <w:t>Regime de Licenciamento Único de Ambient</w:t>
      </w:r>
      <w:r>
        <w:t>e? - "</w:t>
      </w:r>
      <w:r>
        <w:rPr>
          <w:i/>
          <w:iCs/>
          <w:color w:val="272B30"/>
          <w:highlight w:val="white"/>
        </w:rPr>
        <w:t>O TUA é o título eletrónico que reúne toda a informação relativa aos requisitos legalmente aplicáveis à atividade em matéria de ambiente.</w:t>
      </w:r>
      <w:r>
        <w:rPr>
          <w:i/>
          <w:iCs/>
        </w:rPr>
        <w:t xml:space="preserve"> </w:t>
      </w:r>
      <w:r>
        <w:t>"</w:t>
      </w:r>
    </w:p>
  </w:comment>
  <w:comment w:id="271" w:author="G-MECT" w:date="2026-09-09T17:13:00Z" w:initials="GMECT">
    <w:p w14:paraId="7F186548" w14:textId="77777777" w:rsidR="005F15BE" w:rsidRDefault="005F15BE" w:rsidP="00BB7189">
      <w:pPr>
        <w:pStyle w:val="CommentText"/>
        <w:jc w:val="left"/>
      </w:pPr>
      <w:r>
        <w:rPr>
          <w:rStyle w:val="CommentReference"/>
        </w:rPr>
        <w:annotationRef/>
      </w:r>
      <w:r>
        <w:t>Agree - alterado</w:t>
      </w:r>
    </w:p>
  </w:comment>
  <w:comment w:id="309" w:author="Maria João Torres" w:date="2026-08-31T12:26:00Z" w:initials="MC">
    <w:p w14:paraId="65F279B5" w14:textId="77777777" w:rsidR="005F15BE" w:rsidRDefault="005F15BE" w:rsidP="00C36F7D">
      <w:pPr>
        <w:pStyle w:val="CommentText"/>
        <w:jc w:val="left"/>
      </w:pPr>
      <w:r>
        <w:rPr>
          <w:rStyle w:val="CommentReference"/>
        </w:rPr>
        <w:annotationRef/>
      </w:r>
      <w:r>
        <w:t xml:space="preserve">É importante identificar pelo menos o conteúdo mínimo do título, à semelhança do que faz o artigo 17.º do </w:t>
      </w:r>
      <w:r>
        <w:rPr>
          <w:color w:val="222222"/>
          <w:highlight w:val="white"/>
        </w:rPr>
        <w:t>Regime de Licenciamento Único de Ambient</w:t>
      </w:r>
      <w:r>
        <w:t>e.</w:t>
      </w:r>
    </w:p>
  </w:comment>
  <w:comment w:id="310" w:author="G-MECT" w:date="2026-09-09T17:54:00Z" w:initials="GMECT">
    <w:p w14:paraId="22340D04" w14:textId="77777777" w:rsidR="005F15BE" w:rsidRDefault="005F15BE" w:rsidP="00BB7189">
      <w:pPr>
        <w:pStyle w:val="CommentText"/>
        <w:jc w:val="left"/>
      </w:pPr>
      <w:r>
        <w:rPr>
          <w:rStyle w:val="CommentReference"/>
        </w:rPr>
        <w:annotationRef/>
      </w:r>
      <w:r>
        <w:t>Alterado</w:t>
      </w:r>
    </w:p>
  </w:comment>
  <w:comment w:id="313" w:author="Maria João Torres" w:date="2026-08-31T12:25:00Z" w:initials="MC">
    <w:p w14:paraId="29F2A714" w14:textId="77777777" w:rsidR="00C36F7D" w:rsidRDefault="00C36F7D" w:rsidP="00C36F7D">
      <w:pPr>
        <w:pStyle w:val="CommentText"/>
        <w:jc w:val="left"/>
      </w:pPr>
      <w:r>
        <w:rPr>
          <w:rStyle w:val="CommentReference"/>
        </w:rPr>
        <w:annotationRef/>
      </w:r>
      <w:r>
        <w:t xml:space="preserve">Na medida em que o  título digital não habilita verdadeiramente o titular, apenas reunindo vários atos administrativos, não seria mais adequada uma redação idêntica à do artigo 17.º do </w:t>
      </w:r>
      <w:r>
        <w:rPr>
          <w:color w:val="222222"/>
          <w:highlight w:val="white"/>
        </w:rPr>
        <w:t>Regime de Licenciamento Único de Ambient</w:t>
      </w:r>
      <w:r>
        <w:t>e? - "</w:t>
      </w:r>
      <w:r>
        <w:rPr>
          <w:i/>
          <w:iCs/>
          <w:color w:val="272B30"/>
          <w:highlight w:val="white"/>
        </w:rPr>
        <w:t>O TUA é o título eletrónico que reúne toda a informação relativa aos requisitos legalmente aplicáveis à atividade em matéria de ambiente.</w:t>
      </w:r>
      <w:r>
        <w:rPr>
          <w:i/>
          <w:iCs/>
        </w:rPr>
        <w:t xml:space="preserve"> </w:t>
      </w:r>
      <w:r>
        <w:t>"</w:t>
      </w:r>
    </w:p>
  </w:comment>
  <w:comment w:id="314" w:author="G-MECT" w:date="2026-09-11T21:58:00Z" w:initials="GMECT">
    <w:p w14:paraId="19673BFA" w14:textId="77777777" w:rsidR="005F15BE" w:rsidRDefault="005F15BE" w:rsidP="005F15BE">
      <w:pPr>
        <w:pStyle w:val="CommentText"/>
        <w:jc w:val="left"/>
      </w:pPr>
      <w:r>
        <w:rPr>
          <w:rStyle w:val="CommentReference"/>
        </w:rPr>
        <w:annotationRef/>
      </w:r>
      <w:r>
        <w:t>Alterado @Geral</w:t>
      </w:r>
    </w:p>
  </w:comment>
  <w:comment w:id="323" w:author="Maria João Torres" w:date="2026-08-31T12:26:00Z" w:initials="MC">
    <w:p w14:paraId="74E0732F" w14:textId="77777777" w:rsidR="00C36F7D" w:rsidRDefault="00C36F7D" w:rsidP="00C36F7D">
      <w:pPr>
        <w:pStyle w:val="CommentText"/>
        <w:jc w:val="left"/>
      </w:pPr>
      <w:r>
        <w:rPr>
          <w:rStyle w:val="CommentReference"/>
        </w:rPr>
        <w:annotationRef/>
      </w:r>
      <w:r>
        <w:t xml:space="preserve">É importante identificar pelo menos o conteúdo mínimo do título, à semelhança do que faz o artigo 17.º do </w:t>
      </w:r>
      <w:r>
        <w:rPr>
          <w:color w:val="222222"/>
          <w:highlight w:val="white"/>
        </w:rPr>
        <w:t>Regime de Licenciamento Único de Ambient</w:t>
      </w:r>
      <w:r>
        <w:t>e.</w:t>
      </w:r>
    </w:p>
  </w:comment>
  <w:comment w:id="324" w:author="G-MECT" w:date="2026-09-11T21:59:00Z" w:initials="GMECT">
    <w:p w14:paraId="71F3CC92" w14:textId="77777777" w:rsidR="005F15BE" w:rsidRDefault="005F15BE" w:rsidP="005F15BE">
      <w:pPr>
        <w:pStyle w:val="CommentText"/>
        <w:jc w:val="left"/>
      </w:pPr>
      <w:r>
        <w:rPr>
          <w:rStyle w:val="CommentReference"/>
        </w:rPr>
        <w:annotationRef/>
      </w:r>
      <w:r>
        <w:t>Alterado - @Geral</w:t>
      </w:r>
    </w:p>
  </w:comment>
  <w:comment w:id="327" w:author="Maria João Torres" w:date="2026-08-31T12:30:00Z" w:initials="MC">
    <w:p w14:paraId="70470637" w14:textId="77777777" w:rsidR="00C36F7D" w:rsidRDefault="00C36F7D" w:rsidP="00C36F7D">
      <w:pPr>
        <w:pStyle w:val="CommentText"/>
        <w:jc w:val="left"/>
      </w:pPr>
      <w:r>
        <w:rPr>
          <w:rStyle w:val="CommentReference"/>
        </w:rPr>
        <w:annotationRef/>
      </w:r>
      <w:r>
        <w:t>Entendemos que, por razoes de clareza jurídica, a terminologia a adotar deve ser "licença".</w:t>
      </w:r>
    </w:p>
  </w:comment>
  <w:comment w:id="328" w:author="G-MECT" w:date="2026-09-11T22:00:00Z" w:initials="GMECT">
    <w:p w14:paraId="2D55A6C3" w14:textId="77777777" w:rsidR="005F15BE" w:rsidRDefault="005F15BE" w:rsidP="005F15BE">
      <w:pPr>
        <w:pStyle w:val="CommentText"/>
        <w:jc w:val="left"/>
      </w:pPr>
      <w:r>
        <w:rPr>
          <w:rStyle w:val="CommentReference"/>
        </w:rPr>
        <w:annotationRef/>
      </w:r>
      <w:r>
        <w:t>A conversar - o único impacto negativo seria quanto aos ETs.</w:t>
      </w:r>
    </w:p>
    <w:p w14:paraId="49EB4089" w14:textId="77777777" w:rsidR="005F15BE" w:rsidRDefault="005F15BE" w:rsidP="005F15BE">
      <w:pPr>
        <w:pStyle w:val="CommentText"/>
        <w:jc w:val="left"/>
      </w:pPr>
    </w:p>
    <w:p w14:paraId="61179C5D" w14:textId="77777777" w:rsidR="005F15BE" w:rsidRDefault="005F15BE" w:rsidP="005F15BE">
      <w:pPr>
        <w:pStyle w:val="CommentText"/>
        <w:jc w:val="left"/>
      </w:pPr>
      <w:r>
        <w:t>@Turismo - estudar tornar o regime de instalação das ETs com os do alojamento local - e assim não há "licença".</w:t>
      </w:r>
    </w:p>
    <w:p w14:paraId="61D67865" w14:textId="77777777" w:rsidR="005F15BE" w:rsidRDefault="005F15BE" w:rsidP="005F15BE">
      <w:pPr>
        <w:pStyle w:val="CommentText"/>
        <w:jc w:val="left"/>
      </w:pPr>
    </w:p>
    <w:p w14:paraId="1E4B326F" w14:textId="77777777" w:rsidR="005F15BE" w:rsidRDefault="005F15BE" w:rsidP="005F15BE">
      <w:pPr>
        <w:pStyle w:val="CommentText"/>
        <w:jc w:val="left"/>
      </w:pPr>
      <w:r>
        <w:t>Acho mesmo que pode ser uma solução a estudar e ponderar.</w:t>
      </w:r>
    </w:p>
  </w:comment>
  <w:comment w:id="337" w:author="Nádia Silvestre" w:date="2026-09-18T12:37:00Z" w:initials="NS">
    <w:p w14:paraId="1F376CD5" w14:textId="77777777" w:rsidR="001078DB" w:rsidRDefault="00C23453" w:rsidP="001078DB">
      <w:pPr>
        <w:pStyle w:val="CommentText"/>
        <w:jc w:val="left"/>
      </w:pPr>
      <w:r>
        <w:annotationRef/>
      </w:r>
      <w:r w:rsidR="001078DB">
        <w:t>Ponderar se as questões colocadas pela CCDR LVT estão acauteladas</w:t>
      </w:r>
    </w:p>
  </w:comment>
  <w:comment w:id="339" w:author="Maria João Torres" w:date="2026-09-01T11:23:00Z" w:initials="MC">
    <w:p w14:paraId="3AFCB44C" w14:textId="4FE322F1" w:rsidR="00876D7C" w:rsidRDefault="00876D7C" w:rsidP="00876D7C">
      <w:pPr>
        <w:pStyle w:val="CommentText"/>
        <w:jc w:val="left"/>
      </w:pPr>
      <w:r>
        <w:rPr>
          <w:rStyle w:val="CommentReference"/>
        </w:rPr>
        <w:annotationRef/>
      </w:r>
      <w:r>
        <w:t>Nas situações em que os trabalhos preparatórios impliquem a ocupação de espaço público (p. ex., colocação de gruas), a CM pronuncia-se? Quem decide?</w:t>
      </w:r>
    </w:p>
  </w:comment>
  <w:comment w:id="340" w:author="G-MECT" w:date="2026-09-11T22:01:00Z" w:initials="GMECT">
    <w:p w14:paraId="69BDDC9D" w14:textId="77777777" w:rsidR="005F15BE" w:rsidRDefault="005F15BE" w:rsidP="005F15BE">
      <w:pPr>
        <w:pStyle w:val="CommentText"/>
        <w:jc w:val="left"/>
      </w:pPr>
      <w:r>
        <w:rPr>
          <w:rStyle w:val="CommentReference"/>
        </w:rPr>
        <w:annotationRef/>
      </w:r>
      <w:r>
        <w:t>Vejam o n.º 4 - entidade coordenadora decide, mas consulta entidades ambientais e urbanísticas</w:t>
      </w:r>
    </w:p>
    <w:p w14:paraId="33C56FF2" w14:textId="77777777" w:rsidR="005F15BE" w:rsidRDefault="005F15BE" w:rsidP="005F15BE">
      <w:pPr>
        <w:pStyle w:val="CommentText"/>
        <w:jc w:val="left"/>
      </w:pPr>
    </w:p>
    <w:p w14:paraId="2FA5CA64" w14:textId="77777777" w:rsidR="005F15BE" w:rsidRDefault="005F15BE" w:rsidP="005F15BE">
      <w:pPr>
        <w:pStyle w:val="CommentText"/>
        <w:jc w:val="left"/>
      </w:pPr>
      <w:r>
        <w:t>@Indústria</w:t>
      </w:r>
    </w:p>
  </w:comment>
  <w:comment w:id="343" w:author="Maria João Torres" w:date="2026-09-01T11:25:00Z" w:initials="MC">
    <w:p w14:paraId="0B47367F" w14:textId="77777777" w:rsidR="00876D7C" w:rsidRDefault="00876D7C" w:rsidP="00876D7C">
      <w:pPr>
        <w:pStyle w:val="CommentText"/>
        <w:jc w:val="left"/>
      </w:pPr>
      <w:r>
        <w:rPr>
          <w:rStyle w:val="CommentReference"/>
        </w:rPr>
        <w:annotationRef/>
      </w:r>
      <w:r>
        <w:t>Necessário densificar as condições e medidas mitigadoras, bem como as condições da prestação de caução, para evitar que a portaria inove face ao DL.</w:t>
      </w:r>
    </w:p>
  </w:comment>
  <w:comment w:id="344" w:author="G-MECT" w:date="2026-09-11T22:01:00Z" w:initials="GMECT">
    <w:p w14:paraId="43716F8D" w14:textId="77777777" w:rsidR="005F15BE" w:rsidRDefault="005F15BE" w:rsidP="005F15BE">
      <w:pPr>
        <w:pStyle w:val="CommentText"/>
        <w:jc w:val="left"/>
      </w:pPr>
      <w:r>
        <w:rPr>
          <w:rStyle w:val="CommentReference"/>
        </w:rPr>
        <w:annotationRef/>
      </w:r>
      <w:r>
        <w:t>Certo - @Indústria</w:t>
      </w:r>
    </w:p>
  </w:comment>
  <w:comment w:id="345" w:author="Maria João Torres" w:date="2026-09-01T11:26:00Z" w:initials="MC">
    <w:p w14:paraId="66F9B6DC" w14:textId="77777777" w:rsidR="00876D7C" w:rsidRDefault="00876D7C" w:rsidP="00876D7C">
      <w:pPr>
        <w:pStyle w:val="CommentText"/>
        <w:jc w:val="left"/>
      </w:pPr>
      <w:r>
        <w:rPr>
          <w:rStyle w:val="CommentReference"/>
        </w:rPr>
        <w:annotationRef/>
      </w:r>
      <w:r>
        <w:t>Com que fundamento?</w:t>
      </w:r>
    </w:p>
  </w:comment>
  <w:comment w:id="346" w:author="G-MECT" w:date="2026-09-11T22:01:00Z" w:initials="GMECT">
    <w:p w14:paraId="71B8516B" w14:textId="77777777" w:rsidR="005F15BE" w:rsidRDefault="005F15BE" w:rsidP="005F15BE">
      <w:pPr>
        <w:pStyle w:val="CommentText"/>
        <w:jc w:val="left"/>
      </w:pPr>
      <w:r>
        <w:rPr>
          <w:rStyle w:val="CommentReference"/>
        </w:rPr>
        <w:annotationRef/>
      </w:r>
      <w:r>
        <w:t>@Indústria</w:t>
      </w:r>
    </w:p>
  </w:comment>
  <w:comment w:id="351" w:author="Maria João Torres" w:date="2026-09-01T11:42:00Z" w:initials="MC">
    <w:p w14:paraId="7F0E3649" w14:textId="77777777" w:rsidR="006839D5" w:rsidRDefault="006839D5" w:rsidP="006839D5">
      <w:pPr>
        <w:pStyle w:val="CommentText"/>
        <w:jc w:val="left"/>
      </w:pPr>
      <w:r>
        <w:rPr>
          <w:rStyle w:val="CommentReference"/>
        </w:rPr>
        <w:annotationRef/>
      </w:r>
      <w:r>
        <w:t>Plataforma dos Licenciamentos, certo?</w:t>
      </w:r>
    </w:p>
  </w:comment>
  <w:comment w:id="352" w:author="G-MECT" w:date="2026-09-11T22:01:00Z" w:initials="GMECT">
    <w:p w14:paraId="5E5EA705" w14:textId="77777777" w:rsidR="005F15BE" w:rsidRDefault="005F15BE" w:rsidP="005F15BE">
      <w:pPr>
        <w:pStyle w:val="CommentText"/>
        <w:jc w:val="left"/>
      </w:pPr>
      <w:r>
        <w:rPr>
          <w:rStyle w:val="CommentReference"/>
        </w:rPr>
        <w:annotationRef/>
      </w:r>
      <w:r>
        <w:t>Sim!</w:t>
      </w:r>
    </w:p>
  </w:comment>
  <w:comment w:id="357" w:author="Maria João Torres" w:date="2026-09-01T11:42:00Z" w:initials="MC">
    <w:p w14:paraId="3B804697" w14:textId="77777777" w:rsidR="006839D5" w:rsidRDefault="006839D5" w:rsidP="006839D5">
      <w:pPr>
        <w:pStyle w:val="CommentText"/>
        <w:jc w:val="left"/>
      </w:pPr>
      <w:r>
        <w:rPr>
          <w:rStyle w:val="CommentReference"/>
        </w:rPr>
        <w:annotationRef/>
      </w:r>
      <w:r>
        <w:t>A cobrança em matéria ambiental é feita na Plataforma dos Licenciamentos?</w:t>
      </w:r>
    </w:p>
  </w:comment>
  <w:comment w:id="358" w:author="G-MECT" w:date="2026-09-11T22:02:00Z" w:initials="GMECT">
    <w:p w14:paraId="7A1D4F19" w14:textId="77777777" w:rsidR="005F15BE" w:rsidRDefault="005F15BE" w:rsidP="005F15BE">
      <w:pPr>
        <w:pStyle w:val="CommentText"/>
        <w:jc w:val="left"/>
      </w:pPr>
      <w:r>
        <w:rPr>
          <w:rStyle w:val="CommentReference"/>
        </w:rPr>
        <w:annotationRef/>
      </w:r>
      <w:r>
        <w:t>@Indústria - para perceber como é feito hoje: o mote é replicar.</w:t>
      </w:r>
    </w:p>
  </w:comment>
  <w:comment w:id="360" w:author="Maria João Torres" w:date="2026-09-01T11:42:00Z" w:initials="MC">
    <w:p w14:paraId="331401A5" w14:textId="77777777" w:rsidR="006839D5" w:rsidRDefault="006839D5" w:rsidP="006839D5">
      <w:pPr>
        <w:pStyle w:val="CommentText"/>
        <w:jc w:val="left"/>
      </w:pPr>
      <w:r>
        <w:rPr>
          <w:rStyle w:val="CommentReference"/>
        </w:rPr>
        <w:annotationRef/>
      </w:r>
      <w:r>
        <w:t>Por favor expliquem como isto se compatibiliza com o artigo anterior?</w:t>
      </w:r>
    </w:p>
  </w:comment>
  <w:comment w:id="361" w:author="G-MECT" w:date="2026-09-11T22:02:00Z" w:initials="GMECT">
    <w:p w14:paraId="2D061F35" w14:textId="77777777" w:rsidR="005F15BE" w:rsidRDefault="005F15BE" w:rsidP="005F15BE">
      <w:pPr>
        <w:pStyle w:val="CommentText"/>
        <w:jc w:val="left"/>
      </w:pPr>
      <w:r>
        <w:rPr>
          <w:rStyle w:val="CommentReference"/>
        </w:rPr>
        <w:annotationRef/>
      </w:r>
      <w:r>
        <w:t>Em que sentido? No fundo, o pedido é apresentado na Plataforma dos Licenciamentos. @Geral</w:t>
      </w:r>
    </w:p>
  </w:comment>
  <w:comment w:id="362" w:author="Maria João Torres" w:date="2026-09-01T11:38:00Z" w:initials="MC">
    <w:p w14:paraId="4C8FFFCA" w14:textId="77777777" w:rsidR="006839D5" w:rsidRDefault="006839D5" w:rsidP="006839D5">
      <w:pPr>
        <w:pStyle w:val="CommentText"/>
        <w:jc w:val="left"/>
      </w:pPr>
      <w:r>
        <w:rPr>
          <w:rStyle w:val="CommentReference"/>
        </w:rPr>
        <w:annotationRef/>
      </w:r>
      <w:r>
        <w:t>Que decisão? Há decisão na comunicação prévia?</w:t>
      </w:r>
    </w:p>
  </w:comment>
  <w:comment w:id="363" w:author="G-MECT" w:date="2026-09-11T22:03:00Z" w:initials="GMECT">
    <w:p w14:paraId="60C06C08" w14:textId="77777777" w:rsidR="005F15BE" w:rsidRDefault="005F15BE" w:rsidP="005F15BE">
      <w:pPr>
        <w:pStyle w:val="CommentText"/>
        <w:jc w:val="left"/>
      </w:pPr>
      <w:r>
        <w:rPr>
          <w:rStyle w:val="CommentReference"/>
        </w:rPr>
        <w:annotationRef/>
      </w:r>
      <w:r>
        <w:t>Pode haver - podes ter deferimento antes do termo do prazo  (ou seja, decisão expressa)</w:t>
      </w:r>
    </w:p>
  </w:comment>
  <w:comment w:id="364" w:author="Maria João Torres" w:date="2026-09-01T12:06:00Z" w:initials="MC">
    <w:p w14:paraId="400910D8" w14:textId="77777777" w:rsidR="002F7639" w:rsidRDefault="002F7639" w:rsidP="002F7639">
      <w:pPr>
        <w:pStyle w:val="CommentText"/>
        <w:jc w:val="left"/>
      </w:pPr>
      <w:r>
        <w:rPr>
          <w:rStyle w:val="CommentReference"/>
        </w:rPr>
        <w:annotationRef/>
      </w:r>
      <w:r>
        <w:t>Parece-nos desnecessário, pode ser eliminado.</w:t>
      </w:r>
    </w:p>
  </w:comment>
  <w:comment w:id="365" w:author="G-MECT" w:date="2026-09-11T22:03:00Z" w:initials="GMECT">
    <w:p w14:paraId="5218B196" w14:textId="77777777" w:rsidR="005F15BE" w:rsidRDefault="005F15BE" w:rsidP="005F15BE">
      <w:pPr>
        <w:pStyle w:val="CommentText"/>
        <w:jc w:val="left"/>
      </w:pPr>
      <w:r>
        <w:rPr>
          <w:rStyle w:val="CommentReference"/>
        </w:rPr>
        <w:annotationRef/>
      </w:r>
      <w:r>
        <w:t>Agree - @geral</w:t>
      </w:r>
    </w:p>
  </w:comment>
  <w:comment w:id="370" w:author="Maria João Torres" w:date="2026-09-01T12:08:00Z" w:initials="MC">
    <w:p w14:paraId="27ED0C72" w14:textId="77777777" w:rsidR="002F7639" w:rsidRDefault="002F7639" w:rsidP="002F7639">
      <w:pPr>
        <w:pStyle w:val="CommentText"/>
        <w:jc w:val="left"/>
      </w:pPr>
      <w:r>
        <w:rPr>
          <w:rStyle w:val="CommentReference"/>
        </w:rPr>
        <w:annotationRef/>
      </w:r>
      <w:r>
        <w:t>Trata-se de uma inovação? Se não, tanto esta norma como os prazos do Anexo III relativos a matéria ambiental são desnecessários, por já resultarem do RJAIA</w:t>
      </w:r>
    </w:p>
  </w:comment>
  <w:comment w:id="371" w:author="G-MECT" w:date="2026-09-11T22:05:00Z" w:initials="GMECT">
    <w:p w14:paraId="2405F8F7" w14:textId="77777777" w:rsidR="005F15BE" w:rsidRDefault="005F15BE" w:rsidP="005F15BE">
      <w:pPr>
        <w:pStyle w:val="CommentText"/>
        <w:jc w:val="left"/>
      </w:pPr>
      <w:r>
        <w:rPr>
          <w:rStyle w:val="CommentReference"/>
        </w:rPr>
        <w:annotationRef/>
      </w:r>
      <w:r>
        <w:t>Os prazos do Anexo III são importantes porque dá clareza ao diploma/destinatário do diploma e impede de estar consultar diplomas conexos.</w:t>
      </w:r>
    </w:p>
    <w:p w14:paraId="142CCEC2" w14:textId="77777777" w:rsidR="005F15BE" w:rsidRDefault="005F15BE" w:rsidP="005F15BE">
      <w:pPr>
        <w:pStyle w:val="CommentText"/>
        <w:jc w:val="left"/>
      </w:pPr>
    </w:p>
    <w:p w14:paraId="1604B6B4" w14:textId="77777777" w:rsidR="005F15BE" w:rsidRDefault="005F15BE" w:rsidP="005F15BE">
      <w:pPr>
        <w:pStyle w:val="CommentText"/>
        <w:jc w:val="left"/>
      </w:pPr>
      <w:r>
        <w:t>O que sucede é que a legislação ambiental tem formas diferentes de contagem de prazos nessa fase de saneamento - na verdade, esta norma não é necessário porque já decorre dos proprios regimes.</w:t>
      </w:r>
    </w:p>
    <w:p w14:paraId="4DE1E325" w14:textId="77777777" w:rsidR="005F15BE" w:rsidRDefault="005F15BE" w:rsidP="005F15BE">
      <w:pPr>
        <w:pStyle w:val="CommentText"/>
        <w:jc w:val="left"/>
      </w:pPr>
    </w:p>
    <w:p w14:paraId="78D70E7F" w14:textId="77777777" w:rsidR="005F15BE" w:rsidRDefault="005F15BE" w:rsidP="005F15BE">
      <w:pPr>
        <w:pStyle w:val="CommentText"/>
        <w:jc w:val="left"/>
      </w:pPr>
      <w:r>
        <w:t>Talvez não acrescente nada, mas ver com @Indústria e @Pecuária</w:t>
      </w:r>
    </w:p>
  </w:comment>
  <w:comment w:id="374" w:author="Maria João Torres" w:date="2026-09-01T12:09:00Z" w:initials="MC">
    <w:p w14:paraId="71D99639" w14:textId="77777777" w:rsidR="002F7639" w:rsidRDefault="002F7639" w:rsidP="002F7639">
      <w:pPr>
        <w:pStyle w:val="CommentText"/>
        <w:jc w:val="left"/>
      </w:pPr>
      <w:r>
        <w:rPr>
          <w:rStyle w:val="CommentReference"/>
        </w:rPr>
        <w:annotationRef/>
      </w:r>
      <w:r>
        <w:t>Como se compatibiliza com o Anexo III?</w:t>
      </w:r>
    </w:p>
  </w:comment>
  <w:comment w:id="375" w:author="G-MECT" w:date="2026-09-11T22:05:00Z" w:initials="GMECT">
    <w:p w14:paraId="024DF9BD" w14:textId="77777777" w:rsidR="005F15BE" w:rsidRDefault="005F15BE" w:rsidP="005F15BE">
      <w:pPr>
        <w:pStyle w:val="CommentText"/>
        <w:jc w:val="left"/>
      </w:pPr>
      <w:r>
        <w:rPr>
          <w:rStyle w:val="CommentReference"/>
        </w:rPr>
        <w:annotationRef/>
      </w:r>
      <w:r>
        <w:t>Não prejudica - a norma só ressalva (repete) o que já decorre da legislação dos PIN.</w:t>
      </w:r>
      <w:r>
        <w:br/>
      </w:r>
      <w:r>
        <w:br/>
        <w:t>A norma não é fundamental, mas ver com @Indústria</w:t>
      </w:r>
    </w:p>
  </w:comment>
  <w:comment w:id="378" w:author="Maria João Torres" w:date="2026-09-01T12:11:00Z" w:initials="MC">
    <w:p w14:paraId="2B89EC7C" w14:textId="77777777" w:rsidR="002F7639" w:rsidRDefault="002F7639" w:rsidP="002F7639">
      <w:pPr>
        <w:pStyle w:val="CommentText"/>
        <w:jc w:val="left"/>
      </w:pPr>
      <w:r>
        <w:rPr>
          <w:rStyle w:val="CommentReference"/>
        </w:rPr>
        <w:annotationRef/>
      </w:r>
      <w:r>
        <w:t>Face a esta organização sugere-se a eliminação do artigo 21.º, que sistematiza as fases do procedimento que depois são densificadas.</w:t>
      </w:r>
    </w:p>
  </w:comment>
  <w:comment w:id="379" w:author="G-MECT" w:date="2026-09-11T22:06:00Z" w:initials="GMECT">
    <w:p w14:paraId="38AAE86F" w14:textId="77777777" w:rsidR="005F15BE" w:rsidRDefault="005F15BE" w:rsidP="005F15BE">
      <w:pPr>
        <w:pStyle w:val="CommentText"/>
        <w:jc w:val="left"/>
      </w:pPr>
      <w:r>
        <w:rPr>
          <w:rStyle w:val="CommentReference"/>
        </w:rPr>
        <w:annotationRef/>
      </w:r>
      <w:r>
        <w:t>A discutir - achamos que esse artigo pode trazer clareza jurídica e explicitar as diferentes fases, mas conversamos.</w:t>
      </w:r>
    </w:p>
    <w:p w14:paraId="0FA3B7BA" w14:textId="77777777" w:rsidR="005F15BE" w:rsidRDefault="005F15BE" w:rsidP="005F15BE">
      <w:pPr>
        <w:pStyle w:val="CommentText"/>
        <w:jc w:val="left"/>
      </w:pPr>
    </w:p>
    <w:p w14:paraId="2D5CC3BF" w14:textId="77777777" w:rsidR="005F15BE" w:rsidRDefault="005F15BE" w:rsidP="005F15BE">
      <w:pPr>
        <w:pStyle w:val="CommentText"/>
        <w:jc w:val="left"/>
      </w:pPr>
      <w:r>
        <w:t>@Geral</w:t>
      </w:r>
    </w:p>
  </w:comment>
  <w:comment w:id="381" w:author="Maria João Torres" w:date="2026-09-01T13:55:00Z" w:initials="MC">
    <w:p w14:paraId="44B109B2" w14:textId="77777777" w:rsidR="009D66E4" w:rsidRDefault="009D66E4" w:rsidP="009D66E4">
      <w:pPr>
        <w:pStyle w:val="CommentText"/>
        <w:jc w:val="left"/>
      </w:pPr>
      <w:r>
        <w:rPr>
          <w:rStyle w:val="CommentReference"/>
        </w:rPr>
        <w:annotationRef/>
      </w:r>
      <w:r>
        <w:t>Como funciona o mecanismo de redistribuição de receita pelas entidades a quem, ao abrigo dos regimes atuais, são devidas taxas?</w:t>
      </w:r>
    </w:p>
  </w:comment>
  <w:comment w:id="382" w:author="G-MECT" w:date="2026-09-11T22:06:00Z" w:initials="GMECT">
    <w:p w14:paraId="794BB6AF" w14:textId="77777777" w:rsidR="005F15BE" w:rsidRDefault="005F15BE" w:rsidP="005F15BE">
      <w:pPr>
        <w:pStyle w:val="CommentText"/>
        <w:jc w:val="left"/>
      </w:pPr>
      <w:r>
        <w:rPr>
          <w:rStyle w:val="CommentReference"/>
        </w:rPr>
        <w:annotationRef/>
      </w:r>
      <w:r>
        <w:t>Está no artigo das taxas - repartição segue disposto nas portarias</w:t>
      </w:r>
    </w:p>
  </w:comment>
  <w:comment w:id="384" w:author="Maria João Torres" w:date="2026-09-01T14:08:00Z" w:initials="MC">
    <w:p w14:paraId="2EF82827" w14:textId="77777777" w:rsidR="00060260" w:rsidRDefault="00060260" w:rsidP="00060260">
      <w:pPr>
        <w:pStyle w:val="CommentText"/>
        <w:jc w:val="left"/>
      </w:pPr>
      <w:r>
        <w:rPr>
          <w:rStyle w:val="CommentReference"/>
        </w:rPr>
        <w:annotationRef/>
      </w:r>
      <w:r>
        <w:t>Qual a intenção desta norma? Que, apenas nos casos em que o particular não responde ao convite de aperfeiçoamento, há indeferimento liminar, sem audiencia prévia? E nos casos em que o particular responde ao convite ao aperfeiçoamento mas não supre todas as irregularidades?</w:t>
      </w:r>
    </w:p>
  </w:comment>
  <w:comment w:id="385" w:author="G-MECT" w:date="2026-09-11T22:07:00Z" w:initials="GMECT">
    <w:p w14:paraId="4E1380CE" w14:textId="77777777" w:rsidR="005F15BE" w:rsidRDefault="005F15BE" w:rsidP="005F15BE">
      <w:pPr>
        <w:pStyle w:val="CommentText"/>
        <w:numPr>
          <w:ilvl w:val="0"/>
          <w:numId w:val="475"/>
        </w:numPr>
        <w:jc w:val="left"/>
      </w:pPr>
      <w:r>
        <w:rPr>
          <w:rStyle w:val="CommentReference"/>
        </w:rPr>
        <w:annotationRef/>
      </w:r>
      <w:r>
        <w:t>Definir prazo para corrigir ou completar o pedido (10 dias) [primeira parte];</w:t>
      </w:r>
    </w:p>
    <w:p w14:paraId="5D413753" w14:textId="77777777" w:rsidR="005F15BE" w:rsidRDefault="005F15BE" w:rsidP="005F15BE">
      <w:pPr>
        <w:pStyle w:val="CommentText"/>
        <w:numPr>
          <w:ilvl w:val="0"/>
          <w:numId w:val="475"/>
        </w:numPr>
        <w:jc w:val="left"/>
      </w:pPr>
      <w:r>
        <w:t>Quanto á segunda parte e ao comentário: (i) audiência prévia haverá sempre, e (ii) o objetivo era determinar a consequência jurídica decorrente da não correção do pedido - que em nenhum lado esta definida.</w:t>
      </w:r>
    </w:p>
    <w:p w14:paraId="29F458D9" w14:textId="77777777" w:rsidR="005F15BE" w:rsidRDefault="005F15BE" w:rsidP="005F15BE">
      <w:pPr>
        <w:pStyle w:val="CommentText"/>
        <w:jc w:val="left"/>
      </w:pPr>
    </w:p>
    <w:p w14:paraId="18B5F130" w14:textId="77777777" w:rsidR="005F15BE" w:rsidRDefault="005F15BE" w:rsidP="005F15BE">
      <w:pPr>
        <w:pStyle w:val="CommentText"/>
        <w:jc w:val="left"/>
      </w:pPr>
      <w:r>
        <w:t>@Geral</w:t>
      </w:r>
    </w:p>
  </w:comment>
  <w:comment w:id="390" w:author="Maria João Torres" w:date="2026-09-01T14:23:00Z" w:initials="MC">
    <w:p w14:paraId="51943787" w14:textId="77777777" w:rsidR="008669EB" w:rsidRDefault="008669EB" w:rsidP="008669EB">
      <w:pPr>
        <w:pStyle w:val="CommentText"/>
        <w:jc w:val="left"/>
      </w:pPr>
      <w:r>
        <w:rPr>
          <w:rStyle w:val="CommentReference"/>
        </w:rPr>
        <w:annotationRef/>
      </w:r>
      <w:r>
        <w:t>Necessário acautelar de acordo com as alterações ao CPA.</w:t>
      </w:r>
    </w:p>
  </w:comment>
  <w:comment w:id="391" w:author="G-MECT" w:date="2026-09-11T22:08:00Z" w:initials="GMECT">
    <w:p w14:paraId="5EC94241" w14:textId="77777777" w:rsidR="005F15BE" w:rsidRDefault="005F15BE" w:rsidP="005F15BE">
      <w:pPr>
        <w:pStyle w:val="CommentText"/>
        <w:jc w:val="left"/>
      </w:pPr>
      <w:r>
        <w:rPr>
          <w:rStyle w:val="CommentReference"/>
        </w:rPr>
        <w:annotationRef/>
      </w:r>
      <w:r>
        <w:t>Ver com MARE</w:t>
      </w:r>
    </w:p>
  </w:comment>
  <w:comment w:id="392" w:author="Nádia Silvestre" w:date="2026-09-18T12:56:00Z" w:initials="NS">
    <w:p w14:paraId="34205B6E" w14:textId="4A88A6B5" w:rsidR="00C23453" w:rsidRDefault="00C23453">
      <w:r>
        <w:annotationRef/>
      </w:r>
      <w:r w:rsidRPr="50A82B89">
        <w:t>foi assinalada a pertinência de também prever a conferência deliberativa para a classe 2 ou seja, para comunicação com prazo, de caráter não obrigatório. Sugestão: A entidade coordenadora pode, sempre que o considere necessário para assegurar a adequada articulação do procedimento, convocar uma conferência procedimental com as entidades públicas chamadas a pronunciar-se, sendo aplicáveis, com as necessárias adaptações, as disposições constantes do artigo 27.º.</w:t>
      </w:r>
    </w:p>
  </w:comment>
  <w:comment w:id="396" w:author="Maria João Torres" w:date="2026-09-01T17:36:00Z" w:initials="MC">
    <w:p w14:paraId="12CC57F2" w14:textId="77777777" w:rsidR="00F25669" w:rsidRDefault="00F25669" w:rsidP="00F25669">
      <w:pPr>
        <w:pStyle w:val="CommentText"/>
        <w:jc w:val="left"/>
      </w:pPr>
      <w:r>
        <w:rPr>
          <w:rStyle w:val="CommentReference"/>
        </w:rPr>
        <w:annotationRef/>
      </w:r>
      <w:r>
        <w:t>Há setores de atividade que não estão e passem a estar sujeitos a vistorias de revisão? Em caso afirmativo parece-nos contrário à lógica de simplificação.</w:t>
      </w:r>
    </w:p>
  </w:comment>
  <w:comment w:id="397" w:author="G-MECT" w:date="2026-09-11T22:09:00Z" w:initials="GMECT">
    <w:p w14:paraId="6EFA0BB8" w14:textId="77777777" w:rsidR="005F15BE" w:rsidRDefault="005F15BE" w:rsidP="005F15BE">
      <w:pPr>
        <w:pStyle w:val="CommentText"/>
        <w:jc w:val="left"/>
      </w:pPr>
      <w:r>
        <w:rPr>
          <w:rStyle w:val="CommentReference"/>
        </w:rPr>
        <w:annotationRef/>
      </w:r>
      <w:r>
        <w:t xml:space="preserve"> Julgo estarem definidos no titulo seguinte as situações e atividades em que há vistoria de revisão (além das elencadas no n.º 1).</w:t>
      </w:r>
    </w:p>
    <w:p w14:paraId="09A0750D" w14:textId="77777777" w:rsidR="005F15BE" w:rsidRDefault="005F15BE" w:rsidP="005F15BE">
      <w:pPr>
        <w:pStyle w:val="CommentText"/>
        <w:jc w:val="left"/>
      </w:pPr>
    </w:p>
    <w:p w14:paraId="0A179AA1" w14:textId="77777777" w:rsidR="005F15BE" w:rsidRDefault="005F15BE" w:rsidP="005F15BE">
      <w:pPr>
        <w:pStyle w:val="CommentText"/>
        <w:jc w:val="left"/>
      </w:pPr>
      <w:r>
        <w:t>Confirmar com todas as equipas @Geral</w:t>
      </w:r>
    </w:p>
  </w:comment>
  <w:comment w:id="406" w:author="Nádia Silvestre" w:date="2026-09-24T22:38:00Z" w:initials="NS">
    <w:p w14:paraId="1909C033" w14:textId="534CE09F" w:rsidR="008067A1" w:rsidRDefault="008067A1">
      <w:pPr>
        <w:pStyle w:val="CommentText"/>
      </w:pPr>
      <w:r>
        <w:rPr>
          <w:rStyle w:val="CommentReference"/>
        </w:rPr>
        <w:annotationRef/>
      </w:r>
      <w:r w:rsidRPr="2347467B">
        <w:t>verificar para pecuária</w:t>
      </w:r>
    </w:p>
  </w:comment>
  <w:comment w:id="411" w:author="Paulo Meireles de Oliveira" w:date="2026-09-11T17:53:00Z" w:initials="PO">
    <w:p w14:paraId="5BB17E1C" w14:textId="77777777" w:rsidR="00143295" w:rsidRDefault="00143295" w:rsidP="00143295">
      <w:pPr>
        <w:pStyle w:val="CommentText"/>
        <w:jc w:val="left"/>
      </w:pPr>
      <w:r>
        <w:rPr>
          <w:rStyle w:val="CommentReference"/>
        </w:rPr>
        <w:annotationRef/>
      </w:r>
      <w:r>
        <w:t>Atento o numero de remissões e os variados contextos pode ser util densificar o conteudo minimo da portaria</w:t>
      </w:r>
    </w:p>
  </w:comment>
  <w:comment w:id="412" w:author="G-MECT" w:date="2026-09-11T22:09:00Z" w:initials="GMECT">
    <w:p w14:paraId="40BAA75D" w14:textId="77777777" w:rsidR="005F15BE" w:rsidRDefault="005F15BE" w:rsidP="005F15BE">
      <w:pPr>
        <w:pStyle w:val="CommentText"/>
        <w:jc w:val="left"/>
      </w:pPr>
      <w:r>
        <w:rPr>
          <w:rStyle w:val="CommentReference"/>
        </w:rPr>
        <w:annotationRef/>
      </w:r>
      <w:r>
        <w:t>@Geral - a discutir</w:t>
      </w:r>
    </w:p>
  </w:comment>
  <w:comment w:id="413" w:author="Maria João Torres" w:date="2026-09-04T16:41:00Z" w:initials="MC">
    <w:p w14:paraId="0BD4E6B8" w14:textId="77777777" w:rsidR="003205B8" w:rsidRDefault="003205B8" w:rsidP="003205B8">
      <w:pPr>
        <w:pStyle w:val="CommentText"/>
        <w:jc w:val="left"/>
      </w:pPr>
      <w:r>
        <w:rPr>
          <w:rStyle w:val="CommentReference"/>
        </w:rPr>
        <w:annotationRef/>
      </w:r>
      <w:r>
        <w:t>Apesar do artigo 40.º regular a matéria dos seguros de responsabilidade civil, questionamos se não fará sentido prever expressamente, para as atividades industriais, a obrigação de celebrar contrato de seguro de responsabilidade civil extracontratual que cubra os riscos decorrentes das instalações e das atividades exercidas em estabelecimento industrial de tipo 1 e 2, à semelhança do que acontece no n.º 1 do artigo 4.º do SIR, que remete para portaria.</w:t>
      </w:r>
    </w:p>
  </w:comment>
  <w:comment w:id="414" w:author="G-MECT" w:date="2026-09-11T22:10:00Z" w:initials="GMECT">
    <w:p w14:paraId="78E54773" w14:textId="77777777" w:rsidR="009B759D" w:rsidRDefault="009B759D" w:rsidP="009B759D">
      <w:pPr>
        <w:pStyle w:val="CommentText"/>
        <w:jc w:val="left"/>
      </w:pPr>
      <w:r>
        <w:rPr>
          <w:rStyle w:val="CommentReference"/>
        </w:rPr>
        <w:annotationRef/>
      </w:r>
      <w:r>
        <w:t>Seria especificado em portaria.</w:t>
      </w:r>
    </w:p>
    <w:p w14:paraId="0EF2FDEB" w14:textId="77777777" w:rsidR="009B759D" w:rsidRDefault="009B759D" w:rsidP="009B759D">
      <w:pPr>
        <w:pStyle w:val="CommentText"/>
        <w:jc w:val="left"/>
      </w:pPr>
    </w:p>
    <w:p w14:paraId="66859A92" w14:textId="77777777" w:rsidR="009B759D" w:rsidRDefault="009B759D" w:rsidP="009B759D">
      <w:pPr>
        <w:pStyle w:val="CommentText"/>
        <w:jc w:val="left"/>
      </w:pPr>
      <w:r>
        <w:t>Podemos incluir no 40.º algumas especificidades/densificar um bocado melhor.</w:t>
      </w:r>
    </w:p>
  </w:comment>
  <w:comment w:id="417" w:author="Maria João Torres" w:date="2026-09-04T16:54:00Z" w:initials="MC">
    <w:p w14:paraId="1D4E30E3" w14:textId="77777777" w:rsidR="0063019B" w:rsidRDefault="0063019B" w:rsidP="0063019B">
      <w:pPr>
        <w:pStyle w:val="CommentText"/>
        <w:jc w:val="left"/>
      </w:pPr>
      <w:r>
        <w:rPr>
          <w:rStyle w:val="CommentReference"/>
        </w:rPr>
        <w:annotationRef/>
      </w:r>
      <w:r>
        <w:t>Mera sugestão de redação, para facilitar a leitura da norma</w:t>
      </w:r>
    </w:p>
  </w:comment>
  <w:comment w:id="418" w:author="G-MECT" w:date="2026-09-11T22:10:00Z" w:initials="GMECT">
    <w:p w14:paraId="21F59502" w14:textId="77777777" w:rsidR="009B759D" w:rsidRDefault="009B759D" w:rsidP="009B759D">
      <w:pPr>
        <w:pStyle w:val="CommentText"/>
        <w:jc w:val="left"/>
      </w:pPr>
      <w:r>
        <w:rPr>
          <w:rStyle w:val="CommentReference"/>
        </w:rPr>
        <w:annotationRef/>
      </w:r>
      <w:r>
        <w:t>Por mim ok - mas ver com @Indústria</w:t>
      </w:r>
    </w:p>
  </w:comment>
  <w:comment w:id="420" w:author="Maria João Torres" w:date="2026-09-04T16:58:00Z" w:initials="MC">
    <w:p w14:paraId="3EAA73CF" w14:textId="77777777" w:rsidR="0063019B" w:rsidRDefault="0063019B" w:rsidP="0063019B">
      <w:pPr>
        <w:pStyle w:val="CommentText"/>
        <w:jc w:val="left"/>
      </w:pPr>
      <w:r>
        <w:rPr>
          <w:rStyle w:val="CommentReference"/>
        </w:rPr>
        <w:annotationRef/>
      </w:r>
      <w:r>
        <w:t>Em matéria de contraordenações, temos as seguintes questões:</w:t>
      </w:r>
    </w:p>
    <w:p w14:paraId="2C29A8AA" w14:textId="77777777" w:rsidR="0063019B" w:rsidRDefault="0063019B" w:rsidP="0063019B">
      <w:pPr>
        <w:pStyle w:val="CommentText"/>
        <w:numPr>
          <w:ilvl w:val="0"/>
          <w:numId w:val="472"/>
        </w:numPr>
        <w:jc w:val="left"/>
      </w:pPr>
      <w:r>
        <w:t>Não constitui a prática de contraordenação o exercício da atividade sem o devido seguro de responsabilidade civil?;</w:t>
      </w:r>
    </w:p>
    <w:p w14:paraId="0EC7EFCC" w14:textId="77777777" w:rsidR="0063019B" w:rsidRDefault="0063019B" w:rsidP="0063019B">
      <w:pPr>
        <w:pStyle w:val="CommentText"/>
        <w:numPr>
          <w:ilvl w:val="0"/>
          <w:numId w:val="472"/>
        </w:numPr>
        <w:jc w:val="left"/>
      </w:pPr>
      <w:r>
        <w:t>São equiparadas, em termos de gravidade, a circunstancia de exercício da atividade sem título (n.º 7 do artigo 16.º) e a não comunicação da data de início da exploração?</w:t>
      </w:r>
    </w:p>
  </w:comment>
  <w:comment w:id="421" w:author="G-MECT" w:date="2026-09-11T22:11:00Z" w:initials="GMECT">
    <w:p w14:paraId="22EC50BC" w14:textId="77777777" w:rsidR="009B759D" w:rsidRDefault="009B759D" w:rsidP="009B759D">
      <w:pPr>
        <w:pStyle w:val="CommentText"/>
        <w:jc w:val="left"/>
      </w:pPr>
      <w:r>
        <w:rPr>
          <w:rStyle w:val="CommentReference"/>
        </w:rPr>
        <w:annotationRef/>
      </w:r>
      <w:r>
        <w:t>@Indústria</w:t>
      </w:r>
      <w:r>
        <w:br/>
      </w:r>
      <w:r>
        <w:br/>
        <w:t>i) Está no 40.º</w:t>
      </w:r>
      <w:r>
        <w:br/>
        <w:t>ii) A rever, eventualmente</w:t>
      </w:r>
    </w:p>
  </w:comment>
  <w:comment w:id="450" w:author="Maria João Torres" w:date="2026-09-07T14:16:00Z" w:initials="MC">
    <w:p w14:paraId="2FA785CD" w14:textId="77777777" w:rsidR="00511623" w:rsidRDefault="00511623" w:rsidP="00511623">
      <w:pPr>
        <w:pStyle w:val="CommentText"/>
        <w:jc w:val="left"/>
      </w:pPr>
      <w:r>
        <w:rPr>
          <w:rStyle w:val="CommentReference"/>
        </w:rPr>
        <w:annotationRef/>
      </w:r>
      <w:r>
        <w:t>Se a entidade gestora da ZAI assume as funções de entidade coordenadora, então qual o papel da CCDR (cfr. Anexo II)?</w:t>
      </w:r>
    </w:p>
  </w:comment>
  <w:comment w:id="451" w:author="G-MECT" w:date="2026-09-11T22:12:00Z" w:initials="GMECT">
    <w:p w14:paraId="3C3291A7" w14:textId="77777777" w:rsidR="009B759D" w:rsidRDefault="009B759D" w:rsidP="009B759D">
      <w:pPr>
        <w:pStyle w:val="CommentText"/>
        <w:jc w:val="left"/>
      </w:pPr>
      <w:r>
        <w:rPr>
          <w:rStyle w:val="CommentReference"/>
        </w:rPr>
        <w:annotationRef/>
      </w:r>
      <w:r>
        <w:t>Entidade gestora é entidade coordenadora dos pedidos das atividades economicas a instalar na ZAI.</w:t>
      </w:r>
      <w:r>
        <w:br/>
      </w:r>
      <w:r>
        <w:br/>
        <w:t>CCDR é entidade coordenadora do "licenciamento" da propria ZAI</w:t>
      </w:r>
    </w:p>
    <w:p w14:paraId="7B0A8B08" w14:textId="77777777" w:rsidR="009B759D" w:rsidRDefault="009B759D" w:rsidP="009B759D">
      <w:pPr>
        <w:pStyle w:val="CommentText"/>
        <w:jc w:val="left"/>
      </w:pPr>
    </w:p>
    <w:p w14:paraId="353A39AF" w14:textId="77777777" w:rsidR="009B759D" w:rsidRDefault="009B759D" w:rsidP="009B759D">
      <w:pPr>
        <w:pStyle w:val="CommentText"/>
        <w:jc w:val="left"/>
      </w:pPr>
      <w:r>
        <w:t>@Indústria</w:t>
      </w:r>
    </w:p>
  </w:comment>
  <w:comment w:id="523" w:author="Maria João Torres" w:date="2026-09-07T14:22:00Z" w:initials="MC">
    <w:p w14:paraId="3FD2C8BE" w14:textId="77777777" w:rsidR="00511623" w:rsidRDefault="00511623" w:rsidP="00511623">
      <w:pPr>
        <w:pStyle w:val="CommentText"/>
        <w:jc w:val="left"/>
      </w:pPr>
      <w:r>
        <w:rPr>
          <w:rStyle w:val="CommentReference"/>
        </w:rPr>
        <w:annotationRef/>
      </w:r>
      <w:r>
        <w:t>O disposto nesta norma não repete o n.º 3?</w:t>
      </w:r>
    </w:p>
  </w:comment>
  <w:comment w:id="524" w:author="G-MECT" w:date="2026-09-11T22:12:00Z" w:initials="GMECT">
    <w:p w14:paraId="020599C4" w14:textId="77777777" w:rsidR="009B759D" w:rsidRDefault="009B759D" w:rsidP="009B759D">
      <w:pPr>
        <w:pStyle w:val="CommentText"/>
        <w:jc w:val="left"/>
      </w:pPr>
      <w:r>
        <w:rPr>
          <w:rStyle w:val="CommentReference"/>
        </w:rPr>
        <w:annotationRef/>
      </w:r>
      <w:r>
        <w:t>Em parte sim - artigo foi revisto.</w:t>
      </w:r>
    </w:p>
  </w:comment>
  <w:comment w:id="538" w:author="Maria João Torres" w:date="2026-09-07T16:23:00Z" w:initials="MC">
    <w:p w14:paraId="2550FFF9" w14:textId="77777777" w:rsidR="00BF1242" w:rsidRDefault="00BF1242" w:rsidP="00BF1242">
      <w:pPr>
        <w:pStyle w:val="CommentText"/>
        <w:jc w:val="left"/>
      </w:pPr>
      <w:r>
        <w:rPr>
          <w:rStyle w:val="CommentReference"/>
        </w:rPr>
        <w:annotationRef/>
      </w:r>
      <w:r>
        <w:t>Relembramos, a este propósito, o contributo apresentado pelo GSEAPI (e-mail de 3.09.2026):</w:t>
      </w:r>
    </w:p>
    <w:p w14:paraId="2F78A908" w14:textId="77777777" w:rsidR="00BF1242" w:rsidRDefault="00BF1242" w:rsidP="00BF1242">
      <w:pPr>
        <w:pStyle w:val="CommentText"/>
        <w:jc w:val="left"/>
      </w:pPr>
    </w:p>
    <w:p w14:paraId="42F96CE0" w14:textId="77777777" w:rsidR="00BF1242" w:rsidRDefault="00BF1242" w:rsidP="00BF1242">
      <w:pPr>
        <w:pStyle w:val="CommentText"/>
        <w:jc w:val="left"/>
      </w:pPr>
      <w:r>
        <w:rPr>
          <w:color w:val="000000"/>
          <w:highlight w:val="white"/>
        </w:rPr>
        <w:t>"</w:t>
      </w:r>
      <w:r>
        <w:rPr>
          <w:i/>
          <w:iCs/>
          <w:color w:val="000000"/>
          <w:highlight w:val="white"/>
        </w:rPr>
        <w:t>Sobre esta matéria, depois da nossa análise, solicitávamos que fosse retirado o n.º 3 do artigo 44.º do DL 405, relativo aos protocolos de colaboração com a entidade gestora da ZAI e AIMA.</w:t>
      </w:r>
    </w:p>
    <w:p w14:paraId="75D2A676" w14:textId="77777777" w:rsidR="00BF1242" w:rsidRDefault="00BF1242" w:rsidP="00BF1242">
      <w:pPr>
        <w:pStyle w:val="CommentText"/>
        <w:jc w:val="left"/>
      </w:pPr>
    </w:p>
    <w:p w14:paraId="2D48FBF2" w14:textId="77777777" w:rsidR="00BF1242" w:rsidRDefault="00BF1242" w:rsidP="00BF1242">
      <w:pPr>
        <w:pStyle w:val="CommentText"/>
        <w:jc w:val="left"/>
      </w:pPr>
      <w:r>
        <w:rPr>
          <w:i/>
          <w:iCs/>
          <w:color w:val="000000"/>
          <w:highlight w:val="white"/>
        </w:rPr>
        <w:t>Julgamos que esta norma não tem razão de ser, pois trata-se de uma possibilidade que não precisa de qualquer previsão legal, não existindo precedentes na legislação sobre protocolos que a AIMA pode realizar com entidades públicas e privadas.</w:t>
      </w:r>
    </w:p>
    <w:p w14:paraId="63F64F26" w14:textId="77777777" w:rsidR="00BF1242" w:rsidRDefault="00BF1242" w:rsidP="00BF1242">
      <w:pPr>
        <w:pStyle w:val="CommentText"/>
        <w:jc w:val="left"/>
      </w:pPr>
    </w:p>
    <w:p w14:paraId="5DC55893" w14:textId="77777777" w:rsidR="00BF1242" w:rsidRDefault="00BF1242" w:rsidP="00BF1242">
      <w:pPr>
        <w:pStyle w:val="CommentText"/>
        <w:jc w:val="left"/>
      </w:pPr>
      <w:r>
        <w:rPr>
          <w:i/>
          <w:iCs/>
          <w:color w:val="000000"/>
          <w:highlight w:val="white"/>
        </w:rPr>
        <w:t>Além do mais, a Agência terá, no futuro, um balcão dedicado à parte empresarial que fará com que esse eventual protocolo seja desnecessário.</w:t>
      </w:r>
      <w:r>
        <w:rPr>
          <w:color w:val="000000"/>
          <w:highlight w:val="white"/>
        </w:rPr>
        <w:t>"</w:t>
      </w:r>
    </w:p>
  </w:comment>
  <w:comment w:id="539" w:author="G-MECT" w:date="2026-09-11T22:13:00Z" w:initials="GMECT">
    <w:p w14:paraId="6A2F1838" w14:textId="77777777" w:rsidR="009B759D" w:rsidRDefault="009B759D" w:rsidP="009B759D">
      <w:pPr>
        <w:pStyle w:val="CommentText"/>
        <w:jc w:val="left"/>
      </w:pPr>
      <w:r>
        <w:rPr>
          <w:rStyle w:val="CommentReference"/>
        </w:rPr>
        <w:annotationRef/>
      </w:r>
      <w:r>
        <w:t>Foi aceite a eliminação</w:t>
      </w:r>
    </w:p>
  </w:comment>
  <w:comment w:id="564" w:author="Maria João Torres" w:date="2026-09-08T15:36:00Z" w:initials="MC">
    <w:p w14:paraId="3484299F" w14:textId="77777777" w:rsidR="00822AA2" w:rsidRDefault="00822AA2" w:rsidP="00822AA2">
      <w:pPr>
        <w:pStyle w:val="CommentText"/>
        <w:jc w:val="left"/>
      </w:pPr>
      <w:r>
        <w:rPr>
          <w:rStyle w:val="CommentReference"/>
        </w:rPr>
        <w:annotationRef/>
      </w:r>
      <w:r>
        <w:t>Isto é novo ou já resulta do regime das ZER?</w:t>
      </w:r>
    </w:p>
  </w:comment>
  <w:comment w:id="565" w:author="G-MECT" w:date="2026-09-11T22:13:00Z" w:initials="GMECT">
    <w:p w14:paraId="42910B13" w14:textId="77777777" w:rsidR="009B759D" w:rsidRDefault="009B759D" w:rsidP="009B759D">
      <w:pPr>
        <w:pStyle w:val="CommentText"/>
        <w:jc w:val="left"/>
      </w:pPr>
      <w:r>
        <w:rPr>
          <w:rStyle w:val="CommentReference"/>
        </w:rPr>
        <w:annotationRef/>
      </w:r>
      <w:r>
        <w:t>Já resulta do regime - @Indústria confirma</w:t>
      </w:r>
    </w:p>
  </w:comment>
  <w:comment w:id="568" w:author="Maria João Torres" w:date="2026-09-08T15:38:00Z" w:initials="MC">
    <w:p w14:paraId="1A941C53" w14:textId="77777777" w:rsidR="007147D4" w:rsidRDefault="007147D4" w:rsidP="007147D4">
      <w:pPr>
        <w:pStyle w:val="CommentText"/>
        <w:jc w:val="left"/>
      </w:pPr>
      <w:r>
        <w:rPr>
          <w:rStyle w:val="CommentReference"/>
        </w:rPr>
        <w:annotationRef/>
      </w:r>
      <w:r>
        <w:t>Para clarificação apenas: isto é uma opção política, correto? Na medida em que ao abrigo do SIR os estabelecimentos beneficiam de redução a metade. Estamos agora a isentar por completo, correto?</w:t>
      </w:r>
    </w:p>
  </w:comment>
  <w:comment w:id="569" w:author="G-MECT" w:date="2026-09-11T22:14:00Z" w:initials="GMECT">
    <w:p w14:paraId="31BF3689" w14:textId="77777777" w:rsidR="009B759D" w:rsidRDefault="009B759D" w:rsidP="009B759D">
      <w:pPr>
        <w:pStyle w:val="CommentText"/>
        <w:jc w:val="left"/>
      </w:pPr>
      <w:r>
        <w:rPr>
          <w:rStyle w:val="CommentReference"/>
        </w:rPr>
        <w:annotationRef/>
      </w:r>
      <w:r>
        <w:t>Sim - mas iremos revisitar com MdG. @Indústria</w:t>
      </w:r>
    </w:p>
  </w:comment>
  <w:comment w:id="575" w:author="Paulo Meireles de Oliveira" w:date="2026-09-09T16:30:00Z" w:initials="PO">
    <w:p w14:paraId="35D061EE" w14:textId="77777777" w:rsidR="00C7671D" w:rsidRDefault="00162404" w:rsidP="00C7671D">
      <w:pPr>
        <w:pStyle w:val="CommentText"/>
        <w:jc w:val="left"/>
      </w:pPr>
      <w:r>
        <w:rPr>
          <w:rStyle w:val="CommentReference"/>
        </w:rPr>
        <w:annotationRef/>
      </w:r>
      <w:r w:rsidR="00C7671D">
        <w:t>Comentários gerais:</w:t>
      </w:r>
      <w:r w:rsidR="00C7671D">
        <w:br/>
        <w:t>- Pretende-se que a DGADR deixe de ter papel na regulação da atividade pecuária?</w:t>
      </w:r>
    </w:p>
  </w:comment>
  <w:comment w:id="576" w:author="Paulo Meireles de Oliveira" w:date="2026-09-09T16:37:00Z" w:initials="PO">
    <w:p w14:paraId="203824E1" w14:textId="558EB6C3" w:rsidR="000E4DCE" w:rsidRDefault="00BD12D3" w:rsidP="000E4DCE">
      <w:pPr>
        <w:pStyle w:val="CommentText"/>
        <w:jc w:val="left"/>
      </w:pPr>
      <w:r>
        <w:rPr>
          <w:rStyle w:val="CommentReference"/>
        </w:rPr>
        <w:annotationRef/>
      </w:r>
      <w:r w:rsidR="000E4DCE">
        <w:t xml:space="preserve">Salvo erro, ao contrario das restantes, não encontramos espelhados os seguintes artigos do NREAP: </w:t>
      </w:r>
      <w:r w:rsidR="000E4DCE">
        <w:br/>
      </w:r>
      <w:r w:rsidR="000E4DCE">
        <w:br/>
        <w:t>- artigo 12.º (códigos de boas práticas)</w:t>
      </w:r>
      <w:r w:rsidR="000E4DCE">
        <w:br/>
        <w:t>- artigos relativos ao inicio de atividade e condições particulares para o exercicio</w:t>
      </w:r>
      <w:r w:rsidR="000E4DCE">
        <w:br/>
        <w:t>- 38.º</w:t>
      </w:r>
    </w:p>
  </w:comment>
  <w:comment w:id="577" w:author="G-MECT" w:date="2026-09-11T22:14:00Z" w:initials="GMECT">
    <w:p w14:paraId="77AF3D44" w14:textId="77777777" w:rsidR="009B759D" w:rsidRDefault="009B759D" w:rsidP="009B759D">
      <w:pPr>
        <w:pStyle w:val="CommentText"/>
        <w:jc w:val="left"/>
      </w:pPr>
      <w:r>
        <w:rPr>
          <w:rStyle w:val="CommentReference"/>
        </w:rPr>
        <w:annotationRef/>
      </w:r>
      <w:r>
        <w:t>@Pecuária</w:t>
      </w:r>
    </w:p>
  </w:comment>
  <w:comment w:id="578" w:author="Nádia Silvestre" w:date="2026-09-12T22:49:00Z" w:initials="NS">
    <w:p w14:paraId="6A0EE4F1" w14:textId="77777777" w:rsidR="00E92594" w:rsidRDefault="002D56D6" w:rsidP="00E92594">
      <w:pPr>
        <w:pStyle w:val="CommentText"/>
        <w:jc w:val="left"/>
      </w:pPr>
      <w:r>
        <w:rPr>
          <w:rStyle w:val="CommentReference"/>
        </w:rPr>
        <w:annotationRef/>
      </w:r>
      <w:r w:rsidR="00E92594">
        <w:t>Articular com DGAV  e DGADR (assegurando o seu papel), ponderando a necessidade de manutenção das normas</w:t>
      </w:r>
    </w:p>
  </w:comment>
  <w:comment w:id="580" w:author="Paulo Meireles de Oliveira" w:date="2026-09-09T19:04:00Z" w:initials="PO">
    <w:p w14:paraId="0962F285" w14:textId="497CA30F" w:rsidR="000D4ACF" w:rsidRDefault="000D4ACF" w:rsidP="000D4ACF">
      <w:pPr>
        <w:pStyle w:val="CommentText"/>
        <w:jc w:val="left"/>
      </w:pPr>
      <w:r>
        <w:rPr>
          <w:rStyle w:val="CommentReference"/>
        </w:rPr>
        <w:annotationRef/>
      </w:r>
      <w:r>
        <w:t>Definição de prazo para as pronúncias no âmbito dos Regimes em matéria de</w:t>
      </w:r>
      <w:r>
        <w:br/>
        <w:t>segurança da cadeia alimentar. - em que medida?</w:t>
      </w:r>
    </w:p>
  </w:comment>
  <w:comment w:id="581" w:author="G-MECT" w:date="2026-09-11T22:14:00Z" w:initials="GMECT">
    <w:p w14:paraId="1BE51C3D" w14:textId="77777777" w:rsidR="009B759D" w:rsidRDefault="009B759D" w:rsidP="009B759D">
      <w:pPr>
        <w:pStyle w:val="CommentText"/>
        <w:jc w:val="left"/>
      </w:pPr>
      <w:r>
        <w:rPr>
          <w:rStyle w:val="CommentReference"/>
        </w:rPr>
        <w:annotationRef/>
      </w:r>
      <w:r>
        <w:t>Anexo III - generalizas. Mas preâmbulo tem de ser revisto e eventualmente eliminar essa referência. @Pecuária</w:t>
      </w:r>
    </w:p>
  </w:comment>
  <w:comment w:id="582" w:author="Nádia Silvestre" w:date="2026-09-21T23:09:00Z" w:initials="NS">
    <w:p w14:paraId="1F333A72" w14:textId="37C5EAF5" w:rsidR="00C23453" w:rsidRDefault="00C23453">
      <w:r>
        <w:annotationRef/>
      </w:r>
      <w:r w:rsidRPr="42F7920E">
        <w:t>CAP sugere aditar biometano</w:t>
      </w:r>
    </w:p>
  </w:comment>
  <w:comment w:id="583" w:author="Paulo Meireles de Oliveira" w:date="2026-09-09T17:55:00Z" w:initials="PO">
    <w:p w14:paraId="34D2C056" w14:textId="71BEA4AD" w:rsidR="00DD5E6C" w:rsidRDefault="00DD5E6C" w:rsidP="00DD5E6C">
      <w:pPr>
        <w:pStyle w:val="CommentText"/>
        <w:jc w:val="left"/>
      </w:pPr>
      <w:r>
        <w:rPr>
          <w:rStyle w:val="CommentReference"/>
        </w:rPr>
        <w:annotationRef/>
      </w:r>
      <w:r>
        <w:t>Confirma-se os insectos na pecuária?</w:t>
      </w:r>
    </w:p>
  </w:comment>
  <w:comment w:id="584" w:author="G-MECT" w:date="2026-09-11T22:15:00Z" w:initials="GMECT">
    <w:p w14:paraId="0889C9D6" w14:textId="77777777" w:rsidR="009B759D" w:rsidRDefault="009B759D" w:rsidP="009B759D">
      <w:pPr>
        <w:pStyle w:val="CommentText"/>
        <w:jc w:val="left"/>
      </w:pPr>
      <w:r>
        <w:rPr>
          <w:rStyle w:val="CommentReference"/>
        </w:rPr>
        <w:annotationRef/>
      </w:r>
      <w:r>
        <w:t>@Pecuária</w:t>
      </w:r>
    </w:p>
  </w:comment>
  <w:comment w:id="585" w:author="Nádia Silvestre" w:date="2026-09-23T12:56:00Z" w:initials="NS">
    <w:p w14:paraId="25923D12" w14:textId="77777777" w:rsidR="00FB41B6" w:rsidRDefault="00FB41B6" w:rsidP="00FB41B6">
      <w:pPr>
        <w:pStyle w:val="CommentText"/>
        <w:jc w:val="left"/>
      </w:pPr>
      <w:r>
        <w:rPr>
          <w:rStyle w:val="CommentReference"/>
        </w:rPr>
        <w:annotationRef/>
      </w:r>
      <w:r>
        <w:t>Confirmamos a sua inserção</w:t>
      </w:r>
    </w:p>
  </w:comment>
  <w:comment w:id="586" w:author="Nádia Silvestre" w:date="2026-09-21T23:03:00Z" w:initials="NS">
    <w:p w14:paraId="60B4A3A1" w14:textId="1E3AAB88" w:rsidR="00C23453" w:rsidRDefault="00C23453">
      <w:r>
        <w:annotationRef/>
      </w:r>
      <w:r w:rsidRPr="458D0E88">
        <w:t xml:space="preserve">ver com dgadr a sua proposta: </w:t>
      </w:r>
      <w:r w:rsidRPr="53A5B5FE">
        <w:rPr>
          <w:i/>
          <w:iCs/>
        </w:rPr>
        <w:t>Atividade pecuária em explorações pecuárias, entrepostos e centros de agrupamentos</w:t>
      </w:r>
      <w:r w:rsidRPr="7CB74E9D">
        <w:t xml:space="preserve"> e </w:t>
      </w:r>
      <w:r w:rsidRPr="26479FE9">
        <w:rPr>
          <w:u w:val="single"/>
        </w:rPr>
        <w:t>atividades complementares de gestão de EP, anexas e autónomas</w:t>
      </w:r>
      <w:r w:rsidRPr="4AD595F8">
        <w:t>”</w:t>
      </w:r>
    </w:p>
    <w:p w14:paraId="2DE14884" w14:textId="7A023EDB" w:rsidR="00C23453" w:rsidRDefault="00C23453"/>
  </w:comment>
  <w:comment w:id="588" w:author="Paulo Meireles de Oliveira" w:date="2026-09-09T11:50:00Z" w:initials="PO">
    <w:p w14:paraId="603CF255" w14:textId="77777777" w:rsidR="001E05B8" w:rsidRDefault="001E05B8" w:rsidP="001E05B8">
      <w:pPr>
        <w:pStyle w:val="CommentText"/>
        <w:jc w:val="left"/>
      </w:pPr>
      <w:r>
        <w:rPr>
          <w:rStyle w:val="CommentReference"/>
        </w:rPr>
        <w:annotationRef/>
      </w:r>
      <w:r>
        <w:t xml:space="preserve">A eliminação da classe 3 limita uma possibilidade conferida ao Diretor-geral de veterenaria que podia, mediante potenciais riscos ou condições sanitárias, determinar o registo como classe 3 que deixa de existir. </w:t>
      </w:r>
      <w:r>
        <w:br/>
      </w:r>
      <w:r>
        <w:br/>
        <w:t xml:space="preserve">Este ponto deve ser validado pelo GMAGRIM, parecendo-nos um aliviar excessivo de salvaguardas, mesmo considerando a manutenção do registo em  SI REAP </w:t>
      </w:r>
    </w:p>
  </w:comment>
  <w:comment w:id="589" w:author="Paulo Meireles de Oliveira" w:date="2026-09-09T18:01:00Z" w:initials="PO">
    <w:p w14:paraId="5BCF5FFA" w14:textId="77777777" w:rsidR="00DC23A3" w:rsidRDefault="00DC23A3" w:rsidP="00DC23A3">
      <w:pPr>
        <w:pStyle w:val="CommentText"/>
        <w:jc w:val="left"/>
      </w:pPr>
      <w:r>
        <w:rPr>
          <w:rStyle w:val="CommentReference"/>
        </w:rPr>
        <w:annotationRef/>
      </w:r>
      <w:r>
        <w:t>O artigo 3.º do SNIRA pode responder, mas não nos parece coincidir plenamente</w:t>
      </w:r>
    </w:p>
  </w:comment>
  <w:comment w:id="590" w:author="G-MECT" w:date="2026-09-11T22:15:00Z" w:initials="GMECT">
    <w:p w14:paraId="5701239F" w14:textId="77777777" w:rsidR="009B759D" w:rsidRDefault="009B759D" w:rsidP="009B759D">
      <w:pPr>
        <w:pStyle w:val="CommentText"/>
        <w:jc w:val="left"/>
      </w:pPr>
      <w:r>
        <w:rPr>
          <w:rStyle w:val="CommentReference"/>
        </w:rPr>
        <w:annotationRef/>
      </w:r>
      <w:r>
        <w:t>@Pecuária</w:t>
      </w:r>
    </w:p>
  </w:comment>
  <w:comment w:id="591" w:author="Nádia Silvestre" w:date="2026-09-12T22:55:00Z" w:initials="NS">
    <w:p w14:paraId="170C4B09" w14:textId="77777777" w:rsidR="00E92594" w:rsidRDefault="002D56D6" w:rsidP="00E92594">
      <w:pPr>
        <w:pStyle w:val="CommentText"/>
        <w:jc w:val="left"/>
      </w:pPr>
      <w:r>
        <w:rPr>
          <w:rStyle w:val="CommentReference"/>
        </w:rPr>
        <w:annotationRef/>
      </w:r>
      <w:r w:rsidR="00E92594">
        <w:t>REVISAO DO SNIRA, enquadrando a detenção caseira- avaliar tecnicamente junto da DGAV e DGADR</w:t>
      </w:r>
    </w:p>
  </w:comment>
  <w:comment w:id="599" w:author="Nádia Silvestre" w:date="1900-01-01T00:00:00Z" w:initials="NS">
    <w:p w14:paraId="5C5053F9" w14:textId="29531531" w:rsidR="00456535" w:rsidRDefault="00456535">
      <w:pPr>
        <w:pStyle w:val="CommentText"/>
      </w:pPr>
      <w:r>
        <w:rPr>
          <w:rStyle w:val="CommentReference"/>
        </w:rPr>
        <w:annotationRef/>
      </w:r>
      <w:r w:rsidRPr="014C86E2">
        <w:t>aprovado pela DGAV - aguarda redaçao DGADR</w:t>
      </w:r>
    </w:p>
  </w:comment>
  <w:comment w:id="600" w:author="Nádia Silvestre" w:date="2026-09-24T15:06:00Z" w:initials="NS">
    <w:p w14:paraId="27F9E169" w14:textId="7651F325" w:rsidR="00456535" w:rsidRDefault="00456535">
      <w:pPr>
        <w:pStyle w:val="CommentText"/>
      </w:pPr>
      <w:r>
        <w:rPr>
          <w:rStyle w:val="CommentReference"/>
        </w:rPr>
        <w:annotationRef/>
      </w:r>
      <w:r w:rsidRPr="499B6B77">
        <w:t>Pecuária Intensiva ar livre - aguarda definição DGADR</w:t>
      </w:r>
    </w:p>
    <w:p w14:paraId="17C53A77" w14:textId="4B757FCF" w:rsidR="00456535" w:rsidRDefault="00456535">
      <w:pPr>
        <w:pStyle w:val="CommentText"/>
      </w:pPr>
    </w:p>
  </w:comment>
  <w:comment w:id="602" w:author="Nádia Silvestre" w:date="2026-09-21T23:05:00Z" w:initials="NS">
    <w:p w14:paraId="0B414B52" w14:textId="06B2AA22" w:rsidR="00C23453" w:rsidRDefault="00C23453">
      <w:r>
        <w:annotationRef/>
      </w:r>
      <w:r w:rsidRPr="4D116033">
        <w:t>ponderar noçao da AJAP: «Subprodutos animais», os corpos inteiros ou partes de animais mortos, produtos de origem animal e outros produtos que provenham de animais que não se destinam ao consumo humano, incluindo oócitos, embriões e sémen quando não destinados a fins reprodutivos, sem prejuízo da sua qualificação como produtos germinais nos termos da legislação da União Europeia aplicável em matéria de saúde animal.</w:t>
      </w:r>
    </w:p>
    <w:p w14:paraId="7ED16CC4" w14:textId="4B415F68" w:rsidR="00C23453" w:rsidRDefault="00C23453"/>
  </w:comment>
  <w:comment w:id="651" w:author="Utilizador Convidado" w:date="2026-09-24T00:12:00Z" w:initials="UC">
    <w:p w14:paraId="7AD348BB" w14:textId="1E4ADDCD" w:rsidR="00BB7189" w:rsidRDefault="00BB7189">
      <w:r>
        <w:annotationRef/>
      </w:r>
      <w:r w:rsidRPr="4DAD589B">
        <w:t>Inclui Insetos e caracóis</w:t>
      </w:r>
    </w:p>
  </w:comment>
  <w:comment w:id="671" w:author="Nádia Silvestre" w:date="2026-09-24T14:25:00Z" w:initials="NS">
    <w:p w14:paraId="2D076C16" w14:textId="7A45CADF" w:rsidR="00BB7189" w:rsidRDefault="00BB7189">
      <w:r>
        <w:annotationRef/>
      </w:r>
      <w:r w:rsidRPr="3F5A5D7C">
        <w:t>4-O incumprimento das normas constantes das portarias referidas nos n.ºs 1 e 2 constitui contraordenação económica grave, punível nos termos do Regime Jurídico das Contraordenações Económicas (RJCE), sem prejuízo do disposto no número seguinte.</w:t>
      </w:r>
    </w:p>
    <w:p w14:paraId="45DD25DF" w14:textId="60EECF1B" w:rsidR="00BB7189" w:rsidRDefault="00BB7189">
      <w:r w:rsidRPr="2899C45F">
        <w:t xml:space="preserve">5-Nas atividades pecuárias da classe 1 e nas atividades pecuárias da classe 2 com mais de 35 CN, constitui contraordenação ambiental grave, punível nos termos da Lei n.º 50/2006, de 29 de agosto, o incumprimento das normas da portaria referida no n.º 2 relativas às interdições e condicionantes à valorização agrícola dos efluentes pecuários e fertilizantes orgânicos. </w:t>
      </w:r>
    </w:p>
    <w:p w14:paraId="79A37D25" w14:textId="7DDF3DC2" w:rsidR="00BB7189" w:rsidRDefault="00BB7189"/>
  </w:comment>
  <w:comment w:id="686" w:author="Nádia Silvestre" w:date="2026-09-23T11:21:00Z" w:initials="NS">
    <w:p w14:paraId="517DDD4B" w14:textId="5466AFE6" w:rsidR="00C23453" w:rsidRDefault="00C23453">
      <w:r>
        <w:annotationRef/>
      </w:r>
      <w:r w:rsidRPr="55069A35">
        <w:t>Verificar com DGAV e DGADR</w:t>
      </w:r>
    </w:p>
  </w:comment>
  <w:comment w:id="707" w:author="Nádia Silvestre" w:date="2026-09-24T17:29:00Z" w:initials="NS">
    <w:p w14:paraId="1BEA8795" w14:textId="77160714" w:rsidR="00456535" w:rsidRDefault="00456535">
      <w:pPr>
        <w:pStyle w:val="CommentText"/>
      </w:pPr>
      <w:r>
        <w:rPr>
          <w:rStyle w:val="CommentReference"/>
        </w:rPr>
        <w:annotationRef/>
      </w:r>
      <w:r w:rsidRPr="7054BF51">
        <w:t>ver com dgadr</w:t>
      </w:r>
    </w:p>
  </w:comment>
  <w:comment w:id="764" w:author="Nádia Silvestre" w:date="2026-09-21T23:10:00Z" w:initials="NS">
    <w:p w14:paraId="2A6D57E3" w14:textId="67952B37" w:rsidR="00C23453" w:rsidRDefault="00C23453">
      <w:r>
        <w:annotationRef/>
      </w:r>
      <w:r w:rsidRPr="35F202E5">
        <w:t>Ponderar se será de manter este prazo, não só porque a marca de exploração será atribuída automaticamente, como ainda poderá colidir aos prazos atribuídos às CCDR</w:t>
      </w:r>
    </w:p>
  </w:comment>
  <w:comment w:id="765" w:author="Utilizador Convidado" w:date="2026-09-24T00:14:00Z" w:initials="UC">
    <w:p w14:paraId="415C04CA" w14:textId="43A63C90" w:rsidR="00BB7189" w:rsidRDefault="00BB7189">
      <w:r>
        <w:annotationRef/>
      </w:r>
      <w:r w:rsidRPr="2B0EF299">
        <w:t>Qual o procedimento de atribuição de marca de exploração?</w:t>
      </w:r>
    </w:p>
  </w:comment>
  <w:comment w:id="866" w:author="Nádia Silvestre" w:date="2026-09-24T22:42:00Z" w:initials="NS">
    <w:p w14:paraId="3187B702" w14:textId="554751A0" w:rsidR="008067A1" w:rsidRDefault="008067A1">
      <w:pPr>
        <w:pStyle w:val="CommentText"/>
      </w:pPr>
      <w:r>
        <w:rPr>
          <w:rStyle w:val="CommentReference"/>
        </w:rPr>
        <w:annotationRef/>
      </w:r>
      <w:r w:rsidRPr="408A5BD0">
        <w:t>ver anterior redação</w:t>
      </w:r>
    </w:p>
  </w:comment>
  <w:comment w:id="889" w:author="Paulo Meireles de Oliveira" w:date="2026-09-09T11:39:00Z" w:initials="PO">
    <w:p w14:paraId="308A015F" w14:textId="27E09CEA" w:rsidR="007A3E55" w:rsidRDefault="007A3E55" w:rsidP="007A3E55">
      <w:pPr>
        <w:pStyle w:val="CommentText"/>
        <w:jc w:val="left"/>
      </w:pPr>
      <w:r>
        <w:rPr>
          <w:rStyle w:val="CommentReference"/>
        </w:rPr>
        <w:annotationRef/>
      </w:r>
      <w:r>
        <w:t xml:space="preserve">Pretende-se sujeita ao procedimento de vistoria toda a atividade pecuária? Não parece coerente sem definição de classes. </w:t>
      </w:r>
    </w:p>
  </w:comment>
  <w:comment w:id="890" w:author="G-MECT" w:date="2026-09-11T22:15:00Z" w:initials="GMECT">
    <w:p w14:paraId="710059B7" w14:textId="77777777" w:rsidR="009B759D" w:rsidRDefault="009B759D" w:rsidP="009B759D">
      <w:pPr>
        <w:pStyle w:val="CommentText"/>
        <w:jc w:val="left"/>
      </w:pPr>
      <w:r>
        <w:rPr>
          <w:rStyle w:val="CommentReference"/>
        </w:rPr>
        <w:annotationRef/>
      </w:r>
      <w:r>
        <w:t>Certo - @Pecuária confirmar</w:t>
      </w:r>
    </w:p>
  </w:comment>
  <w:comment w:id="891" w:author="Nádia Silvestre" w:date="2026-09-12T22:55:00Z" w:initials="NS">
    <w:p w14:paraId="2E44E2A3" w14:textId="77777777" w:rsidR="00E92594" w:rsidRDefault="002D56D6" w:rsidP="00E92594">
      <w:pPr>
        <w:pStyle w:val="CommentText"/>
        <w:jc w:val="left"/>
      </w:pPr>
      <w:r>
        <w:rPr>
          <w:rStyle w:val="CommentReference"/>
        </w:rPr>
        <w:annotationRef/>
      </w:r>
      <w:r w:rsidR="00E92594">
        <w:t>O CLAE exclui a classe 3, as demais classes estão definidas nos artigos prévios, todo o modo ponderar com DGAV e DGADR</w:t>
      </w:r>
    </w:p>
  </w:comment>
  <w:comment w:id="895" w:author="Nádia Silvestre" w:date="2026-09-20T11:44:00Z" w:initials="NS">
    <w:p w14:paraId="4EB5D829" w14:textId="59228983" w:rsidR="00C23453" w:rsidRDefault="00C23453">
      <w:r>
        <w:annotationRef/>
      </w:r>
      <w:r w:rsidRPr="307E9FA5">
        <w:t>recuperar 10 anos- acolhendo contributo da CCDR LVT</w:t>
      </w:r>
    </w:p>
  </w:comment>
  <w:comment w:id="900" w:author="Paulo Meireles de Oliveira" w:date="2026-09-09T12:28:00Z" w:initials="PO">
    <w:p w14:paraId="7D1A7BDE" w14:textId="26E4C2B2" w:rsidR="00496010" w:rsidRDefault="00914AAE" w:rsidP="00496010">
      <w:pPr>
        <w:pStyle w:val="CommentText"/>
        <w:jc w:val="left"/>
      </w:pPr>
      <w:r>
        <w:rPr>
          <w:rStyle w:val="CommentReference"/>
        </w:rPr>
        <w:annotationRef/>
      </w:r>
      <w:r w:rsidR="00496010">
        <w:t>Compreendendo a reprodução do artigo 34.º do regime atual, parece decorrer dos regimes complementares e não revogados. Concretamente:</w:t>
      </w:r>
      <w:r w:rsidR="00496010">
        <w:br/>
        <w:t>Decreto-Lei n.º 64/2000, de 22 de abril, alterado pelo Decreto-Lei n.º 155/2008, de 7 de agosto, estabelece as normas mínimas relativas à proteção dos animais nas explorações pecuárias, definindo as responsabilidades do produtor quanto a alojamentos, equipamentos, abeberamento, alimentação e pessoal habilitadado;</w:t>
      </w:r>
      <w:r w:rsidR="00496010">
        <w:br/>
        <w:t>Decreto-Lei n.º 48/2001, de 10 de fevereiro, normas mínimas de proteção de vitelos;</w:t>
      </w:r>
      <w:r w:rsidR="00496010">
        <w:br/>
        <w:t>Decreto-Lei n.º 72-F/2003, de 14 de abril, que transpõe a Diretiva 1999/74/CE, relativa às normas mínimas de proteção das galinhas poedeiras, aplicando-se a aviários com mais de 350 galinhas;</w:t>
      </w:r>
      <w:r w:rsidR="00496010">
        <w:br/>
        <w:t xml:space="preserve">Decreto-Lei n.º 135/2003, de 28 de junho, que estabelece as normas mínimas de proteção dos suínos alojados para efeitos de criação e engorda, alterado pelo Decreto-Lei n.º 48/2006, de 1 de março </w:t>
      </w:r>
    </w:p>
  </w:comment>
  <w:comment w:id="901" w:author="G-MECT" w:date="2026-09-11T22:16:00Z" w:initials="GMECT">
    <w:p w14:paraId="4F921DB0" w14:textId="77777777" w:rsidR="009B759D" w:rsidRDefault="009B759D" w:rsidP="009B759D">
      <w:pPr>
        <w:pStyle w:val="CommentText"/>
        <w:jc w:val="left"/>
      </w:pPr>
      <w:r>
        <w:rPr>
          <w:rStyle w:val="CommentReference"/>
        </w:rPr>
        <w:annotationRef/>
      </w:r>
      <w:r>
        <w:t>@Pecuária</w:t>
      </w:r>
    </w:p>
  </w:comment>
  <w:comment w:id="902" w:author="Nádia Silvestre" w:date="2026-09-14T12:46:00Z" w:initials="NS">
    <w:p w14:paraId="536A766C" w14:textId="77777777" w:rsidR="00E92594" w:rsidRDefault="00E92594" w:rsidP="00E92594">
      <w:pPr>
        <w:pStyle w:val="CommentText"/>
        <w:jc w:val="left"/>
      </w:pPr>
      <w:r>
        <w:rPr>
          <w:rStyle w:val="CommentReference"/>
        </w:rPr>
        <w:annotationRef/>
      </w:r>
      <w:r>
        <w:t>Ponderar junto da DGAV e DGADR</w:t>
      </w:r>
    </w:p>
  </w:comment>
  <w:comment w:id="932" w:author="Paulo Meireles de Oliveira" w:date="2026-09-09T12:30:00Z" w:initials="PO">
    <w:p w14:paraId="28BCAED6" w14:textId="352C4703" w:rsidR="003F3052" w:rsidRDefault="003F3052" w:rsidP="003F3052">
      <w:pPr>
        <w:pStyle w:val="CommentText"/>
        <w:jc w:val="left"/>
      </w:pPr>
      <w:r>
        <w:rPr>
          <w:rStyle w:val="CommentReference"/>
        </w:rPr>
        <w:annotationRef/>
      </w:r>
      <w:r>
        <w:t>Sendo este n.º totalmente coincidente com o regime em vigor questiona-se a mudança de procedimento para a portaria habilitada pelo artigo 49.º</w:t>
      </w:r>
    </w:p>
  </w:comment>
  <w:comment w:id="933" w:author="G-MECT" w:date="2026-09-11T22:16:00Z" w:initials="GMECT">
    <w:p w14:paraId="66407470" w14:textId="77777777" w:rsidR="009B759D" w:rsidRDefault="009B759D" w:rsidP="009B759D">
      <w:pPr>
        <w:pStyle w:val="CommentText"/>
        <w:jc w:val="left"/>
      </w:pPr>
      <w:r>
        <w:rPr>
          <w:rStyle w:val="CommentReference"/>
        </w:rPr>
        <w:annotationRef/>
      </w:r>
      <w:r>
        <w:t>@Pecuária</w:t>
      </w:r>
    </w:p>
  </w:comment>
  <w:comment w:id="934" w:author="Nádia Silvestre" w:date="1900-01-01T00:00:00Z" w:initials="NS">
    <w:p w14:paraId="493E8222" w14:textId="621F0DE1" w:rsidR="00C23453" w:rsidRDefault="00C23453">
      <w:r>
        <w:annotationRef/>
      </w:r>
      <w:r w:rsidRPr="7676537B">
        <w:t>Ver com DGAV e DGADR</w:t>
      </w:r>
    </w:p>
  </w:comment>
  <w:comment w:id="954" w:author="Paulo Meireles de Oliveira" w:date="2026-09-09T12:36:00Z" w:initials="PO">
    <w:p w14:paraId="026E82DA" w14:textId="49F09642" w:rsidR="00B126A5" w:rsidRDefault="00B126A5" w:rsidP="00B126A5">
      <w:pPr>
        <w:pStyle w:val="CommentText"/>
        <w:jc w:val="left"/>
      </w:pPr>
      <w:r>
        <w:rPr>
          <w:rStyle w:val="CommentReference"/>
        </w:rPr>
        <w:annotationRef/>
      </w:r>
      <w:r>
        <w:t>Remissão aparentemente errada. Validar.</w:t>
      </w:r>
      <w:r w:rsidR="00827565">
        <w:t>1</w:t>
      </w:r>
    </w:p>
  </w:comment>
  <w:comment w:id="955" w:author="G-MECT" w:date="2026-09-11T22:16:00Z" w:initials="GMECT">
    <w:p w14:paraId="33E5B881" w14:textId="77777777" w:rsidR="009B759D" w:rsidRDefault="009B759D" w:rsidP="009B759D">
      <w:pPr>
        <w:pStyle w:val="CommentText"/>
        <w:jc w:val="left"/>
      </w:pPr>
      <w:r>
        <w:rPr>
          <w:rStyle w:val="CommentReference"/>
        </w:rPr>
        <w:annotationRef/>
      </w:r>
      <w:r>
        <w:t>@Pecuária</w:t>
      </w:r>
    </w:p>
  </w:comment>
  <w:comment w:id="973" w:author="Nádia Silvestre" w:date="2026-09-21T18:54:00Z" w:initials="NS">
    <w:p w14:paraId="313BCD56" w14:textId="57908CD9" w:rsidR="00C23453" w:rsidRDefault="00C23453">
      <w:r>
        <w:annotationRef/>
      </w:r>
      <w:r w:rsidRPr="2017E3C5">
        <w:t>proponho retirar este artigo e colocar a noção nas definições</w:t>
      </w:r>
    </w:p>
  </w:comment>
  <w:comment w:id="977" w:author="Paulo Meireles de Oliveira" w:date="2026-09-09T12:47:00Z" w:initials="PO">
    <w:p w14:paraId="5F18CD02" w14:textId="77777777" w:rsidR="005E25BA" w:rsidRDefault="005E25BA" w:rsidP="005E25BA">
      <w:pPr>
        <w:pStyle w:val="CommentText"/>
        <w:jc w:val="left"/>
      </w:pPr>
      <w:r>
        <w:rPr>
          <w:rStyle w:val="CommentReference"/>
        </w:rPr>
        <w:annotationRef/>
      </w:r>
      <w:r>
        <w:t>Ver o comentário seguinte, não se percebe a menção a uma portaria caduca e a outra a aprovar para o mesmo fim</w:t>
      </w:r>
    </w:p>
  </w:comment>
  <w:comment w:id="978" w:author="G-MECT" w:date="2026-09-11T22:16:00Z" w:initials="GMECT">
    <w:p w14:paraId="1E4A2615" w14:textId="77777777" w:rsidR="009B759D" w:rsidRDefault="009B759D" w:rsidP="009B759D">
      <w:pPr>
        <w:pStyle w:val="CommentText"/>
        <w:jc w:val="left"/>
      </w:pPr>
      <w:r>
        <w:rPr>
          <w:rStyle w:val="CommentReference"/>
        </w:rPr>
        <w:annotationRef/>
      </w:r>
      <w:r>
        <w:t>@Pecuária</w:t>
      </w:r>
    </w:p>
  </w:comment>
  <w:comment w:id="979" w:author="Nádia Silvestre" w:date="2026-09-14T12:47:00Z" w:initials="NS">
    <w:p w14:paraId="03D22DE9" w14:textId="77777777" w:rsidR="00E92594" w:rsidRDefault="00E92594" w:rsidP="00E92594">
      <w:pPr>
        <w:pStyle w:val="CommentText"/>
        <w:jc w:val="left"/>
      </w:pPr>
      <w:r>
        <w:rPr>
          <w:rStyle w:val="CommentReference"/>
        </w:rPr>
        <w:annotationRef/>
      </w:r>
      <w:r>
        <w:t>Vide comentário anterior</w:t>
      </w:r>
    </w:p>
  </w:comment>
  <w:comment w:id="994" w:author="Paulo Meireles de Oliveira" w:date="2026-09-09T12:45:00Z" w:initials="PO">
    <w:p w14:paraId="68F83765" w14:textId="77777777" w:rsidR="00AC20D8" w:rsidRDefault="00AC20D8" w:rsidP="00AC20D8">
      <w:pPr>
        <w:pStyle w:val="CommentText"/>
        <w:jc w:val="left"/>
      </w:pPr>
      <w:r>
        <w:rPr>
          <w:rStyle w:val="CommentReference"/>
        </w:rPr>
        <w:annotationRef/>
      </w:r>
      <w:r>
        <w:t>Esta portaria, mesmo sem ser expressamente revogada, é habilitada pelo artigo 1, n.º 7 do DL 81/2013 que deixa caduca pela revogação da sua habilitação. Alterar</w:t>
      </w:r>
    </w:p>
  </w:comment>
  <w:comment w:id="995" w:author="Paulo Meireles de Oliveira" w:date="2026-09-09T12:47:00Z" w:initials="PO">
    <w:p w14:paraId="6853D7B7" w14:textId="77777777" w:rsidR="005E25BA" w:rsidRDefault="005E25BA" w:rsidP="005E25BA">
      <w:pPr>
        <w:pStyle w:val="CommentText"/>
        <w:jc w:val="left"/>
      </w:pPr>
      <w:r>
        <w:rPr>
          <w:rStyle w:val="CommentReference"/>
        </w:rPr>
        <w:annotationRef/>
      </w:r>
      <w:r>
        <w:t>O mais prudente é passar o tipo contraordenacional para aqui ou remeter para a portaria do artigo anterior</w:t>
      </w:r>
    </w:p>
  </w:comment>
  <w:comment w:id="996" w:author="G-MECT" w:date="2026-09-11T22:16:00Z" w:initials="GMECT">
    <w:p w14:paraId="27196BCE" w14:textId="77777777" w:rsidR="009B759D" w:rsidRDefault="009B759D" w:rsidP="009B759D">
      <w:pPr>
        <w:pStyle w:val="CommentText"/>
        <w:jc w:val="left"/>
      </w:pPr>
      <w:r>
        <w:rPr>
          <w:rStyle w:val="CommentReference"/>
        </w:rPr>
        <w:annotationRef/>
      </w:r>
      <w:r>
        <w:t>@Pecuária</w:t>
      </w:r>
    </w:p>
  </w:comment>
  <w:comment w:id="997" w:author="Nádia Silvestre" w:date="2026-09-14T12:48:00Z" w:initials="NS">
    <w:p w14:paraId="741FA881" w14:textId="77777777" w:rsidR="00E92594" w:rsidRDefault="00E92594" w:rsidP="00E92594">
      <w:pPr>
        <w:pStyle w:val="CommentText"/>
        <w:jc w:val="left"/>
      </w:pPr>
      <w:r>
        <w:rPr>
          <w:rStyle w:val="CommentReference"/>
        </w:rPr>
        <w:annotationRef/>
      </w:r>
      <w:r>
        <w:t>Ponderar tecnicamente - estabelecer norma transitoria</w:t>
      </w:r>
    </w:p>
  </w:comment>
  <w:comment w:id="1025" w:author="Nádia Silvestre" w:date="2026-09-23T10:56:00Z" w:initials="NS">
    <w:p w14:paraId="2E5478CF" w14:textId="424051EE" w:rsidR="00C23453" w:rsidRDefault="00C23453">
      <w:r>
        <w:annotationRef/>
      </w:r>
      <w:r w:rsidRPr="6169BC57">
        <w:t>Dr. Edward ira apresentar proposta que se pretende mais adequada à realidade pecuária- teremos também de fazer a necessária articulaçao com o artigo 188</w:t>
      </w:r>
    </w:p>
  </w:comment>
  <w:comment w:id="1024" w:author="Utilizador Convidado" w:date="2026-09-23T18:53:00Z" w:initials="UC">
    <w:p w14:paraId="3EDF220E" w14:textId="0F730D4B" w:rsidR="00BB7189" w:rsidRDefault="00BB7189">
      <w:r>
        <w:annotationRef/>
      </w:r>
      <w:r w:rsidRPr="1BB967FB">
        <w:t>Em nosso entender, as medidas preventivas previstas no NREAP já eram muito interessantes. Só que ao constar do capítulo de fiscalização e controlo, pode argumentar-se que apenas têm lugar quando desencadeadas no âmbito de processo de contraordenação. Esta situação é incompatível com a necessidade de tutela da legalidade em tempo real. Por isso, propomos que as mesmas medidas preventivas na prática sejam convertidas em medidas administrativas fora do capítulo da fiscalização e controlo.</w:t>
      </w:r>
    </w:p>
  </w:comment>
  <w:comment w:id="1042" w:author="Utilizador Convidado" w:date="2026-09-23T18:55:00Z" w:initials="UC">
    <w:p w14:paraId="76788C55" w14:textId="7EB07DB4" w:rsidR="00BB7189" w:rsidRDefault="00BB7189">
      <w:r>
        <w:annotationRef/>
      </w:r>
      <w:r w:rsidRPr="26F30F53">
        <w:t>Eliminamos este segmento. Propomos em alternativa um número autónomo que colocamos à consideração.</w:t>
      </w:r>
    </w:p>
  </w:comment>
  <w:comment w:id="1113" w:author="Utilizador Convidado" w:date="2026-09-24T09:03:00Z" w:initials="UC">
    <w:p w14:paraId="12383123" w14:textId="15E1363C" w:rsidR="00BB7189" w:rsidRDefault="00BB7189">
      <w:r>
        <w:annotationRef/>
      </w:r>
      <w:r w:rsidRPr="729F190B">
        <w:t>Qual é a entidade competente?</w:t>
      </w:r>
    </w:p>
  </w:comment>
  <w:comment w:id="1245" w:author="Paulo Meireles de Oliveira" w:date="2026-09-09T12:49:00Z" w:initials="PO">
    <w:p w14:paraId="1A2F96C4" w14:textId="77777777" w:rsidR="00350EE8" w:rsidRDefault="00350EE8" w:rsidP="00350EE8">
      <w:pPr>
        <w:pStyle w:val="CommentText"/>
        <w:jc w:val="left"/>
      </w:pPr>
      <w:r>
        <w:rPr>
          <w:rStyle w:val="CommentReference"/>
        </w:rPr>
        <w:annotationRef/>
      </w:r>
      <w:r>
        <w:t>Qual a ligação com o artigo 6.º</w:t>
      </w:r>
    </w:p>
  </w:comment>
  <w:comment w:id="1246" w:author="G-MECT" w:date="2026-09-11T22:16:00Z" w:initials="GMECT">
    <w:p w14:paraId="05195C3B" w14:textId="77777777" w:rsidR="009B759D" w:rsidRDefault="009B759D" w:rsidP="009B759D">
      <w:pPr>
        <w:pStyle w:val="CommentText"/>
        <w:jc w:val="left"/>
      </w:pPr>
      <w:r>
        <w:rPr>
          <w:rStyle w:val="CommentReference"/>
        </w:rPr>
        <w:annotationRef/>
      </w:r>
      <w:r>
        <w:t>Pecuária</w:t>
      </w:r>
    </w:p>
  </w:comment>
  <w:comment w:id="1247" w:author="Nádia Silvestre" w:date="2026-09-14T12:49:00Z" w:initials="NS">
    <w:p w14:paraId="39E51D04" w14:textId="77777777" w:rsidR="00E92594" w:rsidRDefault="00E92594" w:rsidP="00E92594">
      <w:pPr>
        <w:pStyle w:val="CommentText"/>
        <w:jc w:val="left"/>
      </w:pPr>
      <w:r>
        <w:rPr>
          <w:rStyle w:val="CommentReference"/>
        </w:rPr>
        <w:annotationRef/>
      </w:r>
      <w:r>
        <w:t>É uma especificidade da própria atividade</w:t>
      </w:r>
    </w:p>
  </w:comment>
  <w:comment w:id="1284" w:author="Maria João Torres" w:date="2026-09-10T11:29:00Z" w:initials="MC">
    <w:p w14:paraId="1822DCC6" w14:textId="77777777" w:rsidR="002F1C0C" w:rsidRDefault="002F1C0C" w:rsidP="002F1C0C">
      <w:pPr>
        <w:pStyle w:val="CommentText"/>
        <w:jc w:val="left"/>
      </w:pPr>
      <w:r>
        <w:rPr>
          <w:rStyle w:val="CommentReference"/>
        </w:rPr>
        <w:annotationRef/>
      </w:r>
      <w:r>
        <w:t>Atenção, há vários artigos com a mesma epígrafe, em violação do disposto no artigo 10.º do Regimento do Conselho de Ministros do XXV Governo Constitucional</w:t>
      </w:r>
    </w:p>
  </w:comment>
  <w:comment w:id="1285" w:author="G-MECT" w:date="2026-09-11T22:17:00Z" w:initials="GMECT">
    <w:p w14:paraId="4A2D5E9D" w14:textId="77777777" w:rsidR="009B759D" w:rsidRDefault="009B759D" w:rsidP="009B759D">
      <w:pPr>
        <w:pStyle w:val="CommentText"/>
        <w:jc w:val="left"/>
      </w:pPr>
      <w:r>
        <w:rPr>
          <w:rStyle w:val="CommentReference"/>
        </w:rPr>
        <w:annotationRef/>
      </w:r>
      <w:r>
        <w:t>Certo: a discutir/refletir - @Geral</w:t>
      </w:r>
    </w:p>
  </w:comment>
  <w:comment w:id="1304" w:author="Maria João Torres" w:date="2026-09-08T17:44:00Z" w:initials="MC">
    <w:p w14:paraId="1A577048" w14:textId="77777777" w:rsidR="00030BFA" w:rsidRDefault="00030BFA" w:rsidP="00030BFA">
      <w:pPr>
        <w:pStyle w:val="CommentText"/>
        <w:jc w:val="left"/>
      </w:pPr>
      <w:r>
        <w:rPr>
          <w:rStyle w:val="CommentReference"/>
        </w:rPr>
        <w:annotationRef/>
      </w:r>
      <w:r>
        <w:t>Os termos desta taxa são fixados por portaria?</w:t>
      </w:r>
    </w:p>
  </w:comment>
  <w:comment w:id="1305" w:author="G-MECT" w:date="2026-09-11T22:17:00Z" w:initials="GMECT">
    <w:p w14:paraId="5163806C" w14:textId="77777777" w:rsidR="009B759D" w:rsidRDefault="009B759D" w:rsidP="009B759D">
      <w:pPr>
        <w:pStyle w:val="CommentText"/>
        <w:jc w:val="left"/>
      </w:pPr>
      <w:r>
        <w:rPr>
          <w:rStyle w:val="CommentReference"/>
        </w:rPr>
        <w:annotationRef/>
      </w:r>
      <w:r>
        <w:t>Sim - ver capitulos das taxas</w:t>
      </w:r>
    </w:p>
  </w:comment>
  <w:comment w:id="1307" w:author="Maria João Torres" w:date="2026-09-08T17:57:00Z" w:initials="MC">
    <w:p w14:paraId="1D59E194" w14:textId="77777777" w:rsidR="00DB08A4" w:rsidRDefault="00DB08A4" w:rsidP="00DB08A4">
      <w:pPr>
        <w:pStyle w:val="CommentText"/>
        <w:jc w:val="left"/>
      </w:pPr>
      <w:r>
        <w:rPr>
          <w:rStyle w:val="CommentReference"/>
        </w:rPr>
        <w:annotationRef/>
      </w:r>
      <w:r>
        <w:t xml:space="preserve">Salvo melhor opinião, ao abrigo do regime atualmente em vigor o Turismo de Portugal apenas deve proceder à revisão da classificação quando receba a declaração prevista no artigo 29.º do DL n.º 39/2008. Contudo, essa declaração apenas é devida quando sejam realizadas obras isentas de controlo prévio em alguns tipos de empreendimentos turísticos (os referidos nas alíneas a) a d) do n.º 1 do artigo 4.º, e na alínea c) do n.º 3 do artigo 18.º do referido DL). Com a presente proposta de redação parece-nos que a revisão de classificação passa a ser obrigatória sempre que estas obras sejam realizadas, independentemente do tipo de empreendimento turístico. Confirmam? </w:t>
      </w:r>
    </w:p>
  </w:comment>
  <w:comment w:id="1308" w:author="G-MECT" w:date="2026-09-11T22:17:00Z" w:initials="GMECT">
    <w:p w14:paraId="403A49D5" w14:textId="77777777" w:rsidR="009B759D" w:rsidRDefault="009B759D" w:rsidP="009B759D">
      <w:pPr>
        <w:pStyle w:val="CommentText"/>
        <w:jc w:val="left"/>
      </w:pPr>
      <w:r>
        <w:rPr>
          <w:rStyle w:val="CommentReference"/>
        </w:rPr>
        <w:annotationRef/>
      </w:r>
      <w:r>
        <w:t>@Turismo</w:t>
      </w:r>
    </w:p>
  </w:comment>
  <w:comment w:id="1320" w:author="Maria João Torres" w:date="2026-09-10T10:37:00Z" w:initials="MC">
    <w:p w14:paraId="6404C98D" w14:textId="77777777" w:rsidR="007A74AD" w:rsidRDefault="00C12DBF" w:rsidP="007A74AD">
      <w:pPr>
        <w:pStyle w:val="CommentText"/>
        <w:jc w:val="left"/>
      </w:pPr>
      <w:r>
        <w:rPr>
          <w:rStyle w:val="CommentReference"/>
        </w:rPr>
        <w:annotationRef/>
      </w:r>
      <w:r w:rsidR="007A74AD">
        <w:rPr>
          <w:highlight w:val="yellow"/>
        </w:rPr>
        <w:t>O que acontece a todas as contraordenações atualmente previstas no artigo 67.º do DL n.º 39/2008, de 7 de março? Salvo melhor opinião, parece que todo um elenco de contraordenações não são "transpostas" para este regime</w:t>
      </w:r>
    </w:p>
  </w:comment>
  <w:comment w:id="1321" w:author="G-MECT" w:date="2026-09-11T22:17:00Z" w:initials="GMECT">
    <w:p w14:paraId="438C5F13" w14:textId="77777777" w:rsidR="009B759D" w:rsidRDefault="009B759D" w:rsidP="009B759D">
      <w:pPr>
        <w:pStyle w:val="CommentText"/>
        <w:jc w:val="left"/>
      </w:pPr>
      <w:r>
        <w:rPr>
          <w:rStyle w:val="CommentReference"/>
        </w:rPr>
        <w:annotationRef/>
      </w:r>
      <w:r>
        <w:t>@Turismo</w:t>
      </w:r>
    </w:p>
  </w:comment>
  <w:comment w:id="1323" w:author="Maria João Torres" w:date="2026-09-10T11:01:00Z" w:initials="MC">
    <w:p w14:paraId="527E6AF9" w14:textId="77777777" w:rsidR="00DA622F" w:rsidRDefault="00DA622F" w:rsidP="00DA622F">
      <w:pPr>
        <w:pStyle w:val="CommentText"/>
        <w:jc w:val="left"/>
      </w:pPr>
      <w:r>
        <w:rPr>
          <w:rStyle w:val="CommentReference"/>
        </w:rPr>
        <w:annotationRef/>
      </w:r>
      <w:r>
        <w:t>Salvo melhor opinião, o requisito da continuidade territorial apenas se aplica, de acordo com o regime atualmente em vigor, aos conjuntos turísticos (resorts). A ideia é que passe a ser requisito para qualquer empreendimento turístico, incluindo parques de campismo, aldeamentos, etc?</w:t>
      </w:r>
    </w:p>
  </w:comment>
  <w:comment w:id="1324" w:author="G-MECT" w:date="2026-09-11T22:18:00Z" w:initials="GMECT">
    <w:p w14:paraId="641A7819" w14:textId="77777777" w:rsidR="009B759D" w:rsidRDefault="009B759D" w:rsidP="009B759D">
      <w:pPr>
        <w:pStyle w:val="CommentText"/>
        <w:jc w:val="left"/>
      </w:pPr>
      <w:r>
        <w:rPr>
          <w:rStyle w:val="CommentReference"/>
        </w:rPr>
        <w:annotationRef/>
      </w:r>
      <w:r>
        <w:t>@Turismo</w:t>
      </w:r>
    </w:p>
  </w:comment>
  <w:comment w:id="1333" w:author="Maria João Torres" w:date="2026-09-10T11:19:00Z" w:initials="MC">
    <w:p w14:paraId="76E2745E" w14:textId="77777777" w:rsidR="00D03499" w:rsidRDefault="00D03499" w:rsidP="00D03499">
      <w:pPr>
        <w:pStyle w:val="CommentText"/>
        <w:jc w:val="left"/>
      </w:pPr>
      <w:r>
        <w:rPr>
          <w:rStyle w:val="CommentReference"/>
        </w:rPr>
        <w:annotationRef/>
      </w:r>
      <w:r>
        <w:t>Isto já constitui contraordenação ao abrigo do disposto no artigo 67.º do DL n.º 39/2008, de 7 de março?</w:t>
      </w:r>
    </w:p>
  </w:comment>
  <w:comment w:id="1334" w:author="G-MECT" w:date="2026-09-11T22:18:00Z" w:initials="GMECT">
    <w:p w14:paraId="4531F00D" w14:textId="77777777" w:rsidR="009B759D" w:rsidRDefault="009B759D" w:rsidP="009B759D">
      <w:pPr>
        <w:pStyle w:val="CommentText"/>
        <w:jc w:val="left"/>
      </w:pPr>
      <w:r>
        <w:rPr>
          <w:rStyle w:val="CommentReference"/>
        </w:rPr>
        <w:annotationRef/>
      </w:r>
      <w:r>
        <w:t>@Turismo</w:t>
      </w:r>
    </w:p>
  </w:comment>
  <w:comment w:id="1340" w:author="Maria João Torres" w:date="2026-09-10T11:25:00Z" w:initials="MC">
    <w:p w14:paraId="1E569E8E" w14:textId="77777777" w:rsidR="008C5846" w:rsidRDefault="008C5846" w:rsidP="008C5846">
      <w:pPr>
        <w:pStyle w:val="CommentText"/>
        <w:jc w:val="left"/>
      </w:pPr>
      <w:r>
        <w:rPr>
          <w:rStyle w:val="CommentReference"/>
        </w:rPr>
        <w:annotationRef/>
      </w:r>
      <w:r>
        <w:t>Mantem-se todas de acordo com o atual artigo 67.º do DL n.º 39/2008, de 7 de março, correto?</w:t>
      </w:r>
    </w:p>
  </w:comment>
  <w:comment w:id="1341" w:author="G-MECT" w:date="2026-09-11T22:18:00Z" w:initials="GMECT">
    <w:p w14:paraId="69DF0B41" w14:textId="77777777" w:rsidR="009B759D" w:rsidRDefault="009B759D" w:rsidP="009B759D">
      <w:pPr>
        <w:pStyle w:val="CommentText"/>
        <w:jc w:val="left"/>
      </w:pPr>
      <w:r>
        <w:rPr>
          <w:rStyle w:val="CommentReference"/>
        </w:rPr>
        <w:annotationRef/>
      </w:r>
      <w:r>
        <w:t>@Turismo</w:t>
      </w:r>
    </w:p>
  </w:comment>
  <w:comment w:id="1352" w:author="Maria João Torres" w:date="2026-09-10T11:38:00Z" w:initials="MC">
    <w:p w14:paraId="724DF186" w14:textId="77777777" w:rsidR="007B0510" w:rsidRDefault="007B0510" w:rsidP="007B0510">
      <w:pPr>
        <w:pStyle w:val="CommentText"/>
        <w:jc w:val="left"/>
      </w:pPr>
      <w:r>
        <w:rPr>
          <w:rStyle w:val="CommentReference"/>
        </w:rPr>
        <w:annotationRef/>
      </w:r>
      <w:r>
        <w:t>Isto já constitui contraordenação nos termos do atual artigo 67.º do DL n.º 39/2008, de 7 de março?</w:t>
      </w:r>
    </w:p>
  </w:comment>
  <w:comment w:id="1353" w:author="G-MECT" w:date="2026-09-11T22:18:00Z" w:initials="GMECT">
    <w:p w14:paraId="533339BA" w14:textId="77777777" w:rsidR="009B759D" w:rsidRDefault="009B759D" w:rsidP="009B759D">
      <w:pPr>
        <w:pStyle w:val="CommentText"/>
        <w:jc w:val="left"/>
      </w:pPr>
      <w:r>
        <w:rPr>
          <w:rStyle w:val="CommentReference"/>
        </w:rPr>
        <w:annotationRef/>
      </w:r>
      <w:r>
        <w:t>@Turismo</w:t>
      </w:r>
    </w:p>
  </w:comment>
  <w:comment w:id="1359" w:author="Maria João Torres" w:date="2026-09-10T11:41:00Z" w:initials="MC">
    <w:p w14:paraId="46D3E3E0" w14:textId="77777777" w:rsidR="00821D0F" w:rsidRDefault="00821D0F" w:rsidP="00821D0F">
      <w:pPr>
        <w:pStyle w:val="CommentText"/>
        <w:jc w:val="left"/>
      </w:pPr>
      <w:r>
        <w:rPr>
          <w:rStyle w:val="CommentReference"/>
        </w:rPr>
        <w:annotationRef/>
      </w:r>
      <w:r>
        <w:t>Isto já constitui contraordenação nos termos do atual artigo 67.º do DL n.º 39/2008, de 7 de março?</w:t>
      </w:r>
    </w:p>
  </w:comment>
  <w:comment w:id="1360" w:author="G-MECT" w:date="2026-09-11T22:18:00Z" w:initials="GMECT">
    <w:p w14:paraId="282884A2" w14:textId="77777777" w:rsidR="009B759D" w:rsidRDefault="009B759D" w:rsidP="009B759D">
      <w:pPr>
        <w:pStyle w:val="CommentText"/>
        <w:jc w:val="left"/>
      </w:pPr>
      <w:r>
        <w:rPr>
          <w:rStyle w:val="CommentReference"/>
        </w:rPr>
        <w:annotationRef/>
      </w:r>
      <w:r>
        <w:t>@Turismo</w:t>
      </w:r>
    </w:p>
  </w:comment>
  <w:comment w:id="1363" w:author="Maria João Torres" w:date="2026-09-10T11:59:00Z" w:initials="MC">
    <w:p w14:paraId="2A09130F" w14:textId="77777777" w:rsidR="00397FA7" w:rsidRDefault="00397FA7" w:rsidP="00397FA7">
      <w:pPr>
        <w:pStyle w:val="CommentText"/>
        <w:jc w:val="left"/>
      </w:pPr>
      <w:r>
        <w:rPr>
          <w:rStyle w:val="CommentReference"/>
        </w:rPr>
        <w:annotationRef/>
      </w:r>
      <w:r>
        <w:t>Salvo melhor opinião, o incumprimento do disposto na alínea d) não constitui contraordenação nos termos do atual artigo 67.º do DL n.º 39/2008, de 7 de março</w:t>
      </w:r>
    </w:p>
  </w:comment>
  <w:comment w:id="1364" w:author="G-MECT" w:date="2026-09-11T22:18:00Z" w:initials="GMECT">
    <w:p w14:paraId="3AA8A9B7" w14:textId="77777777" w:rsidR="009B759D" w:rsidRDefault="009B759D" w:rsidP="009B759D">
      <w:pPr>
        <w:pStyle w:val="CommentText"/>
        <w:jc w:val="left"/>
      </w:pPr>
      <w:r>
        <w:rPr>
          <w:rStyle w:val="CommentReference"/>
        </w:rPr>
        <w:annotationRef/>
      </w:r>
      <w:r>
        <w:t>@turismo</w:t>
      </w:r>
    </w:p>
  </w:comment>
  <w:comment w:id="1374" w:author="Maria João Torres" w:date="2026-09-10T14:44:00Z" w:initials="MC">
    <w:p w14:paraId="48F91334" w14:textId="77777777" w:rsidR="000C4763" w:rsidRDefault="000C4763" w:rsidP="000C4763">
      <w:pPr>
        <w:pStyle w:val="CommentText"/>
        <w:jc w:val="left"/>
      </w:pPr>
      <w:r>
        <w:rPr>
          <w:rStyle w:val="CommentReference"/>
        </w:rPr>
        <w:annotationRef/>
      </w:r>
      <w:r>
        <w:t>A disponibilização temporária para outros fins está sujeita a comunicação prévia? Não seria útil acrescentar uma alínea ao n.º 4 do artigo 16.º?</w:t>
      </w:r>
    </w:p>
  </w:comment>
  <w:comment w:id="1375" w:author="G-MECT" w:date="2026-09-11T22:19:00Z" w:initials="GMECT">
    <w:p w14:paraId="38CDACF2" w14:textId="77777777" w:rsidR="009B759D" w:rsidRDefault="009B759D" w:rsidP="009B759D">
      <w:pPr>
        <w:pStyle w:val="CommentText"/>
        <w:jc w:val="left"/>
      </w:pPr>
      <w:r>
        <w:rPr>
          <w:rStyle w:val="CommentReference"/>
        </w:rPr>
        <w:annotationRef/>
      </w:r>
      <w:r>
        <w:t>@Turismo - a refletir</w:t>
      </w:r>
    </w:p>
  </w:comment>
  <w:comment w:id="1407" w:author="Maria João Torres" w:date="2026-09-10T18:46:00Z" w:initials="MC">
    <w:p w14:paraId="114A9F5F" w14:textId="77777777" w:rsidR="0012076C" w:rsidRDefault="0012076C" w:rsidP="0012076C">
      <w:pPr>
        <w:pStyle w:val="CommentText"/>
        <w:jc w:val="left"/>
      </w:pPr>
      <w:r>
        <w:rPr>
          <w:rStyle w:val="CommentReference"/>
        </w:rPr>
        <w:annotationRef/>
      </w:r>
      <w:r>
        <w:t>Isto não constitui atualmente contraordenação nos termos do disposto no artigo 23.º do DL n.º 128/2014, de 29 de agosto, correto?</w:t>
      </w:r>
    </w:p>
  </w:comment>
  <w:comment w:id="1408" w:author="G-MECT" w:date="2026-09-11T22:19:00Z" w:initials="GMECT">
    <w:p w14:paraId="46BCA1C5" w14:textId="77777777" w:rsidR="009B759D" w:rsidRDefault="009B759D" w:rsidP="009B759D">
      <w:pPr>
        <w:pStyle w:val="CommentText"/>
        <w:jc w:val="left"/>
      </w:pPr>
      <w:r>
        <w:rPr>
          <w:rStyle w:val="CommentReference"/>
        </w:rPr>
        <w:annotationRef/>
      </w:r>
      <w:r>
        <w:t>@Turismo</w:t>
      </w:r>
    </w:p>
  </w:comment>
  <w:comment w:id="1431" w:author="Paulo Meireles de Oliveira" w:date="2026-09-09T18:06:00Z" w:initials="PO">
    <w:p w14:paraId="065A3E60" w14:textId="77777777" w:rsidR="00150432" w:rsidRDefault="00150432" w:rsidP="00150432">
      <w:pPr>
        <w:pStyle w:val="CommentText"/>
        <w:jc w:val="left"/>
      </w:pPr>
      <w:r>
        <w:rPr>
          <w:rStyle w:val="CommentReference"/>
        </w:rPr>
        <w:annotationRef/>
      </w:r>
      <w:r>
        <w:t xml:space="preserve">É de ponderar, inclusive para analise, a validação de que a </w:t>
      </w:r>
      <w:r>
        <w:rPr>
          <w:color w:val="272B30"/>
          <w:highlight w:val="white"/>
        </w:rPr>
        <w:t>Diretiva (UE) 2015/2302,</w:t>
      </w:r>
      <w:r>
        <w:t xml:space="preserve"> se mantem adequadamente transposta </w:t>
      </w:r>
    </w:p>
  </w:comment>
  <w:comment w:id="1432" w:author="G-MECT" w:date="2026-09-11T22:19:00Z" w:initials="GMECT">
    <w:p w14:paraId="44A6CD1C" w14:textId="77777777" w:rsidR="009B759D" w:rsidRDefault="009B759D" w:rsidP="009B759D">
      <w:pPr>
        <w:pStyle w:val="CommentText"/>
        <w:jc w:val="left"/>
      </w:pPr>
      <w:r>
        <w:rPr>
          <w:rStyle w:val="CommentReference"/>
        </w:rPr>
        <w:annotationRef/>
      </w:r>
      <w:r>
        <w:t>@Turismo</w:t>
      </w:r>
    </w:p>
  </w:comment>
  <w:comment w:id="1483" w:author="Paulo Meireles de Oliveira" w:date="2026-09-09T19:08:00Z" w:initials="PO">
    <w:p w14:paraId="7AA38327" w14:textId="77777777" w:rsidR="006002E3" w:rsidRDefault="006002E3" w:rsidP="006002E3">
      <w:pPr>
        <w:pStyle w:val="CommentText"/>
        <w:jc w:val="left"/>
      </w:pPr>
      <w:r>
        <w:rPr>
          <w:rStyle w:val="CommentReference"/>
        </w:rPr>
        <w:annotationRef/>
      </w:r>
      <w:r>
        <w:t>Qual o fundamento para alteração da comissão arbitral?</w:t>
      </w:r>
    </w:p>
  </w:comment>
  <w:comment w:id="1484" w:author="G-MECT" w:date="2026-09-11T22:19:00Z" w:initials="GMECT">
    <w:p w14:paraId="24E3263F" w14:textId="77777777" w:rsidR="009B759D" w:rsidRDefault="009B759D" w:rsidP="009B759D">
      <w:pPr>
        <w:pStyle w:val="CommentText"/>
        <w:jc w:val="left"/>
      </w:pPr>
      <w:r>
        <w:rPr>
          <w:rStyle w:val="CommentReference"/>
        </w:rPr>
        <w:annotationRef/>
      </w:r>
      <w:r>
        <w:t>@Turismo</w:t>
      </w:r>
    </w:p>
  </w:comment>
  <w:comment w:id="1488" w:author="Paulo Meireles de Oliveira" w:date="2026-09-10T18:40:00Z" w:initials="PO">
    <w:p w14:paraId="7A5EEA55" w14:textId="77777777" w:rsidR="006D6DE8" w:rsidRDefault="006D6DE8" w:rsidP="006D6DE8">
      <w:pPr>
        <w:pStyle w:val="CommentText"/>
        <w:jc w:val="left"/>
      </w:pPr>
      <w:r>
        <w:rPr>
          <w:rStyle w:val="CommentReference"/>
        </w:rPr>
        <w:annotationRef/>
      </w:r>
      <w:r>
        <w:t>Existe distinção entre quadriciclos motorizados e "tuk-tuk"?</w:t>
      </w:r>
    </w:p>
  </w:comment>
  <w:comment w:id="1489" w:author="G-MECT" w:date="2026-09-11T22:19:00Z" w:initials="GMECT">
    <w:p w14:paraId="63C00146" w14:textId="77777777" w:rsidR="009B759D" w:rsidRDefault="009B759D" w:rsidP="009B759D">
      <w:pPr>
        <w:pStyle w:val="CommentText"/>
        <w:jc w:val="left"/>
      </w:pPr>
      <w:r>
        <w:rPr>
          <w:rStyle w:val="CommentReference"/>
        </w:rPr>
        <w:annotationRef/>
      </w:r>
      <w:r>
        <w:t>@turismo - eventualmente com IMT?</w:t>
      </w:r>
    </w:p>
  </w:comment>
  <w:comment w:id="1493" w:author="Paulo Meireles de Oliveira" w:date="2026-09-10T18:50:00Z" w:initials="PO">
    <w:p w14:paraId="444D5702" w14:textId="77777777" w:rsidR="00286210" w:rsidRDefault="00286210" w:rsidP="00286210">
      <w:pPr>
        <w:pStyle w:val="CommentText"/>
        <w:jc w:val="left"/>
      </w:pPr>
      <w:r>
        <w:rPr>
          <w:rStyle w:val="CommentReference"/>
        </w:rPr>
        <w:annotationRef/>
      </w:r>
      <w:r>
        <w:t>Não é claro o intuito desta norma. Como é feita a aprovação?</w:t>
      </w:r>
    </w:p>
  </w:comment>
  <w:comment w:id="1494" w:author="G-MECT" w:date="2026-09-11T22:20:00Z" w:initials="GMECT">
    <w:p w14:paraId="456328EB" w14:textId="77777777" w:rsidR="009B759D" w:rsidRDefault="009B759D" w:rsidP="009B759D">
      <w:pPr>
        <w:pStyle w:val="CommentText"/>
        <w:jc w:val="left"/>
      </w:pPr>
      <w:r>
        <w:rPr>
          <w:rStyle w:val="CommentReference"/>
        </w:rPr>
        <w:annotationRef/>
      </w:r>
      <w:r>
        <w:t>@turismo - certo, tem de ter despacho ou assim</w:t>
      </w:r>
    </w:p>
  </w:comment>
  <w:comment w:id="1495" w:author="Paulo Meireles de Oliveira" w:date="2026-09-10T18:45:00Z" w:initials="PO">
    <w:p w14:paraId="598FA115" w14:textId="77777777" w:rsidR="004B5E9F" w:rsidRDefault="004B5E9F" w:rsidP="004B5E9F">
      <w:pPr>
        <w:pStyle w:val="CommentText"/>
        <w:jc w:val="left"/>
      </w:pPr>
      <w:r>
        <w:rPr>
          <w:rStyle w:val="CommentReference"/>
        </w:rPr>
        <w:annotationRef/>
      </w:r>
      <w:r>
        <w:t>Deixam de estar sujeitas ás taxas previstas no artigo 16.º correto?</w:t>
      </w:r>
    </w:p>
  </w:comment>
  <w:comment w:id="1496" w:author="G-MECT" w:date="2026-09-11T22:20:00Z" w:initials="GMECT">
    <w:p w14:paraId="1CCAD99E" w14:textId="77777777" w:rsidR="009B759D" w:rsidRDefault="009B759D" w:rsidP="009B759D">
      <w:pPr>
        <w:pStyle w:val="CommentText"/>
        <w:jc w:val="left"/>
      </w:pPr>
      <w:r>
        <w:rPr>
          <w:rStyle w:val="CommentReference"/>
        </w:rPr>
        <w:annotationRef/>
      </w:r>
      <w:r>
        <w:t>@Turismo</w:t>
      </w:r>
    </w:p>
  </w:comment>
  <w:comment w:id="1499" w:author="Paulo Meireles de Oliveira" w:date="2026-09-10T18:49:00Z" w:initials="PO">
    <w:p w14:paraId="304B30DA" w14:textId="77777777" w:rsidR="005F16F3" w:rsidRDefault="005F16F3" w:rsidP="005F16F3">
      <w:pPr>
        <w:pStyle w:val="CommentText"/>
        <w:jc w:val="left"/>
      </w:pPr>
      <w:r>
        <w:rPr>
          <w:rStyle w:val="CommentReference"/>
        </w:rPr>
        <w:annotationRef/>
      </w:r>
      <w:r>
        <w:t xml:space="preserve">A relegação para deliberação do TdP deve ser revista. Especialmente considerando que se pretende sancionar o seu incumprimento. </w:t>
      </w:r>
      <w:r>
        <w:br/>
      </w:r>
      <w:r>
        <w:br/>
        <w:t>Deve ser definido, ainda que em conteudo minimo, o alcance deste código.</w:t>
      </w:r>
    </w:p>
  </w:comment>
  <w:comment w:id="1500" w:author="G-MECT" w:date="2026-09-11T22:20:00Z" w:initials="GMECT">
    <w:p w14:paraId="4D64B069" w14:textId="77777777" w:rsidR="009B759D" w:rsidRDefault="009B759D" w:rsidP="009B759D">
      <w:pPr>
        <w:pStyle w:val="CommentText"/>
        <w:jc w:val="left"/>
      </w:pPr>
      <w:r>
        <w:rPr>
          <w:rStyle w:val="CommentReference"/>
        </w:rPr>
        <w:annotationRef/>
      </w:r>
      <w:r>
        <w:t>@Turismo - mas ver com MJ e Paulo: por causa da liberdade de profissão e reserva da AR</w:t>
      </w:r>
    </w:p>
  </w:comment>
  <w:comment w:id="1501" w:author="Paulo Meireles de Oliveira" w:date="2026-09-10T18:55:00Z" w:initials="PO">
    <w:p w14:paraId="55E1E6A0" w14:textId="77777777" w:rsidR="006D7D58" w:rsidRDefault="006D7D58" w:rsidP="006D7D58">
      <w:pPr>
        <w:pStyle w:val="CommentText"/>
        <w:jc w:val="left"/>
      </w:pPr>
      <w:r>
        <w:rPr>
          <w:rStyle w:val="CommentReference"/>
        </w:rPr>
        <w:annotationRef/>
      </w:r>
      <w:r>
        <w:t>Cf. comentário geral às contraordenações</w:t>
      </w:r>
    </w:p>
  </w:comment>
  <w:comment w:id="1502" w:author="G-MECT" w:date="2026-09-11T22:20:00Z" w:initials="GMECT">
    <w:p w14:paraId="326C9BEE" w14:textId="77777777" w:rsidR="009B759D" w:rsidRDefault="009B759D" w:rsidP="009B759D">
      <w:pPr>
        <w:pStyle w:val="CommentText"/>
        <w:jc w:val="left"/>
      </w:pPr>
      <w:r>
        <w:rPr>
          <w:rStyle w:val="CommentReference"/>
        </w:rPr>
        <w:annotationRef/>
      </w:r>
      <w:r>
        <w:t>@Turismo</w:t>
      </w:r>
    </w:p>
  </w:comment>
  <w:comment w:id="1508" w:author="Paulo Meireles de Oliveira" w:date="2026-09-11T11:59:00Z" w:initials="PO">
    <w:p w14:paraId="179B986D" w14:textId="77777777" w:rsidR="00A45935" w:rsidRDefault="00A45935" w:rsidP="00A45935">
      <w:pPr>
        <w:pStyle w:val="CommentText"/>
        <w:jc w:val="left"/>
      </w:pPr>
      <w:r>
        <w:rPr>
          <w:rStyle w:val="CommentReference"/>
        </w:rPr>
        <w:annotationRef/>
      </w:r>
      <w:r>
        <w:t xml:space="preserve">A confirmar se se mantém a permissa de que um equeno estabelecimento de retalho alimentar que forneça géneros de origem animal a outro estabelecimento cai na lista III passa de MCP a autorização. </w:t>
      </w:r>
    </w:p>
  </w:comment>
  <w:comment w:id="1509" w:author="G-MECT" w:date="2026-09-11T22:21:00Z" w:initials="GMECT">
    <w:p w14:paraId="0ED370EC" w14:textId="77777777" w:rsidR="00970608" w:rsidRDefault="00970608" w:rsidP="00970608">
      <w:pPr>
        <w:pStyle w:val="CommentText"/>
        <w:jc w:val="left"/>
      </w:pPr>
      <w:r>
        <w:rPr>
          <w:rStyle w:val="CommentReference"/>
        </w:rPr>
        <w:annotationRef/>
      </w:r>
      <w:r>
        <w:t>@CSR</w:t>
      </w:r>
    </w:p>
  </w:comment>
  <w:comment w:id="1514" w:author="Paulo Meireles de Oliveira" w:date="2026-09-10T21:49:00Z" w:initials="PO">
    <w:p w14:paraId="591B924D" w14:textId="77777777" w:rsidR="00FF7DE0" w:rsidRDefault="00FF7DE0" w:rsidP="00FF7DE0">
      <w:pPr>
        <w:pStyle w:val="CommentText"/>
        <w:jc w:val="left"/>
      </w:pPr>
      <w:r>
        <w:rPr>
          <w:rStyle w:val="CommentReference"/>
        </w:rPr>
        <w:annotationRef/>
      </w:r>
      <w:r>
        <w:t xml:space="preserve">Qual a diferença entre este regime e o previsto na Lei n.º 33/2008, de 22 de julho </w:t>
      </w:r>
    </w:p>
  </w:comment>
  <w:comment w:id="1515" w:author="Paulo Meireles de Oliveira" w:date="2026-09-10T21:52:00Z" w:initials="PO">
    <w:p w14:paraId="6B17CB81" w14:textId="77777777" w:rsidR="00FC4AF6" w:rsidRDefault="00FC4AF6" w:rsidP="00FC4AF6">
      <w:pPr>
        <w:pStyle w:val="CommentText"/>
        <w:jc w:val="left"/>
      </w:pPr>
      <w:r>
        <w:rPr>
          <w:rStyle w:val="CommentReference"/>
        </w:rPr>
        <w:annotationRef/>
      </w:r>
      <w:r>
        <w:t>Especialmente considerendo a coincidencia contraordenacional</w:t>
      </w:r>
    </w:p>
  </w:comment>
  <w:comment w:id="1516" w:author="G-MECT" w:date="2026-09-11T22:21:00Z" w:initials="GMECT">
    <w:p w14:paraId="09C778BF" w14:textId="77777777" w:rsidR="00970608" w:rsidRDefault="00970608" w:rsidP="00970608">
      <w:pPr>
        <w:pStyle w:val="CommentText"/>
        <w:jc w:val="left"/>
      </w:pPr>
      <w:r>
        <w:rPr>
          <w:rStyle w:val="CommentReference"/>
        </w:rPr>
        <w:annotationRef/>
      </w:r>
      <w:r>
        <w:t>@CSR</w:t>
      </w:r>
    </w:p>
  </w:comment>
  <w:comment w:id="1521" w:author="Paulo Meireles de Oliveira" w:date="2026-09-10T22:10:00Z" w:initials="PO">
    <w:p w14:paraId="0854CE50" w14:textId="77777777" w:rsidR="00535FC3" w:rsidRDefault="00535FC3" w:rsidP="00535FC3">
      <w:pPr>
        <w:pStyle w:val="CommentText"/>
        <w:jc w:val="left"/>
      </w:pPr>
      <w:r>
        <w:rPr>
          <w:rStyle w:val="CommentReference"/>
        </w:rPr>
        <w:annotationRef/>
      </w:r>
      <w:r>
        <w:t>Onde está a regulamentação quanto à autorização?</w:t>
      </w:r>
    </w:p>
  </w:comment>
  <w:comment w:id="1522" w:author="G-MECT" w:date="2026-09-11T22:21:00Z" w:initials="GMECT">
    <w:p w14:paraId="61085A69" w14:textId="77777777" w:rsidR="00970608" w:rsidRDefault="00970608" w:rsidP="00970608">
      <w:pPr>
        <w:pStyle w:val="CommentText"/>
        <w:jc w:val="left"/>
      </w:pPr>
      <w:r>
        <w:rPr>
          <w:rStyle w:val="CommentReference"/>
        </w:rPr>
        <w:annotationRef/>
      </w:r>
      <w:r>
        <w:t>Portaria dos elementos instrutorios - ver com @CSR</w:t>
      </w:r>
    </w:p>
  </w:comment>
  <w:comment w:id="1524" w:author="Paulo Meireles de Oliveira" w:date="2026-09-10T22:12:00Z" w:initials="PO">
    <w:p w14:paraId="02573C0E" w14:textId="77777777" w:rsidR="00434EC4" w:rsidRDefault="00434EC4" w:rsidP="00434EC4">
      <w:pPr>
        <w:pStyle w:val="CommentText"/>
        <w:jc w:val="left"/>
      </w:pPr>
      <w:r>
        <w:rPr>
          <w:rStyle w:val="CommentReference"/>
        </w:rPr>
        <w:annotationRef/>
      </w:r>
      <w:r>
        <w:t>Deixa de reverter para a entidade instrutora?</w:t>
      </w:r>
    </w:p>
  </w:comment>
  <w:comment w:id="1525" w:author="G-MECT" w:date="2026-09-11T22:22:00Z" w:initials="GMECT">
    <w:p w14:paraId="5A5394C3" w14:textId="77777777" w:rsidR="00970608" w:rsidRDefault="00970608" w:rsidP="00970608">
      <w:pPr>
        <w:pStyle w:val="CommentText"/>
        <w:jc w:val="left"/>
      </w:pPr>
      <w:r>
        <w:rPr>
          <w:rStyle w:val="CommentReference"/>
        </w:rPr>
        <w:annotationRef/>
      </w:r>
      <w:r>
        <w:t>@CSR</w:t>
      </w:r>
    </w:p>
  </w:comment>
  <w:comment w:id="1529" w:author="Paulo Meireles de Oliveira" w:date="2026-09-11T12:31:00Z" w:initials="PO">
    <w:p w14:paraId="2D43EF56" w14:textId="77777777" w:rsidR="00F853CF" w:rsidRDefault="00F853CF" w:rsidP="00F853CF">
      <w:pPr>
        <w:pStyle w:val="CommentText"/>
        <w:jc w:val="left"/>
      </w:pPr>
      <w:r>
        <w:rPr>
          <w:rStyle w:val="CommentReference"/>
        </w:rPr>
        <w:annotationRef/>
      </w:r>
      <w:r>
        <w:t>Este artigo comprime, reproduzindo, o que antes correspondia a 4 artigos. Por motivos de clareza ponderar dividir</w:t>
      </w:r>
    </w:p>
  </w:comment>
  <w:comment w:id="1530" w:author="G-MECT" w:date="2026-09-11T22:22:00Z" w:initials="GMECT">
    <w:p w14:paraId="6697F746" w14:textId="77777777" w:rsidR="00970608" w:rsidRDefault="00970608" w:rsidP="00970608">
      <w:pPr>
        <w:pStyle w:val="CommentText"/>
        <w:jc w:val="left"/>
      </w:pPr>
      <w:r>
        <w:rPr>
          <w:rStyle w:val="CommentReference"/>
        </w:rPr>
        <w:annotationRef/>
      </w:r>
      <w:r>
        <w:t>@CSR</w:t>
      </w:r>
    </w:p>
  </w:comment>
  <w:comment w:id="1531" w:author="Paulo Meireles de Oliveira" w:date="2026-09-11T12:36:00Z" w:initials="PO">
    <w:p w14:paraId="34336653" w14:textId="77777777" w:rsidR="00242E8E" w:rsidRDefault="00242E8E" w:rsidP="00242E8E">
      <w:pPr>
        <w:pStyle w:val="CommentText"/>
        <w:jc w:val="left"/>
      </w:pPr>
      <w:r>
        <w:rPr>
          <w:rStyle w:val="CommentReference"/>
        </w:rPr>
        <w:annotationRef/>
      </w:r>
      <w:r>
        <w:t>É esta a alternativa á regulação das atividades complementares anteriormente referidas nos n.ºs 4 e 5 do artigo 50.º?</w:t>
      </w:r>
    </w:p>
  </w:comment>
  <w:comment w:id="1532" w:author="G-MECT" w:date="2026-09-11T22:22:00Z" w:initials="GMECT">
    <w:p w14:paraId="0ABBB8F6" w14:textId="77777777" w:rsidR="00970608" w:rsidRDefault="00970608" w:rsidP="00970608">
      <w:pPr>
        <w:pStyle w:val="CommentText"/>
        <w:jc w:val="left"/>
      </w:pPr>
      <w:r>
        <w:rPr>
          <w:rStyle w:val="CommentReference"/>
        </w:rPr>
        <w:annotationRef/>
      </w:r>
      <w:r>
        <w:t>@CSR</w:t>
      </w:r>
    </w:p>
  </w:comment>
  <w:comment w:id="1535" w:author="Paulo Meireles de Oliveira" w:date="2026-09-11T14:27:00Z" w:initials="PO">
    <w:p w14:paraId="317E686F" w14:textId="77777777" w:rsidR="00A605F0" w:rsidRDefault="00A605F0" w:rsidP="00A605F0">
      <w:pPr>
        <w:pStyle w:val="CommentText"/>
        <w:jc w:val="left"/>
      </w:pPr>
      <w:r>
        <w:rPr>
          <w:rStyle w:val="CommentReference"/>
        </w:rPr>
        <w:annotationRef/>
      </w:r>
      <w:r>
        <w:t>Esta redação exclui das contraordenações as atividades complementares que prejudiquem a venda por grosso. É o pretendido? Atualmente é sancionada como contraordenação grave( artigo 50.º, n.º 6)</w:t>
      </w:r>
    </w:p>
  </w:comment>
  <w:comment w:id="1536" w:author="G-MECT" w:date="2026-09-11T22:22:00Z" w:initials="GMECT">
    <w:p w14:paraId="6B8B2EB2" w14:textId="77777777" w:rsidR="00970608" w:rsidRDefault="00970608" w:rsidP="00970608">
      <w:pPr>
        <w:pStyle w:val="CommentText"/>
        <w:jc w:val="left"/>
      </w:pPr>
      <w:r>
        <w:rPr>
          <w:rStyle w:val="CommentReference"/>
        </w:rPr>
        <w:annotationRef/>
      </w:r>
      <w:r>
        <w:t>@CSR</w:t>
      </w:r>
    </w:p>
  </w:comment>
  <w:comment w:id="1541" w:author="Paulo Meireles de Oliveira" w:date="2026-09-11T14:27:00Z" w:initials="PO">
    <w:p w14:paraId="2D5C1E71" w14:textId="77777777" w:rsidR="0098145F" w:rsidRDefault="0098145F" w:rsidP="0098145F">
      <w:pPr>
        <w:pStyle w:val="CommentText"/>
        <w:jc w:val="left"/>
      </w:pPr>
      <w:r>
        <w:rPr>
          <w:rStyle w:val="CommentReference"/>
        </w:rPr>
        <w:annotationRef/>
      </w:r>
      <w:r>
        <w:t>A confirmar que se pretende passar a sancionar o incumprimento destes deveres</w:t>
      </w:r>
    </w:p>
  </w:comment>
  <w:comment w:id="1542" w:author="G-MECT" w:date="2026-09-11T22:22:00Z" w:initials="GMECT">
    <w:p w14:paraId="3A227062" w14:textId="77777777" w:rsidR="00970608" w:rsidRDefault="00970608" w:rsidP="00970608">
      <w:pPr>
        <w:pStyle w:val="CommentText"/>
        <w:jc w:val="left"/>
      </w:pPr>
      <w:r>
        <w:rPr>
          <w:rStyle w:val="CommentReference"/>
        </w:rPr>
        <w:annotationRef/>
      </w:r>
      <w:r>
        <w:t>@CSR</w:t>
      </w:r>
    </w:p>
  </w:comment>
  <w:comment w:id="1543" w:author="Paulo Meireles de Oliveira" w:date="2026-09-11T12:23:00Z" w:initials="PO">
    <w:p w14:paraId="1A0B9B92" w14:textId="77777777" w:rsidR="00E46145" w:rsidRDefault="00E46145" w:rsidP="00E46145">
      <w:pPr>
        <w:pStyle w:val="CommentText"/>
        <w:jc w:val="left"/>
      </w:pPr>
      <w:r>
        <w:rPr>
          <w:rStyle w:val="CommentReference"/>
        </w:rPr>
        <w:annotationRef/>
      </w:r>
      <w:r>
        <w:t>São incluidas novas competencias para as entidades gestoras?</w:t>
      </w:r>
    </w:p>
  </w:comment>
  <w:comment w:id="1544" w:author="G-MECT" w:date="2026-09-11T22:22:00Z" w:initials="GMECT">
    <w:p w14:paraId="700DEE45" w14:textId="77777777" w:rsidR="00970608" w:rsidRDefault="00970608" w:rsidP="00970608">
      <w:pPr>
        <w:pStyle w:val="CommentText"/>
        <w:jc w:val="left"/>
      </w:pPr>
      <w:r>
        <w:rPr>
          <w:rStyle w:val="CommentReference"/>
        </w:rPr>
        <w:annotationRef/>
      </w:r>
      <w:r>
        <w:t>Tenho ideia que não - ver com @CSR</w:t>
      </w:r>
    </w:p>
  </w:comment>
  <w:comment w:id="1545" w:author="Paulo Meireles de Oliveira" w:date="2026-09-11T14:20:00Z" w:initials="PO">
    <w:p w14:paraId="5061459F" w14:textId="77777777" w:rsidR="00611A60" w:rsidRDefault="00611A60" w:rsidP="00611A60">
      <w:pPr>
        <w:pStyle w:val="CommentText"/>
        <w:jc w:val="left"/>
      </w:pPr>
      <w:r>
        <w:rPr>
          <w:rStyle w:val="CommentReference"/>
        </w:rPr>
        <w:annotationRef/>
      </w:r>
      <w:r>
        <w:t xml:space="preserve">«utentes» é uma expressão com conteudo distinto ao longo do dl. Deve ser revista a possibilidade de distinção de utentes. Para efeitos desta secção eram definidos como </w:t>
      </w:r>
      <w:r>
        <w:rPr>
          <w:color w:val="272B30"/>
          <w:highlight w:val="white"/>
        </w:rPr>
        <w:t>pessoas que prestem ou solicitem bens e ou serviços no mercado abastecedor</w:t>
      </w:r>
      <w:r>
        <w:t xml:space="preserve"> </w:t>
      </w:r>
    </w:p>
  </w:comment>
  <w:comment w:id="1546" w:author="G-MECT" w:date="2026-09-11T22:23:00Z" w:initials="GMECT">
    <w:p w14:paraId="519DCAB2" w14:textId="77777777" w:rsidR="00970608" w:rsidRDefault="00970608" w:rsidP="00970608">
      <w:pPr>
        <w:pStyle w:val="CommentText"/>
        <w:jc w:val="left"/>
      </w:pPr>
      <w:r>
        <w:rPr>
          <w:rStyle w:val="CommentReference"/>
        </w:rPr>
        <w:annotationRef/>
      </w:r>
      <w:r>
        <w:t>Certo - ver com @CSR</w:t>
      </w:r>
    </w:p>
  </w:comment>
  <w:comment w:id="1547" w:author="Paulo Meireles de Oliveira" w:date="2026-09-11T12:32:00Z" w:initials="PO">
    <w:p w14:paraId="6160D8AA" w14:textId="77777777" w:rsidR="0075601B" w:rsidRDefault="0075601B" w:rsidP="0075601B">
      <w:pPr>
        <w:pStyle w:val="CommentText"/>
        <w:jc w:val="left"/>
      </w:pPr>
      <w:r>
        <w:rPr>
          <w:rStyle w:val="CommentReference"/>
        </w:rPr>
        <w:annotationRef/>
      </w:r>
      <w:r>
        <w:t xml:space="preserve">Cf co9mentário acima: correspondencia com os artigos 55.º57.º, n.º 2 59.º 60.º, n.os 3 a 5, 62.º, n.º 4,  66.º </w:t>
      </w:r>
    </w:p>
  </w:comment>
  <w:comment w:id="1548" w:author="G-MECT" w:date="2026-09-11T22:23:00Z" w:initials="GMECT">
    <w:p w14:paraId="23A6E79B" w14:textId="77777777" w:rsidR="00970608" w:rsidRDefault="00970608" w:rsidP="00970608">
      <w:pPr>
        <w:pStyle w:val="CommentText"/>
        <w:jc w:val="left"/>
      </w:pPr>
      <w:r>
        <w:rPr>
          <w:rStyle w:val="CommentReference"/>
        </w:rPr>
        <w:annotationRef/>
      </w:r>
      <w:r>
        <w:t>@CSR</w:t>
      </w:r>
    </w:p>
  </w:comment>
  <w:comment w:id="1549" w:author="Paulo Meireles de Oliveira" w:date="2026-09-11T12:38:00Z" w:initials="PO">
    <w:p w14:paraId="6E404265" w14:textId="77777777" w:rsidR="00C03DA3" w:rsidRDefault="00C03DA3" w:rsidP="00C03DA3">
      <w:pPr>
        <w:pStyle w:val="CommentText"/>
        <w:jc w:val="left"/>
      </w:pPr>
      <w:r>
        <w:rPr>
          <w:rStyle w:val="CommentReference"/>
        </w:rPr>
        <w:annotationRef/>
      </w:r>
      <w:r>
        <w:t>Pretende-se mudar a logica de adesão? A alteração da norma parece dar a entender uma maior margem negocial para o acesso</w:t>
      </w:r>
    </w:p>
  </w:comment>
  <w:comment w:id="1550" w:author="G-MECT" w:date="2026-09-11T22:23:00Z" w:initials="GMECT">
    <w:p w14:paraId="5E8D9D66" w14:textId="77777777" w:rsidR="00970608" w:rsidRDefault="00970608" w:rsidP="00970608">
      <w:pPr>
        <w:pStyle w:val="CommentText"/>
        <w:jc w:val="left"/>
      </w:pPr>
      <w:r>
        <w:rPr>
          <w:rStyle w:val="CommentReference"/>
        </w:rPr>
        <w:annotationRef/>
      </w:r>
      <w:r>
        <w:t>@CSR</w:t>
      </w:r>
    </w:p>
  </w:comment>
  <w:comment w:id="1551" w:author="Paulo Meireles de Oliveira" w:date="2026-09-11T14:24:00Z" w:initials="PO">
    <w:p w14:paraId="1732C98C" w14:textId="77777777" w:rsidR="00587321" w:rsidRDefault="00587321" w:rsidP="00587321">
      <w:pPr>
        <w:pStyle w:val="CommentText"/>
        <w:jc w:val="left"/>
      </w:pPr>
      <w:r>
        <w:rPr>
          <w:rStyle w:val="CommentReference"/>
        </w:rPr>
        <w:annotationRef/>
      </w:r>
      <w:r>
        <w:t>Faz sentido alterar a previsão que determina que a portagem difere entre os vários tipos de veiculo? (atual artigo 60.º, n.º 4)</w:t>
      </w:r>
    </w:p>
  </w:comment>
  <w:comment w:id="1552" w:author="G-MECT" w:date="2026-09-11T22:23:00Z" w:initials="GMECT">
    <w:p w14:paraId="09A8A09A" w14:textId="77777777" w:rsidR="00970608" w:rsidRDefault="00970608" w:rsidP="00970608">
      <w:pPr>
        <w:pStyle w:val="CommentText"/>
        <w:jc w:val="left"/>
      </w:pPr>
      <w:r>
        <w:rPr>
          <w:rStyle w:val="CommentReference"/>
        </w:rPr>
        <w:annotationRef/>
      </w:r>
      <w:r>
        <w:t>@CSR</w:t>
      </w:r>
    </w:p>
  </w:comment>
  <w:comment w:id="1554" w:author="Paulo Meireles de Oliveira" w:date="2026-09-11T14:28:00Z" w:initials="PO">
    <w:p w14:paraId="3DD7AC73" w14:textId="77777777" w:rsidR="0098145F" w:rsidRDefault="0098145F" w:rsidP="0098145F">
      <w:pPr>
        <w:pStyle w:val="CommentText"/>
        <w:jc w:val="left"/>
      </w:pPr>
      <w:r>
        <w:rPr>
          <w:rStyle w:val="CommentReference"/>
        </w:rPr>
        <w:annotationRef/>
      </w:r>
      <w:r>
        <w:t>Deve ser densificado. É intenção que todos os comportamentos sejam sancionados?</w:t>
      </w:r>
    </w:p>
  </w:comment>
  <w:comment w:id="1555" w:author="G-MECT" w:date="2026-09-11T22:23:00Z" w:initials="GMECT">
    <w:p w14:paraId="0F334F87" w14:textId="77777777" w:rsidR="00970608" w:rsidRDefault="00970608" w:rsidP="00970608">
      <w:pPr>
        <w:pStyle w:val="CommentText"/>
        <w:jc w:val="left"/>
      </w:pPr>
      <w:r>
        <w:rPr>
          <w:rStyle w:val="CommentReference"/>
        </w:rPr>
        <w:annotationRef/>
      </w:r>
      <w:r>
        <w:t>@CSR</w:t>
      </w:r>
    </w:p>
  </w:comment>
  <w:comment w:id="1559" w:author="Paulo Meireles de Oliveira" w:date="2026-09-11T14:30:00Z" w:initials="PO">
    <w:p w14:paraId="2960B0EE" w14:textId="77777777" w:rsidR="00F8277D" w:rsidRDefault="00F8277D" w:rsidP="00F8277D">
      <w:pPr>
        <w:pStyle w:val="CommentText"/>
        <w:jc w:val="left"/>
      </w:pPr>
      <w:r>
        <w:rPr>
          <w:rStyle w:val="CommentReference"/>
        </w:rPr>
        <w:annotationRef/>
      </w:r>
      <w:r>
        <w:t>s.m.o, parece que apenas se sanciona a falta de comunicação dos serviços. È o pretendido?</w:t>
      </w:r>
      <w:r>
        <w:br/>
        <w:t>No regime atual o comportamento a sancionar é o incumprimento pela entidade gestora da garantia de serviços de segurança e limpeza</w:t>
      </w:r>
    </w:p>
  </w:comment>
  <w:comment w:id="1560" w:author="G-MECT" w:date="2026-09-11T22:23:00Z" w:initials="GMECT">
    <w:p w14:paraId="1E93AA26" w14:textId="77777777" w:rsidR="00970608" w:rsidRDefault="00970608" w:rsidP="00970608">
      <w:pPr>
        <w:pStyle w:val="CommentText"/>
        <w:jc w:val="left"/>
      </w:pPr>
      <w:r>
        <w:rPr>
          <w:rStyle w:val="CommentReference"/>
        </w:rPr>
        <w:annotationRef/>
      </w:r>
      <w:r>
        <w:t>@CSR</w:t>
      </w:r>
    </w:p>
  </w:comment>
  <w:comment w:id="1561" w:author="Paulo Meireles de Oliveira" w:date="2026-09-11T15:13:00Z" w:initials="PO">
    <w:p w14:paraId="04E94169" w14:textId="77777777" w:rsidR="008A0660" w:rsidRDefault="008A0660" w:rsidP="008A0660">
      <w:pPr>
        <w:pStyle w:val="CommentText"/>
        <w:jc w:val="left"/>
      </w:pPr>
      <w:r>
        <w:rPr>
          <w:rStyle w:val="CommentReference"/>
        </w:rPr>
        <w:annotationRef/>
      </w:r>
      <w:r>
        <w:t>Passando a ser sancionado, o que se pretende quanto aos mercados que já funcionam sem o cumprimento deste preceito?</w:t>
      </w:r>
    </w:p>
  </w:comment>
  <w:comment w:id="1562" w:author="G-MECT" w:date="2026-09-11T22:23:00Z" w:initials="GMECT">
    <w:p w14:paraId="7CEBB2A1" w14:textId="77777777" w:rsidR="00970608" w:rsidRDefault="00970608" w:rsidP="00970608">
      <w:pPr>
        <w:pStyle w:val="CommentText"/>
        <w:jc w:val="left"/>
      </w:pPr>
      <w:r>
        <w:rPr>
          <w:rStyle w:val="CommentReference"/>
        </w:rPr>
        <w:annotationRef/>
      </w:r>
      <w:r>
        <w:t>@CSR</w:t>
      </w:r>
    </w:p>
  </w:comment>
  <w:comment w:id="1564" w:author="Paulo Meireles de Oliveira" w:date="2026-09-11T15:09:00Z" w:initials="PO">
    <w:p w14:paraId="2C25DA2D" w14:textId="77777777" w:rsidR="00D93C4E" w:rsidRDefault="00D93C4E" w:rsidP="00D93C4E">
      <w:pPr>
        <w:pStyle w:val="CommentText"/>
        <w:jc w:val="left"/>
      </w:pPr>
      <w:r>
        <w:rPr>
          <w:rStyle w:val="CommentReference"/>
        </w:rPr>
        <w:annotationRef/>
      </w:r>
      <w:r>
        <w:t>Não consigo perceber esta remissão. Os municipios tem de publicitar as regras na plataforma? Tem de deixar espaços para participantes ocasionais?</w:t>
      </w:r>
    </w:p>
  </w:comment>
  <w:comment w:id="1565" w:author="G-MECT" w:date="2026-09-11T22:24:00Z" w:initials="GMECT">
    <w:p w14:paraId="4C0F2477" w14:textId="77777777" w:rsidR="00970608" w:rsidRDefault="00970608" w:rsidP="00970608">
      <w:pPr>
        <w:pStyle w:val="CommentText"/>
        <w:jc w:val="left"/>
      </w:pPr>
      <w:r>
        <w:rPr>
          <w:rStyle w:val="CommentReference"/>
        </w:rPr>
        <w:annotationRef/>
      </w:r>
      <w:r>
        <w:t>@CSR - pode ser possível clarificar, parece-me.</w:t>
      </w:r>
    </w:p>
  </w:comment>
  <w:comment w:id="1566" w:author="Paulo Meireles de Oliveira" w:date="2026-09-11T15:41:00Z" w:initials="PO">
    <w:p w14:paraId="46EA6CED" w14:textId="77777777" w:rsidR="003C0F8F" w:rsidRDefault="003C0F8F" w:rsidP="003C0F8F">
      <w:pPr>
        <w:pStyle w:val="CommentText"/>
        <w:jc w:val="left"/>
      </w:pPr>
      <w:r>
        <w:rPr>
          <w:rStyle w:val="CommentReference"/>
        </w:rPr>
        <w:annotationRef/>
      </w:r>
      <w:r>
        <w:t>Ainda que o poder regulamentar do municipio não seja habilitado por esta norma, não é util prever requisitos minimos atualmente em vigor?</w:t>
      </w:r>
    </w:p>
  </w:comment>
  <w:comment w:id="1567" w:author="G-MECT" w:date="2026-09-11T22:24:00Z" w:initials="GMECT">
    <w:p w14:paraId="112CA755" w14:textId="77777777" w:rsidR="00970608" w:rsidRDefault="00970608" w:rsidP="00970608">
      <w:pPr>
        <w:pStyle w:val="CommentText"/>
        <w:jc w:val="left"/>
      </w:pPr>
      <w:r>
        <w:rPr>
          <w:rStyle w:val="CommentReference"/>
        </w:rPr>
        <w:annotationRef/>
      </w:r>
      <w:r>
        <w:t>@CSR</w:t>
      </w:r>
    </w:p>
  </w:comment>
  <w:comment w:id="1569" w:author="Paulo Meireles de Oliveira" w:date="2026-09-11T15:29:00Z" w:initials="PO">
    <w:p w14:paraId="2829049C" w14:textId="77777777" w:rsidR="00050D8C" w:rsidRDefault="00050D8C" w:rsidP="00050D8C">
      <w:pPr>
        <w:pStyle w:val="CommentText"/>
        <w:jc w:val="left"/>
      </w:pPr>
      <w:r>
        <w:rPr>
          <w:rStyle w:val="CommentReference"/>
        </w:rPr>
        <w:annotationRef/>
      </w:r>
      <w:r>
        <w:t>Qual o intuito de deixar de prever a possibilidade de taxa municipal?</w:t>
      </w:r>
    </w:p>
  </w:comment>
  <w:comment w:id="1570" w:author="Paulo Meireles de Oliveira" w:date="2026-09-11T15:44:00Z" w:initials="PO">
    <w:p w14:paraId="6C3B5A65" w14:textId="77777777" w:rsidR="00632BCE" w:rsidRDefault="00632BCE" w:rsidP="00632BCE">
      <w:pPr>
        <w:pStyle w:val="CommentText"/>
        <w:jc w:val="left"/>
      </w:pPr>
      <w:r>
        <w:rPr>
          <w:rStyle w:val="CommentReference"/>
        </w:rPr>
        <w:annotationRef/>
      </w:r>
      <w:r>
        <w:t>Não que a falta de previsão impeça o municipio de a cobrar, mas no sentido de perceber se é util a previsão de algum requisito minimo, p.e., porporcionalidade com o espaço total disponivel.</w:t>
      </w:r>
    </w:p>
  </w:comment>
  <w:comment w:id="1571" w:author="G-MECT" w:date="2026-09-11T22:24:00Z" w:initials="GMECT">
    <w:p w14:paraId="24BF1933" w14:textId="77777777" w:rsidR="00970608" w:rsidRDefault="00970608" w:rsidP="00970608">
      <w:pPr>
        <w:pStyle w:val="CommentText"/>
        <w:jc w:val="left"/>
      </w:pPr>
      <w:r>
        <w:rPr>
          <w:rStyle w:val="CommentReference"/>
        </w:rPr>
        <w:annotationRef/>
      </w:r>
      <w:r>
        <w:t>@CSR</w:t>
      </w:r>
    </w:p>
  </w:comment>
  <w:comment w:id="1573" w:author="Paulo Meireles de Oliveira" w:date="2026-09-11T16:32:00Z" w:initials="PO">
    <w:p w14:paraId="5841C05D" w14:textId="77777777" w:rsidR="003645DE" w:rsidRDefault="003645DE" w:rsidP="003645DE">
      <w:pPr>
        <w:pStyle w:val="CommentText"/>
        <w:jc w:val="left"/>
      </w:pPr>
      <w:r>
        <w:rPr>
          <w:rStyle w:val="CommentReference"/>
        </w:rPr>
        <w:annotationRef/>
      </w:r>
      <w:r>
        <w:t>Parece desnecessário sendo relação de consumo</w:t>
      </w:r>
    </w:p>
  </w:comment>
  <w:comment w:id="1574" w:author="G-MECT" w:date="2026-09-11T22:24:00Z" w:initials="GMECT">
    <w:p w14:paraId="208268D0" w14:textId="77777777" w:rsidR="00970608" w:rsidRDefault="00970608" w:rsidP="00970608">
      <w:pPr>
        <w:pStyle w:val="CommentText"/>
        <w:jc w:val="left"/>
      </w:pPr>
      <w:r>
        <w:rPr>
          <w:rStyle w:val="CommentReference"/>
        </w:rPr>
        <w:annotationRef/>
      </w:r>
      <w:r>
        <w:t>Agree - @CSR</w:t>
      </w:r>
    </w:p>
  </w:comment>
  <w:comment w:id="1578" w:author="Paulo Meireles de Oliveira" w:date="2026-09-11T15:48:00Z" w:initials="PO">
    <w:p w14:paraId="55A6F8C6" w14:textId="77777777" w:rsidR="004B1DF7" w:rsidRDefault="004B1DF7" w:rsidP="004B1DF7">
      <w:pPr>
        <w:pStyle w:val="CommentText"/>
        <w:jc w:val="left"/>
      </w:pPr>
      <w:r>
        <w:rPr>
          <w:rStyle w:val="CommentReference"/>
        </w:rPr>
        <w:annotationRef/>
      </w:r>
      <w:r>
        <w:t>A sistemática interna sugeria juntar esta subsecção á do comércio e venda ambulante ou aos mercados municipais</w:t>
      </w:r>
    </w:p>
  </w:comment>
  <w:comment w:id="1579" w:author="G-MECT" w:date="2026-09-11T22:24:00Z" w:initials="GMECT">
    <w:p w14:paraId="6C7A4185" w14:textId="77777777" w:rsidR="00970608" w:rsidRDefault="00970608" w:rsidP="00970608">
      <w:pPr>
        <w:pStyle w:val="CommentText"/>
        <w:jc w:val="left"/>
      </w:pPr>
      <w:r>
        <w:rPr>
          <w:rStyle w:val="CommentReference"/>
        </w:rPr>
        <w:annotationRef/>
      </w:r>
      <w:r>
        <w:t>@CSR</w:t>
      </w:r>
    </w:p>
  </w:comment>
  <w:comment w:id="1581" w:author="Paulo Meireles de Oliveira" w:date="2026-09-11T16:40:00Z" w:initials="PO">
    <w:p w14:paraId="4E5C6406" w14:textId="77777777" w:rsidR="00256784" w:rsidRDefault="00256784" w:rsidP="00256784">
      <w:pPr>
        <w:pStyle w:val="CommentText"/>
        <w:jc w:val="left"/>
      </w:pPr>
      <w:r>
        <w:rPr>
          <w:rStyle w:val="CommentReference"/>
        </w:rPr>
        <w:annotationRef/>
      </w:r>
      <w:r>
        <w:t>Na prática como funciona?</w:t>
      </w:r>
    </w:p>
  </w:comment>
  <w:comment w:id="1582" w:author="G-MECT" w:date="2026-09-11T22:24:00Z" w:initials="GMECT">
    <w:p w14:paraId="1D710330" w14:textId="77777777" w:rsidR="00970608" w:rsidRDefault="00970608" w:rsidP="00970608">
      <w:pPr>
        <w:pStyle w:val="CommentText"/>
        <w:jc w:val="left"/>
      </w:pPr>
      <w:r>
        <w:rPr>
          <w:rStyle w:val="CommentReference"/>
        </w:rPr>
        <w:annotationRef/>
      </w:r>
      <w:r>
        <w:t>@CSR</w:t>
      </w:r>
    </w:p>
  </w:comment>
  <w:comment w:id="1587" w:author="Paulo Meireles de Oliveira" w:date="2026-09-11T16:43:00Z" w:initials="PO">
    <w:p w14:paraId="13A5C11E" w14:textId="77777777" w:rsidR="0041387E" w:rsidRDefault="0041387E" w:rsidP="0041387E">
      <w:pPr>
        <w:pStyle w:val="CommentText"/>
        <w:jc w:val="left"/>
      </w:pPr>
      <w:r>
        <w:rPr>
          <w:rStyle w:val="CommentReference"/>
        </w:rPr>
        <w:annotationRef/>
      </w:r>
      <w:r>
        <w:t>Não se justifica manter a habilitação da portaria prevista no artigo 89.º, n.º 3 quanto condições minimas do seguro?</w:t>
      </w:r>
    </w:p>
  </w:comment>
  <w:comment w:id="1588" w:author="Paulo Meireles de Oliveira" w:date="2026-09-11T16:43:00Z" w:initials="PO">
    <w:p w14:paraId="3ED06799" w14:textId="77777777" w:rsidR="0068119F" w:rsidRDefault="0068119F" w:rsidP="0068119F">
      <w:pPr>
        <w:pStyle w:val="CommentText"/>
        <w:jc w:val="left"/>
      </w:pPr>
      <w:r>
        <w:rPr>
          <w:rStyle w:val="CommentReference"/>
        </w:rPr>
        <w:annotationRef/>
      </w:r>
      <w:r>
        <w:t>Adicionalmente, «</w:t>
      </w:r>
      <w:r>
        <w:rPr>
          <w:color w:val="272B30"/>
          <w:highlight w:val="white"/>
        </w:rPr>
        <w:t>Os seguros, garantias financeiras ou instrumentos equivalentes celebrados noutro Estado-Membro da União Europeia ou do Espaço Económico Europeu são reconhecidos nos termos do artigo 13.º do Decreto-Lei n.º 92/2010, de 26 de julho.</w:t>
      </w:r>
      <w:r>
        <w:t xml:space="preserve"> » qual o motivo de eliminação?</w:t>
      </w:r>
    </w:p>
  </w:comment>
  <w:comment w:id="1589" w:author="G-MECT" w:date="2026-09-11T22:25:00Z" w:initials="GMECT">
    <w:p w14:paraId="6616AC54" w14:textId="77777777" w:rsidR="00970608" w:rsidRDefault="00970608" w:rsidP="00970608">
      <w:pPr>
        <w:pStyle w:val="CommentText"/>
        <w:jc w:val="left"/>
      </w:pPr>
      <w:r>
        <w:rPr>
          <w:rStyle w:val="CommentReference"/>
        </w:rPr>
        <w:annotationRef/>
      </w:r>
      <w:r>
        <w:t>Já está o artigo 40.º - este artigo deve ser eliminado, porque vai para a portaria. @CSR mas ver também com MJ e Paulo</w:t>
      </w:r>
    </w:p>
  </w:comment>
  <w:comment w:id="1590" w:author="Paulo Meireles de Oliveira" w:date="2026-09-11T16:44:00Z" w:initials="PO">
    <w:p w14:paraId="5F1D32C8" w14:textId="77777777" w:rsidR="00417E38" w:rsidRDefault="00417E38" w:rsidP="00417E38">
      <w:pPr>
        <w:pStyle w:val="CommentText"/>
        <w:jc w:val="left"/>
      </w:pPr>
      <w:r>
        <w:rPr>
          <w:rStyle w:val="CommentReference"/>
        </w:rPr>
        <w:annotationRef/>
      </w:r>
      <w:r>
        <w:t>Pretendem que esta deixe de ser sancionada?</w:t>
      </w:r>
    </w:p>
  </w:comment>
  <w:comment w:id="1591" w:author="G-MECT" w:date="2026-09-11T22:25:00Z" w:initials="GMECT">
    <w:p w14:paraId="4D97397C" w14:textId="77777777" w:rsidR="00970608" w:rsidRDefault="00970608" w:rsidP="00970608">
      <w:pPr>
        <w:pStyle w:val="CommentText"/>
        <w:jc w:val="left"/>
      </w:pPr>
      <w:r>
        <w:rPr>
          <w:rStyle w:val="CommentReference"/>
        </w:rPr>
        <w:annotationRef/>
      </w:r>
      <w:r>
        <w:t>CSR</w:t>
      </w:r>
    </w:p>
  </w:comment>
  <w:comment w:id="1593" w:author="Paulo Meireles de Oliveira" w:date="2026-09-11T16:46:00Z" w:initials="PO">
    <w:p w14:paraId="6D949704" w14:textId="77777777" w:rsidR="00331738" w:rsidRDefault="00331738" w:rsidP="00331738">
      <w:pPr>
        <w:pStyle w:val="CommentText"/>
        <w:jc w:val="left"/>
      </w:pPr>
      <w:r>
        <w:rPr>
          <w:rStyle w:val="CommentReference"/>
        </w:rPr>
        <w:annotationRef/>
      </w:r>
      <w:r>
        <w:t>A validar com o MIH a compatibilidade com o regime da transformação de veiculos</w:t>
      </w:r>
    </w:p>
  </w:comment>
  <w:comment w:id="1594" w:author="G-MECT" w:date="2026-09-11T22:26:00Z" w:initials="GMECT">
    <w:p w14:paraId="11D6A88F" w14:textId="77777777" w:rsidR="00970608" w:rsidRDefault="00970608" w:rsidP="00970608">
      <w:pPr>
        <w:pStyle w:val="CommentText"/>
        <w:jc w:val="left"/>
      </w:pPr>
      <w:r>
        <w:rPr>
          <w:rStyle w:val="CommentReference"/>
        </w:rPr>
        <w:annotationRef/>
      </w:r>
      <w:r>
        <w:t>@CSR - já foi revisto com MIH e nenhum comentário surgiu, mas podemos insistir</w:t>
      </w:r>
    </w:p>
  </w:comment>
  <w:comment w:id="1595" w:author="Paulo Meireles de Oliveira" w:date="2026-09-10T22:57:00Z" w:initials="PO">
    <w:p w14:paraId="720D64A8" w14:textId="77777777" w:rsidR="00A66EAF" w:rsidRDefault="00A66EAF" w:rsidP="00A66EAF">
      <w:pPr>
        <w:pStyle w:val="CommentText"/>
        <w:jc w:val="left"/>
      </w:pPr>
      <w:r>
        <w:rPr>
          <w:rStyle w:val="CommentReference"/>
        </w:rPr>
        <w:annotationRef/>
      </w:r>
      <w:r>
        <w:t xml:space="preserve">Qual o fundamento de deixar de prever parte dos artigos que regulam esta atividade, inclusive habilitação de portarias relativas </w:t>
      </w:r>
      <w:r>
        <w:br/>
      </w:r>
      <w:r>
        <w:rPr>
          <w:color w:val="272B30"/>
          <w:highlight w:val="white"/>
        </w:rPr>
        <w:t>matérias mínimas obrigatórias que integram o plano dos cursos de formação inicial dos profissionais referidos nos números anteriores, bem como a adaptação do regime de certificação das respetivas entidades formadoras, constam de portaria dos membros do Governo responsáveis pelas áreas da economia, da formação profissional e da saúde, sendo a certificação da competência da Direção-Geral de Saúde</w:t>
      </w:r>
      <w:r>
        <w:t xml:space="preserve"> </w:t>
      </w:r>
    </w:p>
  </w:comment>
  <w:comment w:id="1596" w:author="G-MECT" w:date="2026-09-11T22:27:00Z" w:initials="GMECT">
    <w:p w14:paraId="506F43B2" w14:textId="77777777" w:rsidR="00970608" w:rsidRDefault="00970608" w:rsidP="00970608">
      <w:pPr>
        <w:pStyle w:val="CommentText"/>
        <w:jc w:val="left"/>
      </w:pPr>
      <w:r>
        <w:rPr>
          <w:rStyle w:val="CommentReference"/>
        </w:rPr>
        <w:annotationRef/>
      </w:r>
      <w:r>
        <w:t>@CSR</w:t>
      </w:r>
    </w:p>
  </w:comment>
  <w:comment w:id="1599" w:author="Paulo Meireles de Oliveira" w:date="2026-09-10T22:51:00Z" w:initials="PO">
    <w:p w14:paraId="40676BD4" w14:textId="77777777" w:rsidR="0099154E" w:rsidRDefault="0099154E" w:rsidP="0099154E">
      <w:pPr>
        <w:pStyle w:val="CommentText"/>
        <w:jc w:val="left"/>
      </w:pPr>
      <w:r>
        <w:rPr>
          <w:rStyle w:val="CommentReference"/>
        </w:rPr>
        <w:annotationRef/>
      </w:r>
      <w:r>
        <w:t>Definir conteudo minimo</w:t>
      </w:r>
    </w:p>
  </w:comment>
  <w:comment w:id="1600" w:author="G-MECT" w:date="2026-09-11T22:27:00Z" w:initials="GMECT">
    <w:p w14:paraId="7D397A5B" w14:textId="77777777" w:rsidR="00970608" w:rsidRDefault="00970608" w:rsidP="00970608">
      <w:pPr>
        <w:pStyle w:val="CommentText"/>
        <w:jc w:val="left"/>
      </w:pPr>
      <w:r>
        <w:rPr>
          <w:rStyle w:val="CommentReference"/>
        </w:rPr>
        <w:annotationRef/>
      </w:r>
      <w:r>
        <w:t>@CSR - já não é assi?</w:t>
      </w:r>
    </w:p>
  </w:comment>
  <w:comment w:id="1601" w:author="Paulo Meireles de Oliveira" w:date="2026-09-10T22:51:00Z" w:initials="PO">
    <w:p w14:paraId="74BD28C3" w14:textId="77777777" w:rsidR="0099154E" w:rsidRDefault="0099154E" w:rsidP="0099154E">
      <w:pPr>
        <w:pStyle w:val="CommentText"/>
        <w:jc w:val="left"/>
      </w:pPr>
      <w:r>
        <w:rPr>
          <w:rStyle w:val="CommentReference"/>
        </w:rPr>
        <w:annotationRef/>
      </w:r>
      <w:r>
        <w:t>Poderia ser incorporado em anexo junto com o conteudo do comentário supra</w:t>
      </w:r>
    </w:p>
  </w:comment>
  <w:comment w:id="1602" w:author="G-MECT" w:date="2026-09-11T22:27:00Z" w:initials="GMECT">
    <w:p w14:paraId="38B99447" w14:textId="77777777" w:rsidR="00970608" w:rsidRDefault="00970608" w:rsidP="00970608">
      <w:pPr>
        <w:pStyle w:val="CommentText"/>
        <w:jc w:val="left"/>
      </w:pPr>
      <w:r>
        <w:rPr>
          <w:rStyle w:val="CommentReference"/>
        </w:rPr>
        <w:annotationRef/>
      </w:r>
      <w:r>
        <w:t>Mas assim terias muitos anexos… @CSR</w:t>
      </w:r>
    </w:p>
  </w:comment>
  <w:comment w:id="1603" w:author="Paulo Meireles de Oliveira" w:date="2026-09-10T22:56:00Z" w:initials="PO">
    <w:p w14:paraId="4984A2F9" w14:textId="77777777" w:rsidR="00D25DAD" w:rsidRDefault="00D25DAD" w:rsidP="00D25DAD">
      <w:pPr>
        <w:pStyle w:val="CommentText"/>
        <w:jc w:val="left"/>
      </w:pPr>
      <w:r>
        <w:rPr>
          <w:rStyle w:val="CommentReference"/>
        </w:rPr>
        <w:annotationRef/>
      </w:r>
      <w:r>
        <w:t xml:space="preserve">Contraordenações não podem ser generéricamente fixadas. Para além disto, existem diferenças materiais para o regime atual. </w:t>
      </w:r>
      <w:r>
        <w:br/>
      </w:r>
      <w:r>
        <w:br/>
        <w:t xml:space="preserve">Concretamente, </w:t>
      </w:r>
    </w:p>
    <w:p w14:paraId="167384E0" w14:textId="77777777" w:rsidR="00D25DAD" w:rsidRDefault="00D25DAD" w:rsidP="00D25DAD">
      <w:pPr>
        <w:pStyle w:val="CommentText"/>
        <w:jc w:val="left"/>
      </w:pPr>
    </w:p>
  </w:comment>
  <w:comment w:id="1604" w:author="G-MECT" w:date="2026-09-11T22:27:00Z" w:initials="GMECT">
    <w:p w14:paraId="12401C7A" w14:textId="77777777" w:rsidR="00970608" w:rsidRDefault="00970608" w:rsidP="00970608">
      <w:pPr>
        <w:pStyle w:val="CommentText"/>
        <w:jc w:val="left"/>
      </w:pPr>
      <w:r>
        <w:rPr>
          <w:rStyle w:val="CommentReference"/>
        </w:rPr>
        <w:annotationRef/>
      </w:r>
      <w:r>
        <w:t>@CSR</w:t>
      </w:r>
    </w:p>
  </w:comment>
  <w:comment w:id="1607" w:author="Paulo Meireles de Oliveira" w:date="2026-09-11T17:20:00Z" w:initials="PO">
    <w:p w14:paraId="067B3623" w14:textId="77777777" w:rsidR="00FF40F3" w:rsidRDefault="00FF40F3" w:rsidP="00FF40F3">
      <w:pPr>
        <w:pStyle w:val="CommentText"/>
        <w:jc w:val="left"/>
      </w:pPr>
      <w:r>
        <w:rPr>
          <w:rStyle w:val="CommentReference"/>
        </w:rPr>
        <w:annotationRef/>
      </w:r>
      <w:r>
        <w:t xml:space="preserve">Especialmente neste artigo poderia ser vantajoso manter algumas definições, especialmente, «cadáver» uma vez que marca atualmente um momento temporal, </w:t>
      </w:r>
    </w:p>
  </w:comment>
  <w:comment w:id="1608" w:author="G-MECT" w:date="2026-09-11T22:28:00Z" w:initials="GMECT">
    <w:p w14:paraId="2591A7B4" w14:textId="77777777" w:rsidR="00970608" w:rsidRDefault="00970608" w:rsidP="00970608">
      <w:pPr>
        <w:pStyle w:val="CommentText"/>
        <w:jc w:val="left"/>
      </w:pPr>
      <w:r>
        <w:rPr>
          <w:rStyle w:val="CommentReference"/>
        </w:rPr>
        <w:annotationRef/>
      </w:r>
      <w:r>
        <w:t>@CSR</w:t>
      </w:r>
    </w:p>
  </w:comment>
  <w:comment w:id="1609" w:author="Paulo Meireles de Oliveira" w:date="2026-09-11T17:20:00Z" w:initials="PO">
    <w:p w14:paraId="67610FD1" w14:textId="77777777" w:rsidR="00FF40F3" w:rsidRDefault="00FF40F3" w:rsidP="00FF40F3">
      <w:pPr>
        <w:pStyle w:val="CommentText"/>
        <w:jc w:val="left"/>
      </w:pPr>
      <w:r>
        <w:rPr>
          <w:rStyle w:val="CommentReference"/>
        </w:rPr>
        <w:annotationRef/>
      </w:r>
      <w:r>
        <w:t>No mesmo sentido, sem a definição atual de «atividade funerária» pode ficar subjacente a atividade acessória e não a titulo principal. É o que se pretende?</w:t>
      </w:r>
    </w:p>
  </w:comment>
  <w:comment w:id="1610" w:author="G-MECT" w:date="2026-09-11T22:28:00Z" w:initials="GMECT">
    <w:p w14:paraId="0AF9A59D" w14:textId="77777777" w:rsidR="00970608" w:rsidRDefault="00970608" w:rsidP="00970608">
      <w:pPr>
        <w:pStyle w:val="CommentText"/>
        <w:jc w:val="left"/>
      </w:pPr>
      <w:r>
        <w:rPr>
          <w:rStyle w:val="CommentReference"/>
        </w:rPr>
        <w:annotationRef/>
      </w:r>
      <w:r>
        <w:t>@CSR</w:t>
      </w:r>
    </w:p>
  </w:comment>
  <w:comment w:id="1614" w:author="Paulo Meireles de Oliveira" w:date="2026-09-11T17:29:00Z" w:initials="PO">
    <w:p w14:paraId="1F70A4C6" w14:textId="77777777" w:rsidR="00567B56" w:rsidRDefault="00567B56" w:rsidP="00567B56">
      <w:pPr>
        <w:pStyle w:val="CommentText"/>
        <w:jc w:val="left"/>
      </w:pPr>
      <w:r>
        <w:rPr>
          <w:rStyle w:val="CommentReference"/>
        </w:rPr>
        <w:annotationRef/>
      </w:r>
      <w:r>
        <w:t>Qual o objetivo de restringir a prestação de serviço por associações mutualistas aos restantes familiares cf. regime atual?</w:t>
      </w:r>
    </w:p>
  </w:comment>
  <w:comment w:id="1615" w:author="G-MECT" w:date="2026-09-11T22:28:00Z" w:initials="GMECT">
    <w:p w14:paraId="62AE4CEC" w14:textId="77777777" w:rsidR="00970608" w:rsidRDefault="00970608" w:rsidP="00970608">
      <w:pPr>
        <w:pStyle w:val="CommentText"/>
        <w:jc w:val="left"/>
      </w:pPr>
      <w:r>
        <w:rPr>
          <w:rStyle w:val="CommentReference"/>
        </w:rPr>
        <w:annotationRef/>
      </w:r>
      <w:r>
        <w:t>@CSR</w:t>
      </w:r>
    </w:p>
  </w:comment>
  <w:comment w:id="1617" w:author="Paulo Meireles de Oliveira" w:date="2026-09-11T17:37:00Z" w:initials="PO">
    <w:p w14:paraId="0CE4B38D" w14:textId="77777777" w:rsidR="008175EF" w:rsidRDefault="008175EF" w:rsidP="008175EF">
      <w:pPr>
        <w:pStyle w:val="CommentText"/>
        <w:jc w:val="left"/>
      </w:pPr>
      <w:r>
        <w:rPr>
          <w:rStyle w:val="CommentReference"/>
        </w:rPr>
        <w:annotationRef/>
      </w:r>
      <w:r>
        <w:t>Caso sejam consultas médicas pode ser adequado prever requisitos de pessoal qualificado, limitando burlas em momentos de maior fragilidade</w:t>
      </w:r>
    </w:p>
  </w:comment>
  <w:comment w:id="1618" w:author="G-MECT" w:date="2026-09-11T22:28:00Z" w:initials="GMECT">
    <w:p w14:paraId="0C07D826" w14:textId="77777777" w:rsidR="00970608" w:rsidRDefault="00970608" w:rsidP="00970608">
      <w:pPr>
        <w:pStyle w:val="CommentText"/>
        <w:jc w:val="left"/>
      </w:pPr>
      <w:r>
        <w:rPr>
          <w:rStyle w:val="CommentReference"/>
        </w:rPr>
        <w:annotationRef/>
      </w:r>
      <w:r>
        <w:t>@CSR</w:t>
      </w:r>
    </w:p>
  </w:comment>
  <w:comment w:id="1620" w:author="Paulo Meireles de Oliveira" w:date="2026-09-11T17:30:00Z" w:initials="PO">
    <w:p w14:paraId="21487DF8" w14:textId="77777777" w:rsidR="00F17357" w:rsidRDefault="00F17357" w:rsidP="00F17357">
      <w:pPr>
        <w:pStyle w:val="CommentText"/>
        <w:jc w:val="left"/>
      </w:pPr>
      <w:r>
        <w:rPr>
          <w:rStyle w:val="CommentReference"/>
        </w:rPr>
        <w:annotationRef/>
      </w:r>
      <w:r>
        <w:t xml:space="preserve">Esta alteração pretende que todas as agências tenham de ter responsável técnico? Mesmo as que não </w:t>
      </w:r>
      <w:r>
        <w:rPr>
          <w:color w:val="272B30"/>
          <w:highlight w:val="white"/>
        </w:rPr>
        <w:t>prestem serviços de conservação e preparação de cadáveres</w:t>
      </w:r>
      <w:r>
        <w:t xml:space="preserve"> ? </w:t>
      </w:r>
    </w:p>
  </w:comment>
  <w:comment w:id="1621" w:author="G-MECT" w:date="2026-09-11T22:28:00Z" w:initials="GMECT">
    <w:p w14:paraId="0C3993E7" w14:textId="77777777" w:rsidR="00970608" w:rsidRDefault="00970608" w:rsidP="00970608">
      <w:pPr>
        <w:pStyle w:val="CommentText"/>
        <w:jc w:val="left"/>
      </w:pPr>
      <w:r>
        <w:rPr>
          <w:rStyle w:val="CommentReference"/>
        </w:rPr>
        <w:annotationRef/>
      </w:r>
      <w:r>
        <w:t>@CSR</w:t>
      </w:r>
    </w:p>
  </w:comment>
  <w:comment w:id="1623" w:author="Paulo Meireles de Oliveira" w:date="2026-09-11T17:24:00Z" w:initials="PO">
    <w:p w14:paraId="593F564D" w14:textId="77777777" w:rsidR="00A909E5" w:rsidRDefault="00A909E5" w:rsidP="00A909E5">
      <w:pPr>
        <w:pStyle w:val="CommentText"/>
        <w:jc w:val="left"/>
      </w:pPr>
      <w:r>
        <w:rPr>
          <w:rStyle w:val="CommentReference"/>
        </w:rPr>
        <w:annotationRef/>
      </w:r>
      <w:r>
        <w:t>Fará sentido manter a previsão atual de "permanentemente abertas ao público"? Caso contrário não existem restrições no regime geral?</w:t>
      </w:r>
    </w:p>
  </w:comment>
  <w:comment w:id="1624" w:author="G-MECT" w:date="2026-09-11T22:28:00Z" w:initials="GMECT">
    <w:p w14:paraId="710947DB" w14:textId="77777777" w:rsidR="00970608" w:rsidRDefault="00970608" w:rsidP="00970608">
      <w:pPr>
        <w:pStyle w:val="CommentText"/>
        <w:jc w:val="left"/>
      </w:pPr>
      <w:r>
        <w:rPr>
          <w:rStyle w:val="CommentReference"/>
        </w:rPr>
        <w:annotationRef/>
      </w:r>
      <w:r>
        <w:t>@CSR</w:t>
      </w:r>
    </w:p>
  </w:comment>
  <w:comment w:id="1628" w:author="Paulo Meireles de Oliveira" w:date="2026-09-11T17:32:00Z" w:initials="PO">
    <w:p w14:paraId="2F13E73B" w14:textId="77777777" w:rsidR="00477192" w:rsidRDefault="00477192" w:rsidP="00477192">
      <w:pPr>
        <w:pStyle w:val="CommentText"/>
        <w:jc w:val="left"/>
      </w:pPr>
      <w:r>
        <w:rPr>
          <w:rStyle w:val="CommentReference"/>
        </w:rPr>
        <w:annotationRef/>
      </w:r>
      <w:r>
        <w:t>Qual o fundamento da alteração para o regime atual?</w:t>
      </w:r>
    </w:p>
  </w:comment>
  <w:comment w:id="1629" w:author="G-MECT" w:date="2026-09-11T22:28:00Z" w:initials="GMECT">
    <w:p w14:paraId="6366C3B4" w14:textId="77777777" w:rsidR="00970608" w:rsidRDefault="00970608" w:rsidP="00970608">
      <w:pPr>
        <w:pStyle w:val="CommentText"/>
        <w:jc w:val="left"/>
      </w:pPr>
      <w:r>
        <w:rPr>
          <w:rStyle w:val="CommentReference"/>
        </w:rPr>
        <w:annotationRef/>
      </w:r>
      <w:r>
        <w:t>@CSR</w:t>
      </w:r>
    </w:p>
  </w:comment>
  <w:comment w:id="1631" w:author="Paulo Meireles de Oliveira" w:date="2026-09-11T17:34:00Z" w:initials="PO">
    <w:p w14:paraId="36B2DD79" w14:textId="77777777" w:rsidR="00065B4E" w:rsidRDefault="00065B4E" w:rsidP="00065B4E">
      <w:pPr>
        <w:pStyle w:val="CommentText"/>
        <w:jc w:val="left"/>
      </w:pPr>
      <w:r>
        <w:rPr>
          <w:rStyle w:val="CommentReference"/>
        </w:rPr>
        <w:annotationRef/>
      </w:r>
      <w:r>
        <w:t>Confirmar compatibilidade com o subsidio de funeral de menores aprovado por este Governo</w:t>
      </w:r>
    </w:p>
  </w:comment>
  <w:comment w:id="1632" w:author="Paulo Meireles de Oliveira" w:date="2026-09-11T17:35:00Z" w:initials="PO">
    <w:p w14:paraId="43DB8F78" w14:textId="77777777" w:rsidR="00BC01B5" w:rsidRDefault="00BC01B5" w:rsidP="00BC01B5">
      <w:pPr>
        <w:pStyle w:val="CommentText"/>
        <w:jc w:val="left"/>
      </w:pPr>
      <w:r>
        <w:rPr>
          <w:rStyle w:val="CommentReference"/>
        </w:rPr>
        <w:annotationRef/>
      </w:r>
      <w:r>
        <w:t>Questiona-se a razao de ser o requerente a suportar o transporte entre municipios</w:t>
      </w:r>
    </w:p>
  </w:comment>
  <w:comment w:id="1633" w:author="G-MECT" w:date="2026-09-11T22:28:00Z" w:initials="GMECT">
    <w:p w14:paraId="23BD64BE" w14:textId="77777777" w:rsidR="00970608" w:rsidRDefault="00970608" w:rsidP="00970608">
      <w:pPr>
        <w:pStyle w:val="CommentText"/>
        <w:jc w:val="left"/>
      </w:pPr>
      <w:r>
        <w:rPr>
          <w:rStyle w:val="CommentReference"/>
        </w:rPr>
        <w:annotationRef/>
      </w:r>
      <w:r>
        <w:t>@CSR</w:t>
      </w:r>
    </w:p>
  </w:comment>
  <w:comment w:id="1639" w:author="Paulo Meireles de Oliveira" w:date="2026-09-11T18:02:00Z" w:initials="PO">
    <w:p w14:paraId="72D2ECD7" w14:textId="77777777" w:rsidR="00856DD5" w:rsidRDefault="00856DD5" w:rsidP="00856DD5">
      <w:pPr>
        <w:pStyle w:val="CommentText"/>
        <w:jc w:val="left"/>
      </w:pPr>
      <w:r>
        <w:rPr>
          <w:rStyle w:val="CommentReference"/>
        </w:rPr>
        <w:annotationRef/>
      </w:r>
      <w:r>
        <w:t>Com a remissão para a inidonieidade leiloeira perdem se tipos como o «</w:t>
      </w:r>
      <w:r>
        <w:rPr>
          <w:color w:val="272B30"/>
          <w:highlight w:val="white"/>
        </w:rPr>
        <w:t>Ter sido condenada, com trânsito em julgado, pela prática de infrações às regras legais ou regulamentares que regem a atividade das instituições de crédito;</w:t>
      </w:r>
      <w:r>
        <w:t xml:space="preserve"> »</w:t>
      </w:r>
    </w:p>
  </w:comment>
  <w:comment w:id="1640" w:author="Paulo Meireles de Oliveira" w:date="2026-09-11T18:02:00Z" w:initials="PO">
    <w:p w14:paraId="1DC818DC" w14:textId="77777777" w:rsidR="006B2E94" w:rsidRDefault="006B2E94" w:rsidP="006B2E94">
      <w:pPr>
        <w:pStyle w:val="CommentText"/>
        <w:jc w:val="left"/>
      </w:pPr>
      <w:r>
        <w:rPr>
          <w:rStyle w:val="CommentReference"/>
        </w:rPr>
        <w:annotationRef/>
      </w:r>
      <w:r>
        <w:t>Bem como condenações no estrangeiro oque, para esta atividade, é relevante</w:t>
      </w:r>
    </w:p>
  </w:comment>
  <w:comment w:id="1641" w:author="G-MECT" w:date="2026-09-11T22:29:00Z" w:initials="GMECT">
    <w:p w14:paraId="3AB3ACAD" w14:textId="77777777" w:rsidR="00970608" w:rsidRDefault="00970608" w:rsidP="00970608">
      <w:pPr>
        <w:pStyle w:val="CommentText"/>
        <w:jc w:val="left"/>
      </w:pPr>
      <w:r>
        <w:rPr>
          <w:rStyle w:val="CommentReference"/>
        </w:rPr>
        <w:annotationRef/>
      </w:r>
      <w:r>
        <w:t>@CSR</w:t>
      </w:r>
    </w:p>
  </w:comment>
  <w:comment w:id="1642" w:author="Paulo Meireles de Oliveira" w:date="2026-09-11T17:59:00Z" w:initials="PO">
    <w:p w14:paraId="059815CA" w14:textId="77777777" w:rsidR="006F71CC" w:rsidRDefault="006F71CC" w:rsidP="006F71CC">
      <w:pPr>
        <w:pStyle w:val="CommentText"/>
        <w:jc w:val="left"/>
      </w:pPr>
      <w:r>
        <w:rPr>
          <w:rStyle w:val="CommentReference"/>
        </w:rPr>
        <w:annotationRef/>
      </w:r>
      <w:r>
        <w:t>Remissão para o artigo geral?</w:t>
      </w:r>
    </w:p>
  </w:comment>
  <w:comment w:id="1643" w:author="G-MECT" w:date="2026-09-11T22:29:00Z" w:initials="GMECT">
    <w:p w14:paraId="35EA55B5" w14:textId="77777777" w:rsidR="00970608" w:rsidRDefault="00970608" w:rsidP="00970608">
      <w:pPr>
        <w:pStyle w:val="CommentText"/>
        <w:jc w:val="left"/>
      </w:pPr>
      <w:r>
        <w:rPr>
          <w:rStyle w:val="CommentReference"/>
        </w:rPr>
        <w:annotationRef/>
      </w:r>
      <w:r>
        <w:t>Sim - está em falta: @CSR</w:t>
      </w:r>
    </w:p>
  </w:comment>
  <w:comment w:id="1649" w:author="Paulo Meireles de Oliveira" w:date="2026-09-11T18:04:00Z" w:initials="PO">
    <w:p w14:paraId="16F0C83A" w14:textId="77777777" w:rsidR="00246AAD" w:rsidRDefault="00246AAD" w:rsidP="00246AAD">
      <w:pPr>
        <w:pStyle w:val="CommentText"/>
        <w:jc w:val="left"/>
      </w:pPr>
      <w:r>
        <w:rPr>
          <w:rStyle w:val="CommentReference"/>
        </w:rPr>
        <w:annotationRef/>
      </w:r>
      <w:r>
        <w:t>A plataforma, da leitura geral do capitulo, torna-se quase uma plataforma de exercicio, a par do acesso</w:t>
      </w:r>
    </w:p>
  </w:comment>
  <w:comment w:id="1650" w:author="G-MECT" w:date="2026-09-11T22:29:00Z" w:initials="GMECT">
    <w:p w14:paraId="20C5EC08" w14:textId="77777777" w:rsidR="00970608" w:rsidRDefault="00970608" w:rsidP="00970608">
      <w:pPr>
        <w:pStyle w:val="CommentText"/>
        <w:jc w:val="left"/>
      </w:pPr>
      <w:r>
        <w:rPr>
          <w:rStyle w:val="CommentReference"/>
        </w:rPr>
        <w:annotationRef/>
      </w:r>
      <w:r>
        <w:t>Certo</w:t>
      </w:r>
    </w:p>
  </w:comment>
  <w:comment w:id="1651" w:author="Paulo Meireles de Oliveira" w:date="2026-09-11T18:05:00Z" w:initials="PO">
    <w:p w14:paraId="6F9C9010" w14:textId="77777777" w:rsidR="006D4191" w:rsidRDefault="006D4191" w:rsidP="006D4191">
      <w:pPr>
        <w:pStyle w:val="CommentText"/>
        <w:jc w:val="left"/>
      </w:pPr>
      <w:r>
        <w:rPr>
          <w:rStyle w:val="CommentReference"/>
        </w:rPr>
        <w:annotationRef/>
      </w:r>
      <w:r>
        <w:t>Quem faz este envio através da plataforma?</w:t>
      </w:r>
    </w:p>
  </w:comment>
  <w:comment w:id="1652" w:author="G-MECT" w:date="2026-09-11T22:29:00Z" w:initials="GMECT">
    <w:p w14:paraId="1D541653" w14:textId="77777777" w:rsidR="00970608" w:rsidRDefault="00970608" w:rsidP="00970608">
      <w:pPr>
        <w:pStyle w:val="CommentText"/>
        <w:jc w:val="left"/>
      </w:pPr>
      <w:r>
        <w:rPr>
          <w:rStyle w:val="CommentReference"/>
        </w:rPr>
        <w:annotationRef/>
      </w:r>
      <w:r>
        <w:t>@CSR</w:t>
      </w:r>
    </w:p>
  </w:comment>
  <w:comment w:id="1653" w:author="Paulo Meireles de Oliveira" w:date="2026-09-11T18:20:00Z" w:initials="PO">
    <w:p w14:paraId="051C3B37" w14:textId="77777777" w:rsidR="006B723C" w:rsidRDefault="006B723C" w:rsidP="006B723C">
      <w:pPr>
        <w:pStyle w:val="CommentText"/>
        <w:jc w:val="left"/>
      </w:pPr>
      <w:r>
        <w:rPr>
          <w:rStyle w:val="CommentReference"/>
        </w:rPr>
        <w:annotationRef/>
      </w:r>
      <w:r>
        <w:t>Podia ser interessante ir mais longe e densificar. Muitas vezes, mesmo não sendo sugerido, é apresentado na conta ou sugerido no terminal de pagamento</w:t>
      </w:r>
    </w:p>
  </w:comment>
  <w:comment w:id="1654" w:author="G-MECT" w:date="2026-09-11T22:29:00Z" w:initials="GMECT">
    <w:p w14:paraId="2830B827" w14:textId="77777777" w:rsidR="00970608" w:rsidRDefault="00970608" w:rsidP="00970608">
      <w:pPr>
        <w:pStyle w:val="CommentText"/>
        <w:jc w:val="left"/>
      </w:pPr>
      <w:r>
        <w:rPr>
          <w:rStyle w:val="CommentReference"/>
        </w:rPr>
        <w:annotationRef/>
      </w:r>
      <w:r>
        <w:t>@CSR</w:t>
      </w:r>
    </w:p>
  </w:comment>
  <w:comment w:id="1656" w:author="Paulo Meireles de Oliveira" w:date="2026-09-11T18:22:00Z" w:initials="PO">
    <w:p w14:paraId="72EDC3CF" w14:textId="77777777" w:rsidR="0099145A" w:rsidRDefault="0099145A" w:rsidP="0099145A">
      <w:pPr>
        <w:pStyle w:val="CommentText"/>
        <w:jc w:val="left"/>
      </w:pPr>
      <w:r>
        <w:rPr>
          <w:rStyle w:val="CommentReference"/>
        </w:rPr>
        <w:annotationRef/>
      </w:r>
      <w:r>
        <w:t>Deixam de ser possivel pedir a dispensa de requisitos? Que anteriormente resultava na licença?</w:t>
      </w:r>
    </w:p>
  </w:comment>
  <w:comment w:id="1657" w:author="G-MECT" w:date="2026-09-11T22:29:00Z" w:initials="GMECT">
    <w:p w14:paraId="47788B8C" w14:textId="77777777" w:rsidR="00970608" w:rsidRDefault="00970608" w:rsidP="00970608">
      <w:pPr>
        <w:pStyle w:val="CommentText"/>
        <w:jc w:val="left"/>
      </w:pPr>
      <w:r>
        <w:rPr>
          <w:rStyle w:val="CommentReference"/>
        </w:rPr>
        <w:annotationRef/>
      </w:r>
      <w:r>
        <w:t>Sim - @CSR</w:t>
      </w:r>
    </w:p>
  </w:comment>
  <w:comment w:id="1675" w:author="Utilizador Convidado" w:date="2026-09-23T18:48:00Z" w:initials="UC">
    <w:p w14:paraId="14F768CC" w14:textId="78CA7FA4" w:rsidR="00BB7189" w:rsidRDefault="00BB7189">
      <w:r>
        <w:annotationRef/>
      </w:r>
      <w:r w:rsidRPr="47FBE5FF">
        <w:t xml:space="preserve">Nada temos a opor quanto à previsão deste n.º 3. Também não nos opomos se se entender que esta preocupação está acautelada na medida administrativa acima. </w:t>
      </w:r>
    </w:p>
  </w:comment>
  <w:comment w:id="1677" w:author="Nádia Silvestre" w:date="2026-09-22T17:41:00Z" w:initials="NS">
    <w:p w14:paraId="7374A652" w14:textId="7FE84C8F" w:rsidR="00C23453" w:rsidRDefault="00C23453">
      <w:r>
        <w:annotationRef/>
      </w:r>
      <w:r w:rsidRPr="73EACFF2">
        <w:t>verificar este artigo à luz da inserção das medidas cautelares e sanções acessórias introduzidas no capitulo da pecuária</w:t>
      </w:r>
    </w:p>
  </w:comment>
  <w:comment w:id="1680" w:author="Nádia Silvestre" w:date="2026-09-18T15:51:00Z" w:initials="NS">
    <w:p w14:paraId="293EFEAE" w14:textId="1EFFBB83" w:rsidR="00C23453" w:rsidRDefault="00C23453">
      <w:r>
        <w:annotationRef/>
      </w:r>
      <w:r w:rsidRPr="7E9260AD">
        <w:t>Prever artigo geral sobre cessação das medidas cautelares, à semelhança do artigo 45.º do NREAP?</w:t>
      </w:r>
    </w:p>
  </w:comment>
  <w:comment w:id="1684" w:author="Paulo Meireles de Oliveira" w:date="2026-09-10T22:44:00Z" w:initials="PO">
    <w:p w14:paraId="2E1AB6CE" w14:textId="77777777" w:rsidR="00A455B4" w:rsidRDefault="00A455B4" w:rsidP="00A455B4">
      <w:pPr>
        <w:pStyle w:val="CommentText"/>
        <w:jc w:val="left"/>
      </w:pPr>
      <w:r>
        <w:rPr>
          <w:rStyle w:val="CommentReference"/>
        </w:rPr>
        <w:annotationRef/>
      </w:r>
      <w:r>
        <w:t>Cf. comentário relativo á perda de receita da entidade atualmente competente</w:t>
      </w:r>
    </w:p>
  </w:comment>
  <w:comment w:id="1685" w:author="G-MECT" w:date="2026-09-11T22:30:00Z" w:initials="GMECT">
    <w:p w14:paraId="4F87067B" w14:textId="77777777" w:rsidR="00970608" w:rsidRDefault="00970608" w:rsidP="00970608">
      <w:pPr>
        <w:pStyle w:val="CommentText"/>
        <w:jc w:val="left"/>
      </w:pPr>
      <w:r>
        <w:rPr>
          <w:rStyle w:val="CommentReference"/>
        </w:rPr>
        <w:annotationRef/>
      </w:r>
      <w:r>
        <w:t>@Geral</w:t>
      </w:r>
    </w:p>
  </w:comment>
  <w:comment w:id="1692" w:author="Nádia Silvestre" w:date="2026-09-18T15:55:00Z" w:initials="NS">
    <w:p w14:paraId="69BE6CEB" w14:textId="54C82E46" w:rsidR="00C23453" w:rsidRDefault="00C23453">
      <w:r>
        <w:annotationRef/>
      </w:r>
      <w:r w:rsidRPr="2623F56F">
        <w:t>Ponderar as adaptadas à agricultura, inclusivamente as relativas às contra-ordenaçoes ambientais e respetivo enquadramento</w:t>
      </w:r>
    </w:p>
  </w:comment>
  <w:comment w:id="1697" w:author="Nádia Silvestre" w:date="2026-09-24T22:47:00Z" w:initials="NS">
    <w:p w14:paraId="132E9689" w14:textId="62576C31" w:rsidR="008067A1" w:rsidRDefault="008067A1">
      <w:pPr>
        <w:pStyle w:val="CommentText"/>
      </w:pPr>
      <w:r>
        <w:rPr>
          <w:rStyle w:val="CommentReference"/>
        </w:rPr>
        <w:annotationRef/>
      </w:r>
      <w:r w:rsidRPr="5BA61F3D">
        <w:t>acuatelar as ambientais na pecuaria</w:t>
      </w:r>
    </w:p>
  </w:comment>
  <w:comment w:id="1729" w:author="Nádia Silvestre" w:date="2026-09-20T11:52:00Z" w:initials="NS">
    <w:p w14:paraId="2BCFC8FE" w14:textId="61D603A5" w:rsidR="00C23453" w:rsidRDefault="00C23453">
      <w:r>
        <w:annotationRef/>
      </w:r>
      <w:r w:rsidRPr="7B617E9F">
        <w:t>CCDR LVT invoca que para além destas entidades, poderão ter de ser ouvidas outras...proponho normal que acautele demais entidades em função da matéria</w:t>
      </w:r>
    </w:p>
  </w:comment>
  <w:comment w:id="1730" w:author="Paulo Meireles de Oliveira" w:date="2026-09-10T21:15:00Z" w:initials="PO">
    <w:p w14:paraId="118E0227" w14:textId="77777777" w:rsidR="00350DA8" w:rsidRDefault="00350DA8" w:rsidP="00350DA8">
      <w:pPr>
        <w:pStyle w:val="CommentText"/>
        <w:jc w:val="left"/>
      </w:pPr>
      <w:r>
        <w:rPr>
          <w:rStyle w:val="CommentReference"/>
        </w:rPr>
        <w:annotationRef/>
      </w:r>
      <w:r>
        <w:t>Qual o fundamento para concentração na CCDR?</w:t>
      </w:r>
    </w:p>
  </w:comment>
  <w:comment w:id="1731" w:author="Paulo Meireles de Oliveira" w:date="2026-09-10T21:15:00Z" w:initials="PO">
    <w:p w14:paraId="5E430702" w14:textId="77777777" w:rsidR="0093192D" w:rsidRDefault="0093192D" w:rsidP="0093192D">
      <w:pPr>
        <w:pStyle w:val="CommentText"/>
        <w:jc w:val="left"/>
      </w:pPr>
      <w:r>
        <w:rPr>
          <w:rStyle w:val="CommentReference"/>
        </w:rPr>
        <w:annotationRef/>
      </w:r>
      <w:r>
        <w:t>Regime atual:</w:t>
      </w:r>
      <w:r>
        <w:br/>
      </w:r>
      <w:r>
        <w:rPr>
          <w:color w:val="272B30"/>
          <w:highlight w:val="white"/>
        </w:rPr>
        <w:t>Artigo 6.º</w:t>
      </w:r>
    </w:p>
    <w:p w14:paraId="4C70B0AA" w14:textId="77777777" w:rsidR="0093192D" w:rsidRDefault="0093192D" w:rsidP="0093192D">
      <w:pPr>
        <w:pStyle w:val="CommentText"/>
        <w:jc w:val="left"/>
      </w:pPr>
      <w:r>
        <w:rPr>
          <w:b/>
          <w:bCs/>
          <w:color w:val="333333"/>
          <w:highlight w:val="white"/>
        </w:rPr>
        <w:t>Entidade responsável</w:t>
      </w:r>
    </w:p>
    <w:p w14:paraId="1A365AE7" w14:textId="77777777" w:rsidR="0093192D" w:rsidRDefault="0093192D" w:rsidP="0093192D">
      <w:pPr>
        <w:pStyle w:val="CommentText"/>
        <w:jc w:val="left"/>
      </w:pPr>
    </w:p>
    <w:p w14:paraId="324A0E09" w14:textId="77777777" w:rsidR="0093192D" w:rsidRDefault="0093192D" w:rsidP="0093192D">
      <w:pPr>
        <w:pStyle w:val="CommentText"/>
        <w:jc w:val="left"/>
      </w:pPr>
    </w:p>
    <w:p w14:paraId="5E0938FF" w14:textId="77777777" w:rsidR="0093192D" w:rsidRDefault="0093192D" w:rsidP="0093192D">
      <w:pPr>
        <w:pStyle w:val="CommentText"/>
        <w:jc w:val="left"/>
      </w:pPr>
      <w:r>
        <w:rPr>
          <w:color w:val="272B30"/>
          <w:highlight w:val="white"/>
        </w:rPr>
        <w:t>1 - A entidade responsável pelo NREAP é a DGADR, competindo-lhe: a) Coordenar a aplicação do Regime de Exercício da Atividade Pecuária; b) Promover e implementar os procedimentos de aplicação do NREAP; c) Presidir à Comissão de Acompanhamento do Exercício das Atividades Pecuárias (CAEAP). 2 - No âmbito das suas competências, a DGADR é apoiada por um grupo de trabalho com a participação de cada uma das direções regionais de agricultura e pescas (DRAP), das comissões de coordenação e desenvolvimento regional (CCDR), do Instituto de Financiamento da Agricultura e Pescas, I. P. (IFAP, I. P.) e das entidades que integram a CAEAP.</w:t>
      </w:r>
    </w:p>
    <w:p w14:paraId="22DC84A7" w14:textId="77777777" w:rsidR="0093192D" w:rsidRDefault="0093192D" w:rsidP="0093192D">
      <w:pPr>
        <w:pStyle w:val="CommentText"/>
        <w:jc w:val="left"/>
      </w:pPr>
    </w:p>
    <w:p w14:paraId="00D9B15F" w14:textId="77777777" w:rsidR="0093192D" w:rsidRDefault="0093192D" w:rsidP="0093192D">
      <w:pPr>
        <w:pStyle w:val="CommentText"/>
        <w:jc w:val="left"/>
      </w:pPr>
    </w:p>
    <w:p w14:paraId="78EBE460" w14:textId="77777777" w:rsidR="0093192D" w:rsidRDefault="0093192D" w:rsidP="0093192D">
      <w:pPr>
        <w:pStyle w:val="CommentText"/>
        <w:jc w:val="left"/>
      </w:pPr>
    </w:p>
  </w:comment>
  <w:comment w:id="1732" w:author="G-MECT" w:date="2026-09-11T22:30:00Z" w:initials="GMECT">
    <w:p w14:paraId="6DD42C7C" w14:textId="77777777" w:rsidR="00970608" w:rsidRDefault="00970608" w:rsidP="00970608">
      <w:pPr>
        <w:pStyle w:val="CommentText"/>
        <w:jc w:val="left"/>
      </w:pPr>
      <w:r>
        <w:rPr>
          <w:rStyle w:val="CommentReference"/>
        </w:rPr>
        <w:annotationRef/>
      </w:r>
      <w:r>
        <w:t>@Pecuária</w:t>
      </w:r>
    </w:p>
  </w:comment>
  <w:comment w:id="1733" w:author="Paulo Meireles de Oliveira" w:date="2026-09-10T22:43:00Z" w:initials="PO">
    <w:p w14:paraId="2CCEF0DF" w14:textId="77777777" w:rsidR="00967821" w:rsidRDefault="00967821" w:rsidP="00967821">
      <w:pPr>
        <w:pStyle w:val="CommentText"/>
        <w:jc w:val="left"/>
      </w:pPr>
      <w:r>
        <w:rPr>
          <w:rStyle w:val="CommentReference"/>
        </w:rPr>
        <w:annotationRef/>
      </w:r>
      <w:r>
        <w:t>Considerando que a CM integra a o processo de autorização conjunto, no mesmo plano que o presidente da CCDR porque a distinção para notificada?</w:t>
      </w:r>
    </w:p>
  </w:comment>
  <w:comment w:id="1734" w:author="G-MECT" w:date="2026-09-11T22:30:00Z" w:initials="GMECT">
    <w:p w14:paraId="16EFCB14" w14:textId="77777777" w:rsidR="00970608" w:rsidRDefault="00970608" w:rsidP="00970608">
      <w:pPr>
        <w:pStyle w:val="CommentText"/>
        <w:jc w:val="left"/>
      </w:pPr>
      <w:r>
        <w:rPr>
          <w:rStyle w:val="CommentReference"/>
        </w:rPr>
        <w:annotationRef/>
      </w:r>
      <w:r>
        <w:t>@CSR</w:t>
      </w:r>
    </w:p>
  </w:comment>
  <w:comment w:id="1735" w:author="Paulo Meireles de Oliveira" w:date="2026-09-10T21:19:00Z" w:initials="PO">
    <w:p w14:paraId="289D48C2" w14:textId="19638127" w:rsidR="00263CDA" w:rsidRDefault="00263CDA" w:rsidP="00263CDA">
      <w:pPr>
        <w:pStyle w:val="CommentText"/>
        <w:jc w:val="left"/>
      </w:pPr>
      <w:r>
        <w:rPr>
          <w:rStyle w:val="CommentReference"/>
        </w:rPr>
        <w:annotationRef/>
      </w:r>
      <w:r>
        <w:fldChar w:fldCharType="begin"/>
      </w:r>
      <w:r>
        <w:instrText>HYPERLINK "mailto:maria.cruz@mp.gov.pt"</w:instrText>
      </w:r>
      <w:bookmarkStart w:id="1737" w:name="_@_5D5E52C6536D46FE98FCF2DDACF64D8BZ"/>
      <w:r>
        <w:fldChar w:fldCharType="separate"/>
      </w:r>
      <w:bookmarkEnd w:id="1737"/>
      <w:r w:rsidRPr="00263CDA">
        <w:rPr>
          <w:rStyle w:val="Mencionar"/>
          <w:noProof/>
        </w:rPr>
        <w:t>@Maria João Torres</w:t>
      </w:r>
      <w:r>
        <w:fldChar w:fldCharType="end"/>
      </w:r>
      <w:r>
        <w:t xml:space="preserve"> : cf acima</w:t>
      </w:r>
    </w:p>
  </w:comment>
  <w:comment w:id="1736" w:author="G-MECT" w:date="2026-09-11T22:30:00Z" w:initials="GMECT">
    <w:p w14:paraId="3182B12F" w14:textId="77777777" w:rsidR="00970608" w:rsidRDefault="00970608" w:rsidP="00970608">
      <w:pPr>
        <w:pStyle w:val="CommentText"/>
        <w:jc w:val="left"/>
      </w:pPr>
      <w:r>
        <w:rPr>
          <w:rStyle w:val="CommentReference"/>
        </w:rPr>
        <w:annotationRef/>
      </w:r>
      <w:r>
        <w:t>@CSR</w:t>
      </w:r>
    </w:p>
  </w:comment>
  <w:comment w:id="1738" w:author="Paulo Meireles de Oliveira" w:date="2026-09-10T21:19:00Z" w:initials="PO">
    <w:p w14:paraId="5FD0A609" w14:textId="77777777" w:rsidR="00263CDA" w:rsidRDefault="00263CDA" w:rsidP="00263CDA">
      <w:pPr>
        <w:pStyle w:val="CommentText"/>
        <w:jc w:val="left"/>
      </w:pPr>
      <w:r>
        <w:rPr>
          <w:rStyle w:val="CommentReference"/>
        </w:rPr>
        <w:annotationRef/>
      </w:r>
      <w:r>
        <w:t>Cf. comentário supra</w:t>
      </w:r>
    </w:p>
  </w:comment>
  <w:comment w:id="1739" w:author="G-MECT" w:date="2026-09-11T22:30:00Z" w:initials="GMECT">
    <w:p w14:paraId="28E79A37" w14:textId="77777777" w:rsidR="00970608" w:rsidRDefault="00970608" w:rsidP="00970608">
      <w:pPr>
        <w:pStyle w:val="CommentText"/>
        <w:jc w:val="left"/>
      </w:pPr>
      <w:r>
        <w:rPr>
          <w:rStyle w:val="CommentReference"/>
        </w:rPr>
        <w:annotationRef/>
      </w:r>
      <w:r>
        <w:t>@CSR</w:t>
      </w:r>
    </w:p>
  </w:comment>
  <w:comment w:id="1740" w:author="Nádia Silvestre" w:date="2026-09-22T17:21:00Z" w:initials="NS">
    <w:p w14:paraId="6B36C7AF" w14:textId="6865F1B7" w:rsidR="00C23453" w:rsidRDefault="00C23453">
      <w:r>
        <w:annotationRef/>
      </w:r>
      <w:r w:rsidRPr="5FE4481E">
        <w:t>DGAV, IFAP- PROPOSTA DA DGADR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AFE26C" w15:done="0"/>
  <w15:commentEx w15:paraId="0280D1C8" w15:paraIdParent="69AFE26C" w15:done="0"/>
  <w15:commentEx w15:paraId="03C31B5C" w15:paraIdParent="69AFE26C" w15:done="0"/>
  <w15:commentEx w15:paraId="410A216C" w15:paraIdParent="69AFE26C" w15:done="0"/>
  <w15:commentEx w15:paraId="117D47FA" w15:done="0"/>
  <w15:commentEx w15:paraId="7096D2B9" w15:done="0"/>
  <w15:commentEx w15:paraId="62DB4ECC" w15:done="0"/>
  <w15:commentEx w15:paraId="33BBAB9B" w15:done="0"/>
  <w15:commentEx w15:paraId="27857918" w15:paraIdParent="33BBAB9B" w15:done="0"/>
  <w15:commentEx w15:paraId="784A47F1" w15:done="0"/>
  <w15:commentEx w15:paraId="49BC0496" w15:paraIdParent="784A47F1" w15:done="0"/>
  <w15:commentEx w15:paraId="5B293BEE" w15:done="0"/>
  <w15:commentEx w15:paraId="3D051B32" w15:done="0"/>
  <w15:commentEx w15:paraId="6BD3A0C0" w15:paraIdParent="3D051B32" w15:done="0"/>
  <w15:commentEx w15:paraId="6B5B59B3" w15:paraIdParent="3D051B32" w15:done="0"/>
  <w15:commentEx w15:paraId="705D8266" w15:paraIdParent="3D051B32" w15:done="0"/>
  <w15:commentEx w15:paraId="49AC6F2B" w15:done="0"/>
  <w15:commentEx w15:paraId="15195AC0" w15:done="0"/>
  <w15:commentEx w15:paraId="29FA2CB1" w15:paraIdParent="15195AC0" w15:done="0"/>
  <w15:commentEx w15:paraId="2FC0046A" w15:done="0"/>
  <w15:commentEx w15:paraId="7DD9A480" w15:paraIdParent="2FC0046A" w15:done="0"/>
  <w15:commentEx w15:paraId="615C4CF1" w15:done="0"/>
  <w15:commentEx w15:paraId="75E71FB3" w15:paraIdParent="615C4CF1" w15:done="0"/>
  <w15:commentEx w15:paraId="68CD277B" w15:done="0"/>
  <w15:commentEx w15:paraId="7A30CAD6" w15:paraIdParent="68CD277B" w15:done="0"/>
  <w15:commentEx w15:paraId="73B68F6B" w15:done="0"/>
  <w15:commentEx w15:paraId="37C90436" w15:done="0"/>
  <w15:commentEx w15:paraId="0E18180E" w15:done="0"/>
  <w15:commentEx w15:paraId="51D4FB70" w15:done="0"/>
  <w15:commentEx w15:paraId="0C2FB1CD" w15:done="0"/>
  <w15:commentEx w15:paraId="2EE0BF51" w15:done="0"/>
  <w15:commentEx w15:paraId="7F186548" w15:paraIdParent="2EE0BF51" w15:done="0"/>
  <w15:commentEx w15:paraId="65F279B5" w15:done="0"/>
  <w15:commentEx w15:paraId="22340D04" w15:paraIdParent="65F279B5" w15:done="0"/>
  <w15:commentEx w15:paraId="29F2A714" w15:done="0"/>
  <w15:commentEx w15:paraId="19673BFA" w15:paraIdParent="29F2A714" w15:done="0"/>
  <w15:commentEx w15:paraId="74E0732F" w15:done="0"/>
  <w15:commentEx w15:paraId="71F3CC92" w15:paraIdParent="74E0732F" w15:done="0"/>
  <w15:commentEx w15:paraId="70470637" w15:done="0"/>
  <w15:commentEx w15:paraId="1E4B326F" w15:paraIdParent="70470637" w15:done="0"/>
  <w15:commentEx w15:paraId="1F376CD5" w15:done="0"/>
  <w15:commentEx w15:paraId="3AFCB44C" w15:done="0"/>
  <w15:commentEx w15:paraId="2FA5CA64" w15:paraIdParent="3AFCB44C" w15:done="0"/>
  <w15:commentEx w15:paraId="0B47367F" w15:done="0"/>
  <w15:commentEx w15:paraId="43716F8D" w15:paraIdParent="0B47367F" w15:done="0"/>
  <w15:commentEx w15:paraId="66F9B6DC" w15:done="0"/>
  <w15:commentEx w15:paraId="71B8516B" w15:paraIdParent="66F9B6DC" w15:done="0"/>
  <w15:commentEx w15:paraId="7F0E3649" w15:done="0"/>
  <w15:commentEx w15:paraId="5E5EA705" w15:paraIdParent="7F0E3649" w15:done="0"/>
  <w15:commentEx w15:paraId="3B804697" w15:done="0"/>
  <w15:commentEx w15:paraId="7A1D4F19" w15:paraIdParent="3B804697" w15:done="0"/>
  <w15:commentEx w15:paraId="331401A5" w15:done="0"/>
  <w15:commentEx w15:paraId="2D061F35" w15:paraIdParent="331401A5" w15:done="0"/>
  <w15:commentEx w15:paraId="4C8FFFCA" w15:done="0"/>
  <w15:commentEx w15:paraId="60C06C08" w15:paraIdParent="4C8FFFCA" w15:done="0"/>
  <w15:commentEx w15:paraId="400910D8" w15:done="0"/>
  <w15:commentEx w15:paraId="5218B196" w15:paraIdParent="400910D8" w15:done="0"/>
  <w15:commentEx w15:paraId="27ED0C72" w15:done="0"/>
  <w15:commentEx w15:paraId="78D70E7F" w15:paraIdParent="27ED0C72" w15:done="0"/>
  <w15:commentEx w15:paraId="71D99639" w15:done="0"/>
  <w15:commentEx w15:paraId="024DF9BD" w15:paraIdParent="71D99639" w15:done="0"/>
  <w15:commentEx w15:paraId="2B89EC7C" w15:done="0"/>
  <w15:commentEx w15:paraId="2D5CC3BF" w15:paraIdParent="2B89EC7C" w15:done="0"/>
  <w15:commentEx w15:paraId="44B109B2" w15:done="0"/>
  <w15:commentEx w15:paraId="794BB6AF" w15:paraIdParent="44B109B2" w15:done="0"/>
  <w15:commentEx w15:paraId="2EF82827" w15:done="0"/>
  <w15:commentEx w15:paraId="18B5F130" w15:paraIdParent="2EF82827" w15:done="0"/>
  <w15:commentEx w15:paraId="51943787" w15:done="0"/>
  <w15:commentEx w15:paraId="5EC94241" w15:paraIdParent="51943787" w15:done="0"/>
  <w15:commentEx w15:paraId="34205B6E" w15:done="0"/>
  <w15:commentEx w15:paraId="12CC57F2" w15:done="0"/>
  <w15:commentEx w15:paraId="0A179AA1" w15:paraIdParent="12CC57F2" w15:done="0"/>
  <w15:commentEx w15:paraId="1909C033" w15:done="0"/>
  <w15:commentEx w15:paraId="5BB17E1C" w15:done="0"/>
  <w15:commentEx w15:paraId="40BAA75D" w15:paraIdParent="5BB17E1C" w15:done="0"/>
  <w15:commentEx w15:paraId="0BD4E6B8" w15:done="0"/>
  <w15:commentEx w15:paraId="66859A92" w15:paraIdParent="0BD4E6B8" w15:done="0"/>
  <w15:commentEx w15:paraId="1D4E30E3" w15:done="0"/>
  <w15:commentEx w15:paraId="21F59502" w15:paraIdParent="1D4E30E3" w15:done="0"/>
  <w15:commentEx w15:paraId="0EC7EFCC" w15:done="0"/>
  <w15:commentEx w15:paraId="22EC50BC" w15:paraIdParent="0EC7EFCC" w15:done="0"/>
  <w15:commentEx w15:paraId="2FA785CD" w15:done="0"/>
  <w15:commentEx w15:paraId="353A39AF" w15:paraIdParent="2FA785CD" w15:done="0"/>
  <w15:commentEx w15:paraId="3FD2C8BE" w15:done="0"/>
  <w15:commentEx w15:paraId="020599C4" w15:paraIdParent="3FD2C8BE" w15:done="0"/>
  <w15:commentEx w15:paraId="5DC55893" w15:done="0"/>
  <w15:commentEx w15:paraId="6A2F1838" w15:paraIdParent="5DC55893" w15:done="0"/>
  <w15:commentEx w15:paraId="3484299F" w15:done="0"/>
  <w15:commentEx w15:paraId="42910B13" w15:paraIdParent="3484299F" w15:done="0"/>
  <w15:commentEx w15:paraId="1A941C53" w15:done="0"/>
  <w15:commentEx w15:paraId="31BF3689" w15:paraIdParent="1A941C53" w15:done="0"/>
  <w15:commentEx w15:paraId="35D061EE" w15:done="0"/>
  <w15:commentEx w15:paraId="203824E1" w15:paraIdParent="35D061EE" w15:done="0"/>
  <w15:commentEx w15:paraId="77AF3D44" w15:paraIdParent="35D061EE" w15:done="0"/>
  <w15:commentEx w15:paraId="6A0EE4F1" w15:paraIdParent="35D061EE" w15:done="0"/>
  <w15:commentEx w15:paraId="0962F285" w15:done="0"/>
  <w15:commentEx w15:paraId="1BE51C3D" w15:paraIdParent="0962F285" w15:done="0"/>
  <w15:commentEx w15:paraId="1F333A72" w15:done="0"/>
  <w15:commentEx w15:paraId="34D2C056" w15:done="0"/>
  <w15:commentEx w15:paraId="0889C9D6" w15:paraIdParent="34D2C056" w15:done="0"/>
  <w15:commentEx w15:paraId="25923D12" w15:paraIdParent="34D2C056" w15:done="0"/>
  <w15:commentEx w15:paraId="2DE14884" w15:done="0"/>
  <w15:commentEx w15:paraId="603CF255" w15:done="0"/>
  <w15:commentEx w15:paraId="5BCF5FFA" w15:paraIdParent="603CF255" w15:done="0"/>
  <w15:commentEx w15:paraId="5701239F" w15:paraIdParent="603CF255" w15:done="0"/>
  <w15:commentEx w15:paraId="170C4B09" w15:paraIdParent="603CF255" w15:done="0"/>
  <w15:commentEx w15:paraId="5C5053F9" w15:done="0"/>
  <w15:commentEx w15:paraId="17C53A77" w15:done="0"/>
  <w15:commentEx w15:paraId="7ED16CC4" w15:done="0"/>
  <w15:commentEx w15:paraId="7AD348BB" w15:done="0"/>
  <w15:commentEx w15:paraId="79A37D25" w15:done="0"/>
  <w15:commentEx w15:paraId="517DDD4B" w15:done="0"/>
  <w15:commentEx w15:paraId="1BEA8795" w15:done="0"/>
  <w15:commentEx w15:paraId="2A6D57E3" w15:done="0"/>
  <w15:commentEx w15:paraId="415C04CA" w15:paraIdParent="2A6D57E3" w15:done="0"/>
  <w15:commentEx w15:paraId="3187B702" w15:done="0"/>
  <w15:commentEx w15:paraId="308A015F" w15:done="0"/>
  <w15:commentEx w15:paraId="710059B7" w15:paraIdParent="308A015F" w15:done="0"/>
  <w15:commentEx w15:paraId="2E44E2A3" w15:paraIdParent="308A015F" w15:done="0"/>
  <w15:commentEx w15:paraId="4EB5D829" w15:done="0"/>
  <w15:commentEx w15:paraId="7D1A7BDE" w15:done="0"/>
  <w15:commentEx w15:paraId="4F921DB0" w15:paraIdParent="7D1A7BDE" w15:done="0"/>
  <w15:commentEx w15:paraId="536A766C" w15:paraIdParent="7D1A7BDE" w15:done="0"/>
  <w15:commentEx w15:paraId="28BCAED6" w15:done="0"/>
  <w15:commentEx w15:paraId="66407470" w15:paraIdParent="28BCAED6" w15:done="0"/>
  <w15:commentEx w15:paraId="493E8222" w15:paraIdParent="28BCAED6" w15:done="0"/>
  <w15:commentEx w15:paraId="026E82DA" w15:done="0"/>
  <w15:commentEx w15:paraId="33E5B881" w15:paraIdParent="026E82DA" w15:done="0"/>
  <w15:commentEx w15:paraId="313BCD56" w15:done="0"/>
  <w15:commentEx w15:paraId="5F18CD02" w15:done="0"/>
  <w15:commentEx w15:paraId="1E4A2615" w15:paraIdParent="5F18CD02" w15:done="0"/>
  <w15:commentEx w15:paraId="03D22DE9" w15:paraIdParent="5F18CD02" w15:done="0"/>
  <w15:commentEx w15:paraId="68F83765" w15:done="0"/>
  <w15:commentEx w15:paraId="6853D7B7" w15:paraIdParent="68F83765" w15:done="0"/>
  <w15:commentEx w15:paraId="27196BCE" w15:paraIdParent="68F83765" w15:done="0"/>
  <w15:commentEx w15:paraId="741FA881" w15:paraIdParent="68F83765" w15:done="0"/>
  <w15:commentEx w15:paraId="2E5478CF" w15:done="0"/>
  <w15:commentEx w15:paraId="3EDF220E" w15:done="0"/>
  <w15:commentEx w15:paraId="76788C55" w15:done="0"/>
  <w15:commentEx w15:paraId="12383123" w15:done="0"/>
  <w15:commentEx w15:paraId="1A2F96C4" w15:done="0"/>
  <w15:commentEx w15:paraId="05195C3B" w15:paraIdParent="1A2F96C4" w15:done="0"/>
  <w15:commentEx w15:paraId="39E51D04" w15:paraIdParent="1A2F96C4" w15:done="0"/>
  <w15:commentEx w15:paraId="1822DCC6" w15:done="0"/>
  <w15:commentEx w15:paraId="4A2D5E9D" w15:paraIdParent="1822DCC6" w15:done="0"/>
  <w15:commentEx w15:paraId="1A577048" w15:done="0"/>
  <w15:commentEx w15:paraId="5163806C" w15:paraIdParent="1A577048" w15:done="0"/>
  <w15:commentEx w15:paraId="1D59E194" w15:done="0"/>
  <w15:commentEx w15:paraId="403A49D5" w15:paraIdParent="1D59E194" w15:done="0"/>
  <w15:commentEx w15:paraId="6404C98D" w15:done="0"/>
  <w15:commentEx w15:paraId="438C5F13" w15:paraIdParent="6404C98D" w15:done="0"/>
  <w15:commentEx w15:paraId="527E6AF9" w15:done="0"/>
  <w15:commentEx w15:paraId="641A7819" w15:paraIdParent="527E6AF9" w15:done="0"/>
  <w15:commentEx w15:paraId="76E2745E" w15:done="0"/>
  <w15:commentEx w15:paraId="4531F00D" w15:paraIdParent="76E2745E" w15:done="0"/>
  <w15:commentEx w15:paraId="1E569E8E" w15:done="0"/>
  <w15:commentEx w15:paraId="69DF0B41" w15:paraIdParent="1E569E8E" w15:done="0"/>
  <w15:commentEx w15:paraId="724DF186" w15:done="0"/>
  <w15:commentEx w15:paraId="533339BA" w15:paraIdParent="724DF186" w15:done="0"/>
  <w15:commentEx w15:paraId="46D3E3E0" w15:done="0"/>
  <w15:commentEx w15:paraId="282884A2" w15:paraIdParent="46D3E3E0" w15:done="0"/>
  <w15:commentEx w15:paraId="2A09130F" w15:done="0"/>
  <w15:commentEx w15:paraId="3AA8A9B7" w15:paraIdParent="2A09130F" w15:done="0"/>
  <w15:commentEx w15:paraId="48F91334" w15:done="0"/>
  <w15:commentEx w15:paraId="38CDACF2" w15:paraIdParent="48F91334" w15:done="0"/>
  <w15:commentEx w15:paraId="114A9F5F" w15:done="0"/>
  <w15:commentEx w15:paraId="46BCA1C5" w15:paraIdParent="114A9F5F" w15:done="0"/>
  <w15:commentEx w15:paraId="065A3E60" w15:done="0"/>
  <w15:commentEx w15:paraId="44A6CD1C" w15:paraIdParent="065A3E60" w15:done="0"/>
  <w15:commentEx w15:paraId="7AA38327" w15:done="0"/>
  <w15:commentEx w15:paraId="24E3263F" w15:paraIdParent="7AA38327" w15:done="0"/>
  <w15:commentEx w15:paraId="7A5EEA55" w15:done="0"/>
  <w15:commentEx w15:paraId="63C00146" w15:paraIdParent="7A5EEA55" w15:done="0"/>
  <w15:commentEx w15:paraId="444D5702" w15:done="0"/>
  <w15:commentEx w15:paraId="456328EB" w15:paraIdParent="444D5702" w15:done="0"/>
  <w15:commentEx w15:paraId="598FA115" w15:done="0"/>
  <w15:commentEx w15:paraId="1CCAD99E" w15:paraIdParent="598FA115" w15:done="0"/>
  <w15:commentEx w15:paraId="304B30DA" w15:done="0"/>
  <w15:commentEx w15:paraId="4D64B069" w15:paraIdParent="304B30DA" w15:done="0"/>
  <w15:commentEx w15:paraId="55E1E6A0" w15:done="0"/>
  <w15:commentEx w15:paraId="326C9BEE" w15:paraIdParent="55E1E6A0" w15:done="0"/>
  <w15:commentEx w15:paraId="179B986D" w15:done="0"/>
  <w15:commentEx w15:paraId="0ED370EC" w15:paraIdParent="179B986D" w15:done="0"/>
  <w15:commentEx w15:paraId="591B924D" w15:done="0"/>
  <w15:commentEx w15:paraId="6B17CB81" w15:paraIdParent="591B924D" w15:done="0"/>
  <w15:commentEx w15:paraId="09C778BF" w15:paraIdParent="591B924D" w15:done="0"/>
  <w15:commentEx w15:paraId="0854CE50" w15:done="0"/>
  <w15:commentEx w15:paraId="61085A69" w15:paraIdParent="0854CE50" w15:done="0"/>
  <w15:commentEx w15:paraId="02573C0E" w15:done="0"/>
  <w15:commentEx w15:paraId="5A5394C3" w15:paraIdParent="02573C0E" w15:done="0"/>
  <w15:commentEx w15:paraId="2D43EF56" w15:done="0"/>
  <w15:commentEx w15:paraId="6697F746" w15:paraIdParent="2D43EF56" w15:done="0"/>
  <w15:commentEx w15:paraId="34336653" w15:done="0"/>
  <w15:commentEx w15:paraId="0ABBB8F6" w15:paraIdParent="34336653" w15:done="0"/>
  <w15:commentEx w15:paraId="317E686F" w15:done="0"/>
  <w15:commentEx w15:paraId="6B8B2EB2" w15:paraIdParent="317E686F" w15:done="0"/>
  <w15:commentEx w15:paraId="2D5C1E71" w15:done="0"/>
  <w15:commentEx w15:paraId="3A227062" w15:paraIdParent="2D5C1E71" w15:done="0"/>
  <w15:commentEx w15:paraId="1A0B9B92" w15:done="0"/>
  <w15:commentEx w15:paraId="700DEE45" w15:paraIdParent="1A0B9B92" w15:done="0"/>
  <w15:commentEx w15:paraId="5061459F" w15:done="0"/>
  <w15:commentEx w15:paraId="519DCAB2" w15:paraIdParent="5061459F" w15:done="0"/>
  <w15:commentEx w15:paraId="6160D8AA" w15:done="0"/>
  <w15:commentEx w15:paraId="23A6E79B" w15:paraIdParent="6160D8AA" w15:done="0"/>
  <w15:commentEx w15:paraId="6E404265" w15:done="0"/>
  <w15:commentEx w15:paraId="5E8D9D66" w15:paraIdParent="6E404265" w15:done="0"/>
  <w15:commentEx w15:paraId="1732C98C" w15:done="0"/>
  <w15:commentEx w15:paraId="09A8A09A" w15:paraIdParent="1732C98C" w15:done="0"/>
  <w15:commentEx w15:paraId="3DD7AC73" w15:done="0"/>
  <w15:commentEx w15:paraId="0F334F87" w15:paraIdParent="3DD7AC73" w15:done="0"/>
  <w15:commentEx w15:paraId="2960B0EE" w15:done="0"/>
  <w15:commentEx w15:paraId="1E93AA26" w15:paraIdParent="2960B0EE" w15:done="0"/>
  <w15:commentEx w15:paraId="04E94169" w15:done="0"/>
  <w15:commentEx w15:paraId="7CEBB2A1" w15:paraIdParent="04E94169" w15:done="0"/>
  <w15:commentEx w15:paraId="2C25DA2D" w15:done="0"/>
  <w15:commentEx w15:paraId="4C0F2477" w15:paraIdParent="2C25DA2D" w15:done="0"/>
  <w15:commentEx w15:paraId="46EA6CED" w15:done="0"/>
  <w15:commentEx w15:paraId="112CA755" w15:paraIdParent="46EA6CED" w15:done="0"/>
  <w15:commentEx w15:paraId="2829049C" w15:done="0"/>
  <w15:commentEx w15:paraId="6C3B5A65" w15:paraIdParent="2829049C" w15:done="0"/>
  <w15:commentEx w15:paraId="24BF1933" w15:paraIdParent="2829049C" w15:done="0"/>
  <w15:commentEx w15:paraId="5841C05D" w15:done="0"/>
  <w15:commentEx w15:paraId="208268D0" w15:paraIdParent="5841C05D" w15:done="0"/>
  <w15:commentEx w15:paraId="55A6F8C6" w15:done="0"/>
  <w15:commentEx w15:paraId="6C7A4185" w15:paraIdParent="55A6F8C6" w15:done="0"/>
  <w15:commentEx w15:paraId="4E5C6406" w15:done="0"/>
  <w15:commentEx w15:paraId="1D710330" w15:paraIdParent="4E5C6406" w15:done="0"/>
  <w15:commentEx w15:paraId="13A5C11E" w15:done="0"/>
  <w15:commentEx w15:paraId="3ED06799" w15:paraIdParent="13A5C11E" w15:done="0"/>
  <w15:commentEx w15:paraId="6616AC54" w15:paraIdParent="13A5C11E" w15:done="0"/>
  <w15:commentEx w15:paraId="5F1D32C8" w15:done="0"/>
  <w15:commentEx w15:paraId="4D97397C" w15:paraIdParent="5F1D32C8" w15:done="0"/>
  <w15:commentEx w15:paraId="6D949704" w15:done="0"/>
  <w15:commentEx w15:paraId="11D6A88F" w15:paraIdParent="6D949704" w15:done="0"/>
  <w15:commentEx w15:paraId="720D64A8" w15:done="0"/>
  <w15:commentEx w15:paraId="506F43B2" w15:paraIdParent="720D64A8" w15:done="0"/>
  <w15:commentEx w15:paraId="40676BD4" w15:done="0"/>
  <w15:commentEx w15:paraId="7D397A5B" w15:paraIdParent="40676BD4" w15:done="0"/>
  <w15:commentEx w15:paraId="74BD28C3" w15:done="0"/>
  <w15:commentEx w15:paraId="38B99447" w15:paraIdParent="74BD28C3" w15:done="0"/>
  <w15:commentEx w15:paraId="167384E0" w15:done="0"/>
  <w15:commentEx w15:paraId="12401C7A" w15:paraIdParent="167384E0" w15:done="0"/>
  <w15:commentEx w15:paraId="067B3623" w15:done="0"/>
  <w15:commentEx w15:paraId="2591A7B4" w15:paraIdParent="067B3623" w15:done="0"/>
  <w15:commentEx w15:paraId="67610FD1" w15:done="0"/>
  <w15:commentEx w15:paraId="0AF9A59D" w15:paraIdParent="67610FD1" w15:done="0"/>
  <w15:commentEx w15:paraId="1F70A4C6" w15:done="0"/>
  <w15:commentEx w15:paraId="62AE4CEC" w15:paraIdParent="1F70A4C6" w15:done="0"/>
  <w15:commentEx w15:paraId="0CE4B38D" w15:done="0"/>
  <w15:commentEx w15:paraId="0C07D826" w15:paraIdParent="0CE4B38D" w15:done="0"/>
  <w15:commentEx w15:paraId="21487DF8" w15:done="0"/>
  <w15:commentEx w15:paraId="0C3993E7" w15:paraIdParent="21487DF8" w15:done="0"/>
  <w15:commentEx w15:paraId="593F564D" w15:done="0"/>
  <w15:commentEx w15:paraId="710947DB" w15:paraIdParent="593F564D" w15:done="0"/>
  <w15:commentEx w15:paraId="2F13E73B" w15:done="0"/>
  <w15:commentEx w15:paraId="6366C3B4" w15:paraIdParent="2F13E73B" w15:done="0"/>
  <w15:commentEx w15:paraId="36B2DD79" w15:done="0"/>
  <w15:commentEx w15:paraId="43DB8F78" w15:paraIdParent="36B2DD79" w15:done="0"/>
  <w15:commentEx w15:paraId="23BD64BE" w15:paraIdParent="36B2DD79" w15:done="0"/>
  <w15:commentEx w15:paraId="72D2ECD7" w15:done="0"/>
  <w15:commentEx w15:paraId="1DC818DC" w15:paraIdParent="72D2ECD7" w15:done="0"/>
  <w15:commentEx w15:paraId="3AB3ACAD" w15:paraIdParent="72D2ECD7" w15:done="0"/>
  <w15:commentEx w15:paraId="059815CA" w15:done="0"/>
  <w15:commentEx w15:paraId="35EA55B5" w15:paraIdParent="059815CA" w15:done="0"/>
  <w15:commentEx w15:paraId="16F0C83A" w15:done="0"/>
  <w15:commentEx w15:paraId="20C5EC08" w15:paraIdParent="16F0C83A" w15:done="0"/>
  <w15:commentEx w15:paraId="6F9C9010" w15:done="0"/>
  <w15:commentEx w15:paraId="1D541653" w15:paraIdParent="6F9C9010" w15:done="0"/>
  <w15:commentEx w15:paraId="051C3B37" w15:done="0"/>
  <w15:commentEx w15:paraId="2830B827" w15:paraIdParent="051C3B37" w15:done="0"/>
  <w15:commentEx w15:paraId="72EDC3CF" w15:done="0"/>
  <w15:commentEx w15:paraId="47788B8C" w15:paraIdParent="72EDC3CF" w15:done="0"/>
  <w15:commentEx w15:paraId="14F768CC" w15:done="0"/>
  <w15:commentEx w15:paraId="7374A652" w15:done="0"/>
  <w15:commentEx w15:paraId="293EFEAE" w15:done="0"/>
  <w15:commentEx w15:paraId="2E1AB6CE" w15:done="0"/>
  <w15:commentEx w15:paraId="4F87067B" w15:paraIdParent="2E1AB6CE" w15:done="0"/>
  <w15:commentEx w15:paraId="69BE6CEB" w15:done="0"/>
  <w15:commentEx w15:paraId="132E9689" w15:done="0"/>
  <w15:commentEx w15:paraId="2BCFC8FE" w15:done="0"/>
  <w15:commentEx w15:paraId="118E0227" w15:done="0"/>
  <w15:commentEx w15:paraId="78EBE460" w15:paraIdParent="118E0227" w15:done="0"/>
  <w15:commentEx w15:paraId="6DD42C7C" w15:paraIdParent="118E0227" w15:done="0"/>
  <w15:commentEx w15:paraId="2CCEF0DF" w15:done="0"/>
  <w15:commentEx w15:paraId="16EFCB14" w15:paraIdParent="2CCEF0DF" w15:done="0"/>
  <w15:commentEx w15:paraId="289D48C2" w15:done="0"/>
  <w15:commentEx w15:paraId="3182B12F" w15:paraIdParent="289D48C2" w15:done="0"/>
  <w15:commentEx w15:paraId="5FD0A609" w15:done="0"/>
  <w15:commentEx w15:paraId="28E79A37" w15:paraIdParent="5FD0A609" w15:done="0"/>
  <w15:commentEx w15:paraId="6B36C7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52379" w16cex:dateUtc="2026-09-09T11:21:00Z"/>
  <w16cex:commentExtensible w16cex:durableId="620FAC9D" w16cex:dateUtc="2026-09-11T20:54:00Z"/>
  <w16cex:commentExtensible w16cex:durableId="17B80663" w16cex:dateUtc="2026-09-14T11:39:00Z"/>
  <w16cex:commentExtensible w16cex:durableId="6F548E52" w16cex:dateUtc="2026-09-22T09:29:00Z"/>
  <w16cex:commentExtensible w16cex:durableId="4E6030D1" w16cex:dateUtc="2026-08-31T10:30:00Z"/>
  <w16cex:commentExtensible w16cex:durableId="2D467E88" w16cex:dateUtc="2026-08-31T10:30:00Z"/>
  <w16cex:commentExtensible w16cex:durableId="754255FF" w16cex:dateUtc="2026-09-20T14:43:00Z"/>
  <w16cex:commentExtensible w16cex:durableId="2220B887" w16cex:dateUtc="2026-08-31T10:32:00Z"/>
  <w16cex:commentExtensible w16cex:durableId="37AF2224" w16cex:dateUtc="2026-09-11T20:54:00Z"/>
  <w16cex:commentExtensible w16cex:durableId="44F1D415" w16cex:dateUtc="2026-08-31T10:42:00Z"/>
  <w16cex:commentExtensible w16cex:durableId="18B82D08" w16cex:dateUtc="2026-09-11T20:56:00Z"/>
  <w16cex:commentExtensible w16cex:durableId="6A386C2A" w16cex:dateUtc="2026-09-20T15:31:00Z"/>
  <w16cex:commentExtensible w16cex:durableId="0BB630A0" w16cex:dateUtc="2026-09-09T11:23:00Z"/>
  <w16cex:commentExtensible w16cex:durableId="0DDE6474" w16cex:dateUtc="2026-09-11T20:56:00Z"/>
  <w16cex:commentExtensible w16cex:durableId="6ED75F15" w16cex:dateUtc="2026-09-14T11:39:00Z"/>
  <w16cex:commentExtensible w16cex:durableId="662AEB57" w16cex:dateUtc="2026-09-23T09:37:00Z"/>
  <w16cex:commentExtensible w16cex:durableId="6C96BFE2" w16cex:dateUtc="2026-09-20T15:44:00Z"/>
  <w16cex:commentExtensible w16cex:durableId="6646CD82" w16cex:dateUtc="2026-09-20T14:52:00Z"/>
  <w16cex:commentExtensible w16cex:durableId="11E461EB" w16cex:dateUtc="2026-09-20T15:04:00Z"/>
  <w16cex:commentExtensible w16cex:durableId="140E4672" w16cex:dateUtc="2026-09-10T18:02:00Z"/>
  <w16cex:commentExtensible w16cex:durableId="41FBB1FF" w16cex:dateUtc="2026-09-11T20:57:00Z"/>
  <w16cex:commentExtensible w16cex:durableId="7BADA6C2" w16cex:dateUtc="2026-08-31T10:56:00Z"/>
  <w16cex:commentExtensible w16cex:durableId="721CDE9E" w16cex:dateUtc="2026-09-11T20:57:00Z"/>
  <w16cex:commentExtensible w16cex:durableId="5A46A284" w16cex:dateUtc="2026-09-10T18:05:00Z"/>
  <w16cex:commentExtensible w16cex:durableId="626F60F0" w16cex:dateUtc="2026-09-11T20:57:00Z"/>
  <w16cex:commentExtensible w16cex:durableId="6603077E" w16cex:dateUtc="2026-09-20T10:26:00Z"/>
  <w16cex:commentExtensible w16cex:durableId="528816C5" w16cex:dateUtc="2026-09-20T10:28:00Z"/>
  <w16cex:commentExtensible w16cex:durableId="43D31F16" w16cex:dateUtc="2026-09-20T10:31:00Z"/>
  <w16cex:commentExtensible w16cex:durableId="2D7500D3" w16cex:dateUtc="2026-09-20T10:36:00Z"/>
  <w16cex:commentExtensible w16cex:durableId="3B662FC0" w16cex:dateUtc="2026-09-20T10:39:00Z"/>
  <w16cex:commentExtensible w16cex:durableId="1C71EB9D" w16cex:dateUtc="2026-08-31T11:25:00Z"/>
  <w16cex:commentExtensible w16cex:durableId="7F5F8AB9" w16cex:dateUtc="2026-09-09T16:13:00Z"/>
  <w16cex:commentExtensible w16cex:durableId="3194D6CE" w16cex:dateUtc="2026-08-31T11:26:00Z"/>
  <w16cex:commentExtensible w16cex:durableId="3776717F" w16cex:dateUtc="2026-09-09T16:54:00Z"/>
  <w16cex:commentExtensible w16cex:durableId="1089D0E0" w16cex:dateUtc="2026-08-31T11:25:00Z"/>
  <w16cex:commentExtensible w16cex:durableId="3904B8B1" w16cex:dateUtc="2026-09-11T20:58:00Z"/>
  <w16cex:commentExtensible w16cex:durableId="6A5B47EA" w16cex:dateUtc="2026-08-31T11:26:00Z"/>
  <w16cex:commentExtensible w16cex:durableId="1B038665" w16cex:dateUtc="2026-09-11T20:59:00Z"/>
  <w16cex:commentExtensible w16cex:durableId="5592CDEE" w16cex:dateUtc="2026-08-31T11:30:00Z"/>
  <w16cex:commentExtensible w16cex:durableId="09647579" w16cex:dateUtc="2026-09-11T21:00:00Z"/>
  <w16cex:commentExtensible w16cex:durableId="31ED56A5" w16cex:dateUtc="2026-09-18T11:37:00Z"/>
  <w16cex:commentExtensible w16cex:durableId="0997E27E" w16cex:dateUtc="2026-09-01T10:23:00Z"/>
  <w16cex:commentExtensible w16cex:durableId="107C2847" w16cex:dateUtc="2026-09-11T21:01:00Z"/>
  <w16cex:commentExtensible w16cex:durableId="26145BA2" w16cex:dateUtc="2026-09-01T10:25:00Z"/>
  <w16cex:commentExtensible w16cex:durableId="3900627A" w16cex:dateUtc="2026-09-11T21:01:00Z"/>
  <w16cex:commentExtensible w16cex:durableId="1D357363" w16cex:dateUtc="2026-09-01T10:26:00Z"/>
  <w16cex:commentExtensible w16cex:durableId="20A16010" w16cex:dateUtc="2026-09-11T21:01:00Z"/>
  <w16cex:commentExtensible w16cex:durableId="6926827C" w16cex:dateUtc="2026-09-01T10:42:00Z"/>
  <w16cex:commentExtensible w16cex:durableId="5203E0DC" w16cex:dateUtc="2026-09-11T21:01:00Z"/>
  <w16cex:commentExtensible w16cex:durableId="1E227FEE" w16cex:dateUtc="2026-09-01T10:42:00Z"/>
  <w16cex:commentExtensible w16cex:durableId="0BA37B50" w16cex:dateUtc="2026-09-11T21:02:00Z"/>
  <w16cex:commentExtensible w16cex:durableId="7D2A9727" w16cex:dateUtc="2026-09-01T10:42:00Z"/>
  <w16cex:commentExtensible w16cex:durableId="3B26C889" w16cex:dateUtc="2026-09-11T21:02:00Z"/>
  <w16cex:commentExtensible w16cex:durableId="23C654E8" w16cex:dateUtc="2026-09-01T10:38:00Z"/>
  <w16cex:commentExtensible w16cex:durableId="31CCBD11" w16cex:dateUtc="2026-09-11T21:03:00Z"/>
  <w16cex:commentExtensible w16cex:durableId="122E74A3" w16cex:dateUtc="2026-09-01T11:06:00Z"/>
  <w16cex:commentExtensible w16cex:durableId="10E55689" w16cex:dateUtc="2026-09-11T21:03:00Z"/>
  <w16cex:commentExtensible w16cex:durableId="1BE7D355" w16cex:dateUtc="2026-09-01T11:08:00Z"/>
  <w16cex:commentExtensible w16cex:durableId="32C673BB" w16cex:dateUtc="2026-09-11T21:05:00Z"/>
  <w16cex:commentExtensible w16cex:durableId="50FE1858" w16cex:dateUtc="2026-09-01T11:09:00Z"/>
  <w16cex:commentExtensible w16cex:durableId="6645FD4E" w16cex:dateUtc="2026-09-11T21:05:00Z"/>
  <w16cex:commentExtensible w16cex:durableId="28344E1A" w16cex:dateUtc="2026-09-01T11:11:00Z"/>
  <w16cex:commentExtensible w16cex:durableId="6F009AF9" w16cex:dateUtc="2026-09-11T21:06:00Z"/>
  <w16cex:commentExtensible w16cex:durableId="5E145F90" w16cex:dateUtc="2026-09-01T12:55:00Z"/>
  <w16cex:commentExtensible w16cex:durableId="137F48E4" w16cex:dateUtc="2026-09-11T21:06:00Z"/>
  <w16cex:commentExtensible w16cex:durableId="6DA58990" w16cex:dateUtc="2026-09-01T13:08:00Z"/>
  <w16cex:commentExtensible w16cex:durableId="29DD80B3" w16cex:dateUtc="2026-09-11T21:07:00Z"/>
  <w16cex:commentExtensible w16cex:durableId="219A2025" w16cex:dateUtc="2026-09-01T13:23:00Z"/>
  <w16cex:commentExtensible w16cex:durableId="5936A6BD" w16cex:dateUtc="2026-09-11T21:08:00Z"/>
  <w16cex:commentExtensible w16cex:durableId="1F95A62B" w16cex:dateUtc="2026-09-18T11:56:00Z"/>
  <w16cex:commentExtensible w16cex:durableId="79D0B268" w16cex:dateUtc="2026-09-01T16:36:00Z"/>
  <w16cex:commentExtensible w16cex:durableId="199B02E7" w16cex:dateUtc="2026-09-11T21:09:00Z"/>
  <w16cex:commentExtensible w16cex:durableId="445A51EE" w16cex:dateUtc="2026-09-24T21:38:00Z"/>
  <w16cex:commentExtensible w16cex:durableId="46409F96" w16cex:dateUtc="2026-09-11T16:53:00Z"/>
  <w16cex:commentExtensible w16cex:durableId="10EF24E1" w16cex:dateUtc="2026-09-11T21:09:00Z"/>
  <w16cex:commentExtensible w16cex:durableId="71709243" w16cex:dateUtc="2026-09-04T15:41:00Z"/>
  <w16cex:commentExtensible w16cex:durableId="2B0AA992" w16cex:dateUtc="2026-09-11T21:10:00Z"/>
  <w16cex:commentExtensible w16cex:durableId="49B791F0" w16cex:dateUtc="2026-09-04T15:54:00Z"/>
  <w16cex:commentExtensible w16cex:durableId="0D6A48D0" w16cex:dateUtc="2026-09-11T21:10:00Z"/>
  <w16cex:commentExtensible w16cex:durableId="6F8F9D51" w16cex:dateUtc="2026-09-04T15:58:00Z"/>
  <w16cex:commentExtensible w16cex:durableId="13EF3F93" w16cex:dateUtc="2026-09-11T21:11:00Z"/>
  <w16cex:commentExtensible w16cex:durableId="19D7E9B4" w16cex:dateUtc="2026-09-07T13:16:00Z"/>
  <w16cex:commentExtensible w16cex:durableId="70DC2342" w16cex:dateUtc="2026-09-11T21:12:00Z"/>
  <w16cex:commentExtensible w16cex:durableId="1ACD5325" w16cex:dateUtc="2026-09-07T13:22:00Z"/>
  <w16cex:commentExtensible w16cex:durableId="6BD14AC0" w16cex:dateUtc="2026-09-11T21:12:00Z"/>
  <w16cex:commentExtensible w16cex:durableId="1E1D7ECB" w16cex:dateUtc="2026-09-07T15:23:00Z"/>
  <w16cex:commentExtensible w16cex:durableId="201695AB" w16cex:dateUtc="2026-09-11T21:13:00Z"/>
  <w16cex:commentExtensible w16cex:durableId="32C0D953" w16cex:dateUtc="2026-09-08T14:36:00Z"/>
  <w16cex:commentExtensible w16cex:durableId="04431F6C" w16cex:dateUtc="2026-09-11T21:13:00Z"/>
  <w16cex:commentExtensible w16cex:durableId="67E93891" w16cex:dateUtc="2026-09-08T14:38:00Z"/>
  <w16cex:commentExtensible w16cex:durableId="60DF6C24" w16cex:dateUtc="2026-09-11T21:14:00Z"/>
  <w16cex:commentExtensible w16cex:durableId="3E085A9B" w16cex:dateUtc="2026-09-09T15:30:00Z"/>
  <w16cex:commentExtensible w16cex:durableId="2AF3AAE8" w16cex:dateUtc="2026-09-09T15:37:00Z"/>
  <w16cex:commentExtensible w16cex:durableId="396E16C7" w16cex:dateUtc="2026-09-11T21:14:00Z"/>
  <w16cex:commentExtensible w16cex:durableId="5BDA7C66" w16cex:dateUtc="2026-09-12T21:49:00Z"/>
  <w16cex:commentExtensible w16cex:durableId="2BB07FA1" w16cex:dateUtc="2026-09-09T18:04:00Z"/>
  <w16cex:commentExtensible w16cex:durableId="22917022" w16cex:dateUtc="2026-09-11T21:14:00Z"/>
  <w16cex:commentExtensible w16cex:durableId="4541AA96" w16cex:dateUtc="2026-09-21T22:09:00Z"/>
  <w16cex:commentExtensible w16cex:durableId="1E795683" w16cex:dateUtc="2026-09-09T16:55:00Z"/>
  <w16cex:commentExtensible w16cex:durableId="3324573A" w16cex:dateUtc="2026-09-11T21:15:00Z"/>
  <w16cex:commentExtensible w16cex:durableId="4A69871B" w16cex:dateUtc="2026-09-23T11:56:00Z"/>
  <w16cex:commentExtensible w16cex:durableId="31D3162B" w16cex:dateUtc="2026-09-21T22:03:00Z"/>
  <w16cex:commentExtensible w16cex:durableId="674EDC0F" w16cex:dateUtc="2026-09-09T10:50:00Z"/>
  <w16cex:commentExtensible w16cex:durableId="7D419783" w16cex:dateUtc="2026-09-09T17:01:00Z"/>
  <w16cex:commentExtensible w16cex:durableId="0359319D" w16cex:dateUtc="2026-09-11T21:15:00Z"/>
  <w16cex:commentExtensible w16cex:durableId="179D1B18" w16cex:dateUtc="2026-09-12T21:55:00Z"/>
  <w16cex:commentExtensible w16cex:durableId="2E283BE9" w16cex:dateUtc="2026-09-24T14:05:00Z"/>
  <w16cex:commentExtensible w16cex:durableId="06C55FE8" w16cex:dateUtc="2026-09-24T14:06:00Z"/>
  <w16cex:commentExtensible w16cex:durableId="5F48382E" w16cex:dateUtc="2026-09-21T22:05:00Z"/>
  <w16cex:commentExtensible w16cex:durableId="6572A810" w16cex:dateUtc="2026-09-23T23:12:00Z"/>
  <w16cex:commentExtensible w16cex:durableId="4741175E" w16cex:dateUtc="2026-09-24T13:25:00Z"/>
  <w16cex:commentExtensible w16cex:durableId="338CC4BC" w16cex:dateUtc="2026-09-23T10:21:00Z"/>
  <w16cex:commentExtensible w16cex:durableId="4399BB38" w16cex:dateUtc="2026-09-24T16:29:00Z"/>
  <w16cex:commentExtensible w16cex:durableId="4D22BEF5" w16cex:dateUtc="2026-09-21T22:10:00Z"/>
  <w16cex:commentExtensible w16cex:durableId="3B4C5F24" w16cex:dateUtc="2026-09-23T23:14:00Z"/>
  <w16cex:commentExtensible w16cex:durableId="6A037F56" w16cex:dateUtc="2026-09-24T21:42:00Z"/>
  <w16cex:commentExtensible w16cex:durableId="4C8D602E" w16cex:dateUtc="2026-09-09T10:39:00Z"/>
  <w16cex:commentExtensible w16cex:durableId="5E01335F" w16cex:dateUtc="2026-09-11T21:15:00Z"/>
  <w16cex:commentExtensible w16cex:durableId="2917F468" w16cex:dateUtc="2026-09-12T21:55:00Z"/>
  <w16cex:commentExtensible w16cex:durableId="700B6856" w16cex:dateUtc="2026-09-20T10:44:00Z"/>
  <w16cex:commentExtensible w16cex:durableId="522D67BB" w16cex:dateUtc="2026-09-09T11:28:00Z"/>
  <w16cex:commentExtensible w16cex:durableId="684C7677" w16cex:dateUtc="2026-09-11T21:16:00Z"/>
  <w16cex:commentExtensible w16cex:durableId="428CCB3D" w16cex:dateUtc="2026-09-14T11:46:00Z"/>
  <w16cex:commentExtensible w16cex:durableId="420C86F4" w16cex:dateUtc="2026-09-09T11:30:00Z"/>
  <w16cex:commentExtensible w16cex:durableId="16BB5CD6" w16cex:dateUtc="2026-09-11T21:16:00Z"/>
  <w16cex:commentExtensible w16cex:durableId="7BB43541" w16cex:dateUtc="2026-09-14T11:47:00Z"/>
  <w16cex:commentExtensible w16cex:durableId="044103E0" w16cex:dateUtc="2026-09-09T11:36:00Z"/>
  <w16cex:commentExtensible w16cex:durableId="333AFD60" w16cex:dateUtc="2026-09-11T21:16:00Z"/>
  <w16cex:commentExtensible w16cex:durableId="799A5D6F" w16cex:dateUtc="2026-09-21T17:54:00Z"/>
  <w16cex:commentExtensible w16cex:durableId="0E6CE644" w16cex:dateUtc="2026-09-09T11:47:00Z"/>
  <w16cex:commentExtensible w16cex:durableId="690F073B" w16cex:dateUtc="2026-09-11T21:16:00Z"/>
  <w16cex:commentExtensible w16cex:durableId="2B9CED30" w16cex:dateUtc="2026-09-14T11:47:00Z"/>
  <w16cex:commentExtensible w16cex:durableId="088D04E3" w16cex:dateUtc="2026-09-09T11:45:00Z"/>
  <w16cex:commentExtensible w16cex:durableId="206D101A" w16cex:dateUtc="2026-09-09T11:47:00Z"/>
  <w16cex:commentExtensible w16cex:durableId="640611C0" w16cex:dateUtc="2026-09-11T21:16:00Z"/>
  <w16cex:commentExtensible w16cex:durableId="5923A996" w16cex:dateUtc="2026-09-14T11:48:00Z"/>
  <w16cex:commentExtensible w16cex:durableId="638292EF" w16cex:dateUtc="2026-09-23T09:56:00Z"/>
  <w16cex:commentExtensible w16cex:durableId="7D4A1172" w16cex:dateUtc="2026-09-23T17:53:00Z"/>
  <w16cex:commentExtensible w16cex:durableId="36ACD2CB" w16cex:dateUtc="2026-09-23T17:55:00Z"/>
  <w16cex:commentExtensible w16cex:durableId="3BB8D662" w16cex:dateUtc="2026-09-24T08:03:00Z"/>
  <w16cex:commentExtensible w16cex:durableId="7CA7D049" w16cex:dateUtc="2026-09-09T11:49:00Z"/>
  <w16cex:commentExtensible w16cex:durableId="02FED732" w16cex:dateUtc="2026-09-11T21:16:00Z"/>
  <w16cex:commentExtensible w16cex:durableId="04B036B8" w16cex:dateUtc="2026-09-14T11:49:00Z"/>
  <w16cex:commentExtensible w16cex:durableId="5DB7DC7F" w16cex:dateUtc="2026-09-10T10:29:00Z"/>
  <w16cex:commentExtensible w16cex:durableId="439429A2" w16cex:dateUtc="2026-09-11T21:17:00Z"/>
  <w16cex:commentExtensible w16cex:durableId="75965712" w16cex:dateUtc="2026-09-08T16:44:00Z"/>
  <w16cex:commentExtensible w16cex:durableId="2447C75C" w16cex:dateUtc="2026-09-11T21:17:00Z"/>
  <w16cex:commentExtensible w16cex:durableId="08C9B68F" w16cex:dateUtc="2026-09-08T16:57:00Z"/>
  <w16cex:commentExtensible w16cex:durableId="1B5EDAA4" w16cex:dateUtc="2026-09-11T21:17:00Z"/>
  <w16cex:commentExtensible w16cex:durableId="55484AF9" w16cex:dateUtc="2026-09-10T09:37:00Z"/>
  <w16cex:commentExtensible w16cex:durableId="7E3BC1B4" w16cex:dateUtc="2026-09-11T21:17:00Z"/>
  <w16cex:commentExtensible w16cex:durableId="161CACD3" w16cex:dateUtc="2026-09-10T10:01:00Z"/>
  <w16cex:commentExtensible w16cex:durableId="4B1FC2C1" w16cex:dateUtc="2026-09-11T21:18:00Z"/>
  <w16cex:commentExtensible w16cex:durableId="2DAA2359" w16cex:dateUtc="2026-09-10T10:19:00Z"/>
  <w16cex:commentExtensible w16cex:durableId="0451C03F" w16cex:dateUtc="2026-09-11T21:18:00Z"/>
  <w16cex:commentExtensible w16cex:durableId="5C0DF695" w16cex:dateUtc="2026-09-10T10:25:00Z"/>
  <w16cex:commentExtensible w16cex:durableId="4CC68686" w16cex:dateUtc="2026-09-11T21:18:00Z"/>
  <w16cex:commentExtensible w16cex:durableId="6344B356" w16cex:dateUtc="2026-09-10T10:38:00Z"/>
  <w16cex:commentExtensible w16cex:durableId="55E83828" w16cex:dateUtc="2026-09-11T21:18:00Z"/>
  <w16cex:commentExtensible w16cex:durableId="4B44FB9C" w16cex:dateUtc="2026-09-10T10:41:00Z"/>
  <w16cex:commentExtensible w16cex:durableId="16DD2622" w16cex:dateUtc="2026-09-11T21:18:00Z"/>
  <w16cex:commentExtensible w16cex:durableId="0DC1063E" w16cex:dateUtc="2026-09-10T10:59:00Z"/>
  <w16cex:commentExtensible w16cex:durableId="08C4F350" w16cex:dateUtc="2026-09-11T21:18:00Z"/>
  <w16cex:commentExtensible w16cex:durableId="5AB29EA8" w16cex:dateUtc="2026-09-10T13:44:00Z"/>
  <w16cex:commentExtensible w16cex:durableId="54D5580C" w16cex:dateUtc="2026-09-11T21:19:00Z"/>
  <w16cex:commentExtensible w16cex:durableId="2DC96620" w16cex:dateUtc="2026-09-10T17:46:00Z"/>
  <w16cex:commentExtensible w16cex:durableId="6C1B33F1" w16cex:dateUtc="2026-09-11T21:19:00Z"/>
  <w16cex:commentExtensible w16cex:durableId="40ECE59F" w16cex:dateUtc="2026-09-09T17:06:00Z"/>
  <w16cex:commentExtensible w16cex:durableId="1AAA5F97" w16cex:dateUtc="2026-09-11T21:19:00Z"/>
  <w16cex:commentExtensible w16cex:durableId="0ED037DA" w16cex:dateUtc="2026-09-09T18:08:00Z"/>
  <w16cex:commentExtensible w16cex:durableId="1389E07E" w16cex:dateUtc="2026-09-11T21:19:00Z"/>
  <w16cex:commentExtensible w16cex:durableId="6B8A1A5A" w16cex:dateUtc="2026-09-10T17:40:00Z"/>
  <w16cex:commentExtensible w16cex:durableId="735D6347" w16cex:dateUtc="2026-09-11T21:19:00Z"/>
  <w16cex:commentExtensible w16cex:durableId="2AAD5D95" w16cex:dateUtc="2026-09-10T17:50:00Z"/>
  <w16cex:commentExtensible w16cex:durableId="502B663D" w16cex:dateUtc="2026-09-11T21:20:00Z"/>
  <w16cex:commentExtensible w16cex:durableId="4016898B" w16cex:dateUtc="2026-09-10T17:45:00Z"/>
  <w16cex:commentExtensible w16cex:durableId="79417FFB" w16cex:dateUtc="2026-09-11T21:20:00Z"/>
  <w16cex:commentExtensible w16cex:durableId="60C49636" w16cex:dateUtc="2026-09-10T17:49:00Z"/>
  <w16cex:commentExtensible w16cex:durableId="4726F3CC" w16cex:dateUtc="2026-09-11T21:20:00Z"/>
  <w16cex:commentExtensible w16cex:durableId="5099DE7E" w16cex:dateUtc="2026-09-10T17:55:00Z"/>
  <w16cex:commentExtensible w16cex:durableId="463C3FD8" w16cex:dateUtc="2026-09-11T21:20:00Z"/>
  <w16cex:commentExtensible w16cex:durableId="2142BDB2" w16cex:dateUtc="2026-09-11T10:59:00Z"/>
  <w16cex:commentExtensible w16cex:durableId="22184F13" w16cex:dateUtc="2026-09-11T21:21:00Z"/>
  <w16cex:commentExtensible w16cex:durableId="20595547" w16cex:dateUtc="2026-09-10T20:49:00Z"/>
  <w16cex:commentExtensible w16cex:durableId="692290CE" w16cex:dateUtc="2026-09-10T20:52:00Z"/>
  <w16cex:commentExtensible w16cex:durableId="0F9C9997" w16cex:dateUtc="2026-09-11T21:21:00Z"/>
  <w16cex:commentExtensible w16cex:durableId="6114B7E3" w16cex:dateUtc="2026-09-10T21:10:00Z"/>
  <w16cex:commentExtensible w16cex:durableId="77696764" w16cex:dateUtc="2026-09-11T21:21:00Z"/>
  <w16cex:commentExtensible w16cex:durableId="0F2DA6F1" w16cex:dateUtc="2026-09-10T21:12:00Z"/>
  <w16cex:commentExtensible w16cex:durableId="1AE75C86" w16cex:dateUtc="2026-09-11T21:22:00Z"/>
  <w16cex:commentExtensible w16cex:durableId="3F9CF0F4" w16cex:dateUtc="2026-09-11T11:31:00Z"/>
  <w16cex:commentExtensible w16cex:durableId="08DDD4D7" w16cex:dateUtc="2026-09-11T21:22:00Z"/>
  <w16cex:commentExtensible w16cex:durableId="5FFBCC7D" w16cex:dateUtc="2026-09-11T11:36:00Z"/>
  <w16cex:commentExtensible w16cex:durableId="7A447580" w16cex:dateUtc="2026-09-11T21:22:00Z"/>
  <w16cex:commentExtensible w16cex:durableId="5B2C3198" w16cex:dateUtc="2026-09-11T13:27:00Z"/>
  <w16cex:commentExtensible w16cex:durableId="29CD7CC2" w16cex:dateUtc="2026-09-11T21:22:00Z"/>
  <w16cex:commentExtensible w16cex:durableId="4DDFB281" w16cex:dateUtc="2026-09-11T13:27:00Z"/>
  <w16cex:commentExtensible w16cex:durableId="6B64703D" w16cex:dateUtc="2026-09-11T21:22:00Z"/>
  <w16cex:commentExtensible w16cex:durableId="39B4AECD" w16cex:dateUtc="2026-09-11T11:23:00Z"/>
  <w16cex:commentExtensible w16cex:durableId="32AB576F" w16cex:dateUtc="2026-09-11T21:22:00Z"/>
  <w16cex:commentExtensible w16cex:durableId="25319838" w16cex:dateUtc="2026-09-11T13:20:00Z"/>
  <w16cex:commentExtensible w16cex:durableId="6B8B704B" w16cex:dateUtc="2026-09-11T21:23:00Z"/>
  <w16cex:commentExtensible w16cex:durableId="751ECC06" w16cex:dateUtc="2026-09-11T11:32:00Z"/>
  <w16cex:commentExtensible w16cex:durableId="50EEF012" w16cex:dateUtc="2026-09-11T21:23:00Z"/>
  <w16cex:commentExtensible w16cex:durableId="7B5E212E" w16cex:dateUtc="2026-09-11T11:38:00Z"/>
  <w16cex:commentExtensible w16cex:durableId="13A7797A" w16cex:dateUtc="2026-09-11T21:23:00Z"/>
  <w16cex:commentExtensible w16cex:durableId="0FBEA0F2" w16cex:dateUtc="2026-09-11T13:24:00Z"/>
  <w16cex:commentExtensible w16cex:durableId="22BA1F90" w16cex:dateUtc="2026-09-11T21:23:00Z"/>
  <w16cex:commentExtensible w16cex:durableId="7A673D59" w16cex:dateUtc="2026-09-11T13:28:00Z"/>
  <w16cex:commentExtensible w16cex:durableId="768A2C32" w16cex:dateUtc="2026-09-11T21:23:00Z"/>
  <w16cex:commentExtensible w16cex:durableId="064832E3" w16cex:dateUtc="2026-09-11T13:30:00Z"/>
  <w16cex:commentExtensible w16cex:durableId="58615CE4" w16cex:dateUtc="2026-09-11T21:23:00Z"/>
  <w16cex:commentExtensible w16cex:durableId="54E7A078" w16cex:dateUtc="2026-09-11T14:13:00Z"/>
  <w16cex:commentExtensible w16cex:durableId="230E3BAA" w16cex:dateUtc="2026-09-11T21:23:00Z"/>
  <w16cex:commentExtensible w16cex:durableId="76FD40EC" w16cex:dateUtc="2026-09-11T14:09:00Z"/>
  <w16cex:commentExtensible w16cex:durableId="45DEE8BD" w16cex:dateUtc="2026-09-11T21:24:00Z"/>
  <w16cex:commentExtensible w16cex:durableId="6CC7BF26" w16cex:dateUtc="2026-09-11T14:41:00Z"/>
  <w16cex:commentExtensible w16cex:durableId="1212E8FE" w16cex:dateUtc="2026-09-11T21:24:00Z"/>
  <w16cex:commentExtensible w16cex:durableId="2EB29EDB" w16cex:dateUtc="2026-09-11T14:29:00Z"/>
  <w16cex:commentExtensible w16cex:durableId="6D39E616" w16cex:dateUtc="2026-09-11T14:44:00Z"/>
  <w16cex:commentExtensible w16cex:durableId="79C985B1" w16cex:dateUtc="2026-09-11T21:24:00Z"/>
  <w16cex:commentExtensible w16cex:durableId="1CB528EC" w16cex:dateUtc="2026-09-11T15:32:00Z"/>
  <w16cex:commentExtensible w16cex:durableId="5F8CF094" w16cex:dateUtc="2026-09-11T21:24:00Z"/>
  <w16cex:commentExtensible w16cex:durableId="0D396195" w16cex:dateUtc="2026-09-11T14:48:00Z"/>
  <w16cex:commentExtensible w16cex:durableId="054B6F93" w16cex:dateUtc="2026-09-11T21:24:00Z"/>
  <w16cex:commentExtensible w16cex:durableId="7FA0C2F4" w16cex:dateUtc="2026-09-11T15:40:00Z"/>
  <w16cex:commentExtensible w16cex:durableId="6E23762A" w16cex:dateUtc="2026-09-11T21:24:00Z"/>
  <w16cex:commentExtensible w16cex:durableId="66C874FA" w16cex:dateUtc="2026-09-11T15:43:00Z"/>
  <w16cex:commentExtensible w16cex:durableId="7FC43ADB" w16cex:dateUtc="2026-09-11T15:43:00Z"/>
  <w16cex:commentExtensible w16cex:durableId="6142EA37" w16cex:dateUtc="2026-09-11T21:25:00Z"/>
  <w16cex:commentExtensible w16cex:durableId="077C84CC" w16cex:dateUtc="2026-09-11T15:44:00Z"/>
  <w16cex:commentExtensible w16cex:durableId="395A0D93" w16cex:dateUtc="2026-09-11T21:25:00Z"/>
  <w16cex:commentExtensible w16cex:durableId="368B43AF" w16cex:dateUtc="2026-09-11T15:46:00Z"/>
  <w16cex:commentExtensible w16cex:durableId="569191EC" w16cex:dateUtc="2026-09-11T21:26:00Z"/>
  <w16cex:commentExtensible w16cex:durableId="7E8A7C4E" w16cex:dateUtc="2026-09-10T21:57:00Z"/>
  <w16cex:commentExtensible w16cex:durableId="583787EE" w16cex:dateUtc="2026-09-11T21:27:00Z"/>
  <w16cex:commentExtensible w16cex:durableId="70664622" w16cex:dateUtc="2026-09-10T21:51:00Z"/>
  <w16cex:commentExtensible w16cex:durableId="723A06A7" w16cex:dateUtc="2026-09-11T21:27:00Z"/>
  <w16cex:commentExtensible w16cex:durableId="5E77D94D" w16cex:dateUtc="2026-09-10T21:51:00Z"/>
  <w16cex:commentExtensible w16cex:durableId="207B77BF" w16cex:dateUtc="2026-09-11T21:27:00Z"/>
  <w16cex:commentExtensible w16cex:durableId="53051706" w16cex:dateUtc="2026-09-10T21:56:00Z"/>
  <w16cex:commentExtensible w16cex:durableId="7D1D6CBC" w16cex:dateUtc="2026-09-11T21:27:00Z"/>
  <w16cex:commentExtensible w16cex:durableId="4A22074C" w16cex:dateUtc="2026-09-11T16:20:00Z"/>
  <w16cex:commentExtensible w16cex:durableId="263D3F03" w16cex:dateUtc="2026-09-11T21:28:00Z"/>
  <w16cex:commentExtensible w16cex:durableId="663C4A52" w16cex:dateUtc="2026-09-11T16:20:00Z"/>
  <w16cex:commentExtensible w16cex:durableId="30C3404A" w16cex:dateUtc="2026-09-11T21:28:00Z"/>
  <w16cex:commentExtensible w16cex:durableId="7D46BE67" w16cex:dateUtc="2026-09-11T16:29:00Z"/>
  <w16cex:commentExtensible w16cex:durableId="37E2BD0D" w16cex:dateUtc="2026-09-11T21:28:00Z"/>
  <w16cex:commentExtensible w16cex:durableId="31D91C7E" w16cex:dateUtc="2026-09-11T16:37:00Z"/>
  <w16cex:commentExtensible w16cex:durableId="03139F9F" w16cex:dateUtc="2026-09-11T21:28:00Z"/>
  <w16cex:commentExtensible w16cex:durableId="47F88BE8" w16cex:dateUtc="2026-09-11T16:30:00Z"/>
  <w16cex:commentExtensible w16cex:durableId="0E67F6B2" w16cex:dateUtc="2026-09-11T21:28:00Z"/>
  <w16cex:commentExtensible w16cex:durableId="3C7DE640" w16cex:dateUtc="2026-09-11T16:24:00Z"/>
  <w16cex:commentExtensible w16cex:durableId="2311F43D" w16cex:dateUtc="2026-09-11T21:28:00Z"/>
  <w16cex:commentExtensible w16cex:durableId="74F81485" w16cex:dateUtc="2026-09-11T16:32:00Z"/>
  <w16cex:commentExtensible w16cex:durableId="6AE3BAAB" w16cex:dateUtc="2026-09-11T21:28:00Z"/>
  <w16cex:commentExtensible w16cex:durableId="3CE50FE7" w16cex:dateUtc="2026-09-11T16:34:00Z"/>
  <w16cex:commentExtensible w16cex:durableId="4DE90975" w16cex:dateUtc="2026-09-11T16:35:00Z"/>
  <w16cex:commentExtensible w16cex:durableId="4215F411" w16cex:dateUtc="2026-09-11T21:28:00Z"/>
  <w16cex:commentExtensible w16cex:durableId="5F83CEFE" w16cex:dateUtc="2026-09-11T17:02:00Z"/>
  <w16cex:commentExtensible w16cex:durableId="1D9FA21B" w16cex:dateUtc="2026-09-11T17:02:00Z"/>
  <w16cex:commentExtensible w16cex:durableId="74ABBF58" w16cex:dateUtc="2026-09-11T21:29:00Z"/>
  <w16cex:commentExtensible w16cex:durableId="1F2ED4D3" w16cex:dateUtc="2026-09-11T16:59:00Z"/>
  <w16cex:commentExtensible w16cex:durableId="0A4B88A4" w16cex:dateUtc="2026-09-11T21:29:00Z"/>
  <w16cex:commentExtensible w16cex:durableId="0B5B7D5D" w16cex:dateUtc="2026-09-11T17:04:00Z"/>
  <w16cex:commentExtensible w16cex:durableId="0E380C05" w16cex:dateUtc="2026-09-11T21:29:00Z"/>
  <w16cex:commentExtensible w16cex:durableId="7F112439" w16cex:dateUtc="2026-09-11T17:05:00Z"/>
  <w16cex:commentExtensible w16cex:durableId="4BFCDE40" w16cex:dateUtc="2026-09-11T21:29:00Z"/>
  <w16cex:commentExtensible w16cex:durableId="0A47E70A" w16cex:dateUtc="2026-09-11T17:20:00Z"/>
  <w16cex:commentExtensible w16cex:durableId="563F66A1" w16cex:dateUtc="2026-09-11T21:29:00Z"/>
  <w16cex:commentExtensible w16cex:durableId="1063EC45" w16cex:dateUtc="2026-09-11T17:22:00Z"/>
  <w16cex:commentExtensible w16cex:durableId="2CC0A5B9" w16cex:dateUtc="2026-09-11T21:29:00Z"/>
  <w16cex:commentExtensible w16cex:durableId="31396848" w16cex:dateUtc="2026-09-23T17:48:00Z"/>
  <w16cex:commentExtensible w16cex:durableId="3F78C116" w16cex:dateUtc="2026-09-22T16:41:00Z"/>
  <w16cex:commentExtensible w16cex:durableId="2AA0BF20" w16cex:dateUtc="2026-09-18T14:51:00Z"/>
  <w16cex:commentExtensible w16cex:durableId="61D4F81D" w16cex:dateUtc="2026-09-10T21:44:00Z"/>
  <w16cex:commentExtensible w16cex:durableId="28CACF42" w16cex:dateUtc="2026-09-11T21:30:00Z"/>
  <w16cex:commentExtensible w16cex:durableId="526E6F5D" w16cex:dateUtc="2026-09-18T14:55:00Z"/>
  <w16cex:commentExtensible w16cex:durableId="448490B2" w16cex:dateUtc="2026-09-24T21:47:00Z"/>
  <w16cex:commentExtensible w16cex:durableId="18E5D625" w16cex:dateUtc="2026-09-20T10:52:00Z"/>
  <w16cex:commentExtensible w16cex:durableId="12FF2DFA" w16cex:dateUtc="2026-09-10T20:15:00Z"/>
  <w16cex:commentExtensible w16cex:durableId="475A8462" w16cex:dateUtc="2026-09-10T20:15:00Z"/>
  <w16cex:commentExtensible w16cex:durableId="46ABE655" w16cex:dateUtc="2026-09-11T21:30:00Z"/>
  <w16cex:commentExtensible w16cex:durableId="28BF3330" w16cex:dateUtc="2026-09-10T21:43:00Z"/>
  <w16cex:commentExtensible w16cex:durableId="2E0EB667" w16cex:dateUtc="2026-09-11T21:30:00Z"/>
  <w16cex:commentExtensible w16cex:durableId="3A95CEBE" w16cex:dateUtc="2026-09-10T20:19:00Z"/>
  <w16cex:commentExtensible w16cex:durableId="2267798D" w16cex:dateUtc="2026-09-11T21:30:00Z"/>
  <w16cex:commentExtensible w16cex:durableId="598C7F6E" w16cex:dateUtc="2026-09-10T20:19:00Z"/>
  <w16cex:commentExtensible w16cex:durableId="35E4B6C2" w16cex:dateUtc="2026-09-11T21:30:00Z"/>
  <w16cex:commentExtensible w16cex:durableId="128A2D76" w16cex:dateUtc="2026-09-22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AFE26C" w16cid:durableId="23452379"/>
  <w16cid:commentId w16cid:paraId="0280D1C8" w16cid:durableId="620FAC9D"/>
  <w16cid:commentId w16cid:paraId="03C31B5C" w16cid:durableId="17B80663"/>
  <w16cid:commentId w16cid:paraId="410A216C" w16cid:durableId="6F548E52"/>
  <w16cid:commentId w16cid:paraId="117D47FA" w16cid:durableId="4E6030D1"/>
  <w16cid:commentId w16cid:paraId="7096D2B9" w16cid:durableId="2D467E88"/>
  <w16cid:commentId w16cid:paraId="62DB4ECC" w16cid:durableId="754255FF"/>
  <w16cid:commentId w16cid:paraId="33BBAB9B" w16cid:durableId="2220B887"/>
  <w16cid:commentId w16cid:paraId="27857918" w16cid:durableId="37AF2224"/>
  <w16cid:commentId w16cid:paraId="784A47F1" w16cid:durableId="44F1D415"/>
  <w16cid:commentId w16cid:paraId="49BC0496" w16cid:durableId="18B82D08"/>
  <w16cid:commentId w16cid:paraId="5B293BEE" w16cid:durableId="6A386C2A"/>
  <w16cid:commentId w16cid:paraId="3D051B32" w16cid:durableId="0BB630A0"/>
  <w16cid:commentId w16cid:paraId="6BD3A0C0" w16cid:durableId="0DDE6474"/>
  <w16cid:commentId w16cid:paraId="6B5B59B3" w16cid:durableId="6ED75F15"/>
  <w16cid:commentId w16cid:paraId="705D8266" w16cid:durableId="662AEB57"/>
  <w16cid:commentId w16cid:paraId="49AC6F2B" w16cid:durableId="6C96BFE2"/>
  <w16cid:commentId w16cid:paraId="15195AC0" w16cid:durableId="6646CD82"/>
  <w16cid:commentId w16cid:paraId="29FA2CB1" w16cid:durableId="11E461EB"/>
  <w16cid:commentId w16cid:paraId="2FC0046A" w16cid:durableId="140E4672"/>
  <w16cid:commentId w16cid:paraId="7DD9A480" w16cid:durableId="41FBB1FF"/>
  <w16cid:commentId w16cid:paraId="615C4CF1" w16cid:durableId="7BADA6C2"/>
  <w16cid:commentId w16cid:paraId="75E71FB3" w16cid:durableId="721CDE9E"/>
  <w16cid:commentId w16cid:paraId="68CD277B" w16cid:durableId="5A46A284"/>
  <w16cid:commentId w16cid:paraId="7A30CAD6" w16cid:durableId="626F60F0"/>
  <w16cid:commentId w16cid:paraId="73B68F6B" w16cid:durableId="6603077E"/>
  <w16cid:commentId w16cid:paraId="37C90436" w16cid:durableId="528816C5"/>
  <w16cid:commentId w16cid:paraId="0E18180E" w16cid:durableId="43D31F16"/>
  <w16cid:commentId w16cid:paraId="51D4FB70" w16cid:durableId="2D7500D3"/>
  <w16cid:commentId w16cid:paraId="0C2FB1CD" w16cid:durableId="3B662FC0"/>
  <w16cid:commentId w16cid:paraId="2EE0BF51" w16cid:durableId="1C71EB9D"/>
  <w16cid:commentId w16cid:paraId="7F186548" w16cid:durableId="7F5F8AB9"/>
  <w16cid:commentId w16cid:paraId="65F279B5" w16cid:durableId="3194D6CE"/>
  <w16cid:commentId w16cid:paraId="22340D04" w16cid:durableId="3776717F"/>
  <w16cid:commentId w16cid:paraId="29F2A714" w16cid:durableId="1089D0E0"/>
  <w16cid:commentId w16cid:paraId="19673BFA" w16cid:durableId="3904B8B1"/>
  <w16cid:commentId w16cid:paraId="74E0732F" w16cid:durableId="6A5B47EA"/>
  <w16cid:commentId w16cid:paraId="71F3CC92" w16cid:durableId="1B038665"/>
  <w16cid:commentId w16cid:paraId="70470637" w16cid:durableId="5592CDEE"/>
  <w16cid:commentId w16cid:paraId="1E4B326F" w16cid:durableId="09647579"/>
  <w16cid:commentId w16cid:paraId="1F376CD5" w16cid:durableId="31ED56A5"/>
  <w16cid:commentId w16cid:paraId="3AFCB44C" w16cid:durableId="0997E27E"/>
  <w16cid:commentId w16cid:paraId="2FA5CA64" w16cid:durableId="107C2847"/>
  <w16cid:commentId w16cid:paraId="0B47367F" w16cid:durableId="26145BA2"/>
  <w16cid:commentId w16cid:paraId="43716F8D" w16cid:durableId="3900627A"/>
  <w16cid:commentId w16cid:paraId="66F9B6DC" w16cid:durableId="1D357363"/>
  <w16cid:commentId w16cid:paraId="71B8516B" w16cid:durableId="20A16010"/>
  <w16cid:commentId w16cid:paraId="7F0E3649" w16cid:durableId="6926827C"/>
  <w16cid:commentId w16cid:paraId="5E5EA705" w16cid:durableId="5203E0DC"/>
  <w16cid:commentId w16cid:paraId="3B804697" w16cid:durableId="1E227FEE"/>
  <w16cid:commentId w16cid:paraId="7A1D4F19" w16cid:durableId="0BA37B50"/>
  <w16cid:commentId w16cid:paraId="331401A5" w16cid:durableId="7D2A9727"/>
  <w16cid:commentId w16cid:paraId="2D061F35" w16cid:durableId="3B26C889"/>
  <w16cid:commentId w16cid:paraId="4C8FFFCA" w16cid:durableId="23C654E8"/>
  <w16cid:commentId w16cid:paraId="60C06C08" w16cid:durableId="31CCBD11"/>
  <w16cid:commentId w16cid:paraId="400910D8" w16cid:durableId="122E74A3"/>
  <w16cid:commentId w16cid:paraId="5218B196" w16cid:durableId="10E55689"/>
  <w16cid:commentId w16cid:paraId="27ED0C72" w16cid:durableId="1BE7D355"/>
  <w16cid:commentId w16cid:paraId="78D70E7F" w16cid:durableId="32C673BB"/>
  <w16cid:commentId w16cid:paraId="71D99639" w16cid:durableId="50FE1858"/>
  <w16cid:commentId w16cid:paraId="024DF9BD" w16cid:durableId="6645FD4E"/>
  <w16cid:commentId w16cid:paraId="2B89EC7C" w16cid:durableId="28344E1A"/>
  <w16cid:commentId w16cid:paraId="2D5CC3BF" w16cid:durableId="6F009AF9"/>
  <w16cid:commentId w16cid:paraId="44B109B2" w16cid:durableId="5E145F90"/>
  <w16cid:commentId w16cid:paraId="794BB6AF" w16cid:durableId="137F48E4"/>
  <w16cid:commentId w16cid:paraId="2EF82827" w16cid:durableId="6DA58990"/>
  <w16cid:commentId w16cid:paraId="18B5F130" w16cid:durableId="29DD80B3"/>
  <w16cid:commentId w16cid:paraId="51943787" w16cid:durableId="219A2025"/>
  <w16cid:commentId w16cid:paraId="5EC94241" w16cid:durableId="5936A6BD"/>
  <w16cid:commentId w16cid:paraId="34205B6E" w16cid:durableId="1F95A62B"/>
  <w16cid:commentId w16cid:paraId="12CC57F2" w16cid:durableId="79D0B268"/>
  <w16cid:commentId w16cid:paraId="0A179AA1" w16cid:durableId="199B02E7"/>
  <w16cid:commentId w16cid:paraId="1909C033" w16cid:durableId="445A51EE"/>
  <w16cid:commentId w16cid:paraId="5BB17E1C" w16cid:durableId="46409F96"/>
  <w16cid:commentId w16cid:paraId="40BAA75D" w16cid:durableId="10EF24E1"/>
  <w16cid:commentId w16cid:paraId="0BD4E6B8" w16cid:durableId="71709243"/>
  <w16cid:commentId w16cid:paraId="66859A92" w16cid:durableId="2B0AA992"/>
  <w16cid:commentId w16cid:paraId="1D4E30E3" w16cid:durableId="49B791F0"/>
  <w16cid:commentId w16cid:paraId="21F59502" w16cid:durableId="0D6A48D0"/>
  <w16cid:commentId w16cid:paraId="0EC7EFCC" w16cid:durableId="6F8F9D51"/>
  <w16cid:commentId w16cid:paraId="22EC50BC" w16cid:durableId="13EF3F93"/>
  <w16cid:commentId w16cid:paraId="2FA785CD" w16cid:durableId="19D7E9B4"/>
  <w16cid:commentId w16cid:paraId="353A39AF" w16cid:durableId="70DC2342"/>
  <w16cid:commentId w16cid:paraId="3FD2C8BE" w16cid:durableId="1ACD5325"/>
  <w16cid:commentId w16cid:paraId="020599C4" w16cid:durableId="6BD14AC0"/>
  <w16cid:commentId w16cid:paraId="5DC55893" w16cid:durableId="1E1D7ECB"/>
  <w16cid:commentId w16cid:paraId="6A2F1838" w16cid:durableId="201695AB"/>
  <w16cid:commentId w16cid:paraId="3484299F" w16cid:durableId="32C0D953"/>
  <w16cid:commentId w16cid:paraId="42910B13" w16cid:durableId="04431F6C"/>
  <w16cid:commentId w16cid:paraId="1A941C53" w16cid:durableId="67E93891"/>
  <w16cid:commentId w16cid:paraId="31BF3689" w16cid:durableId="60DF6C24"/>
  <w16cid:commentId w16cid:paraId="35D061EE" w16cid:durableId="3E085A9B"/>
  <w16cid:commentId w16cid:paraId="203824E1" w16cid:durableId="2AF3AAE8"/>
  <w16cid:commentId w16cid:paraId="77AF3D44" w16cid:durableId="396E16C7"/>
  <w16cid:commentId w16cid:paraId="6A0EE4F1" w16cid:durableId="5BDA7C66"/>
  <w16cid:commentId w16cid:paraId="0962F285" w16cid:durableId="2BB07FA1"/>
  <w16cid:commentId w16cid:paraId="1BE51C3D" w16cid:durableId="22917022"/>
  <w16cid:commentId w16cid:paraId="1F333A72" w16cid:durableId="4541AA96"/>
  <w16cid:commentId w16cid:paraId="34D2C056" w16cid:durableId="1E795683"/>
  <w16cid:commentId w16cid:paraId="0889C9D6" w16cid:durableId="3324573A"/>
  <w16cid:commentId w16cid:paraId="25923D12" w16cid:durableId="4A69871B"/>
  <w16cid:commentId w16cid:paraId="2DE14884" w16cid:durableId="31D3162B"/>
  <w16cid:commentId w16cid:paraId="603CF255" w16cid:durableId="674EDC0F"/>
  <w16cid:commentId w16cid:paraId="5BCF5FFA" w16cid:durableId="7D419783"/>
  <w16cid:commentId w16cid:paraId="5701239F" w16cid:durableId="0359319D"/>
  <w16cid:commentId w16cid:paraId="170C4B09" w16cid:durableId="179D1B18"/>
  <w16cid:commentId w16cid:paraId="5C5053F9" w16cid:durableId="2E283BE9"/>
  <w16cid:commentId w16cid:paraId="17C53A77" w16cid:durableId="06C55FE8"/>
  <w16cid:commentId w16cid:paraId="7ED16CC4" w16cid:durableId="5F48382E"/>
  <w16cid:commentId w16cid:paraId="7AD348BB" w16cid:durableId="6572A810"/>
  <w16cid:commentId w16cid:paraId="79A37D25" w16cid:durableId="4741175E"/>
  <w16cid:commentId w16cid:paraId="517DDD4B" w16cid:durableId="338CC4BC"/>
  <w16cid:commentId w16cid:paraId="1BEA8795" w16cid:durableId="4399BB38"/>
  <w16cid:commentId w16cid:paraId="2A6D57E3" w16cid:durableId="4D22BEF5"/>
  <w16cid:commentId w16cid:paraId="415C04CA" w16cid:durableId="3B4C5F24"/>
  <w16cid:commentId w16cid:paraId="3187B702" w16cid:durableId="6A037F56"/>
  <w16cid:commentId w16cid:paraId="308A015F" w16cid:durableId="4C8D602E"/>
  <w16cid:commentId w16cid:paraId="710059B7" w16cid:durableId="5E01335F"/>
  <w16cid:commentId w16cid:paraId="2E44E2A3" w16cid:durableId="2917F468"/>
  <w16cid:commentId w16cid:paraId="4EB5D829" w16cid:durableId="700B6856"/>
  <w16cid:commentId w16cid:paraId="7D1A7BDE" w16cid:durableId="522D67BB"/>
  <w16cid:commentId w16cid:paraId="4F921DB0" w16cid:durableId="684C7677"/>
  <w16cid:commentId w16cid:paraId="536A766C" w16cid:durableId="428CCB3D"/>
  <w16cid:commentId w16cid:paraId="28BCAED6" w16cid:durableId="420C86F4"/>
  <w16cid:commentId w16cid:paraId="66407470" w16cid:durableId="16BB5CD6"/>
  <w16cid:commentId w16cid:paraId="493E8222" w16cid:durableId="7BB43541"/>
  <w16cid:commentId w16cid:paraId="026E82DA" w16cid:durableId="044103E0"/>
  <w16cid:commentId w16cid:paraId="33E5B881" w16cid:durableId="333AFD60"/>
  <w16cid:commentId w16cid:paraId="313BCD56" w16cid:durableId="799A5D6F"/>
  <w16cid:commentId w16cid:paraId="5F18CD02" w16cid:durableId="0E6CE644"/>
  <w16cid:commentId w16cid:paraId="1E4A2615" w16cid:durableId="690F073B"/>
  <w16cid:commentId w16cid:paraId="03D22DE9" w16cid:durableId="2B9CED30"/>
  <w16cid:commentId w16cid:paraId="68F83765" w16cid:durableId="088D04E3"/>
  <w16cid:commentId w16cid:paraId="6853D7B7" w16cid:durableId="206D101A"/>
  <w16cid:commentId w16cid:paraId="27196BCE" w16cid:durableId="640611C0"/>
  <w16cid:commentId w16cid:paraId="741FA881" w16cid:durableId="5923A996"/>
  <w16cid:commentId w16cid:paraId="2E5478CF" w16cid:durableId="638292EF"/>
  <w16cid:commentId w16cid:paraId="3EDF220E" w16cid:durableId="7D4A1172"/>
  <w16cid:commentId w16cid:paraId="76788C55" w16cid:durableId="36ACD2CB"/>
  <w16cid:commentId w16cid:paraId="12383123" w16cid:durableId="3BB8D662"/>
  <w16cid:commentId w16cid:paraId="1A2F96C4" w16cid:durableId="7CA7D049"/>
  <w16cid:commentId w16cid:paraId="05195C3B" w16cid:durableId="02FED732"/>
  <w16cid:commentId w16cid:paraId="39E51D04" w16cid:durableId="04B036B8"/>
  <w16cid:commentId w16cid:paraId="1822DCC6" w16cid:durableId="5DB7DC7F"/>
  <w16cid:commentId w16cid:paraId="4A2D5E9D" w16cid:durableId="439429A2"/>
  <w16cid:commentId w16cid:paraId="1A577048" w16cid:durableId="75965712"/>
  <w16cid:commentId w16cid:paraId="5163806C" w16cid:durableId="2447C75C"/>
  <w16cid:commentId w16cid:paraId="1D59E194" w16cid:durableId="08C9B68F"/>
  <w16cid:commentId w16cid:paraId="403A49D5" w16cid:durableId="1B5EDAA4"/>
  <w16cid:commentId w16cid:paraId="6404C98D" w16cid:durableId="55484AF9"/>
  <w16cid:commentId w16cid:paraId="438C5F13" w16cid:durableId="7E3BC1B4"/>
  <w16cid:commentId w16cid:paraId="527E6AF9" w16cid:durableId="161CACD3"/>
  <w16cid:commentId w16cid:paraId="641A7819" w16cid:durableId="4B1FC2C1"/>
  <w16cid:commentId w16cid:paraId="76E2745E" w16cid:durableId="2DAA2359"/>
  <w16cid:commentId w16cid:paraId="4531F00D" w16cid:durableId="0451C03F"/>
  <w16cid:commentId w16cid:paraId="1E569E8E" w16cid:durableId="5C0DF695"/>
  <w16cid:commentId w16cid:paraId="69DF0B41" w16cid:durableId="4CC68686"/>
  <w16cid:commentId w16cid:paraId="724DF186" w16cid:durableId="6344B356"/>
  <w16cid:commentId w16cid:paraId="533339BA" w16cid:durableId="55E83828"/>
  <w16cid:commentId w16cid:paraId="46D3E3E0" w16cid:durableId="4B44FB9C"/>
  <w16cid:commentId w16cid:paraId="282884A2" w16cid:durableId="16DD2622"/>
  <w16cid:commentId w16cid:paraId="2A09130F" w16cid:durableId="0DC1063E"/>
  <w16cid:commentId w16cid:paraId="3AA8A9B7" w16cid:durableId="08C4F350"/>
  <w16cid:commentId w16cid:paraId="48F91334" w16cid:durableId="5AB29EA8"/>
  <w16cid:commentId w16cid:paraId="38CDACF2" w16cid:durableId="54D5580C"/>
  <w16cid:commentId w16cid:paraId="114A9F5F" w16cid:durableId="2DC96620"/>
  <w16cid:commentId w16cid:paraId="46BCA1C5" w16cid:durableId="6C1B33F1"/>
  <w16cid:commentId w16cid:paraId="065A3E60" w16cid:durableId="40ECE59F"/>
  <w16cid:commentId w16cid:paraId="44A6CD1C" w16cid:durableId="1AAA5F97"/>
  <w16cid:commentId w16cid:paraId="7AA38327" w16cid:durableId="0ED037DA"/>
  <w16cid:commentId w16cid:paraId="24E3263F" w16cid:durableId="1389E07E"/>
  <w16cid:commentId w16cid:paraId="7A5EEA55" w16cid:durableId="6B8A1A5A"/>
  <w16cid:commentId w16cid:paraId="63C00146" w16cid:durableId="735D6347"/>
  <w16cid:commentId w16cid:paraId="444D5702" w16cid:durableId="2AAD5D95"/>
  <w16cid:commentId w16cid:paraId="456328EB" w16cid:durableId="502B663D"/>
  <w16cid:commentId w16cid:paraId="598FA115" w16cid:durableId="4016898B"/>
  <w16cid:commentId w16cid:paraId="1CCAD99E" w16cid:durableId="79417FFB"/>
  <w16cid:commentId w16cid:paraId="304B30DA" w16cid:durableId="60C49636"/>
  <w16cid:commentId w16cid:paraId="4D64B069" w16cid:durableId="4726F3CC"/>
  <w16cid:commentId w16cid:paraId="55E1E6A0" w16cid:durableId="5099DE7E"/>
  <w16cid:commentId w16cid:paraId="326C9BEE" w16cid:durableId="463C3FD8"/>
  <w16cid:commentId w16cid:paraId="179B986D" w16cid:durableId="2142BDB2"/>
  <w16cid:commentId w16cid:paraId="0ED370EC" w16cid:durableId="22184F13"/>
  <w16cid:commentId w16cid:paraId="591B924D" w16cid:durableId="20595547"/>
  <w16cid:commentId w16cid:paraId="6B17CB81" w16cid:durableId="692290CE"/>
  <w16cid:commentId w16cid:paraId="09C778BF" w16cid:durableId="0F9C9997"/>
  <w16cid:commentId w16cid:paraId="0854CE50" w16cid:durableId="6114B7E3"/>
  <w16cid:commentId w16cid:paraId="61085A69" w16cid:durableId="77696764"/>
  <w16cid:commentId w16cid:paraId="02573C0E" w16cid:durableId="0F2DA6F1"/>
  <w16cid:commentId w16cid:paraId="5A5394C3" w16cid:durableId="1AE75C86"/>
  <w16cid:commentId w16cid:paraId="2D43EF56" w16cid:durableId="3F9CF0F4"/>
  <w16cid:commentId w16cid:paraId="6697F746" w16cid:durableId="08DDD4D7"/>
  <w16cid:commentId w16cid:paraId="34336653" w16cid:durableId="5FFBCC7D"/>
  <w16cid:commentId w16cid:paraId="0ABBB8F6" w16cid:durableId="7A447580"/>
  <w16cid:commentId w16cid:paraId="317E686F" w16cid:durableId="5B2C3198"/>
  <w16cid:commentId w16cid:paraId="6B8B2EB2" w16cid:durableId="29CD7CC2"/>
  <w16cid:commentId w16cid:paraId="2D5C1E71" w16cid:durableId="4DDFB281"/>
  <w16cid:commentId w16cid:paraId="3A227062" w16cid:durableId="6B64703D"/>
  <w16cid:commentId w16cid:paraId="1A0B9B92" w16cid:durableId="39B4AECD"/>
  <w16cid:commentId w16cid:paraId="700DEE45" w16cid:durableId="32AB576F"/>
  <w16cid:commentId w16cid:paraId="5061459F" w16cid:durableId="25319838"/>
  <w16cid:commentId w16cid:paraId="519DCAB2" w16cid:durableId="6B8B704B"/>
  <w16cid:commentId w16cid:paraId="6160D8AA" w16cid:durableId="751ECC06"/>
  <w16cid:commentId w16cid:paraId="23A6E79B" w16cid:durableId="50EEF012"/>
  <w16cid:commentId w16cid:paraId="6E404265" w16cid:durableId="7B5E212E"/>
  <w16cid:commentId w16cid:paraId="5E8D9D66" w16cid:durableId="13A7797A"/>
  <w16cid:commentId w16cid:paraId="1732C98C" w16cid:durableId="0FBEA0F2"/>
  <w16cid:commentId w16cid:paraId="09A8A09A" w16cid:durableId="22BA1F90"/>
  <w16cid:commentId w16cid:paraId="3DD7AC73" w16cid:durableId="7A673D59"/>
  <w16cid:commentId w16cid:paraId="0F334F87" w16cid:durableId="768A2C32"/>
  <w16cid:commentId w16cid:paraId="2960B0EE" w16cid:durableId="064832E3"/>
  <w16cid:commentId w16cid:paraId="1E93AA26" w16cid:durableId="58615CE4"/>
  <w16cid:commentId w16cid:paraId="04E94169" w16cid:durableId="54E7A078"/>
  <w16cid:commentId w16cid:paraId="7CEBB2A1" w16cid:durableId="230E3BAA"/>
  <w16cid:commentId w16cid:paraId="2C25DA2D" w16cid:durableId="76FD40EC"/>
  <w16cid:commentId w16cid:paraId="4C0F2477" w16cid:durableId="45DEE8BD"/>
  <w16cid:commentId w16cid:paraId="46EA6CED" w16cid:durableId="6CC7BF26"/>
  <w16cid:commentId w16cid:paraId="112CA755" w16cid:durableId="1212E8FE"/>
  <w16cid:commentId w16cid:paraId="2829049C" w16cid:durableId="2EB29EDB"/>
  <w16cid:commentId w16cid:paraId="6C3B5A65" w16cid:durableId="6D39E616"/>
  <w16cid:commentId w16cid:paraId="24BF1933" w16cid:durableId="79C985B1"/>
  <w16cid:commentId w16cid:paraId="5841C05D" w16cid:durableId="1CB528EC"/>
  <w16cid:commentId w16cid:paraId="208268D0" w16cid:durableId="5F8CF094"/>
  <w16cid:commentId w16cid:paraId="55A6F8C6" w16cid:durableId="0D396195"/>
  <w16cid:commentId w16cid:paraId="6C7A4185" w16cid:durableId="054B6F93"/>
  <w16cid:commentId w16cid:paraId="4E5C6406" w16cid:durableId="7FA0C2F4"/>
  <w16cid:commentId w16cid:paraId="1D710330" w16cid:durableId="6E23762A"/>
  <w16cid:commentId w16cid:paraId="13A5C11E" w16cid:durableId="66C874FA"/>
  <w16cid:commentId w16cid:paraId="3ED06799" w16cid:durableId="7FC43ADB"/>
  <w16cid:commentId w16cid:paraId="6616AC54" w16cid:durableId="6142EA37"/>
  <w16cid:commentId w16cid:paraId="5F1D32C8" w16cid:durableId="077C84CC"/>
  <w16cid:commentId w16cid:paraId="4D97397C" w16cid:durableId="395A0D93"/>
  <w16cid:commentId w16cid:paraId="6D949704" w16cid:durableId="368B43AF"/>
  <w16cid:commentId w16cid:paraId="11D6A88F" w16cid:durableId="569191EC"/>
  <w16cid:commentId w16cid:paraId="720D64A8" w16cid:durableId="7E8A7C4E"/>
  <w16cid:commentId w16cid:paraId="506F43B2" w16cid:durableId="583787EE"/>
  <w16cid:commentId w16cid:paraId="40676BD4" w16cid:durableId="70664622"/>
  <w16cid:commentId w16cid:paraId="7D397A5B" w16cid:durableId="723A06A7"/>
  <w16cid:commentId w16cid:paraId="74BD28C3" w16cid:durableId="5E77D94D"/>
  <w16cid:commentId w16cid:paraId="38B99447" w16cid:durableId="207B77BF"/>
  <w16cid:commentId w16cid:paraId="167384E0" w16cid:durableId="53051706"/>
  <w16cid:commentId w16cid:paraId="12401C7A" w16cid:durableId="7D1D6CBC"/>
  <w16cid:commentId w16cid:paraId="067B3623" w16cid:durableId="4A22074C"/>
  <w16cid:commentId w16cid:paraId="2591A7B4" w16cid:durableId="263D3F03"/>
  <w16cid:commentId w16cid:paraId="67610FD1" w16cid:durableId="663C4A52"/>
  <w16cid:commentId w16cid:paraId="0AF9A59D" w16cid:durableId="30C3404A"/>
  <w16cid:commentId w16cid:paraId="1F70A4C6" w16cid:durableId="7D46BE67"/>
  <w16cid:commentId w16cid:paraId="62AE4CEC" w16cid:durableId="37E2BD0D"/>
  <w16cid:commentId w16cid:paraId="0CE4B38D" w16cid:durableId="31D91C7E"/>
  <w16cid:commentId w16cid:paraId="0C07D826" w16cid:durableId="03139F9F"/>
  <w16cid:commentId w16cid:paraId="21487DF8" w16cid:durableId="47F88BE8"/>
  <w16cid:commentId w16cid:paraId="0C3993E7" w16cid:durableId="0E67F6B2"/>
  <w16cid:commentId w16cid:paraId="593F564D" w16cid:durableId="3C7DE640"/>
  <w16cid:commentId w16cid:paraId="710947DB" w16cid:durableId="2311F43D"/>
  <w16cid:commentId w16cid:paraId="2F13E73B" w16cid:durableId="74F81485"/>
  <w16cid:commentId w16cid:paraId="6366C3B4" w16cid:durableId="6AE3BAAB"/>
  <w16cid:commentId w16cid:paraId="36B2DD79" w16cid:durableId="3CE50FE7"/>
  <w16cid:commentId w16cid:paraId="43DB8F78" w16cid:durableId="4DE90975"/>
  <w16cid:commentId w16cid:paraId="23BD64BE" w16cid:durableId="4215F411"/>
  <w16cid:commentId w16cid:paraId="72D2ECD7" w16cid:durableId="5F83CEFE"/>
  <w16cid:commentId w16cid:paraId="1DC818DC" w16cid:durableId="1D9FA21B"/>
  <w16cid:commentId w16cid:paraId="3AB3ACAD" w16cid:durableId="74ABBF58"/>
  <w16cid:commentId w16cid:paraId="059815CA" w16cid:durableId="1F2ED4D3"/>
  <w16cid:commentId w16cid:paraId="35EA55B5" w16cid:durableId="0A4B88A4"/>
  <w16cid:commentId w16cid:paraId="16F0C83A" w16cid:durableId="0B5B7D5D"/>
  <w16cid:commentId w16cid:paraId="20C5EC08" w16cid:durableId="0E380C05"/>
  <w16cid:commentId w16cid:paraId="6F9C9010" w16cid:durableId="7F112439"/>
  <w16cid:commentId w16cid:paraId="1D541653" w16cid:durableId="4BFCDE40"/>
  <w16cid:commentId w16cid:paraId="051C3B37" w16cid:durableId="0A47E70A"/>
  <w16cid:commentId w16cid:paraId="2830B827" w16cid:durableId="563F66A1"/>
  <w16cid:commentId w16cid:paraId="72EDC3CF" w16cid:durableId="1063EC45"/>
  <w16cid:commentId w16cid:paraId="47788B8C" w16cid:durableId="2CC0A5B9"/>
  <w16cid:commentId w16cid:paraId="14F768CC" w16cid:durableId="31396848"/>
  <w16cid:commentId w16cid:paraId="7374A652" w16cid:durableId="3F78C116"/>
  <w16cid:commentId w16cid:paraId="293EFEAE" w16cid:durableId="2AA0BF20"/>
  <w16cid:commentId w16cid:paraId="2E1AB6CE" w16cid:durableId="61D4F81D"/>
  <w16cid:commentId w16cid:paraId="4F87067B" w16cid:durableId="28CACF42"/>
  <w16cid:commentId w16cid:paraId="69BE6CEB" w16cid:durableId="526E6F5D"/>
  <w16cid:commentId w16cid:paraId="132E9689" w16cid:durableId="448490B2"/>
  <w16cid:commentId w16cid:paraId="2BCFC8FE" w16cid:durableId="18E5D625"/>
  <w16cid:commentId w16cid:paraId="118E0227" w16cid:durableId="12FF2DFA"/>
  <w16cid:commentId w16cid:paraId="78EBE460" w16cid:durableId="475A8462"/>
  <w16cid:commentId w16cid:paraId="6DD42C7C" w16cid:durableId="46ABE655"/>
  <w16cid:commentId w16cid:paraId="2CCEF0DF" w16cid:durableId="28BF3330"/>
  <w16cid:commentId w16cid:paraId="16EFCB14" w16cid:durableId="2E0EB667"/>
  <w16cid:commentId w16cid:paraId="289D48C2" w16cid:durableId="3A95CEBE"/>
  <w16cid:commentId w16cid:paraId="3182B12F" w16cid:durableId="2267798D"/>
  <w16cid:commentId w16cid:paraId="5FD0A609" w16cid:durableId="598C7F6E"/>
  <w16cid:commentId w16cid:paraId="28E79A37" w16cid:durableId="35E4B6C2"/>
  <w16cid:commentId w16cid:paraId="6B36C7AF" w16cid:durableId="128A2D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C830" w14:textId="77777777" w:rsidR="008067A1" w:rsidRDefault="008067A1" w:rsidP="00782026">
      <w:pPr>
        <w:spacing w:after="0" w:line="240" w:lineRule="auto"/>
      </w:pPr>
      <w:r>
        <w:separator/>
      </w:r>
    </w:p>
  </w:endnote>
  <w:endnote w:type="continuationSeparator" w:id="0">
    <w:p w14:paraId="35906D01" w14:textId="77777777" w:rsidR="008067A1" w:rsidRDefault="008067A1" w:rsidP="00782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39275"/>
      <w:docPartObj>
        <w:docPartGallery w:val="Page Numbers (Bottom of Page)"/>
        <w:docPartUnique/>
      </w:docPartObj>
    </w:sdtPr>
    <w:sdtEndPr>
      <w:rPr>
        <w:szCs w:val="24"/>
      </w:rPr>
    </w:sdtEndPr>
    <w:sdtContent>
      <w:p w14:paraId="14CEA3DC" w14:textId="6929F338" w:rsidR="00782026" w:rsidRPr="00FC7A70" w:rsidRDefault="00782026">
        <w:pPr>
          <w:pStyle w:val="Rodap"/>
          <w:jc w:val="right"/>
          <w:rPr>
            <w:szCs w:val="24"/>
          </w:rPr>
        </w:pPr>
        <w:r w:rsidRPr="00FC7A70">
          <w:rPr>
            <w:szCs w:val="24"/>
          </w:rPr>
          <w:fldChar w:fldCharType="begin"/>
        </w:r>
        <w:r w:rsidRPr="00FC7A70">
          <w:rPr>
            <w:szCs w:val="24"/>
          </w:rPr>
          <w:instrText>PAGE   \* MERGEFORMAT</w:instrText>
        </w:r>
        <w:r w:rsidRPr="00FC7A70">
          <w:rPr>
            <w:szCs w:val="24"/>
          </w:rPr>
          <w:fldChar w:fldCharType="separate"/>
        </w:r>
        <w:r w:rsidRPr="00FC7A70">
          <w:rPr>
            <w:szCs w:val="24"/>
          </w:rPr>
          <w:t>2</w:t>
        </w:r>
        <w:r w:rsidRPr="00FC7A70">
          <w:rPr>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175" w14:textId="77777777" w:rsidR="008067A1" w:rsidRDefault="008067A1" w:rsidP="00782026">
      <w:pPr>
        <w:spacing w:after="0" w:line="240" w:lineRule="auto"/>
      </w:pPr>
      <w:r>
        <w:separator/>
      </w:r>
    </w:p>
  </w:footnote>
  <w:footnote w:type="continuationSeparator" w:id="0">
    <w:p w14:paraId="23EF3BE8" w14:textId="77777777" w:rsidR="008067A1" w:rsidRDefault="008067A1" w:rsidP="00782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22CD" w14:textId="77777777" w:rsidR="00BF1C26" w:rsidRPr="00AF52A5" w:rsidRDefault="00BF1C26" w:rsidP="00BF1C26">
    <w:pPr>
      <w:tabs>
        <w:tab w:val="center" w:pos="4252"/>
        <w:tab w:val="left" w:pos="4950"/>
      </w:tabs>
      <w:spacing w:after="360"/>
      <w:jc w:val="center"/>
    </w:pPr>
    <w:r w:rsidRPr="00AF52A5">
      <w:rPr>
        <w:noProof/>
        <w:lang w:eastAsia="pt-PT"/>
      </w:rPr>
      <w:drawing>
        <wp:inline distT="0" distB="0" distL="0" distR="0" wp14:anchorId="72CD551E" wp14:editId="4A475D07">
          <wp:extent cx="409575" cy="409575"/>
          <wp:effectExtent l="0" t="0" r="9525" b="9525"/>
          <wp:docPr id="1893806857" name="Imagem 1893806857" descr="Uma imagem com esboço, desenho, círcul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esboço, desenho, círculo, diagrama&#10;&#10;Os conteúdos gerados por IA podem estar incorre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14:paraId="65790A95" w14:textId="77777777" w:rsidR="00BF1C26" w:rsidRPr="00AF52A5" w:rsidRDefault="00BF1C26" w:rsidP="00BF1C26">
    <w:pPr>
      <w:tabs>
        <w:tab w:val="right" w:pos="7655"/>
      </w:tabs>
      <w:spacing w:after="360"/>
      <w:ind w:firstLine="993"/>
      <w:rPr>
        <w:rFonts w:ascii="Palatino" w:hAnsi="Palatino"/>
        <w:sz w:val="32"/>
        <w:szCs w:val="32"/>
      </w:rPr>
    </w:pPr>
    <w:r w:rsidRPr="00AF52A5">
      <w:rPr>
        <w:rFonts w:ascii="Palatino" w:hAnsi="Palatino"/>
        <w:sz w:val="32"/>
        <w:szCs w:val="32"/>
      </w:rPr>
      <w:t>Ministra/o d</w:t>
    </w:r>
    <w:r w:rsidRPr="00AF52A5">
      <w:rPr>
        <w:sz w:val="32"/>
        <w:szCs w:val="32"/>
        <w:u w:val="dotted"/>
      </w:rPr>
      <w:tab/>
    </w:r>
  </w:p>
  <w:p w14:paraId="6F97D68F" w14:textId="77777777" w:rsidR="00BF1C26" w:rsidRPr="000D17D7" w:rsidRDefault="00BF1C26" w:rsidP="00BF1C26">
    <w:pPr>
      <w:tabs>
        <w:tab w:val="center" w:pos="4252"/>
        <w:tab w:val="left" w:pos="6210"/>
      </w:tabs>
      <w:spacing w:before="120" w:after="120"/>
      <w:rPr>
        <w:sz w:val="32"/>
        <w:szCs w:val="32"/>
      </w:rPr>
    </w:pPr>
    <w:r w:rsidRPr="00AF52A5">
      <w:rPr>
        <w:sz w:val="32"/>
        <w:szCs w:val="32"/>
      </w:rPr>
      <w:tab/>
    </w:r>
    <w:r w:rsidRPr="00AF52A5">
      <w:rPr>
        <w:sz w:val="32"/>
        <w:szCs w:val="32"/>
      </w:rPr>
      <w:object w:dxaOrig="1440" w:dyaOrig="270" w14:anchorId="6AF60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3.5pt">
          <v:imagedata r:id="rId2" o:title=""/>
        </v:shape>
        <o:OLEObject Type="Embed" ProgID="Word.Picture.8" ShapeID="_x0000_i1025" DrawAspect="Content" ObjectID="_1851832910" r:id="rId3"/>
      </w:object>
    </w:r>
    <w:r w:rsidRPr="00AF52A5">
      <w:rPr>
        <w:sz w:val="32"/>
        <w:szCs w:val="32"/>
      </w:rPr>
      <w:tab/>
    </w:r>
  </w:p>
  <w:p w14:paraId="2F0F2363" w14:textId="421DB45E" w:rsidR="00BF1C26" w:rsidRPr="00213D83" w:rsidRDefault="00BF1C26" w:rsidP="00BF1C26">
    <w:pPr>
      <w:tabs>
        <w:tab w:val="left" w:pos="4678"/>
        <w:tab w:val="left" w:pos="6237"/>
      </w:tabs>
      <w:ind w:firstLine="2410"/>
      <w:rPr>
        <w:sz w:val="32"/>
        <w:szCs w:val="32"/>
      </w:rPr>
    </w:pPr>
    <w:r w:rsidRPr="00AF52A5">
      <w:rPr>
        <w:rFonts w:ascii="Palatino" w:hAnsi="Palatino"/>
      </w:rPr>
      <w:t>Decreto</w:t>
    </w:r>
    <w:r w:rsidR="00080396">
      <w:rPr>
        <w:rFonts w:ascii="Palatino" w:hAnsi="Palatino"/>
      </w:rPr>
      <w:t>-Lei</w:t>
    </w:r>
    <w:r w:rsidRPr="00AF52A5">
      <w:rPr>
        <w:rFonts w:ascii="Palatino" w:hAnsi="Palatino"/>
      </w:rPr>
      <w:t xml:space="preserve"> </w:t>
    </w:r>
    <w:r w:rsidRPr="00AF52A5">
      <w:rPr>
        <w:sz w:val="32"/>
        <w:szCs w:val="32"/>
        <w:u w:val="dotted"/>
        <w:vertAlign w:val="subscript"/>
      </w:rPr>
      <w:tab/>
    </w:r>
    <w:r w:rsidRPr="00AF52A5">
      <w:rPr>
        <w:rFonts w:ascii="Palatino" w:hAnsi="Palatino"/>
      </w:rPr>
      <w:t xml:space="preserve"> </w:t>
    </w:r>
    <w:r w:rsidRPr="00AF52A5">
      <w:rPr>
        <w:rFonts w:ascii="Palatino" w:hAnsi="Palatino"/>
        <w:spacing w:val="20"/>
      </w:rPr>
      <w:t>n.º</w:t>
    </w:r>
    <w:r w:rsidRPr="00AF52A5">
      <w:rPr>
        <w:rFonts w:ascii="Arial" w:hAnsi="Arial"/>
        <w:spacing w:val="20"/>
        <w:sz w:val="32"/>
        <w:szCs w:val="32"/>
      </w:rPr>
      <w:t xml:space="preserve"> </w:t>
    </w:r>
    <w:r w:rsidRPr="00AF52A5">
      <w:rPr>
        <w:sz w:val="32"/>
        <w:szCs w:val="32"/>
        <w:u w:val="dotted"/>
        <w:vertAlign w:val="subscript"/>
      </w:rPr>
      <w:tab/>
    </w:r>
  </w:p>
  <w:p w14:paraId="2C4FAEE4" w14:textId="24C5DE7A" w:rsidR="00497235" w:rsidRPr="00497235" w:rsidRDefault="00497235" w:rsidP="00497235">
    <w:pPr>
      <w:pStyle w:val="Cabealho"/>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31"/>
    <w:multiLevelType w:val="hybridMultilevel"/>
    <w:tmpl w:val="94A2916E"/>
    <w:lvl w:ilvl="0" w:tplc="9B4C248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07774F1"/>
    <w:multiLevelType w:val="hybridMultilevel"/>
    <w:tmpl w:val="2FC872C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0FF5867"/>
    <w:multiLevelType w:val="hybridMultilevel"/>
    <w:tmpl w:val="51D60CD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19844C3"/>
    <w:multiLevelType w:val="hybridMultilevel"/>
    <w:tmpl w:val="35044F92"/>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CF0B27"/>
    <w:multiLevelType w:val="hybridMultilevel"/>
    <w:tmpl w:val="0150C1B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02121503"/>
    <w:multiLevelType w:val="hybridMultilevel"/>
    <w:tmpl w:val="6D32B324"/>
    <w:lvl w:ilvl="0" w:tplc="15782282">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02285B59"/>
    <w:multiLevelType w:val="hybridMultilevel"/>
    <w:tmpl w:val="77624A3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0280A6D3"/>
    <w:multiLevelType w:val="hybridMultilevel"/>
    <w:tmpl w:val="ED348464"/>
    <w:lvl w:ilvl="0" w:tplc="68D29FC4">
      <w:start w:val="1"/>
      <w:numFmt w:val="decimal"/>
      <w:lvlText w:val="%1."/>
      <w:lvlJc w:val="left"/>
      <w:pPr>
        <w:ind w:left="720" w:hanging="360"/>
      </w:pPr>
    </w:lvl>
    <w:lvl w:ilvl="1" w:tplc="C5888174">
      <w:start w:val="1"/>
      <w:numFmt w:val="lowerLetter"/>
      <w:lvlText w:val="%2."/>
      <w:lvlJc w:val="left"/>
      <w:pPr>
        <w:ind w:left="1440" w:hanging="360"/>
      </w:pPr>
    </w:lvl>
    <w:lvl w:ilvl="2" w:tplc="E61EA246">
      <w:start w:val="1"/>
      <w:numFmt w:val="lowerRoman"/>
      <w:lvlText w:val="%3."/>
      <w:lvlJc w:val="right"/>
      <w:pPr>
        <w:ind w:left="2160" w:hanging="180"/>
      </w:pPr>
    </w:lvl>
    <w:lvl w:ilvl="3" w:tplc="DD40975A">
      <w:start w:val="1"/>
      <w:numFmt w:val="decimal"/>
      <w:lvlText w:val="%4."/>
      <w:lvlJc w:val="left"/>
      <w:pPr>
        <w:ind w:left="2880" w:hanging="360"/>
      </w:pPr>
    </w:lvl>
    <w:lvl w:ilvl="4" w:tplc="E6607C36">
      <w:start w:val="1"/>
      <w:numFmt w:val="lowerLetter"/>
      <w:lvlText w:val="%5."/>
      <w:lvlJc w:val="left"/>
      <w:pPr>
        <w:ind w:left="3600" w:hanging="360"/>
      </w:pPr>
    </w:lvl>
    <w:lvl w:ilvl="5" w:tplc="C2165E6A">
      <w:start w:val="1"/>
      <w:numFmt w:val="lowerRoman"/>
      <w:lvlText w:val="%6."/>
      <w:lvlJc w:val="right"/>
      <w:pPr>
        <w:ind w:left="4320" w:hanging="180"/>
      </w:pPr>
    </w:lvl>
    <w:lvl w:ilvl="6" w:tplc="A49C678C">
      <w:start w:val="1"/>
      <w:numFmt w:val="decimal"/>
      <w:lvlText w:val="%7."/>
      <w:lvlJc w:val="left"/>
      <w:pPr>
        <w:ind w:left="5040" w:hanging="360"/>
      </w:pPr>
    </w:lvl>
    <w:lvl w:ilvl="7" w:tplc="E110C584">
      <w:start w:val="1"/>
      <w:numFmt w:val="lowerLetter"/>
      <w:lvlText w:val="%8."/>
      <w:lvlJc w:val="left"/>
      <w:pPr>
        <w:ind w:left="5760" w:hanging="360"/>
      </w:pPr>
    </w:lvl>
    <w:lvl w:ilvl="8" w:tplc="14A2CE30">
      <w:start w:val="1"/>
      <w:numFmt w:val="lowerRoman"/>
      <w:lvlText w:val="%9."/>
      <w:lvlJc w:val="right"/>
      <w:pPr>
        <w:ind w:left="6480" w:hanging="180"/>
      </w:pPr>
    </w:lvl>
  </w:abstractNum>
  <w:abstractNum w:abstractNumId="8" w15:restartNumberingAfterBreak="0">
    <w:nsid w:val="02EB145A"/>
    <w:multiLevelType w:val="hybridMultilevel"/>
    <w:tmpl w:val="C9789B6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0337765B"/>
    <w:multiLevelType w:val="hybridMultilevel"/>
    <w:tmpl w:val="9D74D8B2"/>
    <w:lvl w:ilvl="0" w:tplc="FFFFFFFF">
      <w:start w:val="1"/>
      <w:numFmt w:val="lowerLetter"/>
      <w:lvlText w:val="%1)"/>
      <w:lvlJc w:val="left"/>
      <w:pPr>
        <w:ind w:left="786" w:hanging="360"/>
      </w:pPr>
      <w:rPr>
        <w:rFonts w:hint="default"/>
        <w:i/>
        <w:iCs/>
      </w:rPr>
    </w:lvl>
    <w:lvl w:ilvl="1" w:tplc="FFFFFFFF">
      <w:start w:val="1"/>
      <w:numFmt w:val="lowerLetter"/>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03573E43"/>
    <w:multiLevelType w:val="hybridMultilevel"/>
    <w:tmpl w:val="FBDCDCFC"/>
    <w:lvl w:ilvl="0" w:tplc="FFFFFFFF">
      <w:start w:val="1"/>
      <w:numFmt w:val="lowerLetter"/>
      <w:lvlText w:val="%1)"/>
      <w:lvlJc w:val="left"/>
      <w:pPr>
        <w:ind w:left="720" w:hanging="360"/>
      </w:pPr>
      <w:rPr>
        <w:rFonts w:hint="default"/>
        <w:i/>
        <w:iCs/>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601681"/>
    <w:multiLevelType w:val="hybridMultilevel"/>
    <w:tmpl w:val="F378FC24"/>
    <w:lvl w:ilvl="0" w:tplc="8EF038E6">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2" w15:restartNumberingAfterBreak="0">
    <w:nsid w:val="038418F1"/>
    <w:multiLevelType w:val="hybridMultilevel"/>
    <w:tmpl w:val="35044F9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03940669"/>
    <w:multiLevelType w:val="hybridMultilevel"/>
    <w:tmpl w:val="4204053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03A92547"/>
    <w:multiLevelType w:val="hybridMultilevel"/>
    <w:tmpl w:val="31062178"/>
    <w:lvl w:ilvl="0" w:tplc="44C47046">
      <w:start w:val="1"/>
      <w:numFmt w:val="decimal"/>
      <w:lvlText w:val="5 -"/>
      <w:lvlJc w:val="left"/>
      <w:pPr>
        <w:ind w:left="720" w:hanging="360"/>
      </w:pPr>
    </w:lvl>
    <w:lvl w:ilvl="1" w:tplc="BDA01840">
      <w:start w:val="1"/>
      <w:numFmt w:val="lowerLetter"/>
      <w:lvlText w:val="%2."/>
      <w:lvlJc w:val="left"/>
      <w:pPr>
        <w:ind w:left="1440" w:hanging="360"/>
      </w:pPr>
    </w:lvl>
    <w:lvl w:ilvl="2" w:tplc="90406B18">
      <w:start w:val="1"/>
      <w:numFmt w:val="lowerRoman"/>
      <w:lvlText w:val="%3."/>
      <w:lvlJc w:val="right"/>
      <w:pPr>
        <w:ind w:left="2160" w:hanging="180"/>
      </w:pPr>
    </w:lvl>
    <w:lvl w:ilvl="3" w:tplc="F8A6A552">
      <w:start w:val="1"/>
      <w:numFmt w:val="decimal"/>
      <w:lvlText w:val="%4."/>
      <w:lvlJc w:val="left"/>
      <w:pPr>
        <w:ind w:left="2880" w:hanging="360"/>
      </w:pPr>
    </w:lvl>
    <w:lvl w:ilvl="4" w:tplc="BC0A654C">
      <w:start w:val="1"/>
      <w:numFmt w:val="lowerLetter"/>
      <w:lvlText w:val="%5."/>
      <w:lvlJc w:val="left"/>
      <w:pPr>
        <w:ind w:left="3600" w:hanging="360"/>
      </w:pPr>
    </w:lvl>
    <w:lvl w:ilvl="5" w:tplc="AC7470AA">
      <w:start w:val="1"/>
      <w:numFmt w:val="lowerRoman"/>
      <w:lvlText w:val="%6."/>
      <w:lvlJc w:val="right"/>
      <w:pPr>
        <w:ind w:left="4320" w:hanging="180"/>
      </w:pPr>
    </w:lvl>
    <w:lvl w:ilvl="6" w:tplc="8E606222">
      <w:start w:val="1"/>
      <w:numFmt w:val="decimal"/>
      <w:lvlText w:val="%7."/>
      <w:lvlJc w:val="left"/>
      <w:pPr>
        <w:ind w:left="5040" w:hanging="360"/>
      </w:pPr>
    </w:lvl>
    <w:lvl w:ilvl="7" w:tplc="193C9B38">
      <w:start w:val="1"/>
      <w:numFmt w:val="lowerLetter"/>
      <w:lvlText w:val="%8."/>
      <w:lvlJc w:val="left"/>
      <w:pPr>
        <w:ind w:left="5760" w:hanging="360"/>
      </w:pPr>
    </w:lvl>
    <w:lvl w:ilvl="8" w:tplc="41607EA2">
      <w:start w:val="1"/>
      <w:numFmt w:val="lowerRoman"/>
      <w:lvlText w:val="%9."/>
      <w:lvlJc w:val="right"/>
      <w:pPr>
        <w:ind w:left="6480" w:hanging="180"/>
      </w:pPr>
    </w:lvl>
  </w:abstractNum>
  <w:abstractNum w:abstractNumId="15" w15:restartNumberingAfterBreak="0">
    <w:nsid w:val="03C18BE9"/>
    <w:multiLevelType w:val="hybridMultilevel"/>
    <w:tmpl w:val="AD042838"/>
    <w:lvl w:ilvl="0" w:tplc="495E0108">
      <w:start w:val="1"/>
      <w:numFmt w:val="lowerLetter"/>
      <w:lvlText w:val="j)"/>
      <w:lvlJc w:val="left"/>
      <w:pPr>
        <w:ind w:left="720" w:hanging="360"/>
      </w:pPr>
    </w:lvl>
    <w:lvl w:ilvl="1" w:tplc="CFEC2CAC">
      <w:start w:val="1"/>
      <w:numFmt w:val="lowerLetter"/>
      <w:lvlText w:val="%2."/>
      <w:lvlJc w:val="left"/>
      <w:pPr>
        <w:ind w:left="1440" w:hanging="360"/>
      </w:pPr>
    </w:lvl>
    <w:lvl w:ilvl="2" w:tplc="0E5E9776">
      <w:start w:val="1"/>
      <w:numFmt w:val="lowerRoman"/>
      <w:lvlText w:val="%3."/>
      <w:lvlJc w:val="right"/>
      <w:pPr>
        <w:ind w:left="2160" w:hanging="180"/>
      </w:pPr>
    </w:lvl>
    <w:lvl w:ilvl="3" w:tplc="1D3E43F8">
      <w:start w:val="1"/>
      <w:numFmt w:val="decimal"/>
      <w:lvlText w:val="%4."/>
      <w:lvlJc w:val="left"/>
      <w:pPr>
        <w:ind w:left="2880" w:hanging="360"/>
      </w:pPr>
    </w:lvl>
    <w:lvl w:ilvl="4" w:tplc="CBB2FB68">
      <w:start w:val="1"/>
      <w:numFmt w:val="lowerLetter"/>
      <w:lvlText w:val="%5."/>
      <w:lvlJc w:val="left"/>
      <w:pPr>
        <w:ind w:left="3600" w:hanging="360"/>
      </w:pPr>
    </w:lvl>
    <w:lvl w:ilvl="5" w:tplc="91362D6A">
      <w:start w:val="1"/>
      <w:numFmt w:val="lowerRoman"/>
      <w:lvlText w:val="%6."/>
      <w:lvlJc w:val="right"/>
      <w:pPr>
        <w:ind w:left="4320" w:hanging="180"/>
      </w:pPr>
    </w:lvl>
    <w:lvl w:ilvl="6" w:tplc="BE06681C">
      <w:start w:val="1"/>
      <w:numFmt w:val="decimal"/>
      <w:lvlText w:val="%7."/>
      <w:lvlJc w:val="left"/>
      <w:pPr>
        <w:ind w:left="5040" w:hanging="360"/>
      </w:pPr>
    </w:lvl>
    <w:lvl w:ilvl="7" w:tplc="667E81B4">
      <w:start w:val="1"/>
      <w:numFmt w:val="lowerLetter"/>
      <w:lvlText w:val="%8."/>
      <w:lvlJc w:val="left"/>
      <w:pPr>
        <w:ind w:left="5760" w:hanging="360"/>
      </w:pPr>
    </w:lvl>
    <w:lvl w:ilvl="8" w:tplc="33F82A62">
      <w:start w:val="1"/>
      <w:numFmt w:val="lowerRoman"/>
      <w:lvlText w:val="%9."/>
      <w:lvlJc w:val="right"/>
      <w:pPr>
        <w:ind w:left="6480" w:hanging="180"/>
      </w:pPr>
    </w:lvl>
  </w:abstractNum>
  <w:abstractNum w:abstractNumId="16" w15:restartNumberingAfterBreak="0">
    <w:nsid w:val="047115F9"/>
    <w:multiLevelType w:val="hybridMultilevel"/>
    <w:tmpl w:val="46A216FC"/>
    <w:lvl w:ilvl="0" w:tplc="B380A8E4">
      <w:start w:val="1"/>
      <w:numFmt w:val="lowerLetter"/>
      <w:lvlText w:val="%1)"/>
      <w:lvlJc w:val="left"/>
      <w:pPr>
        <w:ind w:left="720" w:hanging="360"/>
      </w:pPr>
      <w:rPr>
        <w:rFonts w:hint="default"/>
        <w:i/>
        <w:iCs/>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049E47B2"/>
    <w:multiLevelType w:val="hybridMultilevel"/>
    <w:tmpl w:val="FBA8E438"/>
    <w:lvl w:ilvl="0" w:tplc="EDE03D96">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04B718CD"/>
    <w:multiLevelType w:val="hybridMultilevel"/>
    <w:tmpl w:val="9D74D8B2"/>
    <w:lvl w:ilvl="0" w:tplc="FFFFFFFF">
      <w:start w:val="1"/>
      <w:numFmt w:val="lowerLetter"/>
      <w:lvlText w:val="%1)"/>
      <w:lvlJc w:val="left"/>
      <w:pPr>
        <w:ind w:left="786" w:hanging="360"/>
      </w:pPr>
      <w:rPr>
        <w:rFonts w:hint="default"/>
        <w:i/>
        <w:iCs/>
      </w:rPr>
    </w:lvl>
    <w:lvl w:ilvl="1" w:tplc="FFFFFFFF">
      <w:start w:val="1"/>
      <w:numFmt w:val="lowerLetter"/>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04CC3EBC"/>
    <w:multiLevelType w:val="hybridMultilevel"/>
    <w:tmpl w:val="98023302"/>
    <w:lvl w:ilvl="0" w:tplc="459E13B8">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0" w15:restartNumberingAfterBreak="0">
    <w:nsid w:val="04CD5DA3"/>
    <w:multiLevelType w:val="hybridMultilevel"/>
    <w:tmpl w:val="F6B04F0C"/>
    <w:lvl w:ilvl="0" w:tplc="06DEDB9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1" w15:restartNumberingAfterBreak="0">
    <w:nsid w:val="04FB3710"/>
    <w:multiLevelType w:val="hybridMultilevel"/>
    <w:tmpl w:val="3D60203A"/>
    <w:lvl w:ilvl="0" w:tplc="92E49FF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2" w15:restartNumberingAfterBreak="0">
    <w:nsid w:val="057F7AD7"/>
    <w:multiLevelType w:val="hybridMultilevel"/>
    <w:tmpl w:val="63D8B702"/>
    <w:lvl w:ilvl="0" w:tplc="70EED2E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3" w15:restartNumberingAfterBreak="0">
    <w:nsid w:val="05D01961"/>
    <w:multiLevelType w:val="hybridMultilevel"/>
    <w:tmpl w:val="FD88F8E2"/>
    <w:lvl w:ilvl="0" w:tplc="A12A3F4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 w15:restartNumberingAfterBreak="0">
    <w:nsid w:val="06330270"/>
    <w:multiLevelType w:val="hybridMultilevel"/>
    <w:tmpl w:val="7ED6537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06435952"/>
    <w:multiLevelType w:val="hybridMultilevel"/>
    <w:tmpl w:val="C128994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064E213C"/>
    <w:multiLevelType w:val="hybridMultilevel"/>
    <w:tmpl w:val="4AA621B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07197C2F"/>
    <w:multiLevelType w:val="hybridMultilevel"/>
    <w:tmpl w:val="EBB2C7BE"/>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7767045"/>
    <w:multiLevelType w:val="hybridMultilevel"/>
    <w:tmpl w:val="9154A636"/>
    <w:lvl w:ilvl="0" w:tplc="148ED7C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9" w15:restartNumberingAfterBreak="0">
    <w:nsid w:val="07987AED"/>
    <w:multiLevelType w:val="hybridMultilevel"/>
    <w:tmpl w:val="AD3EC948"/>
    <w:lvl w:ilvl="0" w:tplc="4D4E1E1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 w15:restartNumberingAfterBreak="0">
    <w:nsid w:val="080C5717"/>
    <w:multiLevelType w:val="hybridMultilevel"/>
    <w:tmpl w:val="A272665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08640CD1"/>
    <w:multiLevelType w:val="hybridMultilevel"/>
    <w:tmpl w:val="D33C529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087C2FFD"/>
    <w:multiLevelType w:val="hybridMultilevel"/>
    <w:tmpl w:val="0D34EBB8"/>
    <w:lvl w:ilvl="0" w:tplc="B29236D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3" w15:restartNumberingAfterBreak="0">
    <w:nsid w:val="08A26D5F"/>
    <w:multiLevelType w:val="hybridMultilevel"/>
    <w:tmpl w:val="2E0CE61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08AF5F1B"/>
    <w:multiLevelType w:val="hybridMultilevel"/>
    <w:tmpl w:val="D7B2736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08CD595A"/>
    <w:multiLevelType w:val="hybridMultilevel"/>
    <w:tmpl w:val="4FD2A178"/>
    <w:lvl w:ilvl="0" w:tplc="191C855C">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6" w15:restartNumberingAfterBreak="0">
    <w:nsid w:val="08D337F4"/>
    <w:multiLevelType w:val="hybridMultilevel"/>
    <w:tmpl w:val="2250E296"/>
    <w:lvl w:ilvl="0" w:tplc="2A8E0FF6">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9134DCB"/>
    <w:multiLevelType w:val="hybridMultilevel"/>
    <w:tmpl w:val="81F8678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098560AC"/>
    <w:multiLevelType w:val="hybridMultilevel"/>
    <w:tmpl w:val="73286800"/>
    <w:lvl w:ilvl="0" w:tplc="6396D1B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9" w15:restartNumberingAfterBreak="0">
    <w:nsid w:val="09942512"/>
    <w:multiLevelType w:val="hybridMultilevel"/>
    <w:tmpl w:val="D760129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09A22D1B"/>
    <w:multiLevelType w:val="hybridMultilevel"/>
    <w:tmpl w:val="25D4AF3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09A24C2E"/>
    <w:multiLevelType w:val="hybridMultilevel"/>
    <w:tmpl w:val="A8565E5E"/>
    <w:lvl w:ilvl="0" w:tplc="A104ABD6">
      <w:start w:val="1"/>
      <w:numFmt w:val="decimal"/>
      <w:lvlText w:val="%1."/>
      <w:lvlJc w:val="left"/>
      <w:pPr>
        <w:ind w:left="720" w:hanging="360"/>
      </w:pPr>
      <w:rPr>
        <w:rFonts w:ascii="Garamond" w:hAnsi="Garamond" w:hint="default"/>
        <w:b/>
        <w:bCs/>
        <w:i w:val="0"/>
        <w:iCs w:val="0"/>
        <w:sz w:val="24"/>
        <w:szCs w:val="24"/>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09D73E66"/>
    <w:multiLevelType w:val="hybridMultilevel"/>
    <w:tmpl w:val="EB46991C"/>
    <w:lvl w:ilvl="0" w:tplc="729C257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3" w15:restartNumberingAfterBreak="0">
    <w:nsid w:val="0A353C05"/>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0A4D6C79"/>
    <w:multiLevelType w:val="hybridMultilevel"/>
    <w:tmpl w:val="392E014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0A687516"/>
    <w:multiLevelType w:val="hybridMultilevel"/>
    <w:tmpl w:val="83A602E2"/>
    <w:lvl w:ilvl="0" w:tplc="1B0E32D8">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6" w15:restartNumberingAfterBreak="0">
    <w:nsid w:val="0A911019"/>
    <w:multiLevelType w:val="hybridMultilevel"/>
    <w:tmpl w:val="920A0B9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 w15:restartNumberingAfterBreak="0">
    <w:nsid w:val="0A936B45"/>
    <w:multiLevelType w:val="hybridMultilevel"/>
    <w:tmpl w:val="5346052E"/>
    <w:lvl w:ilvl="0" w:tplc="F104EF4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8" w15:restartNumberingAfterBreak="0">
    <w:nsid w:val="0B114A3A"/>
    <w:multiLevelType w:val="hybridMultilevel"/>
    <w:tmpl w:val="B63CC9F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0B735EA5"/>
    <w:multiLevelType w:val="hybridMultilevel"/>
    <w:tmpl w:val="1D2A3E14"/>
    <w:lvl w:ilvl="0" w:tplc="EE0622D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50" w15:restartNumberingAfterBreak="0">
    <w:nsid w:val="0C181925"/>
    <w:multiLevelType w:val="hybridMultilevel"/>
    <w:tmpl w:val="BD608FE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1" w15:restartNumberingAfterBreak="0">
    <w:nsid w:val="0C6191C7"/>
    <w:multiLevelType w:val="hybridMultilevel"/>
    <w:tmpl w:val="D02EF1B4"/>
    <w:lvl w:ilvl="0" w:tplc="4482BB5E">
      <w:start w:val="1"/>
      <w:numFmt w:val="decimal"/>
      <w:lvlText w:val="%1."/>
      <w:lvlJc w:val="left"/>
      <w:pPr>
        <w:ind w:left="720" w:hanging="360"/>
      </w:pPr>
    </w:lvl>
    <w:lvl w:ilvl="1" w:tplc="85F68E56">
      <w:start w:val="1"/>
      <w:numFmt w:val="lowerLetter"/>
      <w:lvlText w:val="%2."/>
      <w:lvlJc w:val="left"/>
      <w:pPr>
        <w:ind w:left="1440" w:hanging="360"/>
      </w:pPr>
    </w:lvl>
    <w:lvl w:ilvl="2" w:tplc="DD943058">
      <w:start w:val="1"/>
      <w:numFmt w:val="lowerRoman"/>
      <w:lvlText w:val="%3."/>
      <w:lvlJc w:val="right"/>
      <w:pPr>
        <w:ind w:left="2160" w:hanging="180"/>
      </w:pPr>
    </w:lvl>
    <w:lvl w:ilvl="3" w:tplc="0354FC26">
      <w:start w:val="1"/>
      <w:numFmt w:val="decimal"/>
      <w:lvlText w:val="%4."/>
      <w:lvlJc w:val="left"/>
      <w:pPr>
        <w:ind w:left="2880" w:hanging="360"/>
      </w:pPr>
    </w:lvl>
    <w:lvl w:ilvl="4" w:tplc="DD022B96">
      <w:start w:val="1"/>
      <w:numFmt w:val="lowerLetter"/>
      <w:lvlText w:val="%5."/>
      <w:lvlJc w:val="left"/>
      <w:pPr>
        <w:ind w:left="3600" w:hanging="360"/>
      </w:pPr>
    </w:lvl>
    <w:lvl w:ilvl="5" w:tplc="714626A0">
      <w:start w:val="1"/>
      <w:numFmt w:val="lowerRoman"/>
      <w:lvlText w:val="%6."/>
      <w:lvlJc w:val="right"/>
      <w:pPr>
        <w:ind w:left="4320" w:hanging="180"/>
      </w:pPr>
    </w:lvl>
    <w:lvl w:ilvl="6" w:tplc="4ECE9A60">
      <w:start w:val="1"/>
      <w:numFmt w:val="decimal"/>
      <w:lvlText w:val="%7."/>
      <w:lvlJc w:val="left"/>
      <w:pPr>
        <w:ind w:left="5040" w:hanging="360"/>
      </w:pPr>
    </w:lvl>
    <w:lvl w:ilvl="7" w:tplc="CE7AD8D0">
      <w:start w:val="1"/>
      <w:numFmt w:val="lowerLetter"/>
      <w:lvlText w:val="%8."/>
      <w:lvlJc w:val="left"/>
      <w:pPr>
        <w:ind w:left="5760" w:hanging="360"/>
      </w:pPr>
    </w:lvl>
    <w:lvl w:ilvl="8" w:tplc="29120606">
      <w:start w:val="1"/>
      <w:numFmt w:val="lowerRoman"/>
      <w:lvlText w:val="%9."/>
      <w:lvlJc w:val="right"/>
      <w:pPr>
        <w:ind w:left="6480" w:hanging="180"/>
      </w:pPr>
    </w:lvl>
  </w:abstractNum>
  <w:abstractNum w:abstractNumId="52" w15:restartNumberingAfterBreak="0">
    <w:nsid w:val="0C710162"/>
    <w:multiLevelType w:val="hybridMultilevel"/>
    <w:tmpl w:val="1BDE5526"/>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0C9029F0"/>
    <w:multiLevelType w:val="hybridMultilevel"/>
    <w:tmpl w:val="1AE2D2C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4" w15:restartNumberingAfterBreak="0">
    <w:nsid w:val="0C9855AD"/>
    <w:multiLevelType w:val="hybridMultilevel"/>
    <w:tmpl w:val="39FAA38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5" w15:restartNumberingAfterBreak="0">
    <w:nsid w:val="0CD4803E"/>
    <w:multiLevelType w:val="hybridMultilevel"/>
    <w:tmpl w:val="E46EF6A0"/>
    <w:lvl w:ilvl="0" w:tplc="183E4B3C">
      <w:start w:val="1"/>
      <w:numFmt w:val="decimal"/>
      <w:lvlText w:val="3 -"/>
      <w:lvlJc w:val="left"/>
      <w:pPr>
        <w:ind w:left="720" w:hanging="360"/>
      </w:pPr>
    </w:lvl>
    <w:lvl w:ilvl="1" w:tplc="AD4A9766">
      <w:start w:val="1"/>
      <w:numFmt w:val="lowerLetter"/>
      <w:lvlText w:val="%2."/>
      <w:lvlJc w:val="left"/>
      <w:pPr>
        <w:ind w:left="1440" w:hanging="360"/>
      </w:pPr>
    </w:lvl>
    <w:lvl w:ilvl="2" w:tplc="AE5A1E1A">
      <w:start w:val="1"/>
      <w:numFmt w:val="lowerRoman"/>
      <w:lvlText w:val="%3."/>
      <w:lvlJc w:val="right"/>
      <w:pPr>
        <w:ind w:left="2160" w:hanging="180"/>
      </w:pPr>
    </w:lvl>
    <w:lvl w:ilvl="3" w:tplc="13BECEB2">
      <w:start w:val="1"/>
      <w:numFmt w:val="decimal"/>
      <w:lvlText w:val="%4."/>
      <w:lvlJc w:val="left"/>
      <w:pPr>
        <w:ind w:left="2880" w:hanging="360"/>
      </w:pPr>
    </w:lvl>
    <w:lvl w:ilvl="4" w:tplc="0EDA1D36">
      <w:start w:val="1"/>
      <w:numFmt w:val="lowerLetter"/>
      <w:lvlText w:val="%5."/>
      <w:lvlJc w:val="left"/>
      <w:pPr>
        <w:ind w:left="3600" w:hanging="360"/>
      </w:pPr>
    </w:lvl>
    <w:lvl w:ilvl="5" w:tplc="F4D4F9A6">
      <w:start w:val="1"/>
      <w:numFmt w:val="lowerRoman"/>
      <w:lvlText w:val="%6."/>
      <w:lvlJc w:val="right"/>
      <w:pPr>
        <w:ind w:left="4320" w:hanging="180"/>
      </w:pPr>
    </w:lvl>
    <w:lvl w:ilvl="6" w:tplc="0F00AE66">
      <w:start w:val="1"/>
      <w:numFmt w:val="decimal"/>
      <w:lvlText w:val="%7."/>
      <w:lvlJc w:val="left"/>
      <w:pPr>
        <w:ind w:left="5040" w:hanging="360"/>
      </w:pPr>
    </w:lvl>
    <w:lvl w:ilvl="7" w:tplc="2E46AF9A">
      <w:start w:val="1"/>
      <w:numFmt w:val="lowerLetter"/>
      <w:lvlText w:val="%8."/>
      <w:lvlJc w:val="left"/>
      <w:pPr>
        <w:ind w:left="5760" w:hanging="360"/>
      </w:pPr>
    </w:lvl>
    <w:lvl w:ilvl="8" w:tplc="1AE40DF8">
      <w:start w:val="1"/>
      <w:numFmt w:val="lowerRoman"/>
      <w:lvlText w:val="%9."/>
      <w:lvlJc w:val="right"/>
      <w:pPr>
        <w:ind w:left="6480" w:hanging="180"/>
      </w:pPr>
    </w:lvl>
  </w:abstractNum>
  <w:abstractNum w:abstractNumId="56" w15:restartNumberingAfterBreak="0">
    <w:nsid w:val="0D6F19FB"/>
    <w:multiLevelType w:val="hybridMultilevel"/>
    <w:tmpl w:val="DB76D04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7" w15:restartNumberingAfterBreak="0">
    <w:nsid w:val="0DDF6493"/>
    <w:multiLevelType w:val="hybridMultilevel"/>
    <w:tmpl w:val="5A56182C"/>
    <w:lvl w:ilvl="0" w:tplc="9A5A0250">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0DE700B1"/>
    <w:multiLevelType w:val="hybridMultilevel"/>
    <w:tmpl w:val="10A6FB88"/>
    <w:lvl w:ilvl="0" w:tplc="251AA126">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0E8C4A6D"/>
    <w:multiLevelType w:val="hybridMultilevel"/>
    <w:tmpl w:val="0242079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0" w15:restartNumberingAfterBreak="0">
    <w:nsid w:val="0EC55585"/>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0F223A1D"/>
    <w:multiLevelType w:val="hybridMultilevel"/>
    <w:tmpl w:val="7634154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2" w15:restartNumberingAfterBreak="0">
    <w:nsid w:val="0F3B7F9A"/>
    <w:multiLevelType w:val="hybridMultilevel"/>
    <w:tmpl w:val="FFEED0B4"/>
    <w:lvl w:ilvl="0" w:tplc="24A2A2F8">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0F9F0797"/>
    <w:multiLevelType w:val="hybridMultilevel"/>
    <w:tmpl w:val="9716BD78"/>
    <w:lvl w:ilvl="0" w:tplc="5CD26B82">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0FD03F75"/>
    <w:multiLevelType w:val="hybridMultilevel"/>
    <w:tmpl w:val="E7F8CCD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5" w15:restartNumberingAfterBreak="0">
    <w:nsid w:val="1156535E"/>
    <w:multiLevelType w:val="hybridMultilevel"/>
    <w:tmpl w:val="430ECD7C"/>
    <w:lvl w:ilvl="0" w:tplc="947E0F96">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6" w15:restartNumberingAfterBreak="0">
    <w:nsid w:val="11D71A8C"/>
    <w:multiLevelType w:val="hybridMultilevel"/>
    <w:tmpl w:val="06B00786"/>
    <w:lvl w:ilvl="0" w:tplc="17300ECA">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1204520A"/>
    <w:multiLevelType w:val="hybridMultilevel"/>
    <w:tmpl w:val="1416CE94"/>
    <w:lvl w:ilvl="0" w:tplc="B52A8808">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8" w15:restartNumberingAfterBreak="0">
    <w:nsid w:val="12434AB8"/>
    <w:multiLevelType w:val="hybridMultilevel"/>
    <w:tmpl w:val="7F2C2CD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9" w15:restartNumberingAfterBreak="0">
    <w:nsid w:val="12520CAA"/>
    <w:multiLevelType w:val="hybridMultilevel"/>
    <w:tmpl w:val="3600E83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0" w15:restartNumberingAfterBreak="0">
    <w:nsid w:val="127C4483"/>
    <w:multiLevelType w:val="hybridMultilevel"/>
    <w:tmpl w:val="169E295A"/>
    <w:lvl w:ilvl="0" w:tplc="E2265ED4">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13060607"/>
    <w:multiLevelType w:val="hybridMultilevel"/>
    <w:tmpl w:val="909AD318"/>
    <w:lvl w:ilvl="0" w:tplc="F6A4B12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72" w15:restartNumberingAfterBreak="0">
    <w:nsid w:val="13670B72"/>
    <w:multiLevelType w:val="hybridMultilevel"/>
    <w:tmpl w:val="66AE8C9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3" w15:restartNumberingAfterBreak="0">
    <w:nsid w:val="13902410"/>
    <w:multiLevelType w:val="hybridMultilevel"/>
    <w:tmpl w:val="8B8AB0DA"/>
    <w:lvl w:ilvl="0" w:tplc="4824E3D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74" w15:restartNumberingAfterBreak="0">
    <w:nsid w:val="13A545E7"/>
    <w:multiLevelType w:val="hybridMultilevel"/>
    <w:tmpl w:val="8424E9B0"/>
    <w:lvl w:ilvl="0" w:tplc="BD3415B2">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75" w15:restartNumberingAfterBreak="0">
    <w:nsid w:val="13B838E1"/>
    <w:multiLevelType w:val="hybridMultilevel"/>
    <w:tmpl w:val="8B805230"/>
    <w:lvl w:ilvl="0" w:tplc="5E38E842">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13BA7053"/>
    <w:multiLevelType w:val="hybridMultilevel"/>
    <w:tmpl w:val="6A54940C"/>
    <w:lvl w:ilvl="0" w:tplc="19041B0C">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13C06E54"/>
    <w:multiLevelType w:val="hybridMultilevel"/>
    <w:tmpl w:val="7D5CA1F0"/>
    <w:lvl w:ilvl="0" w:tplc="1A906C2C">
      <w:start w:val="1"/>
      <w:numFmt w:val="bullet"/>
      <w:lvlText w:val="-"/>
      <w:lvlJc w:val="left"/>
      <w:pPr>
        <w:ind w:left="720" w:hanging="360"/>
      </w:pPr>
      <w:rPr>
        <w:rFonts w:ascii="Aptos" w:hAnsi="Aptos" w:hint="default"/>
      </w:rPr>
    </w:lvl>
    <w:lvl w:ilvl="1" w:tplc="6ABAE890">
      <w:start w:val="1"/>
      <w:numFmt w:val="bullet"/>
      <w:lvlText w:val="o"/>
      <w:lvlJc w:val="left"/>
      <w:pPr>
        <w:ind w:left="1440" w:hanging="360"/>
      </w:pPr>
      <w:rPr>
        <w:rFonts w:ascii="Courier New" w:hAnsi="Courier New" w:hint="default"/>
      </w:rPr>
    </w:lvl>
    <w:lvl w:ilvl="2" w:tplc="5DAC2C56">
      <w:start w:val="1"/>
      <w:numFmt w:val="bullet"/>
      <w:lvlText w:val=""/>
      <w:lvlJc w:val="left"/>
      <w:pPr>
        <w:ind w:left="2160" w:hanging="360"/>
      </w:pPr>
      <w:rPr>
        <w:rFonts w:ascii="Wingdings" w:hAnsi="Wingdings" w:hint="default"/>
      </w:rPr>
    </w:lvl>
    <w:lvl w:ilvl="3" w:tplc="2B8042D0">
      <w:start w:val="1"/>
      <w:numFmt w:val="bullet"/>
      <w:lvlText w:val=""/>
      <w:lvlJc w:val="left"/>
      <w:pPr>
        <w:ind w:left="2880" w:hanging="360"/>
      </w:pPr>
      <w:rPr>
        <w:rFonts w:ascii="Symbol" w:hAnsi="Symbol" w:hint="default"/>
      </w:rPr>
    </w:lvl>
    <w:lvl w:ilvl="4" w:tplc="A02E77AE">
      <w:start w:val="1"/>
      <w:numFmt w:val="bullet"/>
      <w:lvlText w:val="o"/>
      <w:lvlJc w:val="left"/>
      <w:pPr>
        <w:ind w:left="3600" w:hanging="360"/>
      </w:pPr>
      <w:rPr>
        <w:rFonts w:ascii="Courier New" w:hAnsi="Courier New" w:hint="default"/>
      </w:rPr>
    </w:lvl>
    <w:lvl w:ilvl="5" w:tplc="B562E27E">
      <w:start w:val="1"/>
      <w:numFmt w:val="bullet"/>
      <w:lvlText w:val=""/>
      <w:lvlJc w:val="left"/>
      <w:pPr>
        <w:ind w:left="4320" w:hanging="360"/>
      </w:pPr>
      <w:rPr>
        <w:rFonts w:ascii="Wingdings" w:hAnsi="Wingdings" w:hint="default"/>
      </w:rPr>
    </w:lvl>
    <w:lvl w:ilvl="6" w:tplc="9E84CDAA">
      <w:start w:val="1"/>
      <w:numFmt w:val="bullet"/>
      <w:lvlText w:val=""/>
      <w:lvlJc w:val="left"/>
      <w:pPr>
        <w:ind w:left="5040" w:hanging="360"/>
      </w:pPr>
      <w:rPr>
        <w:rFonts w:ascii="Symbol" w:hAnsi="Symbol" w:hint="default"/>
      </w:rPr>
    </w:lvl>
    <w:lvl w:ilvl="7" w:tplc="95E28DDA">
      <w:start w:val="1"/>
      <w:numFmt w:val="bullet"/>
      <w:lvlText w:val="o"/>
      <w:lvlJc w:val="left"/>
      <w:pPr>
        <w:ind w:left="5760" w:hanging="360"/>
      </w:pPr>
      <w:rPr>
        <w:rFonts w:ascii="Courier New" w:hAnsi="Courier New" w:hint="default"/>
      </w:rPr>
    </w:lvl>
    <w:lvl w:ilvl="8" w:tplc="65666DE0">
      <w:start w:val="1"/>
      <w:numFmt w:val="bullet"/>
      <w:lvlText w:val=""/>
      <w:lvlJc w:val="left"/>
      <w:pPr>
        <w:ind w:left="6480" w:hanging="360"/>
      </w:pPr>
      <w:rPr>
        <w:rFonts w:ascii="Wingdings" w:hAnsi="Wingdings" w:hint="default"/>
      </w:rPr>
    </w:lvl>
  </w:abstractNum>
  <w:abstractNum w:abstractNumId="78" w15:restartNumberingAfterBreak="0">
    <w:nsid w:val="141757B2"/>
    <w:multiLevelType w:val="hybridMultilevel"/>
    <w:tmpl w:val="730AA450"/>
    <w:lvl w:ilvl="0" w:tplc="147C473E">
      <w:start w:val="1"/>
      <w:numFmt w:val="lowerRoman"/>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14861008"/>
    <w:multiLevelType w:val="hybridMultilevel"/>
    <w:tmpl w:val="5602EC2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0" w15:restartNumberingAfterBreak="0">
    <w:nsid w:val="14B47847"/>
    <w:multiLevelType w:val="hybridMultilevel"/>
    <w:tmpl w:val="12A4A08A"/>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5448B85"/>
    <w:multiLevelType w:val="hybridMultilevel"/>
    <w:tmpl w:val="E006C068"/>
    <w:lvl w:ilvl="0" w:tplc="CEFC59AC">
      <w:start w:val="1"/>
      <w:numFmt w:val="upperLetter"/>
      <w:lvlText w:val="%1 10.º"/>
      <w:lvlJc w:val="left"/>
      <w:pPr>
        <w:ind w:left="720" w:hanging="360"/>
      </w:pPr>
    </w:lvl>
    <w:lvl w:ilvl="1" w:tplc="72E40A8E">
      <w:start w:val="1"/>
      <w:numFmt w:val="lowerLetter"/>
      <w:lvlText w:val="%2."/>
      <w:lvlJc w:val="left"/>
      <w:pPr>
        <w:ind w:left="1440" w:hanging="360"/>
      </w:pPr>
    </w:lvl>
    <w:lvl w:ilvl="2" w:tplc="4714546E">
      <w:start w:val="1"/>
      <w:numFmt w:val="lowerRoman"/>
      <w:lvlText w:val="%3."/>
      <w:lvlJc w:val="right"/>
      <w:pPr>
        <w:ind w:left="2160" w:hanging="180"/>
      </w:pPr>
    </w:lvl>
    <w:lvl w:ilvl="3" w:tplc="96363474">
      <w:start w:val="1"/>
      <w:numFmt w:val="decimal"/>
      <w:lvlText w:val="%4."/>
      <w:lvlJc w:val="left"/>
      <w:pPr>
        <w:ind w:left="2880" w:hanging="360"/>
      </w:pPr>
    </w:lvl>
    <w:lvl w:ilvl="4" w:tplc="D6F2983A">
      <w:start w:val="1"/>
      <w:numFmt w:val="lowerLetter"/>
      <w:lvlText w:val="%5."/>
      <w:lvlJc w:val="left"/>
      <w:pPr>
        <w:ind w:left="3600" w:hanging="360"/>
      </w:pPr>
    </w:lvl>
    <w:lvl w:ilvl="5" w:tplc="76D8C98C">
      <w:start w:val="1"/>
      <w:numFmt w:val="lowerRoman"/>
      <w:lvlText w:val="%6."/>
      <w:lvlJc w:val="right"/>
      <w:pPr>
        <w:ind w:left="4320" w:hanging="180"/>
      </w:pPr>
    </w:lvl>
    <w:lvl w:ilvl="6" w:tplc="ABDA5324">
      <w:start w:val="1"/>
      <w:numFmt w:val="decimal"/>
      <w:lvlText w:val="%7."/>
      <w:lvlJc w:val="left"/>
      <w:pPr>
        <w:ind w:left="5040" w:hanging="360"/>
      </w:pPr>
    </w:lvl>
    <w:lvl w:ilvl="7" w:tplc="2088570A">
      <w:start w:val="1"/>
      <w:numFmt w:val="lowerLetter"/>
      <w:lvlText w:val="%8."/>
      <w:lvlJc w:val="left"/>
      <w:pPr>
        <w:ind w:left="5760" w:hanging="360"/>
      </w:pPr>
    </w:lvl>
    <w:lvl w:ilvl="8" w:tplc="7B8C126A">
      <w:start w:val="1"/>
      <w:numFmt w:val="lowerRoman"/>
      <w:lvlText w:val="%9."/>
      <w:lvlJc w:val="right"/>
      <w:pPr>
        <w:ind w:left="6480" w:hanging="180"/>
      </w:pPr>
    </w:lvl>
  </w:abstractNum>
  <w:abstractNum w:abstractNumId="82" w15:restartNumberingAfterBreak="0">
    <w:nsid w:val="155213F5"/>
    <w:multiLevelType w:val="hybridMultilevel"/>
    <w:tmpl w:val="428C5F66"/>
    <w:lvl w:ilvl="0" w:tplc="4AEA6062">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15591DFD"/>
    <w:multiLevelType w:val="hybridMultilevel"/>
    <w:tmpl w:val="3F4470F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4" w15:restartNumberingAfterBreak="0">
    <w:nsid w:val="155B0467"/>
    <w:multiLevelType w:val="hybridMultilevel"/>
    <w:tmpl w:val="19D45FA0"/>
    <w:lvl w:ilvl="0" w:tplc="F7EE20E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85" w15:restartNumberingAfterBreak="0">
    <w:nsid w:val="15633CB8"/>
    <w:multiLevelType w:val="hybridMultilevel"/>
    <w:tmpl w:val="2318B34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6" w15:restartNumberingAfterBreak="0">
    <w:nsid w:val="15B572D7"/>
    <w:multiLevelType w:val="hybridMultilevel"/>
    <w:tmpl w:val="20AA5B74"/>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5E1024A"/>
    <w:multiLevelType w:val="hybridMultilevel"/>
    <w:tmpl w:val="2C7280A8"/>
    <w:lvl w:ilvl="0" w:tplc="31C49542">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15EF1ECC"/>
    <w:multiLevelType w:val="hybridMultilevel"/>
    <w:tmpl w:val="51DAB09E"/>
    <w:lvl w:ilvl="0" w:tplc="FFFFFFFF">
      <w:start w:val="1"/>
      <w:numFmt w:val="lowerLetter"/>
      <w:lvlText w:val="a)"/>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15F170BB"/>
    <w:multiLevelType w:val="hybridMultilevel"/>
    <w:tmpl w:val="FB4C3512"/>
    <w:lvl w:ilvl="0" w:tplc="4CB6400C">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15F626C0"/>
    <w:multiLevelType w:val="hybridMultilevel"/>
    <w:tmpl w:val="AE9C1024"/>
    <w:lvl w:ilvl="0" w:tplc="7D40625C">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16405A4E"/>
    <w:multiLevelType w:val="hybridMultilevel"/>
    <w:tmpl w:val="4EC2E90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2" w15:restartNumberingAfterBreak="0">
    <w:nsid w:val="16840DEC"/>
    <w:multiLevelType w:val="hybridMultilevel"/>
    <w:tmpl w:val="6D0CD92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3" w15:restartNumberingAfterBreak="0">
    <w:nsid w:val="16A616C1"/>
    <w:multiLevelType w:val="hybridMultilevel"/>
    <w:tmpl w:val="46DA9EB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4" w15:restartNumberingAfterBreak="0">
    <w:nsid w:val="170423CF"/>
    <w:multiLevelType w:val="hybridMultilevel"/>
    <w:tmpl w:val="C52CC8E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5" w15:restartNumberingAfterBreak="0">
    <w:nsid w:val="17F679B1"/>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18A10547"/>
    <w:multiLevelType w:val="hybridMultilevel"/>
    <w:tmpl w:val="793A1DF6"/>
    <w:lvl w:ilvl="0" w:tplc="E30CBFEC">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18B459CB"/>
    <w:multiLevelType w:val="hybridMultilevel"/>
    <w:tmpl w:val="4E4AE99C"/>
    <w:lvl w:ilvl="0" w:tplc="93686DDC">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98" w15:restartNumberingAfterBreak="0">
    <w:nsid w:val="193236C6"/>
    <w:multiLevelType w:val="hybridMultilevel"/>
    <w:tmpl w:val="FD6EF52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9" w15:restartNumberingAfterBreak="0">
    <w:nsid w:val="194BBDB4"/>
    <w:multiLevelType w:val="hybridMultilevel"/>
    <w:tmpl w:val="49F47BD8"/>
    <w:lvl w:ilvl="0" w:tplc="93CA10E8">
      <w:start w:val="1"/>
      <w:numFmt w:val="upperLetter"/>
      <w:lvlText w:val="%1 9.º"/>
      <w:lvlJc w:val="left"/>
      <w:pPr>
        <w:ind w:left="720" w:hanging="360"/>
      </w:pPr>
    </w:lvl>
    <w:lvl w:ilvl="1" w:tplc="EAE03DE8">
      <w:start w:val="1"/>
      <w:numFmt w:val="lowerLetter"/>
      <w:lvlText w:val="%2."/>
      <w:lvlJc w:val="left"/>
      <w:pPr>
        <w:ind w:left="1440" w:hanging="360"/>
      </w:pPr>
    </w:lvl>
    <w:lvl w:ilvl="2" w:tplc="59662B98">
      <w:start w:val="1"/>
      <w:numFmt w:val="lowerRoman"/>
      <w:lvlText w:val="%3."/>
      <w:lvlJc w:val="right"/>
      <w:pPr>
        <w:ind w:left="2160" w:hanging="180"/>
      </w:pPr>
    </w:lvl>
    <w:lvl w:ilvl="3" w:tplc="DE9EE23E">
      <w:start w:val="1"/>
      <w:numFmt w:val="decimal"/>
      <w:lvlText w:val="%4."/>
      <w:lvlJc w:val="left"/>
      <w:pPr>
        <w:ind w:left="2880" w:hanging="360"/>
      </w:pPr>
    </w:lvl>
    <w:lvl w:ilvl="4" w:tplc="FFE6E0D4">
      <w:start w:val="1"/>
      <w:numFmt w:val="lowerLetter"/>
      <w:lvlText w:val="%5."/>
      <w:lvlJc w:val="left"/>
      <w:pPr>
        <w:ind w:left="3600" w:hanging="360"/>
      </w:pPr>
    </w:lvl>
    <w:lvl w:ilvl="5" w:tplc="BE46223E">
      <w:start w:val="1"/>
      <w:numFmt w:val="lowerRoman"/>
      <w:lvlText w:val="%6."/>
      <w:lvlJc w:val="right"/>
      <w:pPr>
        <w:ind w:left="4320" w:hanging="180"/>
      </w:pPr>
    </w:lvl>
    <w:lvl w:ilvl="6" w:tplc="2196FA66">
      <w:start w:val="1"/>
      <w:numFmt w:val="decimal"/>
      <w:lvlText w:val="%7."/>
      <w:lvlJc w:val="left"/>
      <w:pPr>
        <w:ind w:left="5040" w:hanging="360"/>
      </w:pPr>
    </w:lvl>
    <w:lvl w:ilvl="7" w:tplc="DAD253EC">
      <w:start w:val="1"/>
      <w:numFmt w:val="lowerLetter"/>
      <w:lvlText w:val="%8."/>
      <w:lvlJc w:val="left"/>
      <w:pPr>
        <w:ind w:left="5760" w:hanging="360"/>
      </w:pPr>
    </w:lvl>
    <w:lvl w:ilvl="8" w:tplc="112C2D1E">
      <w:start w:val="1"/>
      <w:numFmt w:val="lowerRoman"/>
      <w:lvlText w:val="%9."/>
      <w:lvlJc w:val="right"/>
      <w:pPr>
        <w:ind w:left="6480" w:hanging="180"/>
      </w:pPr>
    </w:lvl>
  </w:abstractNum>
  <w:abstractNum w:abstractNumId="100" w15:restartNumberingAfterBreak="0">
    <w:nsid w:val="194D4457"/>
    <w:multiLevelType w:val="hybridMultilevel"/>
    <w:tmpl w:val="111CE06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1" w15:restartNumberingAfterBreak="0">
    <w:nsid w:val="197563D8"/>
    <w:multiLevelType w:val="hybridMultilevel"/>
    <w:tmpl w:val="391425F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2" w15:restartNumberingAfterBreak="0">
    <w:nsid w:val="19B3246A"/>
    <w:multiLevelType w:val="hybridMultilevel"/>
    <w:tmpl w:val="83E68DE2"/>
    <w:lvl w:ilvl="0" w:tplc="8D36D6CA">
      <w:start w:val="1"/>
      <w:numFmt w:val="decimal"/>
      <w:lvlText w:val="%1."/>
      <w:lvlJc w:val="left"/>
      <w:pPr>
        <w:tabs>
          <w:tab w:val="num" w:pos="1065"/>
        </w:tabs>
        <w:ind w:left="1065" w:hanging="360"/>
      </w:pPr>
      <w:rPr>
        <w:rFonts w:cs="Times New Roman" w:hint="default"/>
        <w:b/>
      </w:rPr>
    </w:lvl>
    <w:lvl w:ilvl="1" w:tplc="08160019">
      <w:start w:val="1"/>
      <w:numFmt w:val="lowerLetter"/>
      <w:lvlText w:val="%2."/>
      <w:lvlJc w:val="left"/>
      <w:pPr>
        <w:tabs>
          <w:tab w:val="num" w:pos="1785"/>
        </w:tabs>
        <w:ind w:left="1785" w:hanging="360"/>
      </w:pPr>
      <w:rPr>
        <w:rFonts w:cs="Times New Roman"/>
      </w:rPr>
    </w:lvl>
    <w:lvl w:ilvl="2" w:tplc="0816001B">
      <w:start w:val="1"/>
      <w:numFmt w:val="lowerRoman"/>
      <w:lvlText w:val="%3."/>
      <w:lvlJc w:val="right"/>
      <w:pPr>
        <w:tabs>
          <w:tab w:val="num" w:pos="2505"/>
        </w:tabs>
        <w:ind w:left="2505" w:hanging="180"/>
      </w:pPr>
      <w:rPr>
        <w:rFonts w:cs="Times New Roman"/>
      </w:rPr>
    </w:lvl>
    <w:lvl w:ilvl="3" w:tplc="0816000F">
      <w:start w:val="1"/>
      <w:numFmt w:val="decimal"/>
      <w:lvlText w:val="%4."/>
      <w:lvlJc w:val="left"/>
      <w:pPr>
        <w:tabs>
          <w:tab w:val="num" w:pos="3225"/>
        </w:tabs>
        <w:ind w:left="3225" w:hanging="360"/>
      </w:pPr>
      <w:rPr>
        <w:rFonts w:cs="Times New Roman"/>
      </w:rPr>
    </w:lvl>
    <w:lvl w:ilvl="4" w:tplc="08160019" w:tentative="1">
      <w:start w:val="1"/>
      <w:numFmt w:val="lowerLetter"/>
      <w:lvlText w:val="%5."/>
      <w:lvlJc w:val="left"/>
      <w:pPr>
        <w:tabs>
          <w:tab w:val="num" w:pos="3945"/>
        </w:tabs>
        <w:ind w:left="3945" w:hanging="360"/>
      </w:pPr>
      <w:rPr>
        <w:rFonts w:cs="Times New Roman"/>
      </w:rPr>
    </w:lvl>
    <w:lvl w:ilvl="5" w:tplc="0816001B" w:tentative="1">
      <w:start w:val="1"/>
      <w:numFmt w:val="lowerRoman"/>
      <w:lvlText w:val="%6."/>
      <w:lvlJc w:val="right"/>
      <w:pPr>
        <w:tabs>
          <w:tab w:val="num" w:pos="4665"/>
        </w:tabs>
        <w:ind w:left="4665" w:hanging="180"/>
      </w:pPr>
      <w:rPr>
        <w:rFonts w:cs="Times New Roman"/>
      </w:rPr>
    </w:lvl>
    <w:lvl w:ilvl="6" w:tplc="0816000F" w:tentative="1">
      <w:start w:val="1"/>
      <w:numFmt w:val="decimal"/>
      <w:lvlText w:val="%7."/>
      <w:lvlJc w:val="left"/>
      <w:pPr>
        <w:tabs>
          <w:tab w:val="num" w:pos="5385"/>
        </w:tabs>
        <w:ind w:left="5385" w:hanging="360"/>
      </w:pPr>
      <w:rPr>
        <w:rFonts w:cs="Times New Roman"/>
      </w:rPr>
    </w:lvl>
    <w:lvl w:ilvl="7" w:tplc="08160019" w:tentative="1">
      <w:start w:val="1"/>
      <w:numFmt w:val="lowerLetter"/>
      <w:lvlText w:val="%8."/>
      <w:lvlJc w:val="left"/>
      <w:pPr>
        <w:tabs>
          <w:tab w:val="num" w:pos="6105"/>
        </w:tabs>
        <w:ind w:left="6105" w:hanging="360"/>
      </w:pPr>
      <w:rPr>
        <w:rFonts w:cs="Times New Roman"/>
      </w:rPr>
    </w:lvl>
    <w:lvl w:ilvl="8" w:tplc="0816001B" w:tentative="1">
      <w:start w:val="1"/>
      <w:numFmt w:val="lowerRoman"/>
      <w:lvlText w:val="%9."/>
      <w:lvlJc w:val="right"/>
      <w:pPr>
        <w:tabs>
          <w:tab w:val="num" w:pos="6825"/>
        </w:tabs>
        <w:ind w:left="6825" w:hanging="180"/>
      </w:pPr>
      <w:rPr>
        <w:rFonts w:cs="Times New Roman"/>
      </w:rPr>
    </w:lvl>
  </w:abstractNum>
  <w:abstractNum w:abstractNumId="103" w15:restartNumberingAfterBreak="0">
    <w:nsid w:val="1A2F407B"/>
    <w:multiLevelType w:val="hybridMultilevel"/>
    <w:tmpl w:val="26E0E8CE"/>
    <w:lvl w:ilvl="0" w:tplc="C64E2CC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4" w15:restartNumberingAfterBreak="0">
    <w:nsid w:val="1A416101"/>
    <w:multiLevelType w:val="hybridMultilevel"/>
    <w:tmpl w:val="9A1A59AA"/>
    <w:lvl w:ilvl="0" w:tplc="3C4A487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5" w15:restartNumberingAfterBreak="0">
    <w:nsid w:val="1A4A383C"/>
    <w:multiLevelType w:val="hybridMultilevel"/>
    <w:tmpl w:val="51164A54"/>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1A5D07EE"/>
    <w:multiLevelType w:val="hybridMultilevel"/>
    <w:tmpl w:val="51C42562"/>
    <w:lvl w:ilvl="0" w:tplc="69346768">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7" w15:restartNumberingAfterBreak="0">
    <w:nsid w:val="1AC93B7A"/>
    <w:multiLevelType w:val="hybridMultilevel"/>
    <w:tmpl w:val="F3269A3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8" w15:restartNumberingAfterBreak="0">
    <w:nsid w:val="1AE44076"/>
    <w:multiLevelType w:val="hybridMultilevel"/>
    <w:tmpl w:val="3BB01E5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9" w15:restartNumberingAfterBreak="0">
    <w:nsid w:val="1B11009B"/>
    <w:multiLevelType w:val="hybridMultilevel"/>
    <w:tmpl w:val="9A9AA3E2"/>
    <w:lvl w:ilvl="0" w:tplc="BE3A5C24">
      <w:start w:val="1"/>
      <w:numFmt w:val="lowerRoman"/>
      <w:lvlText w:val="%1)"/>
      <w:lvlJc w:val="left"/>
      <w:pPr>
        <w:ind w:left="360" w:hanging="360"/>
      </w:pPr>
      <w:rPr>
        <w:rFonts w:hint="default"/>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0" w15:restartNumberingAfterBreak="0">
    <w:nsid w:val="1BC45EFE"/>
    <w:multiLevelType w:val="hybridMultilevel"/>
    <w:tmpl w:val="15886874"/>
    <w:lvl w:ilvl="0" w:tplc="9FDC5A6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1" w15:restartNumberingAfterBreak="0">
    <w:nsid w:val="1BC57DD5"/>
    <w:multiLevelType w:val="hybridMultilevel"/>
    <w:tmpl w:val="589E001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2" w15:restartNumberingAfterBreak="0">
    <w:nsid w:val="1BEF4B4A"/>
    <w:multiLevelType w:val="hybridMultilevel"/>
    <w:tmpl w:val="474CB71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3" w15:restartNumberingAfterBreak="0">
    <w:nsid w:val="1C051FAE"/>
    <w:multiLevelType w:val="hybridMultilevel"/>
    <w:tmpl w:val="19CC16E2"/>
    <w:lvl w:ilvl="0" w:tplc="193A1B6E">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4" w15:restartNumberingAfterBreak="0">
    <w:nsid w:val="1C28620E"/>
    <w:multiLevelType w:val="hybridMultilevel"/>
    <w:tmpl w:val="EBEED28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5" w15:restartNumberingAfterBreak="0">
    <w:nsid w:val="1C620261"/>
    <w:multiLevelType w:val="hybridMultilevel"/>
    <w:tmpl w:val="4F98E1BA"/>
    <w:lvl w:ilvl="0" w:tplc="FFFFFFFF">
      <w:start w:val="1"/>
      <w:numFmt w:val="lowerLetter"/>
      <w:lvlText w:val="%1)"/>
      <w:lvlJc w:val="left"/>
      <w:pPr>
        <w:ind w:left="786" w:hanging="360"/>
      </w:pPr>
      <w:rPr>
        <w:rFonts w:hint="default"/>
        <w:i/>
        <w:i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6" w15:restartNumberingAfterBreak="0">
    <w:nsid w:val="1CEF250C"/>
    <w:multiLevelType w:val="hybridMultilevel"/>
    <w:tmpl w:val="00262472"/>
    <w:lvl w:ilvl="0" w:tplc="771A975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7" w15:restartNumberingAfterBreak="0">
    <w:nsid w:val="1CFB0492"/>
    <w:multiLevelType w:val="hybridMultilevel"/>
    <w:tmpl w:val="EF24C8FA"/>
    <w:lvl w:ilvl="0" w:tplc="BD2AA70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8" w15:restartNumberingAfterBreak="0">
    <w:nsid w:val="1D144207"/>
    <w:multiLevelType w:val="hybridMultilevel"/>
    <w:tmpl w:val="A1DAB16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9" w15:restartNumberingAfterBreak="0">
    <w:nsid w:val="1D782DE3"/>
    <w:multiLevelType w:val="hybridMultilevel"/>
    <w:tmpl w:val="FBDCDCFC"/>
    <w:lvl w:ilvl="0" w:tplc="FFFFFFFF">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1DB276DC"/>
    <w:multiLevelType w:val="hybridMultilevel"/>
    <w:tmpl w:val="732CEB8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1" w15:restartNumberingAfterBreak="0">
    <w:nsid w:val="1E46199C"/>
    <w:multiLevelType w:val="hybridMultilevel"/>
    <w:tmpl w:val="E62E20C2"/>
    <w:lvl w:ilvl="0" w:tplc="1CDEC210">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1E473FDC"/>
    <w:multiLevelType w:val="hybridMultilevel"/>
    <w:tmpl w:val="1202504A"/>
    <w:lvl w:ilvl="0" w:tplc="C138F20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23" w15:restartNumberingAfterBreak="0">
    <w:nsid w:val="1E537D55"/>
    <w:multiLevelType w:val="hybridMultilevel"/>
    <w:tmpl w:val="CFF20E1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4" w15:restartNumberingAfterBreak="0">
    <w:nsid w:val="1F2044C5"/>
    <w:multiLevelType w:val="hybridMultilevel"/>
    <w:tmpl w:val="EBB2C7B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5" w15:restartNumberingAfterBreak="0">
    <w:nsid w:val="1F467FAB"/>
    <w:multiLevelType w:val="hybridMultilevel"/>
    <w:tmpl w:val="2DA21E5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6" w15:restartNumberingAfterBreak="0">
    <w:nsid w:val="20297B2E"/>
    <w:multiLevelType w:val="hybridMultilevel"/>
    <w:tmpl w:val="AE56BB2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7" w15:restartNumberingAfterBreak="0">
    <w:nsid w:val="208967C9"/>
    <w:multiLevelType w:val="hybridMultilevel"/>
    <w:tmpl w:val="D0F4B59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8" w15:restartNumberingAfterBreak="0">
    <w:nsid w:val="20CB4B78"/>
    <w:multiLevelType w:val="hybridMultilevel"/>
    <w:tmpl w:val="13B0AA72"/>
    <w:lvl w:ilvl="0" w:tplc="44467C5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29" w15:restartNumberingAfterBreak="0">
    <w:nsid w:val="220E2375"/>
    <w:multiLevelType w:val="hybridMultilevel"/>
    <w:tmpl w:val="358EF4A6"/>
    <w:lvl w:ilvl="0" w:tplc="2A94BA2E">
      <w:start w:val="5"/>
      <w:numFmt w:val="decimal"/>
      <w:lvlText w:val="5 -"/>
      <w:lvlJc w:val="left"/>
      <w:pPr>
        <w:ind w:left="720" w:hanging="360"/>
      </w:pPr>
    </w:lvl>
    <w:lvl w:ilvl="1" w:tplc="FE8A986E">
      <w:start w:val="1"/>
      <w:numFmt w:val="lowerLetter"/>
      <w:lvlText w:val="%2."/>
      <w:lvlJc w:val="left"/>
      <w:pPr>
        <w:ind w:left="1440" w:hanging="360"/>
      </w:pPr>
    </w:lvl>
    <w:lvl w:ilvl="2" w:tplc="534E606A">
      <w:start w:val="1"/>
      <w:numFmt w:val="lowerRoman"/>
      <w:lvlText w:val="%3."/>
      <w:lvlJc w:val="right"/>
      <w:pPr>
        <w:ind w:left="2160" w:hanging="180"/>
      </w:pPr>
    </w:lvl>
    <w:lvl w:ilvl="3" w:tplc="61321E70">
      <w:start w:val="1"/>
      <w:numFmt w:val="decimal"/>
      <w:lvlText w:val="%4."/>
      <w:lvlJc w:val="left"/>
      <w:pPr>
        <w:ind w:left="2880" w:hanging="360"/>
      </w:pPr>
    </w:lvl>
    <w:lvl w:ilvl="4" w:tplc="2D76960A">
      <w:start w:val="1"/>
      <w:numFmt w:val="lowerLetter"/>
      <w:lvlText w:val="%5."/>
      <w:lvlJc w:val="left"/>
      <w:pPr>
        <w:ind w:left="3600" w:hanging="360"/>
      </w:pPr>
    </w:lvl>
    <w:lvl w:ilvl="5" w:tplc="A0EA97F0">
      <w:start w:val="1"/>
      <w:numFmt w:val="lowerRoman"/>
      <w:lvlText w:val="%6."/>
      <w:lvlJc w:val="right"/>
      <w:pPr>
        <w:ind w:left="4320" w:hanging="180"/>
      </w:pPr>
    </w:lvl>
    <w:lvl w:ilvl="6" w:tplc="79D0A090">
      <w:start w:val="1"/>
      <w:numFmt w:val="decimal"/>
      <w:lvlText w:val="%7."/>
      <w:lvlJc w:val="left"/>
      <w:pPr>
        <w:ind w:left="5040" w:hanging="360"/>
      </w:pPr>
    </w:lvl>
    <w:lvl w:ilvl="7" w:tplc="38161788">
      <w:start w:val="1"/>
      <w:numFmt w:val="lowerLetter"/>
      <w:lvlText w:val="%8."/>
      <w:lvlJc w:val="left"/>
      <w:pPr>
        <w:ind w:left="5760" w:hanging="360"/>
      </w:pPr>
    </w:lvl>
    <w:lvl w:ilvl="8" w:tplc="234090F2">
      <w:start w:val="1"/>
      <w:numFmt w:val="lowerRoman"/>
      <w:lvlText w:val="%9."/>
      <w:lvlJc w:val="right"/>
      <w:pPr>
        <w:ind w:left="6480" w:hanging="180"/>
      </w:pPr>
    </w:lvl>
  </w:abstractNum>
  <w:abstractNum w:abstractNumId="130" w15:restartNumberingAfterBreak="0">
    <w:nsid w:val="22137CAC"/>
    <w:multiLevelType w:val="hybridMultilevel"/>
    <w:tmpl w:val="6A12B8FA"/>
    <w:lvl w:ilvl="0" w:tplc="C2BC4920">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1" w15:restartNumberingAfterBreak="0">
    <w:nsid w:val="22316708"/>
    <w:multiLevelType w:val="hybridMultilevel"/>
    <w:tmpl w:val="9572D254"/>
    <w:lvl w:ilvl="0" w:tplc="56127E0C">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231C168C"/>
    <w:multiLevelType w:val="hybridMultilevel"/>
    <w:tmpl w:val="17881A98"/>
    <w:lvl w:ilvl="0" w:tplc="B1908D9A">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3" w15:restartNumberingAfterBreak="0">
    <w:nsid w:val="231F0F28"/>
    <w:multiLevelType w:val="hybridMultilevel"/>
    <w:tmpl w:val="69229702"/>
    <w:lvl w:ilvl="0" w:tplc="08160017">
      <w:start w:val="1"/>
      <w:numFmt w:val="lowerLetter"/>
      <w:lvlText w:val="%1)"/>
      <w:lvlJc w:val="left"/>
      <w:pPr>
        <w:ind w:left="360" w:hanging="360"/>
      </w:p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4" w15:restartNumberingAfterBreak="0">
    <w:nsid w:val="23216909"/>
    <w:multiLevelType w:val="hybridMultilevel"/>
    <w:tmpl w:val="CF7EB176"/>
    <w:lvl w:ilvl="0" w:tplc="9F40C8B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5" w15:restartNumberingAfterBreak="0">
    <w:nsid w:val="23326608"/>
    <w:multiLevelType w:val="hybridMultilevel"/>
    <w:tmpl w:val="3AC03CDA"/>
    <w:lvl w:ilvl="0" w:tplc="DD245350">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6" w15:restartNumberingAfterBreak="0">
    <w:nsid w:val="23890450"/>
    <w:multiLevelType w:val="hybridMultilevel"/>
    <w:tmpl w:val="39FA82E2"/>
    <w:lvl w:ilvl="0" w:tplc="7CA2C9B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7" w15:restartNumberingAfterBreak="0">
    <w:nsid w:val="2427125B"/>
    <w:multiLevelType w:val="hybridMultilevel"/>
    <w:tmpl w:val="51164A5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8" w15:restartNumberingAfterBreak="0">
    <w:nsid w:val="24CC6229"/>
    <w:multiLevelType w:val="hybridMultilevel"/>
    <w:tmpl w:val="1B0851A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9" w15:restartNumberingAfterBreak="0">
    <w:nsid w:val="24EE6E94"/>
    <w:multiLevelType w:val="hybridMultilevel"/>
    <w:tmpl w:val="E2C42F6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0" w15:restartNumberingAfterBreak="0">
    <w:nsid w:val="24FE5122"/>
    <w:multiLevelType w:val="hybridMultilevel"/>
    <w:tmpl w:val="92986926"/>
    <w:lvl w:ilvl="0" w:tplc="686A24F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1" w15:restartNumberingAfterBreak="0">
    <w:nsid w:val="250264E7"/>
    <w:multiLevelType w:val="hybridMultilevel"/>
    <w:tmpl w:val="A0E04E1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2" w15:restartNumberingAfterBreak="0">
    <w:nsid w:val="25086EB9"/>
    <w:multiLevelType w:val="hybridMultilevel"/>
    <w:tmpl w:val="FD8CA27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3" w15:restartNumberingAfterBreak="0">
    <w:nsid w:val="25532431"/>
    <w:multiLevelType w:val="hybridMultilevel"/>
    <w:tmpl w:val="B12208E0"/>
    <w:lvl w:ilvl="0" w:tplc="E7925380">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4" w15:restartNumberingAfterBreak="0">
    <w:nsid w:val="256B3AE0"/>
    <w:multiLevelType w:val="hybridMultilevel"/>
    <w:tmpl w:val="AB52026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5" w15:restartNumberingAfterBreak="0">
    <w:nsid w:val="257F416F"/>
    <w:multiLevelType w:val="hybridMultilevel"/>
    <w:tmpl w:val="C0A4C56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6" w15:restartNumberingAfterBreak="0">
    <w:nsid w:val="25D35751"/>
    <w:multiLevelType w:val="hybridMultilevel"/>
    <w:tmpl w:val="E7C4D35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7" w15:restartNumberingAfterBreak="0">
    <w:nsid w:val="260A05A9"/>
    <w:multiLevelType w:val="hybridMultilevel"/>
    <w:tmpl w:val="BFF816D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8" w15:restartNumberingAfterBreak="0">
    <w:nsid w:val="26216FF0"/>
    <w:multiLevelType w:val="hybridMultilevel"/>
    <w:tmpl w:val="E1D2E4A8"/>
    <w:lvl w:ilvl="0" w:tplc="C3D2CC3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9" w15:restartNumberingAfterBreak="0">
    <w:nsid w:val="26314D4C"/>
    <w:multiLevelType w:val="hybridMultilevel"/>
    <w:tmpl w:val="B2060BFA"/>
    <w:lvl w:ilvl="0" w:tplc="D444D272">
      <w:start w:val="1"/>
      <w:numFmt w:val="lowerRoman"/>
      <w:lvlText w:val="%1)"/>
      <w:lvlJc w:val="left"/>
      <w:pPr>
        <w:ind w:left="0" w:hanging="720"/>
      </w:pPr>
      <w:rPr>
        <w:rFonts w:hint="default"/>
        <w:i/>
        <w:iCs/>
      </w:rPr>
    </w:lvl>
    <w:lvl w:ilvl="1" w:tplc="FFFFFFFF">
      <w:start w:val="1"/>
      <w:numFmt w:val="lowerLetter"/>
      <w:lvlText w:val="%2)"/>
      <w:lvlJc w:val="left"/>
      <w:pPr>
        <w:ind w:left="705" w:hanging="705"/>
      </w:pPr>
      <w:rPr>
        <w:rFonts w:hint="default"/>
      </w:r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50" w15:restartNumberingAfterBreak="0">
    <w:nsid w:val="26776D49"/>
    <w:multiLevelType w:val="hybridMultilevel"/>
    <w:tmpl w:val="5BDC8CD8"/>
    <w:lvl w:ilvl="0" w:tplc="A7C8303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1" w15:restartNumberingAfterBreak="0">
    <w:nsid w:val="26BF200B"/>
    <w:multiLevelType w:val="hybridMultilevel"/>
    <w:tmpl w:val="4F98E1BA"/>
    <w:lvl w:ilvl="0" w:tplc="4754F14E">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2" w15:restartNumberingAfterBreak="0">
    <w:nsid w:val="27FA68C1"/>
    <w:multiLevelType w:val="hybridMultilevel"/>
    <w:tmpl w:val="D2B89B92"/>
    <w:lvl w:ilvl="0" w:tplc="A6F0D746">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28271BAE"/>
    <w:multiLevelType w:val="hybridMultilevel"/>
    <w:tmpl w:val="112654C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4" w15:restartNumberingAfterBreak="0">
    <w:nsid w:val="282D0A59"/>
    <w:multiLevelType w:val="hybridMultilevel"/>
    <w:tmpl w:val="49BAF81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5" w15:restartNumberingAfterBreak="0">
    <w:nsid w:val="28934314"/>
    <w:multiLevelType w:val="hybridMultilevel"/>
    <w:tmpl w:val="4002DCB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6" w15:restartNumberingAfterBreak="0">
    <w:nsid w:val="28C66BFE"/>
    <w:multiLevelType w:val="hybridMultilevel"/>
    <w:tmpl w:val="97FAEF4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7" w15:restartNumberingAfterBreak="0">
    <w:nsid w:val="28D108CD"/>
    <w:multiLevelType w:val="hybridMultilevel"/>
    <w:tmpl w:val="B3C8917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8" w15:restartNumberingAfterBreak="0">
    <w:nsid w:val="29166359"/>
    <w:multiLevelType w:val="hybridMultilevel"/>
    <w:tmpl w:val="34AC0CE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9" w15:restartNumberingAfterBreak="0">
    <w:nsid w:val="29474D02"/>
    <w:multiLevelType w:val="hybridMultilevel"/>
    <w:tmpl w:val="2C32D52A"/>
    <w:lvl w:ilvl="0" w:tplc="4F1EA4A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0" w15:restartNumberingAfterBreak="0">
    <w:nsid w:val="29C35EB0"/>
    <w:multiLevelType w:val="hybridMultilevel"/>
    <w:tmpl w:val="FEE4266E"/>
    <w:lvl w:ilvl="0" w:tplc="D64A5BE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1" w15:restartNumberingAfterBreak="0">
    <w:nsid w:val="2A5C4640"/>
    <w:multiLevelType w:val="hybridMultilevel"/>
    <w:tmpl w:val="85326278"/>
    <w:lvl w:ilvl="0" w:tplc="15CA3EC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2" w15:restartNumberingAfterBreak="0">
    <w:nsid w:val="2B7314F9"/>
    <w:multiLevelType w:val="hybridMultilevel"/>
    <w:tmpl w:val="8E8861EC"/>
    <w:lvl w:ilvl="0" w:tplc="76C83C2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3" w15:restartNumberingAfterBreak="0">
    <w:nsid w:val="2BD47871"/>
    <w:multiLevelType w:val="hybridMultilevel"/>
    <w:tmpl w:val="F638496C"/>
    <w:lvl w:ilvl="0" w:tplc="10A4EAFE">
      <w:start w:val="1"/>
      <w:numFmt w:val="decimal"/>
      <w:lvlText w:val="4 -"/>
      <w:lvlJc w:val="left"/>
      <w:pPr>
        <w:ind w:left="720" w:hanging="360"/>
      </w:pPr>
    </w:lvl>
    <w:lvl w:ilvl="1" w:tplc="937209F6">
      <w:start w:val="1"/>
      <w:numFmt w:val="lowerLetter"/>
      <w:lvlText w:val="%2."/>
      <w:lvlJc w:val="left"/>
      <w:pPr>
        <w:ind w:left="1440" w:hanging="360"/>
      </w:pPr>
    </w:lvl>
    <w:lvl w:ilvl="2" w:tplc="5CD82300">
      <w:start w:val="1"/>
      <w:numFmt w:val="lowerRoman"/>
      <w:lvlText w:val="%3."/>
      <w:lvlJc w:val="right"/>
      <w:pPr>
        <w:ind w:left="2160" w:hanging="180"/>
      </w:pPr>
    </w:lvl>
    <w:lvl w:ilvl="3" w:tplc="329A8DFA">
      <w:start w:val="1"/>
      <w:numFmt w:val="decimal"/>
      <w:lvlText w:val="%4."/>
      <w:lvlJc w:val="left"/>
      <w:pPr>
        <w:ind w:left="2880" w:hanging="360"/>
      </w:pPr>
    </w:lvl>
    <w:lvl w:ilvl="4" w:tplc="2ED05C4C">
      <w:start w:val="1"/>
      <w:numFmt w:val="lowerLetter"/>
      <w:lvlText w:val="%5."/>
      <w:lvlJc w:val="left"/>
      <w:pPr>
        <w:ind w:left="3600" w:hanging="360"/>
      </w:pPr>
    </w:lvl>
    <w:lvl w:ilvl="5" w:tplc="3828CE8A">
      <w:start w:val="1"/>
      <w:numFmt w:val="lowerRoman"/>
      <w:lvlText w:val="%6."/>
      <w:lvlJc w:val="right"/>
      <w:pPr>
        <w:ind w:left="4320" w:hanging="180"/>
      </w:pPr>
    </w:lvl>
    <w:lvl w:ilvl="6" w:tplc="1A64ED8E">
      <w:start w:val="1"/>
      <w:numFmt w:val="decimal"/>
      <w:lvlText w:val="%7."/>
      <w:lvlJc w:val="left"/>
      <w:pPr>
        <w:ind w:left="5040" w:hanging="360"/>
      </w:pPr>
    </w:lvl>
    <w:lvl w:ilvl="7" w:tplc="E6A850DA">
      <w:start w:val="1"/>
      <w:numFmt w:val="lowerLetter"/>
      <w:lvlText w:val="%8."/>
      <w:lvlJc w:val="left"/>
      <w:pPr>
        <w:ind w:left="5760" w:hanging="360"/>
      </w:pPr>
    </w:lvl>
    <w:lvl w:ilvl="8" w:tplc="1B3ACB48">
      <w:start w:val="1"/>
      <w:numFmt w:val="lowerRoman"/>
      <w:lvlText w:val="%9."/>
      <w:lvlJc w:val="right"/>
      <w:pPr>
        <w:ind w:left="6480" w:hanging="180"/>
      </w:pPr>
    </w:lvl>
  </w:abstractNum>
  <w:abstractNum w:abstractNumId="164" w15:restartNumberingAfterBreak="0">
    <w:nsid w:val="2C6D0641"/>
    <w:multiLevelType w:val="hybridMultilevel"/>
    <w:tmpl w:val="7616C7B4"/>
    <w:lvl w:ilvl="0" w:tplc="FFFFFFFF">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5" w15:restartNumberingAfterBreak="0">
    <w:nsid w:val="2C9E5902"/>
    <w:multiLevelType w:val="hybridMultilevel"/>
    <w:tmpl w:val="8CB8FDE4"/>
    <w:lvl w:ilvl="0" w:tplc="E072F030">
      <w:start w:val="1"/>
      <w:numFmt w:val="lowerRoman"/>
      <w:lvlText w:val="%1)"/>
      <w:lvlJc w:val="left"/>
      <w:pPr>
        <w:ind w:left="360" w:hanging="360"/>
      </w:pPr>
      <w:rPr>
        <w:rFonts w:hint="default"/>
        <w:i/>
        <w:iCs/>
      </w:rPr>
    </w:lvl>
    <w:lvl w:ilvl="1" w:tplc="ABEABFD2">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2CB857E8"/>
    <w:multiLevelType w:val="hybridMultilevel"/>
    <w:tmpl w:val="66AC7590"/>
    <w:lvl w:ilvl="0" w:tplc="70BC4996">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2D816FF8"/>
    <w:multiLevelType w:val="hybridMultilevel"/>
    <w:tmpl w:val="0A96575A"/>
    <w:lvl w:ilvl="0" w:tplc="8EC22CD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8" w15:restartNumberingAfterBreak="0">
    <w:nsid w:val="2D92696E"/>
    <w:multiLevelType w:val="hybridMultilevel"/>
    <w:tmpl w:val="D9AC2A7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9" w15:restartNumberingAfterBreak="0">
    <w:nsid w:val="2DCD54FE"/>
    <w:multiLevelType w:val="hybridMultilevel"/>
    <w:tmpl w:val="62DE32E0"/>
    <w:lvl w:ilvl="0" w:tplc="1D92D48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0" w15:restartNumberingAfterBreak="0">
    <w:nsid w:val="2DF2690B"/>
    <w:multiLevelType w:val="hybridMultilevel"/>
    <w:tmpl w:val="137A9D2E"/>
    <w:lvl w:ilvl="0" w:tplc="7F0C72B4">
      <w:start w:val="1"/>
      <w:numFmt w:val="lowerRoman"/>
      <w:lvlText w:val="%1."/>
      <w:lvlJc w:val="right"/>
      <w:pPr>
        <w:ind w:left="1020" w:hanging="360"/>
      </w:pPr>
    </w:lvl>
    <w:lvl w:ilvl="1" w:tplc="CF56A190">
      <w:start w:val="1"/>
      <w:numFmt w:val="lowerRoman"/>
      <w:lvlText w:val="%2."/>
      <w:lvlJc w:val="right"/>
      <w:pPr>
        <w:ind w:left="1020" w:hanging="360"/>
      </w:pPr>
    </w:lvl>
    <w:lvl w:ilvl="2" w:tplc="8B62C892">
      <w:start w:val="1"/>
      <w:numFmt w:val="lowerRoman"/>
      <w:lvlText w:val="%3."/>
      <w:lvlJc w:val="right"/>
      <w:pPr>
        <w:ind w:left="1020" w:hanging="360"/>
      </w:pPr>
    </w:lvl>
    <w:lvl w:ilvl="3" w:tplc="4218E708">
      <w:start w:val="1"/>
      <w:numFmt w:val="lowerRoman"/>
      <w:lvlText w:val="%4."/>
      <w:lvlJc w:val="right"/>
      <w:pPr>
        <w:ind w:left="1020" w:hanging="360"/>
      </w:pPr>
    </w:lvl>
    <w:lvl w:ilvl="4" w:tplc="A4888B98">
      <w:start w:val="1"/>
      <w:numFmt w:val="lowerRoman"/>
      <w:lvlText w:val="%5."/>
      <w:lvlJc w:val="right"/>
      <w:pPr>
        <w:ind w:left="1020" w:hanging="360"/>
      </w:pPr>
    </w:lvl>
    <w:lvl w:ilvl="5" w:tplc="ABB836FA">
      <w:start w:val="1"/>
      <w:numFmt w:val="lowerRoman"/>
      <w:lvlText w:val="%6."/>
      <w:lvlJc w:val="right"/>
      <w:pPr>
        <w:ind w:left="1020" w:hanging="360"/>
      </w:pPr>
    </w:lvl>
    <w:lvl w:ilvl="6" w:tplc="657E1CFE">
      <w:start w:val="1"/>
      <w:numFmt w:val="lowerRoman"/>
      <w:lvlText w:val="%7."/>
      <w:lvlJc w:val="right"/>
      <w:pPr>
        <w:ind w:left="1020" w:hanging="360"/>
      </w:pPr>
    </w:lvl>
    <w:lvl w:ilvl="7" w:tplc="979E09F2">
      <w:start w:val="1"/>
      <w:numFmt w:val="lowerRoman"/>
      <w:lvlText w:val="%8."/>
      <w:lvlJc w:val="right"/>
      <w:pPr>
        <w:ind w:left="1020" w:hanging="360"/>
      </w:pPr>
    </w:lvl>
    <w:lvl w:ilvl="8" w:tplc="F6523890">
      <w:start w:val="1"/>
      <w:numFmt w:val="lowerRoman"/>
      <w:lvlText w:val="%9."/>
      <w:lvlJc w:val="right"/>
      <w:pPr>
        <w:ind w:left="1020" w:hanging="360"/>
      </w:pPr>
    </w:lvl>
  </w:abstractNum>
  <w:abstractNum w:abstractNumId="171" w15:restartNumberingAfterBreak="0">
    <w:nsid w:val="2E006F54"/>
    <w:multiLevelType w:val="hybridMultilevel"/>
    <w:tmpl w:val="3B3CC17E"/>
    <w:lvl w:ilvl="0" w:tplc="8B90BF8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2" w15:restartNumberingAfterBreak="0">
    <w:nsid w:val="2E5943BE"/>
    <w:multiLevelType w:val="hybridMultilevel"/>
    <w:tmpl w:val="C624C902"/>
    <w:lvl w:ilvl="0" w:tplc="F5D4794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3" w15:restartNumberingAfterBreak="0">
    <w:nsid w:val="2EF82A3E"/>
    <w:multiLevelType w:val="hybridMultilevel"/>
    <w:tmpl w:val="BF9E8874"/>
    <w:lvl w:ilvl="0" w:tplc="347CDC08">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4" w15:restartNumberingAfterBreak="0">
    <w:nsid w:val="2FB03B76"/>
    <w:multiLevelType w:val="hybridMultilevel"/>
    <w:tmpl w:val="5296DBEC"/>
    <w:lvl w:ilvl="0" w:tplc="73200A7A">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5" w15:restartNumberingAfterBreak="0">
    <w:nsid w:val="2FCA10C9"/>
    <w:multiLevelType w:val="hybridMultilevel"/>
    <w:tmpl w:val="7F460E0E"/>
    <w:lvl w:ilvl="0" w:tplc="AEB4B6D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6" w15:restartNumberingAfterBreak="0">
    <w:nsid w:val="2FF518D8"/>
    <w:multiLevelType w:val="hybridMultilevel"/>
    <w:tmpl w:val="34FE84A4"/>
    <w:lvl w:ilvl="0" w:tplc="072EED8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7" w15:restartNumberingAfterBreak="0">
    <w:nsid w:val="30684F81"/>
    <w:multiLevelType w:val="hybridMultilevel"/>
    <w:tmpl w:val="8B7A3EF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8" w15:restartNumberingAfterBreak="0">
    <w:nsid w:val="30F43B38"/>
    <w:multiLevelType w:val="hybridMultilevel"/>
    <w:tmpl w:val="18003862"/>
    <w:lvl w:ilvl="0" w:tplc="6D7A494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9" w15:restartNumberingAfterBreak="0">
    <w:nsid w:val="314C7FF5"/>
    <w:multiLevelType w:val="hybridMultilevel"/>
    <w:tmpl w:val="46406E5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0" w15:restartNumberingAfterBreak="0">
    <w:nsid w:val="31611DC9"/>
    <w:multiLevelType w:val="hybridMultilevel"/>
    <w:tmpl w:val="31C23F0A"/>
    <w:lvl w:ilvl="0" w:tplc="DAAC903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1" w15:restartNumberingAfterBreak="0">
    <w:nsid w:val="329D5BA8"/>
    <w:multiLevelType w:val="hybridMultilevel"/>
    <w:tmpl w:val="9950312E"/>
    <w:lvl w:ilvl="0" w:tplc="0BEA73E2">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2" w15:restartNumberingAfterBreak="0">
    <w:nsid w:val="32B1758F"/>
    <w:multiLevelType w:val="hybridMultilevel"/>
    <w:tmpl w:val="B67054CA"/>
    <w:lvl w:ilvl="0" w:tplc="2D4C412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3" w15:restartNumberingAfterBreak="0">
    <w:nsid w:val="32BA3E78"/>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4" w15:restartNumberingAfterBreak="0">
    <w:nsid w:val="33615EED"/>
    <w:multiLevelType w:val="hybridMultilevel"/>
    <w:tmpl w:val="4B58080E"/>
    <w:lvl w:ilvl="0" w:tplc="5BE833A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5" w15:restartNumberingAfterBreak="0">
    <w:nsid w:val="33B84EF3"/>
    <w:multiLevelType w:val="hybridMultilevel"/>
    <w:tmpl w:val="EE4EA70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6" w15:restartNumberingAfterBreak="0">
    <w:nsid w:val="341C54B3"/>
    <w:multiLevelType w:val="hybridMultilevel"/>
    <w:tmpl w:val="2C6CADD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7" w15:restartNumberingAfterBreak="0">
    <w:nsid w:val="34317CC3"/>
    <w:multiLevelType w:val="hybridMultilevel"/>
    <w:tmpl w:val="5D5C0ABA"/>
    <w:lvl w:ilvl="0" w:tplc="FACAD52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8" w15:restartNumberingAfterBreak="0">
    <w:nsid w:val="3447572E"/>
    <w:multiLevelType w:val="hybridMultilevel"/>
    <w:tmpl w:val="923818D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9" w15:restartNumberingAfterBreak="0">
    <w:nsid w:val="346C458B"/>
    <w:multiLevelType w:val="hybridMultilevel"/>
    <w:tmpl w:val="8D1E54E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0" w15:restartNumberingAfterBreak="0">
    <w:nsid w:val="3473573B"/>
    <w:multiLevelType w:val="hybridMultilevel"/>
    <w:tmpl w:val="F954B03C"/>
    <w:lvl w:ilvl="0" w:tplc="97DE99C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91" w15:restartNumberingAfterBreak="0">
    <w:nsid w:val="34990A35"/>
    <w:multiLevelType w:val="hybridMultilevel"/>
    <w:tmpl w:val="2C5C3978"/>
    <w:lvl w:ilvl="0" w:tplc="0FB60430">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2" w15:restartNumberingAfterBreak="0">
    <w:nsid w:val="34C93158"/>
    <w:multiLevelType w:val="hybridMultilevel"/>
    <w:tmpl w:val="87565B0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3" w15:restartNumberingAfterBreak="0">
    <w:nsid w:val="35023A55"/>
    <w:multiLevelType w:val="hybridMultilevel"/>
    <w:tmpl w:val="03DEA14A"/>
    <w:lvl w:ilvl="0" w:tplc="2D4C229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94" w15:restartNumberingAfterBreak="0">
    <w:nsid w:val="350A099A"/>
    <w:multiLevelType w:val="hybridMultilevel"/>
    <w:tmpl w:val="10BC7ED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5" w15:restartNumberingAfterBreak="0">
    <w:nsid w:val="3557105E"/>
    <w:multiLevelType w:val="hybridMultilevel"/>
    <w:tmpl w:val="A31E6386"/>
    <w:lvl w:ilvl="0" w:tplc="A170D880">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3564FF8B"/>
    <w:multiLevelType w:val="hybridMultilevel"/>
    <w:tmpl w:val="7E9222D6"/>
    <w:lvl w:ilvl="0" w:tplc="E3189F40">
      <w:start w:val="1"/>
      <w:numFmt w:val="decimal"/>
      <w:lvlText w:val="%1-"/>
      <w:lvlJc w:val="left"/>
      <w:pPr>
        <w:ind w:left="720" w:hanging="360"/>
      </w:pPr>
    </w:lvl>
    <w:lvl w:ilvl="1" w:tplc="D0A6F8B8">
      <w:start w:val="1"/>
      <w:numFmt w:val="lowerLetter"/>
      <w:lvlText w:val="%2."/>
      <w:lvlJc w:val="left"/>
      <w:pPr>
        <w:ind w:left="1440" w:hanging="360"/>
      </w:pPr>
    </w:lvl>
    <w:lvl w:ilvl="2" w:tplc="4630F234">
      <w:start w:val="1"/>
      <w:numFmt w:val="lowerRoman"/>
      <w:lvlText w:val="%3."/>
      <w:lvlJc w:val="right"/>
      <w:pPr>
        <w:ind w:left="2160" w:hanging="180"/>
      </w:pPr>
    </w:lvl>
    <w:lvl w:ilvl="3" w:tplc="3B28E758">
      <w:start w:val="1"/>
      <w:numFmt w:val="decimal"/>
      <w:lvlText w:val="%4."/>
      <w:lvlJc w:val="left"/>
      <w:pPr>
        <w:ind w:left="2880" w:hanging="360"/>
      </w:pPr>
    </w:lvl>
    <w:lvl w:ilvl="4" w:tplc="9FD4158C">
      <w:start w:val="1"/>
      <w:numFmt w:val="lowerLetter"/>
      <w:lvlText w:val="%5."/>
      <w:lvlJc w:val="left"/>
      <w:pPr>
        <w:ind w:left="3600" w:hanging="360"/>
      </w:pPr>
    </w:lvl>
    <w:lvl w:ilvl="5" w:tplc="1FAA0624">
      <w:start w:val="1"/>
      <w:numFmt w:val="lowerRoman"/>
      <w:lvlText w:val="%6."/>
      <w:lvlJc w:val="right"/>
      <w:pPr>
        <w:ind w:left="4320" w:hanging="180"/>
      </w:pPr>
    </w:lvl>
    <w:lvl w:ilvl="6" w:tplc="CD5E3942">
      <w:start w:val="1"/>
      <w:numFmt w:val="decimal"/>
      <w:lvlText w:val="%7."/>
      <w:lvlJc w:val="left"/>
      <w:pPr>
        <w:ind w:left="5040" w:hanging="360"/>
      </w:pPr>
    </w:lvl>
    <w:lvl w:ilvl="7" w:tplc="E1D8C2CE">
      <w:start w:val="1"/>
      <w:numFmt w:val="lowerLetter"/>
      <w:lvlText w:val="%8."/>
      <w:lvlJc w:val="left"/>
      <w:pPr>
        <w:ind w:left="5760" w:hanging="360"/>
      </w:pPr>
    </w:lvl>
    <w:lvl w:ilvl="8" w:tplc="D9B6D5E6">
      <w:start w:val="1"/>
      <w:numFmt w:val="lowerRoman"/>
      <w:lvlText w:val="%9."/>
      <w:lvlJc w:val="right"/>
      <w:pPr>
        <w:ind w:left="6480" w:hanging="180"/>
      </w:pPr>
    </w:lvl>
  </w:abstractNum>
  <w:abstractNum w:abstractNumId="197" w15:restartNumberingAfterBreak="0">
    <w:nsid w:val="3593106F"/>
    <w:multiLevelType w:val="hybridMultilevel"/>
    <w:tmpl w:val="ACD6FB9A"/>
    <w:lvl w:ilvl="0" w:tplc="DE0C14C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98" w15:restartNumberingAfterBreak="0">
    <w:nsid w:val="35A8369D"/>
    <w:multiLevelType w:val="hybridMultilevel"/>
    <w:tmpl w:val="87265274"/>
    <w:lvl w:ilvl="0" w:tplc="84FC3CF0">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9" w15:restartNumberingAfterBreak="0">
    <w:nsid w:val="35A95D6A"/>
    <w:multiLevelType w:val="hybridMultilevel"/>
    <w:tmpl w:val="E1228EA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0" w15:restartNumberingAfterBreak="0">
    <w:nsid w:val="35C51401"/>
    <w:multiLevelType w:val="hybridMultilevel"/>
    <w:tmpl w:val="175A281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1" w15:restartNumberingAfterBreak="0">
    <w:nsid w:val="35CE55D6"/>
    <w:multiLevelType w:val="hybridMultilevel"/>
    <w:tmpl w:val="00DEB386"/>
    <w:lvl w:ilvl="0" w:tplc="AEF8DFB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02" w15:restartNumberingAfterBreak="0">
    <w:nsid w:val="35F408AC"/>
    <w:multiLevelType w:val="hybridMultilevel"/>
    <w:tmpl w:val="B5228F5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3" w15:restartNumberingAfterBreak="0">
    <w:nsid w:val="36633D80"/>
    <w:multiLevelType w:val="hybridMultilevel"/>
    <w:tmpl w:val="DE76CE74"/>
    <w:lvl w:ilvl="0" w:tplc="BDB4460C">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366E54A8"/>
    <w:multiLevelType w:val="hybridMultilevel"/>
    <w:tmpl w:val="1166E1C8"/>
    <w:lvl w:ilvl="0" w:tplc="429231F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05" w15:restartNumberingAfterBreak="0">
    <w:nsid w:val="36AA4E63"/>
    <w:multiLevelType w:val="hybridMultilevel"/>
    <w:tmpl w:val="8E82B018"/>
    <w:lvl w:ilvl="0" w:tplc="3A20563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06" w15:restartNumberingAfterBreak="0">
    <w:nsid w:val="36CE2E5D"/>
    <w:multiLevelType w:val="hybridMultilevel"/>
    <w:tmpl w:val="F9247154"/>
    <w:lvl w:ilvl="0" w:tplc="FFFFFFFF">
      <w:start w:val="1"/>
      <w:numFmt w:val="lowerRoman"/>
      <w:lvlText w:val="%1)"/>
      <w:lvlJc w:val="left"/>
      <w:pPr>
        <w:ind w:left="1571" w:hanging="720"/>
      </w:pPr>
      <w:rPr>
        <w:rFonts w:hint="default"/>
      </w:r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07" w15:restartNumberingAfterBreak="0">
    <w:nsid w:val="36E06592"/>
    <w:multiLevelType w:val="hybridMultilevel"/>
    <w:tmpl w:val="1346B372"/>
    <w:lvl w:ilvl="0" w:tplc="C9CC51F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08" w15:restartNumberingAfterBreak="0">
    <w:nsid w:val="374E7815"/>
    <w:multiLevelType w:val="hybridMultilevel"/>
    <w:tmpl w:val="75EC5D54"/>
    <w:lvl w:ilvl="0" w:tplc="E0469D72">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37591FCC"/>
    <w:multiLevelType w:val="hybridMultilevel"/>
    <w:tmpl w:val="8E8861EC"/>
    <w:lvl w:ilvl="0" w:tplc="FFFFFFFF">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375D2A57"/>
    <w:multiLevelType w:val="hybridMultilevel"/>
    <w:tmpl w:val="056440C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1" w15:restartNumberingAfterBreak="0">
    <w:nsid w:val="37AD1424"/>
    <w:multiLevelType w:val="hybridMultilevel"/>
    <w:tmpl w:val="F8C8AC12"/>
    <w:lvl w:ilvl="0" w:tplc="DA0C78B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2" w15:restartNumberingAfterBreak="0">
    <w:nsid w:val="37D4085B"/>
    <w:multiLevelType w:val="hybridMultilevel"/>
    <w:tmpl w:val="C8501E68"/>
    <w:lvl w:ilvl="0" w:tplc="CDC0EF26">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13" w15:restartNumberingAfterBreak="0">
    <w:nsid w:val="37D77E54"/>
    <w:multiLevelType w:val="hybridMultilevel"/>
    <w:tmpl w:val="57A0F47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4" w15:restartNumberingAfterBreak="0">
    <w:nsid w:val="37EC1569"/>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38361E98"/>
    <w:multiLevelType w:val="hybridMultilevel"/>
    <w:tmpl w:val="95E26F54"/>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383B60D0"/>
    <w:multiLevelType w:val="hybridMultilevel"/>
    <w:tmpl w:val="CCA438B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7" w15:restartNumberingAfterBreak="0">
    <w:nsid w:val="386A719D"/>
    <w:multiLevelType w:val="hybridMultilevel"/>
    <w:tmpl w:val="EDA2DF56"/>
    <w:lvl w:ilvl="0" w:tplc="7C94B6C4">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18" w15:restartNumberingAfterBreak="0">
    <w:nsid w:val="38997E66"/>
    <w:multiLevelType w:val="hybridMultilevel"/>
    <w:tmpl w:val="FC805408"/>
    <w:lvl w:ilvl="0" w:tplc="2F3A4760">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19" w15:restartNumberingAfterBreak="0">
    <w:nsid w:val="393F5560"/>
    <w:multiLevelType w:val="hybridMultilevel"/>
    <w:tmpl w:val="FF1EA8AC"/>
    <w:lvl w:ilvl="0" w:tplc="56046FAA">
      <w:start w:val="1"/>
      <w:numFmt w:val="lowerRoman"/>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0" w15:restartNumberingAfterBreak="0">
    <w:nsid w:val="3941308D"/>
    <w:multiLevelType w:val="hybridMultilevel"/>
    <w:tmpl w:val="BFD0453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1" w15:restartNumberingAfterBreak="0">
    <w:nsid w:val="39C278AA"/>
    <w:multiLevelType w:val="hybridMultilevel"/>
    <w:tmpl w:val="86E47354"/>
    <w:lvl w:ilvl="0" w:tplc="BB14812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22" w15:restartNumberingAfterBreak="0">
    <w:nsid w:val="39CB5D13"/>
    <w:multiLevelType w:val="hybridMultilevel"/>
    <w:tmpl w:val="CAE8B57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3" w15:restartNumberingAfterBreak="0">
    <w:nsid w:val="39E96F21"/>
    <w:multiLevelType w:val="hybridMultilevel"/>
    <w:tmpl w:val="5CB0447A"/>
    <w:lvl w:ilvl="0" w:tplc="47DE93B4">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4" w15:restartNumberingAfterBreak="0">
    <w:nsid w:val="3A4C31D7"/>
    <w:multiLevelType w:val="hybridMultilevel"/>
    <w:tmpl w:val="7F4290E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5" w15:restartNumberingAfterBreak="0">
    <w:nsid w:val="3A60272D"/>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6" w15:restartNumberingAfterBreak="0">
    <w:nsid w:val="3B050012"/>
    <w:multiLevelType w:val="hybridMultilevel"/>
    <w:tmpl w:val="A4B8C57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7" w15:restartNumberingAfterBreak="0">
    <w:nsid w:val="3B1B30BD"/>
    <w:multiLevelType w:val="hybridMultilevel"/>
    <w:tmpl w:val="DB9C777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8" w15:restartNumberingAfterBreak="0">
    <w:nsid w:val="3B27197D"/>
    <w:multiLevelType w:val="hybridMultilevel"/>
    <w:tmpl w:val="80E2E020"/>
    <w:lvl w:ilvl="0" w:tplc="A502DD72">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29" w15:restartNumberingAfterBreak="0">
    <w:nsid w:val="3B561E65"/>
    <w:multiLevelType w:val="hybridMultilevel"/>
    <w:tmpl w:val="7158A316"/>
    <w:lvl w:ilvl="0" w:tplc="1B1C7F7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30" w15:restartNumberingAfterBreak="0">
    <w:nsid w:val="3BD23476"/>
    <w:multiLevelType w:val="hybridMultilevel"/>
    <w:tmpl w:val="89FE4AF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1" w15:restartNumberingAfterBreak="0">
    <w:nsid w:val="3BE50E85"/>
    <w:multiLevelType w:val="hybridMultilevel"/>
    <w:tmpl w:val="91084F3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2" w15:restartNumberingAfterBreak="0">
    <w:nsid w:val="3C0014DC"/>
    <w:multiLevelType w:val="hybridMultilevel"/>
    <w:tmpl w:val="1D825D9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3" w15:restartNumberingAfterBreak="0">
    <w:nsid w:val="3C4A2727"/>
    <w:multiLevelType w:val="hybridMultilevel"/>
    <w:tmpl w:val="BCD4B8A6"/>
    <w:lvl w:ilvl="0" w:tplc="2A26452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34" w15:restartNumberingAfterBreak="0">
    <w:nsid w:val="3CEA1609"/>
    <w:multiLevelType w:val="hybridMultilevel"/>
    <w:tmpl w:val="12FA72F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5" w15:restartNumberingAfterBreak="0">
    <w:nsid w:val="3D3860CA"/>
    <w:multiLevelType w:val="hybridMultilevel"/>
    <w:tmpl w:val="DD0EEC2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6" w15:restartNumberingAfterBreak="0">
    <w:nsid w:val="3DB51319"/>
    <w:multiLevelType w:val="hybridMultilevel"/>
    <w:tmpl w:val="934AE25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7" w15:restartNumberingAfterBreak="0">
    <w:nsid w:val="3DBA51E2"/>
    <w:multiLevelType w:val="hybridMultilevel"/>
    <w:tmpl w:val="356E4A74"/>
    <w:lvl w:ilvl="0" w:tplc="A8D6A2C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38" w15:restartNumberingAfterBreak="0">
    <w:nsid w:val="3E0C2120"/>
    <w:multiLevelType w:val="hybridMultilevel"/>
    <w:tmpl w:val="EA80E01C"/>
    <w:lvl w:ilvl="0" w:tplc="3230B41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3E6038BE"/>
    <w:multiLevelType w:val="hybridMultilevel"/>
    <w:tmpl w:val="F14470E4"/>
    <w:lvl w:ilvl="0" w:tplc="7B9A5CF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0" w15:restartNumberingAfterBreak="0">
    <w:nsid w:val="3E7E2138"/>
    <w:multiLevelType w:val="hybridMultilevel"/>
    <w:tmpl w:val="C024D238"/>
    <w:lvl w:ilvl="0" w:tplc="51E07A52">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1" w15:restartNumberingAfterBreak="0">
    <w:nsid w:val="3EA202B6"/>
    <w:multiLevelType w:val="hybridMultilevel"/>
    <w:tmpl w:val="8E8861EC"/>
    <w:lvl w:ilvl="0" w:tplc="FFFFFFFF">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2" w15:restartNumberingAfterBreak="0">
    <w:nsid w:val="3F3D4D1B"/>
    <w:multiLevelType w:val="hybridMultilevel"/>
    <w:tmpl w:val="A46AF4F4"/>
    <w:lvl w:ilvl="0" w:tplc="B7F85A76">
      <w:start w:val="1"/>
      <w:numFmt w:val="decimal"/>
      <w:lvlText w:val="%1)"/>
      <w:lvlJc w:val="left"/>
      <w:pPr>
        <w:ind w:left="1020" w:hanging="360"/>
      </w:pPr>
    </w:lvl>
    <w:lvl w:ilvl="1" w:tplc="B68E0A0C">
      <w:start w:val="1"/>
      <w:numFmt w:val="decimal"/>
      <w:lvlText w:val="%2)"/>
      <w:lvlJc w:val="left"/>
      <w:pPr>
        <w:ind w:left="1020" w:hanging="360"/>
      </w:pPr>
    </w:lvl>
    <w:lvl w:ilvl="2" w:tplc="CF2080EC">
      <w:start w:val="1"/>
      <w:numFmt w:val="decimal"/>
      <w:lvlText w:val="%3)"/>
      <w:lvlJc w:val="left"/>
      <w:pPr>
        <w:ind w:left="1020" w:hanging="360"/>
      </w:pPr>
    </w:lvl>
    <w:lvl w:ilvl="3" w:tplc="42E47B4C">
      <w:start w:val="1"/>
      <w:numFmt w:val="decimal"/>
      <w:lvlText w:val="%4)"/>
      <w:lvlJc w:val="left"/>
      <w:pPr>
        <w:ind w:left="1020" w:hanging="360"/>
      </w:pPr>
    </w:lvl>
    <w:lvl w:ilvl="4" w:tplc="AF80314A">
      <w:start w:val="1"/>
      <w:numFmt w:val="decimal"/>
      <w:lvlText w:val="%5)"/>
      <w:lvlJc w:val="left"/>
      <w:pPr>
        <w:ind w:left="1020" w:hanging="360"/>
      </w:pPr>
    </w:lvl>
    <w:lvl w:ilvl="5" w:tplc="2EAE1DD6">
      <w:start w:val="1"/>
      <w:numFmt w:val="decimal"/>
      <w:lvlText w:val="%6)"/>
      <w:lvlJc w:val="left"/>
      <w:pPr>
        <w:ind w:left="1020" w:hanging="360"/>
      </w:pPr>
    </w:lvl>
    <w:lvl w:ilvl="6" w:tplc="EEBAE9CA">
      <w:start w:val="1"/>
      <w:numFmt w:val="decimal"/>
      <w:lvlText w:val="%7)"/>
      <w:lvlJc w:val="left"/>
      <w:pPr>
        <w:ind w:left="1020" w:hanging="360"/>
      </w:pPr>
    </w:lvl>
    <w:lvl w:ilvl="7" w:tplc="687CB3F8">
      <w:start w:val="1"/>
      <w:numFmt w:val="decimal"/>
      <w:lvlText w:val="%8)"/>
      <w:lvlJc w:val="left"/>
      <w:pPr>
        <w:ind w:left="1020" w:hanging="360"/>
      </w:pPr>
    </w:lvl>
    <w:lvl w:ilvl="8" w:tplc="BBBA68C6">
      <w:start w:val="1"/>
      <w:numFmt w:val="decimal"/>
      <w:lvlText w:val="%9)"/>
      <w:lvlJc w:val="left"/>
      <w:pPr>
        <w:ind w:left="1020" w:hanging="360"/>
      </w:pPr>
    </w:lvl>
  </w:abstractNum>
  <w:abstractNum w:abstractNumId="243" w15:restartNumberingAfterBreak="0">
    <w:nsid w:val="3F8B0357"/>
    <w:multiLevelType w:val="hybridMultilevel"/>
    <w:tmpl w:val="BBE4A470"/>
    <w:lvl w:ilvl="0" w:tplc="04D6F1F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4" w15:restartNumberingAfterBreak="0">
    <w:nsid w:val="3FC100C3"/>
    <w:multiLevelType w:val="hybridMultilevel"/>
    <w:tmpl w:val="A87C1D1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5" w15:restartNumberingAfterBreak="0">
    <w:nsid w:val="40111FA5"/>
    <w:multiLevelType w:val="hybridMultilevel"/>
    <w:tmpl w:val="F782D684"/>
    <w:lvl w:ilvl="0" w:tplc="2FB23B7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6" w15:restartNumberingAfterBreak="0">
    <w:nsid w:val="404E2261"/>
    <w:multiLevelType w:val="hybridMultilevel"/>
    <w:tmpl w:val="360A95D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7" w15:restartNumberingAfterBreak="0">
    <w:nsid w:val="405F337D"/>
    <w:multiLevelType w:val="hybridMultilevel"/>
    <w:tmpl w:val="4F34D90C"/>
    <w:lvl w:ilvl="0" w:tplc="5FF484E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8" w15:restartNumberingAfterBreak="0">
    <w:nsid w:val="40B059D2"/>
    <w:multiLevelType w:val="hybridMultilevel"/>
    <w:tmpl w:val="ADA8B286"/>
    <w:lvl w:ilvl="0" w:tplc="4A2E332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9" w15:restartNumberingAfterBreak="0">
    <w:nsid w:val="40BF2D5C"/>
    <w:multiLevelType w:val="hybridMultilevel"/>
    <w:tmpl w:val="78640C80"/>
    <w:lvl w:ilvl="0" w:tplc="CC4E575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50" w15:restartNumberingAfterBreak="0">
    <w:nsid w:val="41786435"/>
    <w:multiLevelType w:val="hybridMultilevel"/>
    <w:tmpl w:val="38D2334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1" w15:restartNumberingAfterBreak="0">
    <w:nsid w:val="41B612DF"/>
    <w:multiLevelType w:val="hybridMultilevel"/>
    <w:tmpl w:val="575018A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2" w15:restartNumberingAfterBreak="0">
    <w:nsid w:val="41EF325D"/>
    <w:multiLevelType w:val="hybridMultilevel"/>
    <w:tmpl w:val="3AF2C3EA"/>
    <w:lvl w:ilvl="0" w:tplc="5DAE6D50">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3" w15:restartNumberingAfterBreak="0">
    <w:nsid w:val="41F04FE9"/>
    <w:multiLevelType w:val="hybridMultilevel"/>
    <w:tmpl w:val="E402C4E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4" w15:restartNumberingAfterBreak="0">
    <w:nsid w:val="41FC1D3A"/>
    <w:multiLevelType w:val="hybridMultilevel"/>
    <w:tmpl w:val="7616C7B4"/>
    <w:lvl w:ilvl="0" w:tplc="DB3ABC1E">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55" w15:restartNumberingAfterBreak="0">
    <w:nsid w:val="42410255"/>
    <w:multiLevelType w:val="hybridMultilevel"/>
    <w:tmpl w:val="3DAC5290"/>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56" w15:restartNumberingAfterBreak="0">
    <w:nsid w:val="426841E8"/>
    <w:multiLevelType w:val="hybridMultilevel"/>
    <w:tmpl w:val="C0A4C568"/>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42697ECD"/>
    <w:multiLevelType w:val="hybridMultilevel"/>
    <w:tmpl w:val="2AE88544"/>
    <w:lvl w:ilvl="0" w:tplc="14A41E1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58" w15:restartNumberingAfterBreak="0">
    <w:nsid w:val="428A7AAE"/>
    <w:multiLevelType w:val="hybridMultilevel"/>
    <w:tmpl w:val="1E529BE2"/>
    <w:lvl w:ilvl="0" w:tplc="C89A504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59" w15:restartNumberingAfterBreak="0">
    <w:nsid w:val="43DA32AB"/>
    <w:multiLevelType w:val="hybridMultilevel"/>
    <w:tmpl w:val="EC2E662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0" w15:restartNumberingAfterBreak="0">
    <w:nsid w:val="4415127F"/>
    <w:multiLevelType w:val="hybridMultilevel"/>
    <w:tmpl w:val="977AAD1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1" w15:restartNumberingAfterBreak="0">
    <w:nsid w:val="44BA52A1"/>
    <w:multiLevelType w:val="hybridMultilevel"/>
    <w:tmpl w:val="3600E83E"/>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450C207C"/>
    <w:multiLevelType w:val="hybridMultilevel"/>
    <w:tmpl w:val="F7448E9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3" w15:restartNumberingAfterBreak="0">
    <w:nsid w:val="45591FAD"/>
    <w:multiLevelType w:val="hybridMultilevel"/>
    <w:tmpl w:val="C43CEBEA"/>
    <w:lvl w:ilvl="0" w:tplc="F7CCEF18">
      <w:start w:val="1"/>
      <w:numFmt w:val="decimal"/>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64" w15:restartNumberingAfterBreak="0">
    <w:nsid w:val="456AF9F5"/>
    <w:multiLevelType w:val="hybridMultilevel"/>
    <w:tmpl w:val="F7C4CD70"/>
    <w:lvl w:ilvl="0" w:tplc="B7CED570">
      <w:start w:val="1"/>
      <w:numFmt w:val="lowerLetter"/>
      <w:lvlText w:val="f)"/>
      <w:lvlJc w:val="left"/>
      <w:pPr>
        <w:ind w:left="720" w:hanging="360"/>
      </w:pPr>
    </w:lvl>
    <w:lvl w:ilvl="1" w:tplc="E58E1074">
      <w:start w:val="1"/>
      <w:numFmt w:val="lowerLetter"/>
      <w:lvlText w:val="%2."/>
      <w:lvlJc w:val="left"/>
      <w:pPr>
        <w:ind w:left="1440" w:hanging="360"/>
      </w:pPr>
    </w:lvl>
    <w:lvl w:ilvl="2" w:tplc="756AECEC">
      <w:start w:val="1"/>
      <w:numFmt w:val="lowerRoman"/>
      <w:lvlText w:val="%3."/>
      <w:lvlJc w:val="right"/>
      <w:pPr>
        <w:ind w:left="2160" w:hanging="180"/>
      </w:pPr>
    </w:lvl>
    <w:lvl w:ilvl="3" w:tplc="D30E57C4">
      <w:start w:val="1"/>
      <w:numFmt w:val="decimal"/>
      <w:lvlText w:val="%4."/>
      <w:lvlJc w:val="left"/>
      <w:pPr>
        <w:ind w:left="2880" w:hanging="360"/>
      </w:pPr>
    </w:lvl>
    <w:lvl w:ilvl="4" w:tplc="4B36B8E8">
      <w:start w:val="1"/>
      <w:numFmt w:val="lowerLetter"/>
      <w:lvlText w:val="%5."/>
      <w:lvlJc w:val="left"/>
      <w:pPr>
        <w:ind w:left="3600" w:hanging="360"/>
      </w:pPr>
    </w:lvl>
    <w:lvl w:ilvl="5" w:tplc="2BD4B696">
      <w:start w:val="1"/>
      <w:numFmt w:val="lowerRoman"/>
      <w:lvlText w:val="%6."/>
      <w:lvlJc w:val="right"/>
      <w:pPr>
        <w:ind w:left="4320" w:hanging="180"/>
      </w:pPr>
    </w:lvl>
    <w:lvl w:ilvl="6" w:tplc="4F3E7BE0">
      <w:start w:val="1"/>
      <w:numFmt w:val="decimal"/>
      <w:lvlText w:val="%7."/>
      <w:lvlJc w:val="left"/>
      <w:pPr>
        <w:ind w:left="5040" w:hanging="360"/>
      </w:pPr>
    </w:lvl>
    <w:lvl w:ilvl="7" w:tplc="E1B0D52C">
      <w:start w:val="1"/>
      <w:numFmt w:val="lowerLetter"/>
      <w:lvlText w:val="%8."/>
      <w:lvlJc w:val="left"/>
      <w:pPr>
        <w:ind w:left="5760" w:hanging="360"/>
      </w:pPr>
    </w:lvl>
    <w:lvl w:ilvl="8" w:tplc="7A02368A">
      <w:start w:val="1"/>
      <w:numFmt w:val="lowerRoman"/>
      <w:lvlText w:val="%9."/>
      <w:lvlJc w:val="right"/>
      <w:pPr>
        <w:ind w:left="6480" w:hanging="180"/>
      </w:pPr>
    </w:lvl>
  </w:abstractNum>
  <w:abstractNum w:abstractNumId="265" w15:restartNumberingAfterBreak="0">
    <w:nsid w:val="45CB3B35"/>
    <w:multiLevelType w:val="hybridMultilevel"/>
    <w:tmpl w:val="F3269A30"/>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6" w15:restartNumberingAfterBreak="0">
    <w:nsid w:val="45FA3894"/>
    <w:multiLevelType w:val="hybridMultilevel"/>
    <w:tmpl w:val="DD7431EE"/>
    <w:lvl w:ilvl="0" w:tplc="C546A46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67" w15:restartNumberingAfterBreak="0">
    <w:nsid w:val="46A202AB"/>
    <w:multiLevelType w:val="hybridMultilevel"/>
    <w:tmpl w:val="FA0A15A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8" w15:restartNumberingAfterBreak="0">
    <w:nsid w:val="46C70102"/>
    <w:multiLevelType w:val="hybridMultilevel"/>
    <w:tmpl w:val="484E3084"/>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471702E1"/>
    <w:multiLevelType w:val="hybridMultilevel"/>
    <w:tmpl w:val="0D7E0EDE"/>
    <w:lvl w:ilvl="0" w:tplc="B3463C0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70" w15:restartNumberingAfterBreak="0">
    <w:nsid w:val="476E071B"/>
    <w:multiLevelType w:val="hybridMultilevel"/>
    <w:tmpl w:val="F72298C0"/>
    <w:lvl w:ilvl="0" w:tplc="73E0B248">
      <w:start w:val="1"/>
      <w:numFmt w:val="lowerRoman"/>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1" w15:restartNumberingAfterBreak="0">
    <w:nsid w:val="479A166C"/>
    <w:multiLevelType w:val="hybridMultilevel"/>
    <w:tmpl w:val="CE18EAB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2" w15:restartNumberingAfterBreak="0">
    <w:nsid w:val="48CF7115"/>
    <w:multiLevelType w:val="hybridMultilevel"/>
    <w:tmpl w:val="02E45C3E"/>
    <w:lvl w:ilvl="0" w:tplc="3AD08962">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73" w15:restartNumberingAfterBreak="0">
    <w:nsid w:val="48DD7FC0"/>
    <w:multiLevelType w:val="hybridMultilevel"/>
    <w:tmpl w:val="0B948E4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4" w15:restartNumberingAfterBreak="0">
    <w:nsid w:val="48E95CD7"/>
    <w:multiLevelType w:val="hybridMultilevel"/>
    <w:tmpl w:val="580C39E0"/>
    <w:lvl w:ilvl="0" w:tplc="AB4E5E12">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5" w15:restartNumberingAfterBreak="0">
    <w:nsid w:val="493651EA"/>
    <w:multiLevelType w:val="hybridMultilevel"/>
    <w:tmpl w:val="731A171C"/>
    <w:lvl w:ilvl="0" w:tplc="EB5CCEE0">
      <w:start w:val="1"/>
      <w:numFmt w:val="lowerRoman"/>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9B60B42"/>
    <w:multiLevelType w:val="hybridMultilevel"/>
    <w:tmpl w:val="19A8B304"/>
    <w:lvl w:ilvl="0" w:tplc="3B0A69D4">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77" w15:restartNumberingAfterBreak="0">
    <w:nsid w:val="4A2C3CE6"/>
    <w:multiLevelType w:val="hybridMultilevel"/>
    <w:tmpl w:val="0B063E3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8" w15:restartNumberingAfterBreak="0">
    <w:nsid w:val="4A304B88"/>
    <w:multiLevelType w:val="hybridMultilevel"/>
    <w:tmpl w:val="F53E170C"/>
    <w:lvl w:ilvl="0" w:tplc="08160017">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9" w15:restartNumberingAfterBreak="0">
    <w:nsid w:val="4AB307DB"/>
    <w:multiLevelType w:val="hybridMultilevel"/>
    <w:tmpl w:val="32703B1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0" w15:restartNumberingAfterBreak="0">
    <w:nsid w:val="4ADC0FE8"/>
    <w:multiLevelType w:val="hybridMultilevel"/>
    <w:tmpl w:val="97FAEF4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1" w15:restartNumberingAfterBreak="0">
    <w:nsid w:val="4AEA27EA"/>
    <w:multiLevelType w:val="hybridMultilevel"/>
    <w:tmpl w:val="29D2C1DC"/>
    <w:lvl w:ilvl="0" w:tplc="CBE475C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82" w15:restartNumberingAfterBreak="0">
    <w:nsid w:val="4B3F6DC9"/>
    <w:multiLevelType w:val="hybridMultilevel"/>
    <w:tmpl w:val="2AF2ED9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3" w15:restartNumberingAfterBreak="0">
    <w:nsid w:val="4B4550D4"/>
    <w:multiLevelType w:val="hybridMultilevel"/>
    <w:tmpl w:val="4552BD8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4" w15:restartNumberingAfterBreak="0">
    <w:nsid w:val="4B4F6D3F"/>
    <w:multiLevelType w:val="hybridMultilevel"/>
    <w:tmpl w:val="9ED8612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5" w15:restartNumberingAfterBreak="0">
    <w:nsid w:val="4BAC5853"/>
    <w:multiLevelType w:val="hybridMultilevel"/>
    <w:tmpl w:val="38C06966"/>
    <w:lvl w:ilvl="0" w:tplc="F2180A7C">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6" w15:restartNumberingAfterBreak="0">
    <w:nsid w:val="4C0D58D5"/>
    <w:multiLevelType w:val="hybridMultilevel"/>
    <w:tmpl w:val="5BE012B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7" w15:restartNumberingAfterBreak="0">
    <w:nsid w:val="4C603EB9"/>
    <w:multiLevelType w:val="hybridMultilevel"/>
    <w:tmpl w:val="7152CBD8"/>
    <w:lvl w:ilvl="0" w:tplc="D4BCC73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88" w15:restartNumberingAfterBreak="0">
    <w:nsid w:val="4C812790"/>
    <w:multiLevelType w:val="hybridMultilevel"/>
    <w:tmpl w:val="A240FAF6"/>
    <w:lvl w:ilvl="0" w:tplc="7D663C0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89" w15:restartNumberingAfterBreak="0">
    <w:nsid w:val="4CC745CA"/>
    <w:multiLevelType w:val="hybridMultilevel"/>
    <w:tmpl w:val="36C223E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0" w15:restartNumberingAfterBreak="0">
    <w:nsid w:val="4CC90D21"/>
    <w:multiLevelType w:val="hybridMultilevel"/>
    <w:tmpl w:val="A372B6E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1" w15:restartNumberingAfterBreak="0">
    <w:nsid w:val="4D200EE1"/>
    <w:multiLevelType w:val="hybridMultilevel"/>
    <w:tmpl w:val="C784CC4E"/>
    <w:lvl w:ilvl="0" w:tplc="6844966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92" w15:restartNumberingAfterBreak="0">
    <w:nsid w:val="4DC26370"/>
    <w:multiLevelType w:val="hybridMultilevel"/>
    <w:tmpl w:val="FA763C8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3" w15:restartNumberingAfterBreak="0">
    <w:nsid w:val="4DD052F7"/>
    <w:multiLevelType w:val="hybridMultilevel"/>
    <w:tmpl w:val="0B0078A6"/>
    <w:lvl w:ilvl="0" w:tplc="0AA2553C">
      <w:start w:val="1"/>
      <w:numFmt w:val="lowerLetter"/>
      <w:lvlText w:val="f)"/>
      <w:lvlJc w:val="left"/>
      <w:pPr>
        <w:ind w:left="720" w:hanging="360"/>
      </w:pPr>
    </w:lvl>
    <w:lvl w:ilvl="1" w:tplc="76180020">
      <w:start w:val="1"/>
      <w:numFmt w:val="lowerLetter"/>
      <w:lvlText w:val="%2."/>
      <w:lvlJc w:val="left"/>
      <w:pPr>
        <w:ind w:left="1440" w:hanging="360"/>
      </w:pPr>
    </w:lvl>
    <w:lvl w:ilvl="2" w:tplc="32240734">
      <w:start w:val="1"/>
      <w:numFmt w:val="lowerRoman"/>
      <w:lvlText w:val="%3."/>
      <w:lvlJc w:val="right"/>
      <w:pPr>
        <w:ind w:left="2160" w:hanging="180"/>
      </w:pPr>
    </w:lvl>
    <w:lvl w:ilvl="3" w:tplc="CFDA6AD8">
      <w:start w:val="1"/>
      <w:numFmt w:val="decimal"/>
      <w:lvlText w:val="%4."/>
      <w:lvlJc w:val="left"/>
      <w:pPr>
        <w:ind w:left="2880" w:hanging="360"/>
      </w:pPr>
    </w:lvl>
    <w:lvl w:ilvl="4" w:tplc="6DF85C1A">
      <w:start w:val="1"/>
      <w:numFmt w:val="lowerLetter"/>
      <w:lvlText w:val="%5."/>
      <w:lvlJc w:val="left"/>
      <w:pPr>
        <w:ind w:left="3600" w:hanging="360"/>
      </w:pPr>
    </w:lvl>
    <w:lvl w:ilvl="5" w:tplc="CEC05AD0">
      <w:start w:val="1"/>
      <w:numFmt w:val="lowerRoman"/>
      <w:lvlText w:val="%6."/>
      <w:lvlJc w:val="right"/>
      <w:pPr>
        <w:ind w:left="4320" w:hanging="180"/>
      </w:pPr>
    </w:lvl>
    <w:lvl w:ilvl="6" w:tplc="51D8216C">
      <w:start w:val="1"/>
      <w:numFmt w:val="decimal"/>
      <w:lvlText w:val="%7."/>
      <w:lvlJc w:val="left"/>
      <w:pPr>
        <w:ind w:left="5040" w:hanging="360"/>
      </w:pPr>
    </w:lvl>
    <w:lvl w:ilvl="7" w:tplc="84D2085C">
      <w:start w:val="1"/>
      <w:numFmt w:val="lowerLetter"/>
      <w:lvlText w:val="%8."/>
      <w:lvlJc w:val="left"/>
      <w:pPr>
        <w:ind w:left="5760" w:hanging="360"/>
      </w:pPr>
    </w:lvl>
    <w:lvl w:ilvl="8" w:tplc="FCAAB466">
      <w:start w:val="1"/>
      <w:numFmt w:val="lowerRoman"/>
      <w:lvlText w:val="%9."/>
      <w:lvlJc w:val="right"/>
      <w:pPr>
        <w:ind w:left="6480" w:hanging="180"/>
      </w:pPr>
    </w:lvl>
  </w:abstractNum>
  <w:abstractNum w:abstractNumId="294" w15:restartNumberingAfterBreak="0">
    <w:nsid w:val="4E1F5087"/>
    <w:multiLevelType w:val="hybridMultilevel"/>
    <w:tmpl w:val="2D3001B0"/>
    <w:lvl w:ilvl="0" w:tplc="0E42771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95" w15:restartNumberingAfterBreak="0">
    <w:nsid w:val="4EBC53A8"/>
    <w:multiLevelType w:val="hybridMultilevel"/>
    <w:tmpl w:val="ECCA8656"/>
    <w:lvl w:ilvl="0" w:tplc="2766BBEC">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96" w15:restartNumberingAfterBreak="0">
    <w:nsid w:val="4EDB5F3F"/>
    <w:multiLevelType w:val="hybridMultilevel"/>
    <w:tmpl w:val="F028ADCC"/>
    <w:lvl w:ilvl="0" w:tplc="03263F3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7" w15:restartNumberingAfterBreak="0">
    <w:nsid w:val="4F263BFF"/>
    <w:multiLevelType w:val="hybridMultilevel"/>
    <w:tmpl w:val="E1BA4892"/>
    <w:lvl w:ilvl="0" w:tplc="8544E14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98" w15:restartNumberingAfterBreak="0">
    <w:nsid w:val="4F942A38"/>
    <w:multiLevelType w:val="hybridMultilevel"/>
    <w:tmpl w:val="E7F8CCDC"/>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4FA654C0"/>
    <w:multiLevelType w:val="hybridMultilevel"/>
    <w:tmpl w:val="3AC28D8A"/>
    <w:lvl w:ilvl="0" w:tplc="876A87DC">
      <w:start w:val="1"/>
      <w:numFmt w:val="lowerLetter"/>
      <w:lvlText w:val="%1)"/>
      <w:lvlJc w:val="left"/>
      <w:pPr>
        <w:ind w:left="360" w:hanging="360"/>
      </w:pPr>
      <w:rPr>
        <w:i/>
        <w:iCs/>
        <w:u w:val="none"/>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0" w15:restartNumberingAfterBreak="0">
    <w:nsid w:val="4FBF2A24"/>
    <w:multiLevelType w:val="hybridMultilevel"/>
    <w:tmpl w:val="5A2CDDB4"/>
    <w:lvl w:ilvl="0" w:tplc="F83CA32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1" w15:restartNumberingAfterBreak="0">
    <w:nsid w:val="50DF441D"/>
    <w:multiLevelType w:val="hybridMultilevel"/>
    <w:tmpl w:val="7292CEAC"/>
    <w:lvl w:ilvl="0" w:tplc="54DA845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2" w15:restartNumberingAfterBreak="0">
    <w:nsid w:val="50EF1875"/>
    <w:multiLevelType w:val="hybridMultilevel"/>
    <w:tmpl w:val="EECA728C"/>
    <w:lvl w:ilvl="0" w:tplc="C0D659D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3" w15:restartNumberingAfterBreak="0">
    <w:nsid w:val="51045A9C"/>
    <w:multiLevelType w:val="hybridMultilevel"/>
    <w:tmpl w:val="8F7E7298"/>
    <w:lvl w:ilvl="0" w:tplc="A3208B78">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4" w15:restartNumberingAfterBreak="0">
    <w:nsid w:val="512F3BBE"/>
    <w:multiLevelType w:val="hybridMultilevel"/>
    <w:tmpl w:val="3C003BC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5" w15:restartNumberingAfterBreak="0">
    <w:nsid w:val="51340F61"/>
    <w:multiLevelType w:val="hybridMultilevel"/>
    <w:tmpl w:val="4276F5E8"/>
    <w:lvl w:ilvl="0" w:tplc="8800F86A">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6" w15:restartNumberingAfterBreak="0">
    <w:nsid w:val="522E784F"/>
    <w:multiLevelType w:val="hybridMultilevel"/>
    <w:tmpl w:val="18CA4B08"/>
    <w:lvl w:ilvl="0" w:tplc="D0CE1B7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07" w15:restartNumberingAfterBreak="0">
    <w:nsid w:val="52FD742B"/>
    <w:multiLevelType w:val="hybridMultilevel"/>
    <w:tmpl w:val="8E8861EC"/>
    <w:lvl w:ilvl="0" w:tplc="FFFFFFFF">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530A6414"/>
    <w:multiLevelType w:val="hybridMultilevel"/>
    <w:tmpl w:val="21787F4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9" w15:restartNumberingAfterBreak="0">
    <w:nsid w:val="535E02B0"/>
    <w:multiLevelType w:val="hybridMultilevel"/>
    <w:tmpl w:val="9728807A"/>
    <w:lvl w:ilvl="0" w:tplc="3DFAFEB6">
      <w:start w:val="1"/>
      <w:numFmt w:val="lowerLetter"/>
      <w:lvlText w:val="%1)"/>
      <w:lvlJc w:val="left"/>
      <w:pPr>
        <w:ind w:left="360" w:hanging="360"/>
      </w:pPr>
      <w:rPr>
        <w:rFonts w:hint="default"/>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0" w15:restartNumberingAfterBreak="0">
    <w:nsid w:val="53DF6094"/>
    <w:multiLevelType w:val="hybridMultilevel"/>
    <w:tmpl w:val="C15C7C66"/>
    <w:lvl w:ilvl="0" w:tplc="B33CB18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1" w15:restartNumberingAfterBreak="0">
    <w:nsid w:val="549D6146"/>
    <w:multiLevelType w:val="hybridMultilevel"/>
    <w:tmpl w:val="F304A2F2"/>
    <w:lvl w:ilvl="0" w:tplc="B21C7AA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2" w15:restartNumberingAfterBreak="0">
    <w:nsid w:val="54A631BA"/>
    <w:multiLevelType w:val="hybridMultilevel"/>
    <w:tmpl w:val="BA1A1A40"/>
    <w:lvl w:ilvl="0" w:tplc="5164C29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3" w15:restartNumberingAfterBreak="0">
    <w:nsid w:val="55197868"/>
    <w:multiLevelType w:val="hybridMultilevel"/>
    <w:tmpl w:val="01F68BAC"/>
    <w:lvl w:ilvl="0" w:tplc="DF660E4C">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4" w15:restartNumberingAfterBreak="0">
    <w:nsid w:val="55753FC6"/>
    <w:multiLevelType w:val="hybridMultilevel"/>
    <w:tmpl w:val="AD6EE23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5" w15:restartNumberingAfterBreak="0">
    <w:nsid w:val="558B7749"/>
    <w:multiLevelType w:val="hybridMultilevel"/>
    <w:tmpl w:val="FC18B4C0"/>
    <w:lvl w:ilvl="0" w:tplc="9698D756">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6" w15:restartNumberingAfterBreak="0">
    <w:nsid w:val="559D2E94"/>
    <w:multiLevelType w:val="hybridMultilevel"/>
    <w:tmpl w:val="BC14BE64"/>
    <w:lvl w:ilvl="0" w:tplc="B498B36C">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7" w15:restartNumberingAfterBreak="0">
    <w:nsid w:val="567F050D"/>
    <w:multiLevelType w:val="hybridMultilevel"/>
    <w:tmpl w:val="E258C6C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8" w15:restartNumberingAfterBreak="0">
    <w:nsid w:val="56DF7611"/>
    <w:multiLevelType w:val="hybridMultilevel"/>
    <w:tmpl w:val="926A6C82"/>
    <w:lvl w:ilvl="0" w:tplc="08160017">
      <w:start w:val="1"/>
      <w:numFmt w:val="lowerLetter"/>
      <w:lvlText w:val="%1)"/>
      <w:lvlJc w:val="left"/>
      <w:pPr>
        <w:ind w:left="360" w:hanging="360"/>
      </w:p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19" w15:restartNumberingAfterBreak="0">
    <w:nsid w:val="56FD7B07"/>
    <w:multiLevelType w:val="hybridMultilevel"/>
    <w:tmpl w:val="46849AC2"/>
    <w:lvl w:ilvl="0" w:tplc="9886E2A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20" w15:restartNumberingAfterBreak="0">
    <w:nsid w:val="576A52E3"/>
    <w:multiLevelType w:val="hybridMultilevel"/>
    <w:tmpl w:val="20327F9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1" w15:restartNumberingAfterBreak="0">
    <w:nsid w:val="578F611B"/>
    <w:multiLevelType w:val="hybridMultilevel"/>
    <w:tmpl w:val="98C41C9C"/>
    <w:lvl w:ilvl="0" w:tplc="EF76407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22" w15:restartNumberingAfterBreak="0">
    <w:nsid w:val="57C441A8"/>
    <w:multiLevelType w:val="hybridMultilevel"/>
    <w:tmpl w:val="267605B0"/>
    <w:lvl w:ilvl="0" w:tplc="A8E045E0">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23" w15:restartNumberingAfterBreak="0">
    <w:nsid w:val="580D44E5"/>
    <w:multiLevelType w:val="hybridMultilevel"/>
    <w:tmpl w:val="2ED40B78"/>
    <w:lvl w:ilvl="0" w:tplc="4B961F50">
      <w:start w:val="1"/>
      <w:numFmt w:val="lowerRoman"/>
      <w:lvlText w:val="%1)"/>
      <w:lvlJc w:val="lef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83B1123"/>
    <w:multiLevelType w:val="hybridMultilevel"/>
    <w:tmpl w:val="60C2503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5" w15:restartNumberingAfterBreak="0">
    <w:nsid w:val="58AE5B31"/>
    <w:multiLevelType w:val="hybridMultilevel"/>
    <w:tmpl w:val="69229702"/>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6" w15:restartNumberingAfterBreak="0">
    <w:nsid w:val="58BD0E52"/>
    <w:multiLevelType w:val="hybridMultilevel"/>
    <w:tmpl w:val="BE02CD76"/>
    <w:lvl w:ilvl="0" w:tplc="D292B72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27" w15:restartNumberingAfterBreak="0">
    <w:nsid w:val="58D523E8"/>
    <w:multiLevelType w:val="hybridMultilevel"/>
    <w:tmpl w:val="5924496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8" w15:restartNumberingAfterBreak="0">
    <w:nsid w:val="5A5703F4"/>
    <w:multiLevelType w:val="hybridMultilevel"/>
    <w:tmpl w:val="947E0C4E"/>
    <w:lvl w:ilvl="0" w:tplc="48124D54">
      <w:start w:val="1"/>
      <w:numFmt w:val="decimal"/>
      <w:lvlText w:val="%1)"/>
      <w:lvlJc w:val="left"/>
      <w:pPr>
        <w:ind w:left="1020" w:hanging="360"/>
      </w:pPr>
    </w:lvl>
    <w:lvl w:ilvl="1" w:tplc="202464FA">
      <w:start w:val="1"/>
      <w:numFmt w:val="decimal"/>
      <w:lvlText w:val="%2)"/>
      <w:lvlJc w:val="left"/>
      <w:pPr>
        <w:ind w:left="1020" w:hanging="360"/>
      </w:pPr>
    </w:lvl>
    <w:lvl w:ilvl="2" w:tplc="35D80366">
      <w:start w:val="1"/>
      <w:numFmt w:val="decimal"/>
      <w:lvlText w:val="%3)"/>
      <w:lvlJc w:val="left"/>
      <w:pPr>
        <w:ind w:left="1020" w:hanging="360"/>
      </w:pPr>
    </w:lvl>
    <w:lvl w:ilvl="3" w:tplc="C1789792">
      <w:start w:val="1"/>
      <w:numFmt w:val="decimal"/>
      <w:lvlText w:val="%4)"/>
      <w:lvlJc w:val="left"/>
      <w:pPr>
        <w:ind w:left="1020" w:hanging="360"/>
      </w:pPr>
    </w:lvl>
    <w:lvl w:ilvl="4" w:tplc="265842F4">
      <w:start w:val="1"/>
      <w:numFmt w:val="decimal"/>
      <w:lvlText w:val="%5)"/>
      <w:lvlJc w:val="left"/>
      <w:pPr>
        <w:ind w:left="1020" w:hanging="360"/>
      </w:pPr>
    </w:lvl>
    <w:lvl w:ilvl="5" w:tplc="1B10791A">
      <w:start w:val="1"/>
      <w:numFmt w:val="decimal"/>
      <w:lvlText w:val="%6)"/>
      <w:lvlJc w:val="left"/>
      <w:pPr>
        <w:ind w:left="1020" w:hanging="360"/>
      </w:pPr>
    </w:lvl>
    <w:lvl w:ilvl="6" w:tplc="4ED25EDE">
      <w:start w:val="1"/>
      <w:numFmt w:val="decimal"/>
      <w:lvlText w:val="%7)"/>
      <w:lvlJc w:val="left"/>
      <w:pPr>
        <w:ind w:left="1020" w:hanging="360"/>
      </w:pPr>
    </w:lvl>
    <w:lvl w:ilvl="7" w:tplc="FA6834F2">
      <w:start w:val="1"/>
      <w:numFmt w:val="decimal"/>
      <w:lvlText w:val="%8)"/>
      <w:lvlJc w:val="left"/>
      <w:pPr>
        <w:ind w:left="1020" w:hanging="360"/>
      </w:pPr>
    </w:lvl>
    <w:lvl w:ilvl="8" w:tplc="A64E8264">
      <w:start w:val="1"/>
      <w:numFmt w:val="decimal"/>
      <w:lvlText w:val="%9)"/>
      <w:lvlJc w:val="left"/>
      <w:pPr>
        <w:ind w:left="1020" w:hanging="360"/>
      </w:pPr>
    </w:lvl>
  </w:abstractNum>
  <w:abstractNum w:abstractNumId="329" w15:restartNumberingAfterBreak="0">
    <w:nsid w:val="5A757B5C"/>
    <w:multiLevelType w:val="hybridMultilevel"/>
    <w:tmpl w:val="8C02913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0" w15:restartNumberingAfterBreak="0">
    <w:nsid w:val="5A912686"/>
    <w:multiLevelType w:val="hybridMultilevel"/>
    <w:tmpl w:val="33DCCFA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1" w15:restartNumberingAfterBreak="0">
    <w:nsid w:val="5B3833BD"/>
    <w:multiLevelType w:val="hybridMultilevel"/>
    <w:tmpl w:val="DB54A814"/>
    <w:lvl w:ilvl="0" w:tplc="B918818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2" w15:restartNumberingAfterBreak="0">
    <w:nsid w:val="5B3A76F7"/>
    <w:multiLevelType w:val="hybridMultilevel"/>
    <w:tmpl w:val="458A1C4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3" w15:restartNumberingAfterBreak="0">
    <w:nsid w:val="5B3C61F6"/>
    <w:multiLevelType w:val="hybridMultilevel"/>
    <w:tmpl w:val="BC269F6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4" w15:restartNumberingAfterBreak="0">
    <w:nsid w:val="5B994ECF"/>
    <w:multiLevelType w:val="hybridMultilevel"/>
    <w:tmpl w:val="EF8EE2E4"/>
    <w:lvl w:ilvl="0" w:tplc="F6A0223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35" w15:restartNumberingAfterBreak="0">
    <w:nsid w:val="5BAF1784"/>
    <w:multiLevelType w:val="hybridMultilevel"/>
    <w:tmpl w:val="BDF28D1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6" w15:restartNumberingAfterBreak="0">
    <w:nsid w:val="5BCD1B57"/>
    <w:multiLevelType w:val="hybridMultilevel"/>
    <w:tmpl w:val="FE1AB4B4"/>
    <w:lvl w:ilvl="0" w:tplc="05502F02">
      <w:start w:val="1"/>
      <w:numFmt w:val="lowerRoman"/>
      <w:lvlText w:val="%1)"/>
      <w:lvlJc w:val="left"/>
      <w:pPr>
        <w:ind w:left="1080" w:hanging="720"/>
      </w:pPr>
      <w:rPr>
        <w:rFonts w:hint="default"/>
        <w:i/>
        <w:i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7" w15:restartNumberingAfterBreak="0">
    <w:nsid w:val="5C2F50FD"/>
    <w:multiLevelType w:val="hybridMultilevel"/>
    <w:tmpl w:val="644ACF9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8" w15:restartNumberingAfterBreak="0">
    <w:nsid w:val="5CB2530B"/>
    <w:multiLevelType w:val="hybridMultilevel"/>
    <w:tmpl w:val="3BE66F8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9" w15:restartNumberingAfterBreak="0">
    <w:nsid w:val="5CE21949"/>
    <w:multiLevelType w:val="hybridMultilevel"/>
    <w:tmpl w:val="5AEC9E0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0" w15:restartNumberingAfterBreak="0">
    <w:nsid w:val="5CF854C3"/>
    <w:multiLevelType w:val="hybridMultilevel"/>
    <w:tmpl w:val="FB9ADB6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1" w15:restartNumberingAfterBreak="0">
    <w:nsid w:val="5DE73425"/>
    <w:multiLevelType w:val="hybridMultilevel"/>
    <w:tmpl w:val="4816C812"/>
    <w:lvl w:ilvl="0" w:tplc="E6CCDEC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42" w15:restartNumberingAfterBreak="0">
    <w:nsid w:val="5E2046EE"/>
    <w:multiLevelType w:val="hybridMultilevel"/>
    <w:tmpl w:val="4FE8ED10"/>
    <w:lvl w:ilvl="0" w:tplc="4808B4B8">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3" w15:restartNumberingAfterBreak="0">
    <w:nsid w:val="5F3A022C"/>
    <w:multiLevelType w:val="hybridMultilevel"/>
    <w:tmpl w:val="201418E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4" w15:restartNumberingAfterBreak="0">
    <w:nsid w:val="5F551A75"/>
    <w:multiLevelType w:val="hybridMultilevel"/>
    <w:tmpl w:val="917E0E6E"/>
    <w:lvl w:ilvl="0" w:tplc="FCDC0AE6">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5" w15:restartNumberingAfterBreak="0">
    <w:nsid w:val="5F8C36E7"/>
    <w:multiLevelType w:val="hybridMultilevel"/>
    <w:tmpl w:val="F1C6DA0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6" w15:restartNumberingAfterBreak="0">
    <w:nsid w:val="5FC01B35"/>
    <w:multiLevelType w:val="hybridMultilevel"/>
    <w:tmpl w:val="7B3AF880"/>
    <w:lvl w:ilvl="0" w:tplc="EE26CBB8">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47" w15:restartNumberingAfterBreak="0">
    <w:nsid w:val="5FF33967"/>
    <w:multiLevelType w:val="hybridMultilevel"/>
    <w:tmpl w:val="A34E7A14"/>
    <w:lvl w:ilvl="0" w:tplc="E8E2B79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48" w15:restartNumberingAfterBreak="0">
    <w:nsid w:val="5FF874C5"/>
    <w:multiLevelType w:val="hybridMultilevel"/>
    <w:tmpl w:val="66BCC62C"/>
    <w:lvl w:ilvl="0" w:tplc="0C546A38">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49" w15:restartNumberingAfterBreak="0">
    <w:nsid w:val="60612E5A"/>
    <w:multiLevelType w:val="hybridMultilevel"/>
    <w:tmpl w:val="BE7AC26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0" w15:restartNumberingAfterBreak="0">
    <w:nsid w:val="611773DC"/>
    <w:multiLevelType w:val="hybridMultilevel"/>
    <w:tmpl w:val="8F181168"/>
    <w:lvl w:ilvl="0" w:tplc="2A42988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51" w15:restartNumberingAfterBreak="0">
    <w:nsid w:val="61181497"/>
    <w:multiLevelType w:val="hybridMultilevel"/>
    <w:tmpl w:val="31FC11F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2" w15:restartNumberingAfterBreak="0">
    <w:nsid w:val="613A29CF"/>
    <w:multiLevelType w:val="hybridMultilevel"/>
    <w:tmpl w:val="502291A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3" w15:restartNumberingAfterBreak="0">
    <w:nsid w:val="61F23D30"/>
    <w:multiLevelType w:val="hybridMultilevel"/>
    <w:tmpl w:val="4D92610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4" w15:restartNumberingAfterBreak="0">
    <w:nsid w:val="62437F8B"/>
    <w:multiLevelType w:val="hybridMultilevel"/>
    <w:tmpl w:val="B7CCB97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5" w15:restartNumberingAfterBreak="0">
    <w:nsid w:val="626211BC"/>
    <w:multiLevelType w:val="hybridMultilevel"/>
    <w:tmpl w:val="325A02B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6" w15:restartNumberingAfterBreak="0">
    <w:nsid w:val="627F6870"/>
    <w:multiLevelType w:val="hybridMultilevel"/>
    <w:tmpl w:val="9F921ED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7" w15:restartNumberingAfterBreak="0">
    <w:nsid w:val="628B3571"/>
    <w:multiLevelType w:val="hybridMultilevel"/>
    <w:tmpl w:val="949234B4"/>
    <w:lvl w:ilvl="0" w:tplc="483EF4A2">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8" w15:restartNumberingAfterBreak="0">
    <w:nsid w:val="628D1647"/>
    <w:multiLevelType w:val="hybridMultilevel"/>
    <w:tmpl w:val="833E43DE"/>
    <w:lvl w:ilvl="0" w:tplc="0B9EF5A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59" w15:restartNumberingAfterBreak="0">
    <w:nsid w:val="628E2B35"/>
    <w:multiLevelType w:val="hybridMultilevel"/>
    <w:tmpl w:val="07E2A7A0"/>
    <w:lvl w:ilvl="0" w:tplc="5896E590">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0" w15:restartNumberingAfterBreak="0">
    <w:nsid w:val="62A8143A"/>
    <w:multiLevelType w:val="hybridMultilevel"/>
    <w:tmpl w:val="64A4551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1" w15:restartNumberingAfterBreak="0">
    <w:nsid w:val="62B208AC"/>
    <w:multiLevelType w:val="hybridMultilevel"/>
    <w:tmpl w:val="A6E04AD4"/>
    <w:lvl w:ilvl="0" w:tplc="1EDE6F12">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2" w15:restartNumberingAfterBreak="0">
    <w:nsid w:val="62EF328A"/>
    <w:multiLevelType w:val="hybridMultilevel"/>
    <w:tmpl w:val="3580DBB6"/>
    <w:lvl w:ilvl="0" w:tplc="50C06FF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63" w15:restartNumberingAfterBreak="0">
    <w:nsid w:val="635162AF"/>
    <w:multiLevelType w:val="hybridMultilevel"/>
    <w:tmpl w:val="353E0110"/>
    <w:lvl w:ilvl="0" w:tplc="33D6DE9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64" w15:restartNumberingAfterBreak="0">
    <w:nsid w:val="6383601E"/>
    <w:multiLevelType w:val="hybridMultilevel"/>
    <w:tmpl w:val="7292E73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5" w15:restartNumberingAfterBreak="0">
    <w:nsid w:val="6383619B"/>
    <w:multiLevelType w:val="hybridMultilevel"/>
    <w:tmpl w:val="847AD3EC"/>
    <w:lvl w:ilvl="0" w:tplc="9886E91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66" w15:restartNumberingAfterBreak="0">
    <w:nsid w:val="6385337B"/>
    <w:multiLevelType w:val="hybridMultilevel"/>
    <w:tmpl w:val="59AEE13C"/>
    <w:lvl w:ilvl="0" w:tplc="641CF61E">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7" w15:restartNumberingAfterBreak="0">
    <w:nsid w:val="639C1B32"/>
    <w:multiLevelType w:val="hybridMultilevel"/>
    <w:tmpl w:val="EDE4F97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8" w15:restartNumberingAfterBreak="0">
    <w:nsid w:val="63A03A2C"/>
    <w:multiLevelType w:val="hybridMultilevel"/>
    <w:tmpl w:val="858257F2"/>
    <w:lvl w:ilvl="0" w:tplc="6B52AABC">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69" w15:restartNumberingAfterBreak="0">
    <w:nsid w:val="63C83EDB"/>
    <w:multiLevelType w:val="hybridMultilevel"/>
    <w:tmpl w:val="1A0E000A"/>
    <w:lvl w:ilvl="0" w:tplc="C2803A26">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0" w15:restartNumberingAfterBreak="0">
    <w:nsid w:val="63E2DD97"/>
    <w:multiLevelType w:val="hybridMultilevel"/>
    <w:tmpl w:val="AE9C1B6C"/>
    <w:lvl w:ilvl="0" w:tplc="826A79DA">
      <w:start w:val="2"/>
      <w:numFmt w:val="decimal"/>
      <w:lvlText w:val="2 -"/>
      <w:lvlJc w:val="left"/>
      <w:pPr>
        <w:ind w:left="720" w:hanging="360"/>
      </w:pPr>
    </w:lvl>
    <w:lvl w:ilvl="1" w:tplc="239EA9C4">
      <w:start w:val="1"/>
      <w:numFmt w:val="lowerLetter"/>
      <w:lvlText w:val="%2."/>
      <w:lvlJc w:val="left"/>
      <w:pPr>
        <w:ind w:left="1440" w:hanging="360"/>
      </w:pPr>
    </w:lvl>
    <w:lvl w:ilvl="2" w:tplc="317240FC">
      <w:start w:val="1"/>
      <w:numFmt w:val="lowerRoman"/>
      <w:lvlText w:val="%3."/>
      <w:lvlJc w:val="right"/>
      <w:pPr>
        <w:ind w:left="2160" w:hanging="180"/>
      </w:pPr>
    </w:lvl>
    <w:lvl w:ilvl="3" w:tplc="868E6376">
      <w:start w:val="1"/>
      <w:numFmt w:val="decimal"/>
      <w:lvlText w:val="%4."/>
      <w:lvlJc w:val="left"/>
      <w:pPr>
        <w:ind w:left="2880" w:hanging="360"/>
      </w:pPr>
    </w:lvl>
    <w:lvl w:ilvl="4" w:tplc="183635D4">
      <w:start w:val="1"/>
      <w:numFmt w:val="lowerLetter"/>
      <w:lvlText w:val="%5."/>
      <w:lvlJc w:val="left"/>
      <w:pPr>
        <w:ind w:left="3600" w:hanging="360"/>
      </w:pPr>
    </w:lvl>
    <w:lvl w:ilvl="5" w:tplc="4FBC3B2C">
      <w:start w:val="1"/>
      <w:numFmt w:val="lowerRoman"/>
      <w:lvlText w:val="%6."/>
      <w:lvlJc w:val="right"/>
      <w:pPr>
        <w:ind w:left="4320" w:hanging="180"/>
      </w:pPr>
    </w:lvl>
    <w:lvl w:ilvl="6" w:tplc="5CD6D738">
      <w:start w:val="1"/>
      <w:numFmt w:val="decimal"/>
      <w:lvlText w:val="%7."/>
      <w:lvlJc w:val="left"/>
      <w:pPr>
        <w:ind w:left="5040" w:hanging="360"/>
      </w:pPr>
    </w:lvl>
    <w:lvl w:ilvl="7" w:tplc="3B78DD62">
      <w:start w:val="1"/>
      <w:numFmt w:val="lowerLetter"/>
      <w:lvlText w:val="%8."/>
      <w:lvlJc w:val="left"/>
      <w:pPr>
        <w:ind w:left="5760" w:hanging="360"/>
      </w:pPr>
    </w:lvl>
    <w:lvl w:ilvl="8" w:tplc="758E2414">
      <w:start w:val="1"/>
      <w:numFmt w:val="lowerRoman"/>
      <w:lvlText w:val="%9."/>
      <w:lvlJc w:val="right"/>
      <w:pPr>
        <w:ind w:left="6480" w:hanging="180"/>
      </w:pPr>
    </w:lvl>
  </w:abstractNum>
  <w:abstractNum w:abstractNumId="371" w15:restartNumberingAfterBreak="0">
    <w:nsid w:val="63F211C4"/>
    <w:multiLevelType w:val="hybridMultilevel"/>
    <w:tmpl w:val="C9FEB87C"/>
    <w:lvl w:ilvl="0" w:tplc="EBF839D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72" w15:restartNumberingAfterBreak="0">
    <w:nsid w:val="641E1160"/>
    <w:multiLevelType w:val="hybridMultilevel"/>
    <w:tmpl w:val="2C16CED0"/>
    <w:lvl w:ilvl="0" w:tplc="BCB03940">
      <w:start w:val="1"/>
      <w:numFmt w:val="lowerRoman"/>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73" w15:restartNumberingAfterBreak="0">
    <w:nsid w:val="64625A84"/>
    <w:multiLevelType w:val="hybridMultilevel"/>
    <w:tmpl w:val="764CA91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4" w15:restartNumberingAfterBreak="0">
    <w:nsid w:val="647707ED"/>
    <w:multiLevelType w:val="hybridMultilevel"/>
    <w:tmpl w:val="74B4B64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5" w15:restartNumberingAfterBreak="0">
    <w:nsid w:val="64B94DF3"/>
    <w:multiLevelType w:val="hybridMultilevel"/>
    <w:tmpl w:val="82043A2C"/>
    <w:lvl w:ilvl="0" w:tplc="33709880">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6" w15:restartNumberingAfterBreak="0">
    <w:nsid w:val="64CE0896"/>
    <w:multiLevelType w:val="hybridMultilevel"/>
    <w:tmpl w:val="6ED438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7" w15:restartNumberingAfterBreak="0">
    <w:nsid w:val="65083911"/>
    <w:multiLevelType w:val="hybridMultilevel"/>
    <w:tmpl w:val="F808D7E2"/>
    <w:lvl w:ilvl="0" w:tplc="B428FCB0">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78" w15:restartNumberingAfterBreak="0">
    <w:nsid w:val="65BA5BFF"/>
    <w:multiLevelType w:val="hybridMultilevel"/>
    <w:tmpl w:val="325A02B0"/>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9" w15:restartNumberingAfterBreak="0">
    <w:nsid w:val="66273136"/>
    <w:multiLevelType w:val="hybridMultilevel"/>
    <w:tmpl w:val="16201F7C"/>
    <w:lvl w:ilvl="0" w:tplc="1ECA969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0" w15:restartNumberingAfterBreak="0">
    <w:nsid w:val="664D6DD7"/>
    <w:multiLevelType w:val="hybridMultilevel"/>
    <w:tmpl w:val="5B14865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1" w15:restartNumberingAfterBreak="0">
    <w:nsid w:val="66E535BD"/>
    <w:multiLevelType w:val="hybridMultilevel"/>
    <w:tmpl w:val="E9B09ACE"/>
    <w:lvl w:ilvl="0" w:tplc="6A2EF37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82" w15:restartNumberingAfterBreak="0">
    <w:nsid w:val="672830E8"/>
    <w:multiLevelType w:val="hybridMultilevel"/>
    <w:tmpl w:val="15443BC0"/>
    <w:lvl w:ilvl="0" w:tplc="A0F69D28">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83" w15:restartNumberingAfterBreak="0">
    <w:nsid w:val="675030B2"/>
    <w:multiLevelType w:val="hybridMultilevel"/>
    <w:tmpl w:val="CBAE56D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4" w15:restartNumberingAfterBreak="0">
    <w:nsid w:val="678A6941"/>
    <w:multiLevelType w:val="hybridMultilevel"/>
    <w:tmpl w:val="AEDA863A"/>
    <w:lvl w:ilvl="0" w:tplc="EABAA04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85" w15:restartNumberingAfterBreak="0">
    <w:nsid w:val="68332E3B"/>
    <w:multiLevelType w:val="hybridMultilevel"/>
    <w:tmpl w:val="DEFE4BEA"/>
    <w:lvl w:ilvl="0" w:tplc="A63CF0A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86" w15:restartNumberingAfterBreak="0">
    <w:nsid w:val="686E2312"/>
    <w:multiLevelType w:val="hybridMultilevel"/>
    <w:tmpl w:val="B89CF174"/>
    <w:lvl w:ilvl="0" w:tplc="9F6A332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87" w15:restartNumberingAfterBreak="0">
    <w:nsid w:val="68D15E4C"/>
    <w:multiLevelType w:val="hybridMultilevel"/>
    <w:tmpl w:val="BBF6422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8" w15:restartNumberingAfterBreak="0">
    <w:nsid w:val="68F836C5"/>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69233153"/>
    <w:multiLevelType w:val="hybridMultilevel"/>
    <w:tmpl w:val="DDF2387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0" w15:restartNumberingAfterBreak="0">
    <w:nsid w:val="69261713"/>
    <w:multiLevelType w:val="hybridMultilevel"/>
    <w:tmpl w:val="D15083B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1" w15:restartNumberingAfterBreak="0">
    <w:nsid w:val="69576EBB"/>
    <w:multiLevelType w:val="hybridMultilevel"/>
    <w:tmpl w:val="3B32737A"/>
    <w:lvl w:ilvl="0" w:tplc="9C68E9F6">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92" w15:restartNumberingAfterBreak="0">
    <w:nsid w:val="69652125"/>
    <w:multiLevelType w:val="hybridMultilevel"/>
    <w:tmpl w:val="6072795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3" w15:restartNumberingAfterBreak="0">
    <w:nsid w:val="6986755E"/>
    <w:multiLevelType w:val="hybridMultilevel"/>
    <w:tmpl w:val="C942944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4" w15:restartNumberingAfterBreak="0">
    <w:nsid w:val="698846F1"/>
    <w:multiLevelType w:val="hybridMultilevel"/>
    <w:tmpl w:val="A9BC148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5" w15:restartNumberingAfterBreak="0">
    <w:nsid w:val="6A1741EE"/>
    <w:multiLevelType w:val="hybridMultilevel"/>
    <w:tmpl w:val="70B0A1E2"/>
    <w:lvl w:ilvl="0" w:tplc="0A54B86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6" w15:restartNumberingAfterBreak="0">
    <w:nsid w:val="6AA16E11"/>
    <w:multiLevelType w:val="hybridMultilevel"/>
    <w:tmpl w:val="97BEE80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7" w15:restartNumberingAfterBreak="0">
    <w:nsid w:val="6ACF46B7"/>
    <w:multiLevelType w:val="hybridMultilevel"/>
    <w:tmpl w:val="3EBE606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8" w15:restartNumberingAfterBreak="0">
    <w:nsid w:val="6AF21383"/>
    <w:multiLevelType w:val="hybridMultilevel"/>
    <w:tmpl w:val="67908FD6"/>
    <w:lvl w:ilvl="0" w:tplc="94A03B10">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9" w15:restartNumberingAfterBreak="0">
    <w:nsid w:val="6B101A31"/>
    <w:multiLevelType w:val="hybridMultilevel"/>
    <w:tmpl w:val="FCCA705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0" w15:restartNumberingAfterBreak="0">
    <w:nsid w:val="6B696820"/>
    <w:multiLevelType w:val="hybridMultilevel"/>
    <w:tmpl w:val="E072145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1" w15:restartNumberingAfterBreak="0">
    <w:nsid w:val="6B834D7B"/>
    <w:multiLevelType w:val="hybridMultilevel"/>
    <w:tmpl w:val="B702431C"/>
    <w:lvl w:ilvl="0" w:tplc="11DC9844">
      <w:start w:val="1"/>
      <w:numFmt w:val="lowerRoman"/>
      <w:lvlText w:val="%1)"/>
      <w:lvlJc w:val="left"/>
      <w:pPr>
        <w:ind w:left="720" w:hanging="72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2" w15:restartNumberingAfterBreak="0">
    <w:nsid w:val="6BF856D4"/>
    <w:multiLevelType w:val="hybridMultilevel"/>
    <w:tmpl w:val="98E054C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3" w15:restartNumberingAfterBreak="0">
    <w:nsid w:val="6DE111D2"/>
    <w:multiLevelType w:val="hybridMultilevel"/>
    <w:tmpl w:val="BA7A768C"/>
    <w:lvl w:ilvl="0" w:tplc="7C24D2F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04" w15:restartNumberingAfterBreak="0">
    <w:nsid w:val="6E546C95"/>
    <w:multiLevelType w:val="hybridMultilevel"/>
    <w:tmpl w:val="DC646A8A"/>
    <w:lvl w:ilvl="0" w:tplc="CA243DF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05" w15:restartNumberingAfterBreak="0">
    <w:nsid w:val="6E730EB4"/>
    <w:multiLevelType w:val="hybridMultilevel"/>
    <w:tmpl w:val="D6786FD0"/>
    <w:lvl w:ilvl="0" w:tplc="E3DE7E0A">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6" w15:restartNumberingAfterBreak="0">
    <w:nsid w:val="6EAAE604"/>
    <w:multiLevelType w:val="hybridMultilevel"/>
    <w:tmpl w:val="E3364B72"/>
    <w:lvl w:ilvl="0" w:tplc="B1E4F5E4">
      <w:start w:val="1"/>
      <w:numFmt w:val="lowerLetter"/>
      <w:lvlText w:val="d)"/>
      <w:lvlJc w:val="left"/>
      <w:pPr>
        <w:ind w:left="720" w:hanging="360"/>
      </w:pPr>
    </w:lvl>
    <w:lvl w:ilvl="1" w:tplc="D348F76C">
      <w:start w:val="1"/>
      <w:numFmt w:val="lowerLetter"/>
      <w:lvlText w:val="%2."/>
      <w:lvlJc w:val="left"/>
      <w:pPr>
        <w:ind w:left="1440" w:hanging="360"/>
      </w:pPr>
    </w:lvl>
    <w:lvl w:ilvl="2" w:tplc="9A98496E">
      <w:start w:val="1"/>
      <w:numFmt w:val="lowerRoman"/>
      <w:lvlText w:val="%3."/>
      <w:lvlJc w:val="right"/>
      <w:pPr>
        <w:ind w:left="2160" w:hanging="180"/>
      </w:pPr>
    </w:lvl>
    <w:lvl w:ilvl="3" w:tplc="790AF758">
      <w:start w:val="1"/>
      <w:numFmt w:val="decimal"/>
      <w:lvlText w:val="%4."/>
      <w:lvlJc w:val="left"/>
      <w:pPr>
        <w:ind w:left="2880" w:hanging="360"/>
      </w:pPr>
    </w:lvl>
    <w:lvl w:ilvl="4" w:tplc="6C8E0A9A">
      <w:start w:val="1"/>
      <w:numFmt w:val="lowerLetter"/>
      <w:lvlText w:val="%5."/>
      <w:lvlJc w:val="left"/>
      <w:pPr>
        <w:ind w:left="3600" w:hanging="360"/>
      </w:pPr>
    </w:lvl>
    <w:lvl w:ilvl="5" w:tplc="F3C8D9E4">
      <w:start w:val="1"/>
      <w:numFmt w:val="lowerRoman"/>
      <w:lvlText w:val="%6."/>
      <w:lvlJc w:val="right"/>
      <w:pPr>
        <w:ind w:left="4320" w:hanging="180"/>
      </w:pPr>
    </w:lvl>
    <w:lvl w:ilvl="6" w:tplc="95D0D8E6">
      <w:start w:val="1"/>
      <w:numFmt w:val="decimal"/>
      <w:lvlText w:val="%7."/>
      <w:lvlJc w:val="left"/>
      <w:pPr>
        <w:ind w:left="5040" w:hanging="360"/>
      </w:pPr>
    </w:lvl>
    <w:lvl w:ilvl="7" w:tplc="AE6A8826">
      <w:start w:val="1"/>
      <w:numFmt w:val="lowerLetter"/>
      <w:lvlText w:val="%8."/>
      <w:lvlJc w:val="left"/>
      <w:pPr>
        <w:ind w:left="5760" w:hanging="360"/>
      </w:pPr>
    </w:lvl>
    <w:lvl w:ilvl="8" w:tplc="A7C6E79A">
      <w:start w:val="1"/>
      <w:numFmt w:val="lowerRoman"/>
      <w:lvlText w:val="%9."/>
      <w:lvlJc w:val="right"/>
      <w:pPr>
        <w:ind w:left="6480" w:hanging="180"/>
      </w:pPr>
    </w:lvl>
  </w:abstractNum>
  <w:abstractNum w:abstractNumId="407" w15:restartNumberingAfterBreak="0">
    <w:nsid w:val="6EC43134"/>
    <w:multiLevelType w:val="hybridMultilevel"/>
    <w:tmpl w:val="8A22AE1A"/>
    <w:lvl w:ilvl="0" w:tplc="AE2EACDC">
      <w:start w:val="1"/>
      <w:numFmt w:val="decimal"/>
      <w:lvlText w:val="Artigo %1.º"/>
      <w:lvlJc w:val="left"/>
      <w:pPr>
        <w:ind w:left="720" w:hanging="360"/>
      </w:pPr>
      <w:rPr>
        <w:rFonts w:ascii="Garamond" w:hAnsi="Garamond" w:hint="default"/>
        <w:b w:val="0"/>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8" w15:restartNumberingAfterBreak="0">
    <w:nsid w:val="6EC55204"/>
    <w:multiLevelType w:val="hybridMultilevel"/>
    <w:tmpl w:val="C4E41778"/>
    <w:lvl w:ilvl="0" w:tplc="BC6AE1E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9" w15:restartNumberingAfterBreak="0">
    <w:nsid w:val="6ED6646A"/>
    <w:multiLevelType w:val="hybridMultilevel"/>
    <w:tmpl w:val="95E26F5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0" w15:restartNumberingAfterBreak="0">
    <w:nsid w:val="6F1A0CC3"/>
    <w:multiLevelType w:val="hybridMultilevel"/>
    <w:tmpl w:val="81F86788"/>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1" w15:restartNumberingAfterBreak="0">
    <w:nsid w:val="6F5B5351"/>
    <w:multiLevelType w:val="hybridMultilevel"/>
    <w:tmpl w:val="4AFE675C"/>
    <w:lvl w:ilvl="0" w:tplc="D5443052">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2" w15:restartNumberingAfterBreak="0">
    <w:nsid w:val="6F611B37"/>
    <w:multiLevelType w:val="hybridMultilevel"/>
    <w:tmpl w:val="6C50B22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3" w15:restartNumberingAfterBreak="0">
    <w:nsid w:val="6FA14964"/>
    <w:multiLevelType w:val="hybridMultilevel"/>
    <w:tmpl w:val="B07C20C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4" w15:restartNumberingAfterBreak="0">
    <w:nsid w:val="6FAE27C9"/>
    <w:multiLevelType w:val="hybridMultilevel"/>
    <w:tmpl w:val="E9EEEF9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5" w15:restartNumberingAfterBreak="0">
    <w:nsid w:val="6FEA3830"/>
    <w:multiLevelType w:val="hybridMultilevel"/>
    <w:tmpl w:val="71B2474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6" w15:restartNumberingAfterBreak="0">
    <w:nsid w:val="70123A30"/>
    <w:multiLevelType w:val="hybridMultilevel"/>
    <w:tmpl w:val="03481D14"/>
    <w:lvl w:ilvl="0" w:tplc="DAEE8400">
      <w:start w:val="1"/>
      <w:numFmt w:val="lowerLetter"/>
      <w:lvlText w:val="%1)"/>
      <w:lvlJc w:val="left"/>
      <w:pPr>
        <w:ind w:left="360" w:hanging="360"/>
      </w:pPr>
      <w:rPr>
        <w:rFonts w:hint="default"/>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7" w15:restartNumberingAfterBreak="0">
    <w:nsid w:val="70302AAE"/>
    <w:multiLevelType w:val="hybridMultilevel"/>
    <w:tmpl w:val="A94A28DA"/>
    <w:lvl w:ilvl="0" w:tplc="B08EB020">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8" w15:restartNumberingAfterBreak="0">
    <w:nsid w:val="70745B4D"/>
    <w:multiLevelType w:val="hybridMultilevel"/>
    <w:tmpl w:val="1AEADC90"/>
    <w:lvl w:ilvl="0" w:tplc="0A3AA8AC">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9" w15:restartNumberingAfterBreak="0">
    <w:nsid w:val="70F83643"/>
    <w:multiLevelType w:val="hybridMultilevel"/>
    <w:tmpl w:val="D924D36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0" w15:restartNumberingAfterBreak="0">
    <w:nsid w:val="7188422C"/>
    <w:multiLevelType w:val="hybridMultilevel"/>
    <w:tmpl w:val="7752E6BC"/>
    <w:lvl w:ilvl="0" w:tplc="606C667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21" w15:restartNumberingAfterBreak="0">
    <w:nsid w:val="71D830BB"/>
    <w:multiLevelType w:val="hybridMultilevel"/>
    <w:tmpl w:val="2DB00EFA"/>
    <w:lvl w:ilvl="0" w:tplc="DFAA2D66">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2" w15:restartNumberingAfterBreak="0">
    <w:nsid w:val="72EF0355"/>
    <w:multiLevelType w:val="hybridMultilevel"/>
    <w:tmpl w:val="0DBE985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3" w15:restartNumberingAfterBreak="0">
    <w:nsid w:val="72F3271E"/>
    <w:multiLevelType w:val="hybridMultilevel"/>
    <w:tmpl w:val="AA2607B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4" w15:restartNumberingAfterBreak="0">
    <w:nsid w:val="732A67A9"/>
    <w:multiLevelType w:val="hybridMultilevel"/>
    <w:tmpl w:val="37BE0734"/>
    <w:lvl w:ilvl="0" w:tplc="A44EE856">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5" w15:restartNumberingAfterBreak="0">
    <w:nsid w:val="73B83938"/>
    <w:multiLevelType w:val="hybridMultilevel"/>
    <w:tmpl w:val="D44E3BC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6" w15:restartNumberingAfterBreak="0">
    <w:nsid w:val="745822DC"/>
    <w:multiLevelType w:val="hybridMultilevel"/>
    <w:tmpl w:val="926A6C82"/>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7" w15:restartNumberingAfterBreak="0">
    <w:nsid w:val="745D5E59"/>
    <w:multiLevelType w:val="hybridMultilevel"/>
    <w:tmpl w:val="A2680320"/>
    <w:lvl w:ilvl="0" w:tplc="2A4CF5AC">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28" w15:restartNumberingAfterBreak="0">
    <w:nsid w:val="747D35E1"/>
    <w:multiLevelType w:val="hybridMultilevel"/>
    <w:tmpl w:val="1D4427E4"/>
    <w:lvl w:ilvl="0" w:tplc="D78CC7F4">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9" w15:restartNumberingAfterBreak="0">
    <w:nsid w:val="74B33938"/>
    <w:multiLevelType w:val="hybridMultilevel"/>
    <w:tmpl w:val="F5020810"/>
    <w:lvl w:ilvl="0" w:tplc="8BAE1DF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30" w15:restartNumberingAfterBreak="0">
    <w:nsid w:val="74FF2ED4"/>
    <w:multiLevelType w:val="hybridMultilevel"/>
    <w:tmpl w:val="F3269A30"/>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1" w15:restartNumberingAfterBreak="0">
    <w:nsid w:val="757D15FA"/>
    <w:multiLevelType w:val="hybridMultilevel"/>
    <w:tmpl w:val="775C6B7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2" w15:restartNumberingAfterBreak="0">
    <w:nsid w:val="762B300F"/>
    <w:multiLevelType w:val="hybridMultilevel"/>
    <w:tmpl w:val="A6BE304A"/>
    <w:lvl w:ilvl="0" w:tplc="08808F66">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3" w15:restartNumberingAfterBreak="0">
    <w:nsid w:val="76422096"/>
    <w:multiLevelType w:val="hybridMultilevel"/>
    <w:tmpl w:val="5D2015B8"/>
    <w:lvl w:ilvl="0" w:tplc="AC68AABE">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34" w15:restartNumberingAfterBreak="0">
    <w:nsid w:val="76672E46"/>
    <w:multiLevelType w:val="hybridMultilevel"/>
    <w:tmpl w:val="C43816D8"/>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5" w15:restartNumberingAfterBreak="0">
    <w:nsid w:val="769B73DF"/>
    <w:multiLevelType w:val="hybridMultilevel"/>
    <w:tmpl w:val="C89476D2"/>
    <w:lvl w:ilvl="0" w:tplc="D940F942">
      <w:start w:val="1"/>
      <w:numFmt w:val="lowerLetter"/>
      <w:lvlText w:val="%1)"/>
      <w:lvlJc w:val="left"/>
      <w:pPr>
        <w:ind w:left="360" w:hanging="360"/>
      </w:pPr>
      <w:rPr>
        <w:rFonts w:hint="default"/>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36" w15:restartNumberingAfterBreak="0">
    <w:nsid w:val="76A45394"/>
    <w:multiLevelType w:val="hybridMultilevel"/>
    <w:tmpl w:val="598A557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7" w15:restartNumberingAfterBreak="0">
    <w:nsid w:val="76D466A1"/>
    <w:multiLevelType w:val="hybridMultilevel"/>
    <w:tmpl w:val="86C0E350"/>
    <w:lvl w:ilvl="0" w:tplc="2368B7CE">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8" w15:restartNumberingAfterBreak="0">
    <w:nsid w:val="76F6137B"/>
    <w:multiLevelType w:val="hybridMultilevel"/>
    <w:tmpl w:val="4420E4BE"/>
    <w:lvl w:ilvl="0" w:tplc="0C9E8118">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9" w15:restartNumberingAfterBreak="0">
    <w:nsid w:val="76F96F14"/>
    <w:multiLevelType w:val="hybridMultilevel"/>
    <w:tmpl w:val="958805B4"/>
    <w:lvl w:ilvl="0" w:tplc="33746E6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40" w15:restartNumberingAfterBreak="0">
    <w:nsid w:val="783C5923"/>
    <w:multiLevelType w:val="hybridMultilevel"/>
    <w:tmpl w:val="3B4AD8CE"/>
    <w:lvl w:ilvl="0" w:tplc="D5141658">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1" w15:restartNumberingAfterBreak="0">
    <w:nsid w:val="784C525B"/>
    <w:multiLevelType w:val="hybridMultilevel"/>
    <w:tmpl w:val="41B4EB5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42" w15:restartNumberingAfterBreak="0">
    <w:nsid w:val="788B3305"/>
    <w:multiLevelType w:val="hybridMultilevel"/>
    <w:tmpl w:val="1F6E2AA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43" w15:restartNumberingAfterBreak="0">
    <w:nsid w:val="789D6FA3"/>
    <w:multiLevelType w:val="hybridMultilevel"/>
    <w:tmpl w:val="FBDCDCFC"/>
    <w:lvl w:ilvl="0" w:tplc="495EF14E">
      <w:start w:val="1"/>
      <w:numFmt w:val="lowerLetter"/>
      <w:lvlText w:val="%1)"/>
      <w:lvlJc w:val="left"/>
      <w:pPr>
        <w:ind w:left="360" w:hanging="360"/>
      </w:pPr>
      <w:rPr>
        <w:rFonts w:hint="default"/>
        <w:i/>
        <w:i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4" w15:restartNumberingAfterBreak="0">
    <w:nsid w:val="78AA64DA"/>
    <w:multiLevelType w:val="hybridMultilevel"/>
    <w:tmpl w:val="4A120488"/>
    <w:lvl w:ilvl="0" w:tplc="20A47432">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45" w15:restartNumberingAfterBreak="0">
    <w:nsid w:val="792D1460"/>
    <w:multiLevelType w:val="hybridMultilevel"/>
    <w:tmpl w:val="B66CE934"/>
    <w:lvl w:ilvl="0" w:tplc="EC50479E">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46" w15:restartNumberingAfterBreak="0">
    <w:nsid w:val="79627DA5"/>
    <w:multiLevelType w:val="hybridMultilevel"/>
    <w:tmpl w:val="D6483A18"/>
    <w:lvl w:ilvl="0" w:tplc="3C9C964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47" w15:restartNumberingAfterBreak="0">
    <w:nsid w:val="79691079"/>
    <w:multiLevelType w:val="hybridMultilevel"/>
    <w:tmpl w:val="A22860C2"/>
    <w:lvl w:ilvl="0" w:tplc="658ACB36">
      <w:start w:val="1"/>
      <w:numFmt w:val="lowerRoman"/>
      <w:lvlText w:val="%1)"/>
      <w:lvlJc w:val="left"/>
      <w:pPr>
        <w:ind w:left="720" w:hanging="360"/>
      </w:pPr>
      <w:rPr>
        <w:rFonts w:hint="default"/>
        <w:i/>
        <w:i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48" w15:restartNumberingAfterBreak="0">
    <w:nsid w:val="79EA5A77"/>
    <w:multiLevelType w:val="hybridMultilevel"/>
    <w:tmpl w:val="D26E84A6"/>
    <w:lvl w:ilvl="0" w:tplc="7D661DDA">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49" w15:restartNumberingAfterBreak="0">
    <w:nsid w:val="79F03752"/>
    <w:multiLevelType w:val="hybridMultilevel"/>
    <w:tmpl w:val="FDDEEAE0"/>
    <w:lvl w:ilvl="0" w:tplc="1C682C40">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50" w15:restartNumberingAfterBreak="0">
    <w:nsid w:val="7A7D6E36"/>
    <w:multiLevelType w:val="hybridMultilevel"/>
    <w:tmpl w:val="AB8E06A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1" w15:restartNumberingAfterBreak="0">
    <w:nsid w:val="7AB37B5D"/>
    <w:multiLevelType w:val="hybridMultilevel"/>
    <w:tmpl w:val="FFEE0252"/>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2" w15:restartNumberingAfterBreak="0">
    <w:nsid w:val="7AB82905"/>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3" w15:restartNumberingAfterBreak="0">
    <w:nsid w:val="7AE44631"/>
    <w:multiLevelType w:val="hybridMultilevel"/>
    <w:tmpl w:val="FCD28FDA"/>
    <w:lvl w:ilvl="0" w:tplc="443AD91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54" w15:restartNumberingAfterBreak="0">
    <w:nsid w:val="7B0C5A5D"/>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5" w15:restartNumberingAfterBreak="0">
    <w:nsid w:val="7B164906"/>
    <w:multiLevelType w:val="hybridMultilevel"/>
    <w:tmpl w:val="39EC6F3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6" w15:restartNumberingAfterBreak="0">
    <w:nsid w:val="7B216F02"/>
    <w:multiLevelType w:val="hybridMultilevel"/>
    <w:tmpl w:val="00DC4C96"/>
    <w:lvl w:ilvl="0" w:tplc="AEE86E56">
      <w:start w:val="1"/>
      <w:numFmt w:val="lowerLetter"/>
      <w:lvlText w:val="%1)"/>
      <w:lvlJc w:val="left"/>
      <w:pPr>
        <w:ind w:left="360"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7" w15:restartNumberingAfterBreak="0">
    <w:nsid w:val="7B263657"/>
    <w:multiLevelType w:val="hybridMultilevel"/>
    <w:tmpl w:val="D53CE85C"/>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8" w15:restartNumberingAfterBreak="0">
    <w:nsid w:val="7B3612C1"/>
    <w:multiLevelType w:val="hybridMultilevel"/>
    <w:tmpl w:val="B5003F88"/>
    <w:lvl w:ilvl="0" w:tplc="C358A838">
      <w:start w:val="1"/>
      <w:numFmt w:val="upperLetter"/>
      <w:lvlText w:val="%1 9.º"/>
      <w:lvlJc w:val="left"/>
      <w:pPr>
        <w:ind w:left="720" w:hanging="360"/>
      </w:pPr>
    </w:lvl>
    <w:lvl w:ilvl="1" w:tplc="EF02DB48">
      <w:start w:val="1"/>
      <w:numFmt w:val="lowerLetter"/>
      <w:lvlText w:val="%2."/>
      <w:lvlJc w:val="left"/>
      <w:pPr>
        <w:ind w:left="1440" w:hanging="360"/>
      </w:pPr>
    </w:lvl>
    <w:lvl w:ilvl="2" w:tplc="1DB04BB8">
      <w:start w:val="1"/>
      <w:numFmt w:val="lowerRoman"/>
      <w:lvlText w:val="%3."/>
      <w:lvlJc w:val="right"/>
      <w:pPr>
        <w:ind w:left="2160" w:hanging="180"/>
      </w:pPr>
    </w:lvl>
    <w:lvl w:ilvl="3" w:tplc="2D56B00E">
      <w:start w:val="1"/>
      <w:numFmt w:val="decimal"/>
      <w:lvlText w:val="%4."/>
      <w:lvlJc w:val="left"/>
      <w:pPr>
        <w:ind w:left="2880" w:hanging="360"/>
      </w:pPr>
    </w:lvl>
    <w:lvl w:ilvl="4" w:tplc="9E00164E">
      <w:start w:val="1"/>
      <w:numFmt w:val="lowerLetter"/>
      <w:lvlText w:val="%5."/>
      <w:lvlJc w:val="left"/>
      <w:pPr>
        <w:ind w:left="3600" w:hanging="360"/>
      </w:pPr>
    </w:lvl>
    <w:lvl w:ilvl="5" w:tplc="0F6015D0">
      <w:start w:val="1"/>
      <w:numFmt w:val="lowerRoman"/>
      <w:lvlText w:val="%6."/>
      <w:lvlJc w:val="right"/>
      <w:pPr>
        <w:ind w:left="4320" w:hanging="180"/>
      </w:pPr>
    </w:lvl>
    <w:lvl w:ilvl="6" w:tplc="24E61354">
      <w:start w:val="1"/>
      <w:numFmt w:val="decimal"/>
      <w:lvlText w:val="%7."/>
      <w:lvlJc w:val="left"/>
      <w:pPr>
        <w:ind w:left="5040" w:hanging="360"/>
      </w:pPr>
    </w:lvl>
    <w:lvl w:ilvl="7" w:tplc="CDA01A34">
      <w:start w:val="1"/>
      <w:numFmt w:val="lowerLetter"/>
      <w:lvlText w:val="%8."/>
      <w:lvlJc w:val="left"/>
      <w:pPr>
        <w:ind w:left="5760" w:hanging="360"/>
      </w:pPr>
    </w:lvl>
    <w:lvl w:ilvl="8" w:tplc="B4CED9E8">
      <w:start w:val="1"/>
      <w:numFmt w:val="lowerRoman"/>
      <w:lvlText w:val="%9."/>
      <w:lvlJc w:val="right"/>
      <w:pPr>
        <w:ind w:left="6480" w:hanging="180"/>
      </w:pPr>
    </w:lvl>
  </w:abstractNum>
  <w:abstractNum w:abstractNumId="459" w15:restartNumberingAfterBreak="0">
    <w:nsid w:val="7B63578E"/>
    <w:multiLevelType w:val="hybridMultilevel"/>
    <w:tmpl w:val="AEE4E96A"/>
    <w:lvl w:ilvl="0" w:tplc="39C0EB46">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60" w15:restartNumberingAfterBreak="0">
    <w:nsid w:val="7B9565DA"/>
    <w:multiLevelType w:val="hybridMultilevel"/>
    <w:tmpl w:val="7554921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1" w15:restartNumberingAfterBreak="0">
    <w:nsid w:val="7C04715F"/>
    <w:multiLevelType w:val="hybridMultilevel"/>
    <w:tmpl w:val="8E8861EC"/>
    <w:lvl w:ilvl="0" w:tplc="FFFFFFFF">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2" w15:restartNumberingAfterBreak="0">
    <w:nsid w:val="7C82670D"/>
    <w:multiLevelType w:val="hybridMultilevel"/>
    <w:tmpl w:val="8D1E54E8"/>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3" w15:restartNumberingAfterBreak="0">
    <w:nsid w:val="7CA38E62"/>
    <w:multiLevelType w:val="hybridMultilevel"/>
    <w:tmpl w:val="D148778E"/>
    <w:lvl w:ilvl="0" w:tplc="EA90264E">
      <w:start w:val="1"/>
      <w:numFmt w:val="upperLetter"/>
      <w:lvlText w:val="%1 2.º"/>
      <w:lvlJc w:val="left"/>
      <w:pPr>
        <w:ind w:left="720" w:hanging="360"/>
      </w:pPr>
    </w:lvl>
    <w:lvl w:ilvl="1" w:tplc="EB06CE5C">
      <w:start w:val="1"/>
      <w:numFmt w:val="lowerLetter"/>
      <w:lvlText w:val="%2."/>
      <w:lvlJc w:val="left"/>
      <w:pPr>
        <w:ind w:left="1440" w:hanging="360"/>
      </w:pPr>
    </w:lvl>
    <w:lvl w:ilvl="2" w:tplc="59101ABC">
      <w:start w:val="1"/>
      <w:numFmt w:val="lowerRoman"/>
      <w:lvlText w:val="%3."/>
      <w:lvlJc w:val="right"/>
      <w:pPr>
        <w:ind w:left="2160" w:hanging="180"/>
      </w:pPr>
    </w:lvl>
    <w:lvl w:ilvl="3" w:tplc="27EE6064">
      <w:start w:val="1"/>
      <w:numFmt w:val="decimal"/>
      <w:lvlText w:val="%4."/>
      <w:lvlJc w:val="left"/>
      <w:pPr>
        <w:ind w:left="2880" w:hanging="360"/>
      </w:pPr>
    </w:lvl>
    <w:lvl w:ilvl="4" w:tplc="67C8F6A0">
      <w:start w:val="1"/>
      <w:numFmt w:val="lowerLetter"/>
      <w:lvlText w:val="%5."/>
      <w:lvlJc w:val="left"/>
      <w:pPr>
        <w:ind w:left="3600" w:hanging="360"/>
      </w:pPr>
    </w:lvl>
    <w:lvl w:ilvl="5" w:tplc="0336740E">
      <w:start w:val="1"/>
      <w:numFmt w:val="lowerRoman"/>
      <w:lvlText w:val="%6."/>
      <w:lvlJc w:val="right"/>
      <w:pPr>
        <w:ind w:left="4320" w:hanging="180"/>
      </w:pPr>
    </w:lvl>
    <w:lvl w:ilvl="6" w:tplc="96CCB422">
      <w:start w:val="1"/>
      <w:numFmt w:val="decimal"/>
      <w:lvlText w:val="%7."/>
      <w:lvlJc w:val="left"/>
      <w:pPr>
        <w:ind w:left="5040" w:hanging="360"/>
      </w:pPr>
    </w:lvl>
    <w:lvl w:ilvl="7" w:tplc="23781DBC">
      <w:start w:val="1"/>
      <w:numFmt w:val="lowerLetter"/>
      <w:lvlText w:val="%8."/>
      <w:lvlJc w:val="left"/>
      <w:pPr>
        <w:ind w:left="5760" w:hanging="360"/>
      </w:pPr>
    </w:lvl>
    <w:lvl w:ilvl="8" w:tplc="1EE81D84">
      <w:start w:val="1"/>
      <w:numFmt w:val="lowerRoman"/>
      <w:lvlText w:val="%9."/>
      <w:lvlJc w:val="right"/>
      <w:pPr>
        <w:ind w:left="6480" w:hanging="180"/>
      </w:pPr>
    </w:lvl>
  </w:abstractNum>
  <w:abstractNum w:abstractNumId="464" w15:restartNumberingAfterBreak="0">
    <w:nsid w:val="7D0752C1"/>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5" w15:restartNumberingAfterBreak="0">
    <w:nsid w:val="7D1A2036"/>
    <w:multiLevelType w:val="hybridMultilevel"/>
    <w:tmpl w:val="1D825D9A"/>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6" w15:restartNumberingAfterBreak="0">
    <w:nsid w:val="7D306ACB"/>
    <w:multiLevelType w:val="hybridMultilevel"/>
    <w:tmpl w:val="3DAC52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7" w15:restartNumberingAfterBreak="0">
    <w:nsid w:val="7DB85781"/>
    <w:multiLevelType w:val="hybridMultilevel"/>
    <w:tmpl w:val="5582D306"/>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8" w15:restartNumberingAfterBreak="0">
    <w:nsid w:val="7DD942BA"/>
    <w:multiLevelType w:val="hybridMultilevel"/>
    <w:tmpl w:val="8B9C7D9A"/>
    <w:lvl w:ilvl="0" w:tplc="FE387594">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69" w15:restartNumberingAfterBreak="0">
    <w:nsid w:val="7DF26EA1"/>
    <w:multiLevelType w:val="hybridMultilevel"/>
    <w:tmpl w:val="D8B05630"/>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0" w15:restartNumberingAfterBreak="0">
    <w:nsid w:val="7E054D45"/>
    <w:multiLevelType w:val="hybridMultilevel"/>
    <w:tmpl w:val="28D494C6"/>
    <w:lvl w:ilvl="0" w:tplc="1804B1B0">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71" w15:restartNumberingAfterBreak="0">
    <w:nsid w:val="7E694365"/>
    <w:multiLevelType w:val="hybridMultilevel"/>
    <w:tmpl w:val="9E222FA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2" w15:restartNumberingAfterBreak="0">
    <w:nsid w:val="7E803919"/>
    <w:multiLevelType w:val="hybridMultilevel"/>
    <w:tmpl w:val="416C5032"/>
    <w:lvl w:ilvl="0" w:tplc="0704918C">
      <w:start w:val="1"/>
      <w:numFmt w:val="lowerLetter"/>
      <w:lvlText w:val="%1)"/>
      <w:lvlJc w:val="left"/>
      <w:pPr>
        <w:ind w:left="360" w:hanging="360"/>
      </w:pPr>
      <w:rPr>
        <w:i/>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EA9662F"/>
    <w:multiLevelType w:val="hybridMultilevel"/>
    <w:tmpl w:val="9EDCF88A"/>
    <w:lvl w:ilvl="0" w:tplc="8CA4DC0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74" w15:restartNumberingAfterBreak="0">
    <w:nsid w:val="7F1C3AF0"/>
    <w:multiLevelType w:val="hybridMultilevel"/>
    <w:tmpl w:val="A9DA851E"/>
    <w:lvl w:ilvl="0" w:tplc="457C2584">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75" w15:restartNumberingAfterBreak="0">
    <w:nsid w:val="7F53786A"/>
    <w:multiLevelType w:val="hybridMultilevel"/>
    <w:tmpl w:val="909EA64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6" w15:restartNumberingAfterBreak="0">
    <w:nsid w:val="7F6A4CA4"/>
    <w:multiLevelType w:val="hybridMultilevel"/>
    <w:tmpl w:val="9C1C7F38"/>
    <w:lvl w:ilvl="0" w:tplc="E862A08A">
      <w:start w:val="1"/>
      <w:numFmt w:val="lowerLetter"/>
      <w:lvlText w:val="%1)"/>
      <w:lvlJc w:val="left"/>
      <w:pPr>
        <w:ind w:left="360" w:hanging="360"/>
      </w:pPr>
      <w:rPr>
        <w:i/>
        <w:i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77" w15:restartNumberingAfterBreak="0">
    <w:nsid w:val="7F716A84"/>
    <w:multiLevelType w:val="hybridMultilevel"/>
    <w:tmpl w:val="53F43D4A"/>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8" w15:restartNumberingAfterBreak="0">
    <w:nsid w:val="7F972A58"/>
    <w:multiLevelType w:val="hybridMultilevel"/>
    <w:tmpl w:val="D0F60B5C"/>
    <w:lvl w:ilvl="0" w:tplc="41A6DEE8">
      <w:start w:val="1"/>
      <w:numFmt w:val="lowerLetter"/>
      <w:lvlText w:val="%1)"/>
      <w:lvlJc w:val="left"/>
      <w:pPr>
        <w:ind w:left="360" w:hanging="360"/>
      </w:pPr>
      <w:rPr>
        <w:i/>
        <w:iCs/>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79" w15:restartNumberingAfterBreak="0">
    <w:nsid w:val="7FAD5ED7"/>
    <w:multiLevelType w:val="hybridMultilevel"/>
    <w:tmpl w:val="43DE08E4"/>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80" w15:restartNumberingAfterBreak="0">
    <w:nsid w:val="7FDE4759"/>
    <w:multiLevelType w:val="hybridMultilevel"/>
    <w:tmpl w:val="B4FEECDA"/>
    <w:lvl w:ilvl="0" w:tplc="08160017">
      <w:start w:val="1"/>
      <w:numFmt w:val="lowerLetter"/>
      <w:lvlText w:val="%1)"/>
      <w:lvlJc w:val="left"/>
      <w:pPr>
        <w:ind w:left="360" w:hanging="360"/>
      </w:p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81" w15:restartNumberingAfterBreak="0">
    <w:nsid w:val="7FEF3E1E"/>
    <w:multiLevelType w:val="hybridMultilevel"/>
    <w:tmpl w:val="8B20B8FE"/>
    <w:lvl w:ilvl="0" w:tplc="CB6EF600">
      <w:start w:val="1"/>
      <w:numFmt w:val="decimal"/>
      <w:lvlText w:val="%1 -"/>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625841041">
    <w:abstractNumId w:val="129"/>
  </w:num>
  <w:num w:numId="2" w16cid:durableId="1910731064">
    <w:abstractNumId w:val="293"/>
  </w:num>
  <w:num w:numId="3" w16cid:durableId="168450849">
    <w:abstractNumId w:val="163"/>
  </w:num>
  <w:num w:numId="4" w16cid:durableId="1396852997">
    <w:abstractNumId w:val="458"/>
  </w:num>
  <w:num w:numId="5" w16cid:durableId="1241283138">
    <w:abstractNumId w:val="14"/>
  </w:num>
  <w:num w:numId="6" w16cid:durableId="1534685081">
    <w:abstractNumId w:val="81"/>
  </w:num>
  <w:num w:numId="7" w16cid:durableId="713579534">
    <w:abstractNumId w:val="15"/>
  </w:num>
  <w:num w:numId="8" w16cid:durableId="790365039">
    <w:abstractNumId w:val="99"/>
  </w:num>
  <w:num w:numId="9" w16cid:durableId="1529873835">
    <w:abstractNumId w:val="196"/>
  </w:num>
  <w:num w:numId="10" w16cid:durableId="1089349655">
    <w:abstractNumId w:val="370"/>
  </w:num>
  <w:num w:numId="11" w16cid:durableId="705300155">
    <w:abstractNumId w:val="264"/>
  </w:num>
  <w:num w:numId="12" w16cid:durableId="818032118">
    <w:abstractNumId w:val="55"/>
  </w:num>
  <w:num w:numId="13" w16cid:durableId="927931317">
    <w:abstractNumId w:val="463"/>
  </w:num>
  <w:num w:numId="14" w16cid:durableId="850754173">
    <w:abstractNumId w:val="51"/>
  </w:num>
  <w:num w:numId="15" w16cid:durableId="935937787">
    <w:abstractNumId w:val="77"/>
  </w:num>
  <w:num w:numId="16" w16cid:durableId="768744907">
    <w:abstractNumId w:val="406"/>
  </w:num>
  <w:num w:numId="17" w16cid:durableId="341129175">
    <w:abstractNumId w:val="7"/>
  </w:num>
  <w:num w:numId="18" w16cid:durableId="1523740358">
    <w:abstractNumId w:val="427"/>
  </w:num>
  <w:num w:numId="19" w16cid:durableId="1302803858">
    <w:abstractNumId w:val="252"/>
  </w:num>
  <w:num w:numId="20" w16cid:durableId="803474367">
    <w:abstractNumId w:val="306"/>
  </w:num>
  <w:num w:numId="21" w16cid:durableId="2011986053">
    <w:abstractNumId w:val="319"/>
  </w:num>
  <w:num w:numId="22" w16cid:durableId="1638297195">
    <w:abstractNumId w:val="297"/>
  </w:num>
  <w:num w:numId="23" w16cid:durableId="1870871834">
    <w:abstractNumId w:val="63"/>
  </w:num>
  <w:num w:numId="24" w16cid:durableId="1331521550">
    <w:abstractNumId w:val="180"/>
  </w:num>
  <w:num w:numId="25" w16cid:durableId="439497077">
    <w:abstractNumId w:val="28"/>
  </w:num>
  <w:num w:numId="26" w16cid:durableId="519928681">
    <w:abstractNumId w:val="190"/>
  </w:num>
  <w:num w:numId="27" w16cid:durableId="730619361">
    <w:abstractNumId w:val="247"/>
  </w:num>
  <w:num w:numId="28" w16cid:durableId="99955714">
    <w:abstractNumId w:val="446"/>
  </w:num>
  <w:num w:numId="29" w16cid:durableId="1596211763">
    <w:abstractNumId w:val="341"/>
  </w:num>
  <w:num w:numId="30" w16cid:durableId="395708434">
    <w:abstractNumId w:val="305"/>
  </w:num>
  <w:num w:numId="31" w16cid:durableId="1555510390">
    <w:abstractNumId w:val="334"/>
  </w:num>
  <w:num w:numId="32" w16cid:durableId="1746102076">
    <w:abstractNumId w:val="176"/>
  </w:num>
  <w:num w:numId="33" w16cid:durableId="2097437755">
    <w:abstractNumId w:val="29"/>
  </w:num>
  <w:num w:numId="34" w16cid:durableId="1812167370">
    <w:abstractNumId w:val="420"/>
  </w:num>
  <w:num w:numId="35" w16cid:durableId="385955582">
    <w:abstractNumId w:val="449"/>
  </w:num>
  <w:num w:numId="36" w16cid:durableId="809906947">
    <w:abstractNumId w:val="257"/>
  </w:num>
  <w:num w:numId="37" w16cid:durableId="659311349">
    <w:abstractNumId w:val="385"/>
  </w:num>
  <w:num w:numId="38" w16cid:durableId="1768623348">
    <w:abstractNumId w:val="178"/>
  </w:num>
  <w:num w:numId="39" w16cid:durableId="1457065589">
    <w:abstractNumId w:val="291"/>
  </w:num>
  <w:num w:numId="40" w16cid:durableId="576482851">
    <w:abstractNumId w:val="448"/>
  </w:num>
  <w:num w:numId="41" w16cid:durableId="343633542">
    <w:abstractNumId w:val="371"/>
  </w:num>
  <w:num w:numId="42" w16cid:durableId="1719742855">
    <w:abstractNumId w:val="249"/>
  </w:num>
  <w:num w:numId="43" w16cid:durableId="384647155">
    <w:abstractNumId w:val="38"/>
  </w:num>
  <w:num w:numId="44" w16cid:durableId="1444760806">
    <w:abstractNumId w:val="309"/>
  </w:num>
  <w:num w:numId="45" w16cid:durableId="655111967">
    <w:abstractNumId w:val="346"/>
  </w:num>
  <w:num w:numId="46" w16cid:durableId="1170174670">
    <w:abstractNumId w:val="74"/>
  </w:num>
  <w:num w:numId="47" w16cid:durableId="1886721815">
    <w:abstractNumId w:val="470"/>
  </w:num>
  <w:num w:numId="48" w16cid:durableId="1596670307">
    <w:abstractNumId w:val="322"/>
  </w:num>
  <w:num w:numId="49" w16cid:durableId="2038314595">
    <w:abstractNumId w:val="19"/>
  </w:num>
  <w:num w:numId="50" w16cid:durableId="839268951">
    <w:abstractNumId w:val="368"/>
  </w:num>
  <w:num w:numId="51" w16cid:durableId="1817913162">
    <w:abstractNumId w:val="35"/>
  </w:num>
  <w:num w:numId="52" w16cid:durableId="1756055192">
    <w:abstractNumId w:val="468"/>
  </w:num>
  <w:num w:numId="53" w16cid:durableId="79723147">
    <w:abstractNumId w:val="45"/>
  </w:num>
  <w:num w:numId="54" w16cid:durableId="717903244">
    <w:abstractNumId w:val="97"/>
  </w:num>
  <w:num w:numId="55" w16cid:durableId="104928475">
    <w:abstractNumId w:val="303"/>
  </w:num>
  <w:num w:numId="56" w16cid:durableId="1421486402">
    <w:abstractNumId w:val="459"/>
  </w:num>
  <w:num w:numId="57" w16cid:durableId="1463235359">
    <w:abstractNumId w:val="429"/>
  </w:num>
  <w:num w:numId="58" w16cid:durableId="73598374">
    <w:abstractNumId w:val="295"/>
  </w:num>
  <w:num w:numId="59" w16cid:durableId="82190160">
    <w:abstractNumId w:val="474"/>
  </w:num>
  <w:num w:numId="60" w16cid:durableId="599609835">
    <w:abstractNumId w:val="11"/>
  </w:num>
  <w:num w:numId="61" w16cid:durableId="1067647356">
    <w:abstractNumId w:val="169"/>
  </w:num>
  <w:num w:numId="62" w16cid:durableId="685987393">
    <w:abstractNumId w:val="255"/>
  </w:num>
  <w:num w:numId="63" w16cid:durableId="1933929472">
    <w:abstractNumId w:val="278"/>
  </w:num>
  <w:num w:numId="64" w16cid:durableId="351229164">
    <w:abstractNumId w:val="140"/>
  </w:num>
  <w:num w:numId="65" w16cid:durableId="414057344">
    <w:abstractNumId w:val="476"/>
  </w:num>
  <w:num w:numId="66" w16cid:durableId="619068848">
    <w:abstractNumId w:val="401"/>
  </w:num>
  <w:num w:numId="67" w16cid:durableId="1487431149">
    <w:abstractNumId w:val="445"/>
  </w:num>
  <w:num w:numId="68" w16cid:durableId="1858888036">
    <w:abstractNumId w:val="357"/>
  </w:num>
  <w:num w:numId="69" w16cid:durableId="719208199">
    <w:abstractNumId w:val="122"/>
  </w:num>
  <w:num w:numId="70" w16cid:durableId="1895312435">
    <w:abstractNumId w:val="362"/>
  </w:num>
  <w:num w:numId="71" w16cid:durableId="378867870">
    <w:abstractNumId w:val="237"/>
  </w:num>
  <w:num w:numId="72" w16cid:durableId="1283729969">
    <w:abstractNumId w:val="302"/>
  </w:num>
  <w:num w:numId="73" w16cid:durableId="808090448">
    <w:abstractNumId w:val="65"/>
  </w:num>
  <w:num w:numId="74" w16cid:durableId="1798797973">
    <w:abstractNumId w:val="32"/>
  </w:num>
  <w:num w:numId="75" w16cid:durableId="1051416633">
    <w:abstractNumId w:val="245"/>
  </w:num>
  <w:num w:numId="76" w16cid:durableId="1246453260">
    <w:abstractNumId w:val="398"/>
  </w:num>
  <w:num w:numId="77" w16cid:durableId="1010642340">
    <w:abstractNumId w:val="472"/>
  </w:num>
  <w:num w:numId="78" w16cid:durableId="385762603">
    <w:abstractNumId w:val="417"/>
  </w:num>
  <w:num w:numId="79" w16cid:durableId="2042588971">
    <w:abstractNumId w:val="134"/>
  </w:num>
  <w:num w:numId="80" w16cid:durableId="840975207">
    <w:abstractNumId w:val="121"/>
  </w:num>
  <w:num w:numId="81" w16cid:durableId="2079589664">
    <w:abstractNumId w:val="243"/>
  </w:num>
  <w:num w:numId="82" w16cid:durableId="327440125">
    <w:abstractNumId w:val="384"/>
  </w:num>
  <w:num w:numId="83" w16cid:durableId="612640057">
    <w:abstractNumId w:val="369"/>
  </w:num>
  <w:num w:numId="84" w16cid:durableId="1430662881">
    <w:abstractNumId w:val="135"/>
  </w:num>
  <w:num w:numId="85" w16cid:durableId="1994137718">
    <w:abstractNumId w:val="67"/>
  </w:num>
  <w:num w:numId="86" w16cid:durableId="442386030">
    <w:abstractNumId w:val="187"/>
  </w:num>
  <w:num w:numId="87" w16cid:durableId="2054185415">
    <w:abstractNumId w:val="363"/>
  </w:num>
  <w:num w:numId="88" w16cid:durableId="1277371801">
    <w:abstractNumId w:val="104"/>
  </w:num>
  <w:num w:numId="89" w16cid:durableId="342561857">
    <w:abstractNumId w:val="136"/>
  </w:num>
  <w:num w:numId="90" w16cid:durableId="1300455742">
    <w:abstractNumId w:val="315"/>
  </w:num>
  <w:num w:numId="91" w16cid:durableId="1233464437">
    <w:abstractNumId w:val="258"/>
  </w:num>
  <w:num w:numId="92" w16cid:durableId="45955444">
    <w:abstractNumId w:val="424"/>
  </w:num>
  <w:num w:numId="93" w16cid:durableId="1520897244">
    <w:abstractNumId w:val="73"/>
  </w:num>
  <w:num w:numId="94" w16cid:durableId="1596474057">
    <w:abstractNumId w:val="347"/>
  </w:num>
  <w:num w:numId="95" w16cid:durableId="687416258">
    <w:abstractNumId w:val="71"/>
  </w:num>
  <w:num w:numId="96" w16cid:durableId="859509095">
    <w:abstractNumId w:val="301"/>
  </w:num>
  <w:num w:numId="97" w16cid:durableId="533730214">
    <w:abstractNumId w:val="391"/>
  </w:num>
  <w:num w:numId="98" w16cid:durableId="791824722">
    <w:abstractNumId w:val="0"/>
  </w:num>
  <w:num w:numId="99" w16cid:durableId="2060128644">
    <w:abstractNumId w:val="182"/>
  </w:num>
  <w:num w:numId="100" w16cid:durableId="65611679">
    <w:abstractNumId w:val="175"/>
  </w:num>
  <w:num w:numId="101" w16cid:durableId="7608692">
    <w:abstractNumId w:val="103"/>
  </w:num>
  <w:num w:numId="102" w16cid:durableId="1292905813">
    <w:abstractNumId w:val="311"/>
  </w:num>
  <w:num w:numId="103" w16cid:durableId="956371122">
    <w:abstractNumId w:val="239"/>
  </w:num>
  <w:num w:numId="104" w16cid:durableId="1418750456">
    <w:abstractNumId w:val="110"/>
  </w:num>
  <w:num w:numId="105" w16cid:durableId="786461256">
    <w:abstractNumId w:val="453"/>
  </w:num>
  <w:num w:numId="106" w16cid:durableId="1135029138">
    <w:abstractNumId w:val="172"/>
  </w:num>
  <w:num w:numId="107" w16cid:durableId="1880773788">
    <w:abstractNumId w:val="204"/>
  </w:num>
  <w:num w:numId="108" w16cid:durableId="636765487">
    <w:abstractNumId w:val="365"/>
  </w:num>
  <w:num w:numId="109" w16cid:durableId="607198596">
    <w:abstractNumId w:val="109"/>
  </w:num>
  <w:num w:numId="110" w16cid:durableId="1213074446">
    <w:abstractNumId w:val="205"/>
  </w:num>
  <w:num w:numId="111" w16cid:durableId="579606097">
    <w:abstractNumId w:val="386"/>
  </w:num>
  <w:num w:numId="112" w16cid:durableId="998073052">
    <w:abstractNumId w:val="300"/>
  </w:num>
  <w:num w:numId="113" w16cid:durableId="1857111737">
    <w:abstractNumId w:val="350"/>
  </w:num>
  <w:num w:numId="114" w16cid:durableId="832641555">
    <w:abstractNumId w:val="433"/>
  </w:num>
  <w:num w:numId="115" w16cid:durableId="351997110">
    <w:abstractNumId w:val="310"/>
  </w:num>
  <w:num w:numId="116" w16cid:durableId="1185169683">
    <w:abstractNumId w:val="266"/>
  </w:num>
  <w:num w:numId="117" w16cid:durableId="1624263548">
    <w:abstractNumId w:val="23"/>
  </w:num>
  <w:num w:numId="118" w16cid:durableId="426730518">
    <w:abstractNumId w:val="240"/>
  </w:num>
  <w:num w:numId="119" w16cid:durableId="1533490717">
    <w:abstractNumId w:val="159"/>
  </w:num>
  <w:num w:numId="120" w16cid:durableId="453838346">
    <w:abstractNumId w:val="438"/>
  </w:num>
  <w:num w:numId="121" w16cid:durableId="781343594">
    <w:abstractNumId w:val="201"/>
  </w:num>
  <w:num w:numId="122" w16cid:durableId="1841774457">
    <w:abstractNumId w:val="312"/>
  </w:num>
  <w:num w:numId="123" w16cid:durableId="216208511">
    <w:abstractNumId w:val="21"/>
  </w:num>
  <w:num w:numId="124" w16cid:durableId="789588587">
    <w:abstractNumId w:val="20"/>
  </w:num>
  <w:num w:numId="125" w16cid:durableId="69622200">
    <w:abstractNumId w:val="184"/>
  </w:num>
  <w:num w:numId="126" w16cid:durableId="1331719574">
    <w:abstractNumId w:val="275"/>
  </w:num>
  <w:num w:numId="127" w16cid:durableId="1376395634">
    <w:abstractNumId w:val="326"/>
  </w:num>
  <w:num w:numId="128" w16cid:durableId="1818451933">
    <w:abstractNumId w:val="382"/>
  </w:num>
  <w:num w:numId="129" w16cid:durableId="1955285541">
    <w:abstractNumId w:val="274"/>
  </w:num>
  <w:num w:numId="130" w16cid:durableId="520584711">
    <w:abstractNumId w:val="197"/>
  </w:num>
  <w:num w:numId="131" w16cid:durableId="1998610454">
    <w:abstractNumId w:val="439"/>
  </w:num>
  <w:num w:numId="132" w16cid:durableId="1402949765">
    <w:abstractNumId w:val="287"/>
  </w:num>
  <w:num w:numId="133" w16cid:durableId="652833186">
    <w:abstractNumId w:val="167"/>
  </w:num>
  <w:num w:numId="134" w16cid:durableId="1687906805">
    <w:abstractNumId w:val="221"/>
  </w:num>
  <w:num w:numId="135" w16cid:durableId="578059476">
    <w:abstractNumId w:val="130"/>
  </w:num>
  <w:num w:numId="136" w16cid:durableId="1609462765">
    <w:abstractNumId w:val="47"/>
  </w:num>
  <w:num w:numId="137" w16cid:durableId="1883471600">
    <w:abstractNumId w:val="84"/>
  </w:num>
  <w:num w:numId="138" w16cid:durableId="119301975">
    <w:abstractNumId w:val="272"/>
  </w:num>
  <w:num w:numId="139" w16cid:durableId="1331060117">
    <w:abstractNumId w:val="381"/>
  </w:num>
  <w:num w:numId="140" w16cid:durableId="1476948483">
    <w:abstractNumId w:val="171"/>
  </w:num>
  <w:num w:numId="141" w16cid:durableId="1334258060">
    <w:abstractNumId w:val="42"/>
  </w:num>
  <w:num w:numId="142" w16cid:durableId="1692220729">
    <w:abstractNumId w:val="22"/>
  </w:num>
  <w:num w:numId="143" w16cid:durableId="1615333060">
    <w:abstractNumId w:val="281"/>
  </w:num>
  <w:num w:numId="144" w16cid:durableId="2085566205">
    <w:abstractNumId w:val="207"/>
  </w:num>
  <w:num w:numId="145" w16cid:durableId="1587811119">
    <w:abstractNumId w:val="160"/>
  </w:num>
  <w:num w:numId="146" w16cid:durableId="891384800">
    <w:abstractNumId w:val="128"/>
  </w:num>
  <w:num w:numId="147" w16cid:durableId="2062246286">
    <w:abstractNumId w:val="299"/>
  </w:num>
  <w:num w:numId="148" w16cid:durableId="1630741838">
    <w:abstractNumId w:val="358"/>
  </w:num>
  <w:num w:numId="149" w16cid:durableId="1870684384">
    <w:abstractNumId w:val="288"/>
  </w:num>
  <w:num w:numId="150" w16cid:durableId="198248434">
    <w:abstractNumId w:val="49"/>
  </w:num>
  <w:num w:numId="151" w16cid:durableId="806972609">
    <w:abstractNumId w:val="404"/>
  </w:num>
  <w:num w:numId="152" w16cid:durableId="1360400715">
    <w:abstractNumId w:val="359"/>
  </w:num>
  <w:num w:numId="153" w16cid:durableId="1031952687">
    <w:abstractNumId w:val="193"/>
  </w:num>
  <w:num w:numId="154" w16cid:durableId="1926456270">
    <w:abstractNumId w:val="106"/>
  </w:num>
  <w:num w:numId="155" w16cid:durableId="998996568">
    <w:abstractNumId w:val="316"/>
  </w:num>
  <w:num w:numId="156" w16cid:durableId="1608267847">
    <w:abstractNumId w:val="229"/>
  </w:num>
  <w:num w:numId="157" w16cid:durableId="2113865123">
    <w:abstractNumId w:val="478"/>
  </w:num>
  <w:num w:numId="158" w16cid:durableId="1350525224">
    <w:abstractNumId w:val="473"/>
  </w:num>
  <w:num w:numId="159" w16cid:durableId="1263760175">
    <w:abstractNumId w:val="143"/>
  </w:num>
  <w:num w:numId="160" w16cid:durableId="110781078">
    <w:abstractNumId w:val="78"/>
  </w:num>
  <w:num w:numId="161" w16cid:durableId="1674064828">
    <w:abstractNumId w:val="165"/>
  </w:num>
  <w:num w:numId="162" w16cid:durableId="1951889440">
    <w:abstractNumId w:val="263"/>
  </w:num>
  <w:num w:numId="163" w16cid:durableId="2094234254">
    <w:abstractNumId w:val="444"/>
  </w:num>
  <w:num w:numId="164" w16cid:durableId="1415056115">
    <w:abstractNumId w:val="233"/>
  </w:num>
  <w:num w:numId="165" w16cid:durableId="1392850293">
    <w:abstractNumId w:val="323"/>
  </w:num>
  <w:num w:numId="166" w16cid:durableId="1876497893">
    <w:abstractNumId w:val="361"/>
  </w:num>
  <w:num w:numId="167" w16cid:durableId="930429660">
    <w:abstractNumId w:val="248"/>
  </w:num>
  <w:num w:numId="168" w16cid:durableId="376900007">
    <w:abstractNumId w:val="403"/>
  </w:num>
  <w:num w:numId="169" w16cid:durableId="1306082159">
    <w:abstractNumId w:val="269"/>
  </w:num>
  <w:num w:numId="170" w16cid:durableId="668601281">
    <w:abstractNumId w:val="166"/>
  </w:num>
  <w:num w:numId="171" w16cid:durableId="730495388">
    <w:abstractNumId w:val="148"/>
  </w:num>
  <w:num w:numId="172" w16cid:durableId="821969150">
    <w:abstractNumId w:val="408"/>
  </w:num>
  <w:num w:numId="173" w16cid:durableId="826752689">
    <w:abstractNumId w:val="228"/>
  </w:num>
  <w:num w:numId="174" w16cid:durableId="308873962">
    <w:abstractNumId w:val="443"/>
  </w:num>
  <w:num w:numId="175" w16cid:durableId="1561138360">
    <w:abstractNumId w:val="440"/>
  </w:num>
  <w:num w:numId="176" w16cid:durableId="350496162">
    <w:abstractNumId w:val="203"/>
  </w:num>
  <w:num w:numId="177" w16cid:durableId="278923842">
    <w:abstractNumId w:val="331"/>
  </w:num>
  <w:num w:numId="178" w16cid:durableId="505830007">
    <w:abstractNumId w:val="435"/>
  </w:num>
  <w:num w:numId="179" w16cid:durableId="247930705">
    <w:abstractNumId w:val="133"/>
  </w:num>
  <w:num w:numId="180" w16cid:durableId="2106000866">
    <w:abstractNumId w:val="318"/>
  </w:num>
  <w:num w:numId="181" w16cid:durableId="1672440753">
    <w:abstractNumId w:val="181"/>
  </w:num>
  <w:num w:numId="182" w16cid:durableId="1079524306">
    <w:abstractNumId w:val="151"/>
  </w:num>
  <w:num w:numId="183" w16cid:durableId="1942251604">
    <w:abstractNumId w:val="212"/>
  </w:num>
  <w:num w:numId="184" w16cid:durableId="221448609">
    <w:abstractNumId w:val="62"/>
  </w:num>
  <w:num w:numId="185" w16cid:durableId="1346588728">
    <w:abstractNumId w:val="191"/>
  </w:num>
  <w:num w:numId="186" w16cid:durableId="1837841578">
    <w:abstractNumId w:val="342"/>
  </w:num>
  <w:num w:numId="187" w16cid:durableId="847985878">
    <w:abstractNumId w:val="117"/>
  </w:num>
  <w:num w:numId="188" w16cid:durableId="1210532412">
    <w:abstractNumId w:val="428"/>
  </w:num>
  <w:num w:numId="189" w16cid:durableId="1916209763">
    <w:abstractNumId w:val="416"/>
  </w:num>
  <w:num w:numId="190" w16cid:durableId="1309240852">
    <w:abstractNumId w:val="254"/>
  </w:num>
  <w:num w:numId="191" w16cid:durableId="1087728996">
    <w:abstractNumId w:val="82"/>
  </w:num>
  <w:num w:numId="192" w16cid:durableId="222569513">
    <w:abstractNumId w:val="60"/>
  </w:num>
  <w:num w:numId="193" w16cid:durableId="703409083">
    <w:abstractNumId w:val="70"/>
  </w:num>
  <w:num w:numId="194" w16cid:durableId="402261787">
    <w:abstractNumId w:val="395"/>
  </w:num>
  <w:num w:numId="195" w16cid:durableId="1476214791">
    <w:abstractNumId w:val="198"/>
  </w:num>
  <w:num w:numId="196" w16cid:durableId="382219730">
    <w:abstractNumId w:val="149"/>
  </w:num>
  <w:num w:numId="197" w16cid:durableId="744644499">
    <w:abstractNumId w:val="421"/>
  </w:num>
  <w:num w:numId="198" w16cid:durableId="979697894">
    <w:abstractNumId w:val="375"/>
  </w:num>
  <w:num w:numId="199" w16cid:durableId="917518972">
    <w:abstractNumId w:val="407"/>
  </w:num>
  <w:num w:numId="200" w16cid:durableId="291206721">
    <w:abstractNumId w:val="195"/>
  </w:num>
  <w:num w:numId="201" w16cid:durableId="1013647049">
    <w:abstractNumId w:val="17"/>
  </w:num>
  <w:num w:numId="202" w16cid:durableId="697393104">
    <w:abstractNumId w:val="58"/>
  </w:num>
  <w:num w:numId="203" w16cid:durableId="657730698">
    <w:abstractNumId w:val="88"/>
  </w:num>
  <w:num w:numId="204" w16cid:durableId="2140494174">
    <w:abstractNumId w:val="456"/>
  </w:num>
  <w:num w:numId="205" w16cid:durableId="1058013668">
    <w:abstractNumId w:val="150"/>
  </w:num>
  <w:num w:numId="206" w16cid:durableId="277297219">
    <w:abstractNumId w:val="219"/>
  </w:num>
  <w:num w:numId="207" w16cid:durableId="660816867">
    <w:abstractNumId w:val="225"/>
  </w:num>
  <w:num w:numId="208" w16cid:durableId="1390037298">
    <w:abstractNumId w:val="405"/>
  </w:num>
  <w:num w:numId="209" w16cid:durableId="1348169949">
    <w:abstractNumId w:val="90"/>
  </w:num>
  <w:num w:numId="210" w16cid:durableId="2013993593">
    <w:abstractNumId w:val="294"/>
  </w:num>
  <w:num w:numId="211" w16cid:durableId="1048215464">
    <w:abstractNumId w:val="43"/>
  </w:num>
  <w:num w:numId="212" w16cid:durableId="1100685685">
    <w:abstractNumId w:val="270"/>
  </w:num>
  <w:num w:numId="213" w16cid:durableId="1305309825">
    <w:abstractNumId w:val="183"/>
  </w:num>
  <w:num w:numId="214" w16cid:durableId="1114524336">
    <w:abstractNumId w:val="5"/>
  </w:num>
  <w:num w:numId="215" w16cid:durableId="2016228757">
    <w:abstractNumId w:val="321"/>
  </w:num>
  <w:num w:numId="216" w16cid:durableId="1979921377">
    <w:abstractNumId w:val="131"/>
  </w:num>
  <w:num w:numId="217" w16cid:durableId="845484279">
    <w:abstractNumId w:val="366"/>
  </w:num>
  <w:num w:numId="218" w16cid:durableId="763306365">
    <w:abstractNumId w:val="66"/>
  </w:num>
  <w:num w:numId="219" w16cid:durableId="383020925">
    <w:abstractNumId w:val="208"/>
  </w:num>
  <w:num w:numId="220" w16cid:durableId="135680994">
    <w:abstractNumId w:val="313"/>
  </w:num>
  <w:num w:numId="221" w16cid:durableId="1101488943">
    <w:abstractNumId w:val="285"/>
  </w:num>
  <w:num w:numId="222" w16cid:durableId="171460449">
    <w:abstractNumId w:val="113"/>
  </w:num>
  <w:num w:numId="223" w16cid:durableId="1913421423">
    <w:abstractNumId w:val="418"/>
  </w:num>
  <w:num w:numId="224" w16cid:durableId="284507514">
    <w:abstractNumId w:val="132"/>
  </w:num>
  <w:num w:numId="225" w16cid:durableId="211893891">
    <w:abstractNumId w:val="152"/>
  </w:num>
  <w:num w:numId="226" w16cid:durableId="762336943">
    <w:abstractNumId w:val="344"/>
  </w:num>
  <w:num w:numId="227" w16cid:durableId="228269415">
    <w:abstractNumId w:val="89"/>
  </w:num>
  <w:num w:numId="228" w16cid:durableId="1896549542">
    <w:abstractNumId w:val="447"/>
  </w:num>
  <w:num w:numId="229" w16cid:durableId="125240419">
    <w:abstractNumId w:val="426"/>
  </w:num>
  <w:num w:numId="230" w16cid:durableId="70933679">
    <w:abstractNumId w:val="480"/>
  </w:num>
  <w:num w:numId="231" w16cid:durableId="164176807">
    <w:abstractNumId w:val="214"/>
  </w:num>
  <w:num w:numId="232" w16cid:durableId="1260485431">
    <w:abstractNumId w:val="156"/>
  </w:num>
  <w:num w:numId="233" w16cid:durableId="2074346656">
    <w:abstractNumId w:val="280"/>
  </w:num>
  <w:num w:numId="234" w16cid:durableId="763695322">
    <w:abstractNumId w:val="161"/>
  </w:num>
  <w:num w:numId="235" w16cid:durableId="988442600">
    <w:abstractNumId w:val="57"/>
  </w:num>
  <w:num w:numId="236" w16cid:durableId="322002901">
    <w:abstractNumId w:val="379"/>
  </w:num>
  <w:num w:numId="237" w16cid:durableId="594636284">
    <w:abstractNumId w:val="223"/>
  </w:num>
  <w:num w:numId="238" w16cid:durableId="1578130361">
    <w:abstractNumId w:val="432"/>
  </w:num>
  <w:num w:numId="239" w16cid:durableId="1200892765">
    <w:abstractNumId w:val="36"/>
  </w:num>
  <w:num w:numId="240" w16cid:durableId="50884766">
    <w:abstractNumId w:val="87"/>
  </w:num>
  <w:num w:numId="241" w16cid:durableId="886993232">
    <w:abstractNumId w:val="173"/>
  </w:num>
  <w:num w:numId="242" w16cid:durableId="241910539">
    <w:abstractNumId w:val="238"/>
  </w:num>
  <w:num w:numId="243" w16cid:durableId="1579557815">
    <w:abstractNumId w:val="211"/>
  </w:num>
  <w:num w:numId="244" w16cid:durableId="387344969">
    <w:abstractNumId w:val="217"/>
  </w:num>
  <w:num w:numId="245" w16cid:durableId="1022633751">
    <w:abstractNumId w:val="296"/>
  </w:num>
  <w:num w:numId="246" w16cid:durableId="1753234961">
    <w:abstractNumId w:val="174"/>
  </w:num>
  <w:num w:numId="247" w16cid:durableId="520584322">
    <w:abstractNumId w:val="372"/>
  </w:num>
  <w:num w:numId="248" w16cid:durableId="1472745243">
    <w:abstractNumId w:val="75"/>
  </w:num>
  <w:num w:numId="249" w16cid:durableId="915015892">
    <w:abstractNumId w:val="96"/>
  </w:num>
  <w:num w:numId="250" w16cid:durableId="1647738248">
    <w:abstractNumId w:val="76"/>
  </w:num>
  <w:num w:numId="251" w16cid:durableId="835144179">
    <w:abstractNumId w:val="218"/>
  </w:num>
  <w:num w:numId="252" w16cid:durableId="1984699026">
    <w:abstractNumId w:val="437"/>
  </w:num>
  <w:num w:numId="253" w16cid:durableId="609166277">
    <w:abstractNumId w:val="377"/>
  </w:num>
  <w:num w:numId="254" w16cid:durableId="1578049667">
    <w:abstractNumId w:val="95"/>
  </w:num>
  <w:num w:numId="255" w16cid:durableId="146433972">
    <w:abstractNumId w:val="411"/>
  </w:num>
  <w:num w:numId="256" w16cid:durableId="18627305">
    <w:abstractNumId w:val="348"/>
  </w:num>
  <w:num w:numId="257" w16cid:durableId="2143309560">
    <w:abstractNumId w:val="464"/>
  </w:num>
  <w:num w:numId="258" w16cid:durableId="1407411590">
    <w:abstractNumId w:val="452"/>
  </w:num>
  <w:num w:numId="259" w16cid:durableId="1872454506">
    <w:abstractNumId w:val="454"/>
  </w:num>
  <w:num w:numId="260" w16cid:durableId="1513177628">
    <w:abstractNumId w:val="336"/>
  </w:num>
  <w:num w:numId="261" w16cid:durableId="1191257259">
    <w:abstractNumId w:val="466"/>
  </w:num>
  <w:num w:numId="262" w16cid:durableId="1655256305">
    <w:abstractNumId w:val="388"/>
  </w:num>
  <w:num w:numId="263" w16cid:durableId="300841584">
    <w:abstractNumId w:val="164"/>
  </w:num>
  <w:num w:numId="264" w16cid:durableId="721251915">
    <w:abstractNumId w:val="325"/>
  </w:num>
  <w:num w:numId="265" w16cid:durableId="1299647412">
    <w:abstractNumId w:val="162"/>
  </w:num>
  <w:num w:numId="266" w16cid:durableId="1918978506">
    <w:abstractNumId w:val="307"/>
  </w:num>
  <w:num w:numId="267" w16cid:durableId="498274195">
    <w:abstractNumId w:val="209"/>
  </w:num>
  <w:num w:numId="268" w16cid:durableId="898905765">
    <w:abstractNumId w:val="241"/>
  </w:num>
  <w:num w:numId="269" w16cid:durableId="364672205">
    <w:abstractNumId w:val="461"/>
  </w:num>
  <w:num w:numId="270" w16cid:durableId="625047925">
    <w:abstractNumId w:val="119"/>
  </w:num>
  <w:num w:numId="271" w16cid:durableId="1498618249">
    <w:abstractNumId w:val="276"/>
  </w:num>
  <w:num w:numId="272" w16cid:durableId="810250031">
    <w:abstractNumId w:val="116"/>
  </w:num>
  <w:num w:numId="273" w16cid:durableId="2703566">
    <w:abstractNumId w:val="102"/>
  </w:num>
  <w:num w:numId="274" w16cid:durableId="7174701">
    <w:abstractNumId w:val="16"/>
  </w:num>
  <w:num w:numId="275" w16cid:durableId="130639126">
    <w:abstractNumId w:val="41"/>
  </w:num>
  <w:num w:numId="276" w16cid:durableId="701245352">
    <w:abstractNumId w:val="273"/>
  </w:num>
  <w:num w:numId="277" w16cid:durableId="222495926">
    <w:abstractNumId w:val="376"/>
  </w:num>
  <w:num w:numId="278" w16cid:durableId="1849250190">
    <w:abstractNumId w:val="475"/>
  </w:num>
  <w:num w:numId="279" w16cid:durableId="1805779529">
    <w:abstractNumId w:val="374"/>
  </w:num>
  <w:num w:numId="280" w16cid:durableId="160775965">
    <w:abstractNumId w:val="409"/>
  </w:num>
  <w:num w:numId="281" w16cid:durableId="1854489240">
    <w:abstractNumId w:val="215"/>
  </w:num>
  <w:num w:numId="282" w16cid:durableId="1988898150">
    <w:abstractNumId w:val="356"/>
  </w:num>
  <w:num w:numId="283" w16cid:durableId="144586134">
    <w:abstractNumId w:val="412"/>
  </w:num>
  <w:num w:numId="284" w16cid:durableId="814176908">
    <w:abstractNumId w:val="367"/>
  </w:num>
  <w:num w:numId="285" w16cid:durableId="2081176559">
    <w:abstractNumId w:val="64"/>
  </w:num>
  <w:num w:numId="286" w16cid:durableId="1890727547">
    <w:abstractNumId w:val="298"/>
  </w:num>
  <w:num w:numId="287" w16cid:durableId="749471732">
    <w:abstractNumId w:val="343"/>
  </w:num>
  <w:num w:numId="288" w16cid:durableId="1368607136">
    <w:abstractNumId w:val="213"/>
  </w:num>
  <w:num w:numId="289" w16cid:durableId="340281950">
    <w:abstractNumId w:val="192"/>
  </w:num>
  <w:num w:numId="290" w16cid:durableId="1103182658">
    <w:abstractNumId w:val="2"/>
  </w:num>
  <w:num w:numId="291" w16cid:durableId="1291278977">
    <w:abstractNumId w:val="345"/>
  </w:num>
  <w:num w:numId="292" w16cid:durableId="1893538646">
    <w:abstractNumId w:val="394"/>
  </w:num>
  <w:num w:numId="293" w16cid:durableId="125053424">
    <w:abstractNumId w:val="40"/>
  </w:num>
  <w:num w:numId="294" w16cid:durableId="1718041557">
    <w:abstractNumId w:val="37"/>
  </w:num>
  <w:num w:numId="295" w16cid:durableId="2022582894">
    <w:abstractNumId w:val="86"/>
  </w:num>
  <w:num w:numId="296" w16cid:durableId="1175415548">
    <w:abstractNumId w:val="410"/>
  </w:num>
  <w:num w:numId="297" w16cid:durableId="88085786">
    <w:abstractNumId w:val="236"/>
  </w:num>
  <w:num w:numId="298" w16cid:durableId="1667825756">
    <w:abstractNumId w:val="1"/>
  </w:num>
  <w:num w:numId="299" w16cid:durableId="1025132495">
    <w:abstractNumId w:val="120"/>
  </w:num>
  <w:num w:numId="300" w16cid:durableId="1094936206">
    <w:abstractNumId w:val="126"/>
  </w:num>
  <w:num w:numId="301" w16cid:durableId="878126003">
    <w:abstractNumId w:val="260"/>
  </w:num>
  <w:num w:numId="302" w16cid:durableId="1202595212">
    <w:abstractNumId w:val="94"/>
  </w:num>
  <w:num w:numId="303" w16cid:durableId="298920540">
    <w:abstractNumId w:val="186"/>
  </w:num>
  <w:num w:numId="304" w16cid:durableId="2055809704">
    <w:abstractNumId w:val="101"/>
  </w:num>
  <w:num w:numId="305" w16cid:durableId="1835366817">
    <w:abstractNumId w:val="349"/>
  </w:num>
  <w:num w:numId="306" w16cid:durableId="64648160">
    <w:abstractNumId w:val="141"/>
  </w:num>
  <w:num w:numId="307" w16cid:durableId="1827747789">
    <w:abstractNumId w:val="393"/>
  </w:num>
  <w:num w:numId="308" w16cid:durableId="600068400">
    <w:abstractNumId w:val="436"/>
  </w:num>
  <w:num w:numId="309" w16cid:durableId="1485780465">
    <w:abstractNumId w:val="93"/>
  </w:num>
  <w:num w:numId="310" w16cid:durableId="653949075">
    <w:abstractNumId w:val="389"/>
  </w:num>
  <w:num w:numId="311" w16cid:durableId="786433192">
    <w:abstractNumId w:val="282"/>
  </w:num>
  <w:num w:numId="312" w16cid:durableId="783306166">
    <w:abstractNumId w:val="13"/>
  </w:num>
  <w:num w:numId="313" w16cid:durableId="1429158018">
    <w:abstractNumId w:val="56"/>
  </w:num>
  <w:num w:numId="314" w16cid:durableId="1289817704">
    <w:abstractNumId w:val="354"/>
  </w:num>
  <w:num w:numId="315" w16cid:durableId="1753234848">
    <w:abstractNumId w:val="335"/>
  </w:num>
  <w:num w:numId="316" w16cid:durableId="1590771719">
    <w:abstractNumId w:val="46"/>
  </w:num>
  <w:num w:numId="317" w16cid:durableId="1794638871">
    <w:abstractNumId w:val="24"/>
  </w:num>
  <w:num w:numId="318" w16cid:durableId="1404644874">
    <w:abstractNumId w:val="460"/>
  </w:num>
  <w:num w:numId="319" w16cid:durableId="1276207359">
    <w:abstractNumId w:val="339"/>
  </w:num>
  <w:num w:numId="320" w16cid:durableId="1515193082">
    <w:abstractNumId w:val="399"/>
  </w:num>
  <w:num w:numId="321" w16cid:durableId="674308380">
    <w:abstractNumId w:val="402"/>
  </w:num>
  <w:num w:numId="322" w16cid:durableId="1452821325">
    <w:abstractNumId w:val="34"/>
  </w:num>
  <w:num w:numId="323" w16cid:durableId="1343121918">
    <w:abstractNumId w:val="422"/>
  </w:num>
  <w:num w:numId="324" w16cid:durableId="982005330">
    <w:abstractNumId w:val="194"/>
  </w:num>
  <w:num w:numId="325" w16cid:durableId="2133091952">
    <w:abstractNumId w:val="91"/>
  </w:num>
  <w:num w:numId="326" w16cid:durableId="713583944">
    <w:abstractNumId w:val="262"/>
  </w:num>
  <w:num w:numId="327" w16cid:durableId="1943953939">
    <w:abstractNumId w:val="216"/>
  </w:num>
  <w:num w:numId="328" w16cid:durableId="1216820357">
    <w:abstractNumId w:val="107"/>
  </w:num>
  <w:num w:numId="329" w16cid:durableId="846017541">
    <w:abstractNumId w:val="355"/>
  </w:num>
  <w:num w:numId="330" w16cid:durableId="1536773167">
    <w:abstractNumId w:val="353"/>
  </w:num>
  <w:num w:numId="331" w16cid:durableId="430971139">
    <w:abstractNumId w:val="177"/>
  </w:num>
  <w:num w:numId="332" w16cid:durableId="1726879851">
    <w:abstractNumId w:val="451"/>
  </w:num>
  <w:num w:numId="333" w16cid:durableId="415828662">
    <w:abstractNumId w:val="54"/>
  </w:num>
  <w:num w:numId="334" w16cid:durableId="1805928312">
    <w:abstractNumId w:val="112"/>
  </w:num>
  <w:num w:numId="335" w16cid:durableId="1691683884">
    <w:abstractNumId w:val="189"/>
  </w:num>
  <w:num w:numId="336" w16cid:durableId="892422105">
    <w:abstractNumId w:val="462"/>
  </w:num>
  <w:num w:numId="337" w16cid:durableId="14307575">
    <w:abstractNumId w:val="292"/>
  </w:num>
  <w:num w:numId="338" w16cid:durableId="301733989">
    <w:abstractNumId w:val="469"/>
  </w:num>
  <w:num w:numId="339" w16cid:durableId="1169369879">
    <w:abstractNumId w:val="337"/>
  </w:num>
  <w:num w:numId="340" w16cid:durableId="1639529982">
    <w:abstractNumId w:val="471"/>
  </w:num>
  <w:num w:numId="341" w16cid:durableId="753403882">
    <w:abstractNumId w:val="329"/>
  </w:num>
  <w:num w:numId="342" w16cid:durableId="918056055">
    <w:abstractNumId w:val="397"/>
  </w:num>
  <w:num w:numId="343" w16cid:durableId="48265517">
    <w:abstractNumId w:val="481"/>
  </w:num>
  <w:num w:numId="344" w16cid:durableId="1044477223">
    <w:abstractNumId w:val="153"/>
  </w:num>
  <w:num w:numId="345" w16cid:durableId="875044757">
    <w:abstractNumId w:val="234"/>
  </w:num>
  <w:num w:numId="346" w16cid:durableId="1000155751">
    <w:abstractNumId w:val="330"/>
  </w:num>
  <w:num w:numId="347" w16cid:durableId="1770930793">
    <w:abstractNumId w:val="457"/>
  </w:num>
  <w:num w:numId="348" w16cid:durableId="1944266692">
    <w:abstractNumId w:val="314"/>
  </w:num>
  <w:num w:numId="349" w16cid:durableId="1066878628">
    <w:abstractNumId w:val="317"/>
  </w:num>
  <w:num w:numId="350" w16cid:durableId="1221596157">
    <w:abstractNumId w:val="434"/>
  </w:num>
  <w:num w:numId="351" w16cid:durableId="1899122646">
    <w:abstractNumId w:val="92"/>
  </w:num>
  <w:num w:numId="352" w16cid:durableId="1231116818">
    <w:abstractNumId w:val="146"/>
  </w:num>
  <w:num w:numId="353" w16cid:durableId="661466876">
    <w:abstractNumId w:val="199"/>
  </w:num>
  <w:num w:numId="354" w16cid:durableId="1535993845">
    <w:abstractNumId w:val="423"/>
  </w:num>
  <w:num w:numId="355" w16cid:durableId="1941598203">
    <w:abstractNumId w:val="185"/>
  </w:num>
  <w:num w:numId="356" w16cid:durableId="1998605061">
    <w:abstractNumId w:val="222"/>
  </w:num>
  <w:num w:numId="357" w16cid:durableId="2139644046">
    <w:abstractNumId w:val="415"/>
  </w:num>
  <w:num w:numId="358" w16cid:durableId="886334882">
    <w:abstractNumId w:val="220"/>
  </w:num>
  <w:num w:numId="359" w16cid:durableId="1255213803">
    <w:abstractNumId w:val="4"/>
  </w:num>
  <w:num w:numId="360" w16cid:durableId="319622884">
    <w:abstractNumId w:val="455"/>
  </w:num>
  <w:num w:numId="361" w16cid:durableId="1724062175">
    <w:abstractNumId w:val="188"/>
  </w:num>
  <w:num w:numId="362" w16cid:durableId="1895316211">
    <w:abstractNumId w:val="277"/>
  </w:num>
  <w:num w:numId="363" w16cid:durableId="188224986">
    <w:abstractNumId w:val="441"/>
  </w:num>
  <w:num w:numId="364" w16cid:durableId="100270403">
    <w:abstractNumId w:val="69"/>
  </w:num>
  <w:num w:numId="365" w16cid:durableId="1316641564">
    <w:abstractNumId w:val="268"/>
  </w:num>
  <w:num w:numId="366" w16cid:durableId="75631878">
    <w:abstractNumId w:val="80"/>
  </w:num>
  <w:num w:numId="367" w16cid:durableId="847868605">
    <w:abstractNumId w:val="261"/>
  </w:num>
  <w:num w:numId="368" w16cid:durableId="643775967">
    <w:abstractNumId w:val="340"/>
  </w:num>
  <w:num w:numId="369" w16cid:durableId="1076823490">
    <w:abstractNumId w:val="48"/>
  </w:num>
  <w:num w:numId="370" w16cid:durableId="546650799">
    <w:abstractNumId w:val="25"/>
  </w:num>
  <w:num w:numId="371" w16cid:durableId="2054619478">
    <w:abstractNumId w:val="450"/>
  </w:num>
  <w:num w:numId="372" w16cid:durableId="1444375360">
    <w:abstractNumId w:val="290"/>
  </w:num>
  <w:num w:numId="373" w16cid:durableId="1596667420">
    <w:abstractNumId w:val="114"/>
  </w:num>
  <w:num w:numId="374" w16cid:durableId="960651326">
    <w:abstractNumId w:val="373"/>
  </w:num>
  <w:num w:numId="375" w16cid:durableId="1000692465">
    <w:abstractNumId w:val="127"/>
  </w:num>
  <w:num w:numId="376" w16cid:durableId="1357151643">
    <w:abstractNumId w:val="39"/>
  </w:num>
  <w:num w:numId="377" w16cid:durableId="1872455884">
    <w:abstractNumId w:val="98"/>
  </w:num>
  <w:num w:numId="378" w16cid:durableId="2019311357">
    <w:abstractNumId w:val="200"/>
  </w:num>
  <w:num w:numId="379" w16cid:durableId="1708143870">
    <w:abstractNumId w:val="224"/>
  </w:num>
  <w:num w:numId="380" w16cid:durableId="86005320">
    <w:abstractNumId w:val="286"/>
  </w:num>
  <w:num w:numId="381" w16cid:durableId="1890990209">
    <w:abstractNumId w:val="390"/>
  </w:num>
  <w:num w:numId="382" w16cid:durableId="1261795693">
    <w:abstractNumId w:val="125"/>
  </w:num>
  <w:num w:numId="383" w16cid:durableId="1339043382">
    <w:abstractNumId w:val="79"/>
  </w:num>
  <w:num w:numId="384" w16cid:durableId="1373387397">
    <w:abstractNumId w:val="267"/>
  </w:num>
  <w:num w:numId="385" w16cid:durableId="1838767481">
    <w:abstractNumId w:val="259"/>
  </w:num>
  <w:num w:numId="386" w16cid:durableId="2007854947">
    <w:abstractNumId w:val="396"/>
  </w:num>
  <w:num w:numId="387" w16cid:durableId="1147816360">
    <w:abstractNumId w:val="431"/>
  </w:num>
  <w:num w:numId="388" w16cid:durableId="1915125612">
    <w:abstractNumId w:val="158"/>
  </w:num>
  <w:num w:numId="389" w16cid:durableId="1978215681">
    <w:abstractNumId w:val="284"/>
  </w:num>
  <w:num w:numId="390" w16cid:durableId="679237981">
    <w:abstractNumId w:val="479"/>
  </w:num>
  <w:num w:numId="391" w16cid:durableId="1726294059">
    <w:abstractNumId w:val="138"/>
  </w:num>
  <w:num w:numId="392" w16cid:durableId="1857189868">
    <w:abstractNumId w:val="364"/>
  </w:num>
  <w:num w:numId="393" w16cid:durableId="1873686157">
    <w:abstractNumId w:val="123"/>
  </w:num>
  <w:num w:numId="394" w16cid:durableId="1781342263">
    <w:abstractNumId w:val="44"/>
  </w:num>
  <w:num w:numId="395" w16cid:durableId="1601257044">
    <w:abstractNumId w:val="333"/>
  </w:num>
  <w:num w:numId="396" w16cid:durableId="1638297713">
    <w:abstractNumId w:val="380"/>
  </w:num>
  <w:num w:numId="397" w16cid:durableId="377553765">
    <w:abstractNumId w:val="351"/>
  </w:num>
  <w:num w:numId="398" w16cid:durableId="768934361">
    <w:abstractNumId w:val="31"/>
  </w:num>
  <w:num w:numId="399" w16cid:durableId="714888996">
    <w:abstractNumId w:val="202"/>
  </w:num>
  <w:num w:numId="400" w16cid:durableId="490828745">
    <w:abstractNumId w:val="232"/>
  </w:num>
  <w:num w:numId="401" w16cid:durableId="1590235646">
    <w:abstractNumId w:val="465"/>
  </w:num>
  <w:num w:numId="402" w16cid:durableId="1606494258">
    <w:abstractNumId w:val="289"/>
  </w:num>
  <w:num w:numId="403" w16cid:durableId="1789738275">
    <w:abstractNumId w:val="124"/>
  </w:num>
  <w:num w:numId="404" w16cid:durableId="1513832376">
    <w:abstractNumId w:val="27"/>
  </w:num>
  <w:num w:numId="405" w16cid:durableId="1992367780">
    <w:abstractNumId w:val="251"/>
  </w:num>
  <w:num w:numId="406" w16cid:durableId="757025828">
    <w:abstractNumId w:val="324"/>
  </w:num>
  <w:num w:numId="407" w16cid:durableId="1714302813">
    <w:abstractNumId w:val="253"/>
  </w:num>
  <w:num w:numId="408" w16cid:durableId="478227375">
    <w:abstractNumId w:val="8"/>
  </w:num>
  <w:num w:numId="409" w16cid:durableId="1515150376">
    <w:abstractNumId w:val="145"/>
  </w:num>
  <w:num w:numId="410" w16cid:durableId="722752361">
    <w:abstractNumId w:val="256"/>
  </w:num>
  <w:num w:numId="411" w16cid:durableId="1383090987">
    <w:abstractNumId w:val="392"/>
  </w:num>
  <w:num w:numId="412" w16cid:durableId="562061850">
    <w:abstractNumId w:val="227"/>
  </w:num>
  <w:num w:numId="413" w16cid:durableId="327834366">
    <w:abstractNumId w:val="111"/>
  </w:num>
  <w:num w:numId="414" w16cid:durableId="1934586059">
    <w:abstractNumId w:val="327"/>
  </w:num>
  <w:num w:numId="415" w16cid:durableId="2135516634">
    <w:abstractNumId w:val="108"/>
  </w:num>
  <w:num w:numId="416" w16cid:durableId="981349786">
    <w:abstractNumId w:val="30"/>
  </w:num>
  <w:num w:numId="417" w16cid:durableId="448012144">
    <w:abstractNumId w:val="250"/>
  </w:num>
  <w:num w:numId="418" w16cid:durableId="465128352">
    <w:abstractNumId w:val="400"/>
  </w:num>
  <w:num w:numId="419" w16cid:durableId="1996296984">
    <w:abstractNumId w:val="157"/>
  </w:num>
  <w:num w:numId="420" w16cid:durableId="714767980">
    <w:abstractNumId w:val="235"/>
  </w:num>
  <w:num w:numId="421" w16cid:durableId="343484501">
    <w:abstractNumId w:val="59"/>
  </w:num>
  <w:num w:numId="422" w16cid:durableId="1001544538">
    <w:abstractNumId w:val="360"/>
  </w:num>
  <w:num w:numId="423" w16cid:durableId="122577864">
    <w:abstractNumId w:val="231"/>
  </w:num>
  <w:num w:numId="424" w16cid:durableId="2014646902">
    <w:abstractNumId w:val="467"/>
  </w:num>
  <w:num w:numId="425" w16cid:durableId="609706065">
    <w:abstractNumId w:val="320"/>
  </w:num>
  <w:num w:numId="426" w16cid:durableId="271321781">
    <w:abstractNumId w:val="6"/>
  </w:num>
  <w:num w:numId="427" w16cid:durableId="1886873443">
    <w:abstractNumId w:val="477"/>
  </w:num>
  <w:num w:numId="428" w16cid:durableId="121273407">
    <w:abstractNumId w:val="332"/>
  </w:num>
  <w:num w:numId="429" w16cid:durableId="572348922">
    <w:abstractNumId w:val="154"/>
  </w:num>
  <w:num w:numId="430" w16cid:durableId="887297962">
    <w:abstractNumId w:val="85"/>
  </w:num>
  <w:num w:numId="431" w16cid:durableId="1187326454">
    <w:abstractNumId w:val="12"/>
  </w:num>
  <w:num w:numId="432" w16cid:durableId="689333202">
    <w:abstractNumId w:val="3"/>
  </w:num>
  <w:num w:numId="433" w16cid:durableId="684331907">
    <w:abstractNumId w:val="279"/>
  </w:num>
  <w:num w:numId="434" w16cid:durableId="305746338">
    <w:abstractNumId w:val="26"/>
  </w:num>
  <w:num w:numId="435" w16cid:durableId="1614243447">
    <w:abstractNumId w:val="118"/>
  </w:num>
  <w:num w:numId="436" w16cid:durableId="1282611468">
    <w:abstractNumId w:val="33"/>
  </w:num>
  <w:num w:numId="437" w16cid:durableId="724596895">
    <w:abstractNumId w:val="230"/>
  </w:num>
  <w:num w:numId="438" w16cid:durableId="128059127">
    <w:abstractNumId w:val="352"/>
  </w:num>
  <w:num w:numId="439" w16cid:durableId="1921059855">
    <w:abstractNumId w:val="283"/>
  </w:num>
  <w:num w:numId="440" w16cid:durableId="707142558">
    <w:abstractNumId w:val="144"/>
  </w:num>
  <w:num w:numId="441" w16cid:durableId="134029186">
    <w:abstractNumId w:val="387"/>
  </w:num>
  <w:num w:numId="442" w16cid:durableId="936861845">
    <w:abstractNumId w:val="419"/>
  </w:num>
  <w:num w:numId="443" w16cid:durableId="1294941494">
    <w:abstractNumId w:val="53"/>
  </w:num>
  <w:num w:numId="444" w16cid:durableId="1594899417">
    <w:abstractNumId w:val="210"/>
  </w:num>
  <w:num w:numId="445" w16cid:durableId="1649893569">
    <w:abstractNumId w:val="100"/>
  </w:num>
  <w:num w:numId="446" w16cid:durableId="1606229724">
    <w:abstractNumId w:val="83"/>
  </w:num>
  <w:num w:numId="447" w16cid:durableId="1895117111">
    <w:abstractNumId w:val="308"/>
  </w:num>
  <w:num w:numId="448" w16cid:durableId="845443644">
    <w:abstractNumId w:val="155"/>
  </w:num>
  <w:num w:numId="449" w16cid:durableId="86317952">
    <w:abstractNumId w:val="246"/>
  </w:num>
  <w:num w:numId="450" w16cid:durableId="919604026">
    <w:abstractNumId w:val="414"/>
  </w:num>
  <w:num w:numId="451" w16cid:durableId="1881169219">
    <w:abstractNumId w:val="139"/>
  </w:num>
  <w:num w:numId="452" w16cid:durableId="1597205168">
    <w:abstractNumId w:val="244"/>
  </w:num>
  <w:num w:numId="453" w16cid:durableId="1521091723">
    <w:abstractNumId w:val="383"/>
  </w:num>
  <w:num w:numId="454" w16cid:durableId="898439724">
    <w:abstractNumId w:val="168"/>
  </w:num>
  <w:num w:numId="455" w16cid:durableId="1107698190">
    <w:abstractNumId w:val="179"/>
  </w:num>
  <w:num w:numId="456" w16cid:durableId="1528255670">
    <w:abstractNumId w:val="68"/>
  </w:num>
  <w:num w:numId="457" w16cid:durableId="1289509859">
    <w:abstractNumId w:val="304"/>
  </w:num>
  <w:num w:numId="458" w16cid:durableId="1720013519">
    <w:abstractNumId w:val="50"/>
  </w:num>
  <w:num w:numId="459" w16cid:durableId="2006400297">
    <w:abstractNumId w:val="72"/>
  </w:num>
  <w:num w:numId="460" w16cid:durableId="48841684">
    <w:abstractNumId w:val="338"/>
  </w:num>
  <w:num w:numId="461" w16cid:durableId="741559303">
    <w:abstractNumId w:val="425"/>
  </w:num>
  <w:num w:numId="462" w16cid:durableId="1356612216">
    <w:abstractNumId w:val="142"/>
  </w:num>
  <w:num w:numId="463" w16cid:durableId="799688139">
    <w:abstractNumId w:val="226"/>
  </w:num>
  <w:num w:numId="464" w16cid:durableId="1999650513">
    <w:abstractNumId w:val="147"/>
  </w:num>
  <w:num w:numId="465" w16cid:durableId="373433821">
    <w:abstractNumId w:val="271"/>
  </w:num>
  <w:num w:numId="466" w16cid:durableId="154999975">
    <w:abstractNumId w:val="442"/>
  </w:num>
  <w:num w:numId="467" w16cid:durableId="1627395349">
    <w:abstractNumId w:val="413"/>
  </w:num>
  <w:num w:numId="468" w16cid:durableId="2120638610">
    <w:abstractNumId w:val="61"/>
  </w:num>
  <w:num w:numId="469" w16cid:durableId="407653444">
    <w:abstractNumId w:val="137"/>
  </w:num>
  <w:num w:numId="470" w16cid:durableId="1207334293">
    <w:abstractNumId w:val="52"/>
  </w:num>
  <w:num w:numId="471" w16cid:durableId="349070372">
    <w:abstractNumId w:val="105"/>
  </w:num>
  <w:num w:numId="472" w16cid:durableId="692345871">
    <w:abstractNumId w:val="170"/>
  </w:num>
  <w:num w:numId="473" w16cid:durableId="2097705495">
    <w:abstractNumId w:val="115"/>
  </w:num>
  <w:num w:numId="474" w16cid:durableId="61800978">
    <w:abstractNumId w:val="242"/>
  </w:num>
  <w:num w:numId="475" w16cid:durableId="1697579771">
    <w:abstractNumId w:val="328"/>
  </w:num>
  <w:num w:numId="476" w16cid:durableId="602302184">
    <w:abstractNumId w:val="265"/>
  </w:num>
  <w:num w:numId="477" w16cid:durableId="1053964243">
    <w:abstractNumId w:val="430"/>
  </w:num>
  <w:num w:numId="478" w16cid:durableId="1407261569">
    <w:abstractNumId w:val="206"/>
  </w:num>
  <w:num w:numId="479" w16cid:durableId="827791643">
    <w:abstractNumId w:val="18"/>
  </w:num>
  <w:num w:numId="480" w16cid:durableId="1080908429">
    <w:abstractNumId w:val="9"/>
  </w:num>
  <w:num w:numId="481" w16cid:durableId="348145681">
    <w:abstractNumId w:val="378"/>
  </w:num>
  <w:num w:numId="482" w16cid:durableId="1549299524">
    <w:abstractNumId w:val="10"/>
  </w:num>
  <w:numIdMacAtCleanup w:val="4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MECT">
    <w15:presenceInfo w15:providerId="None" w15:userId="G-MECT"/>
  </w15:person>
  <w15:person w15:author="Maria João Torres">
    <w15:presenceInfo w15:providerId="AD" w15:userId="S::maria.cruz@mp.gov.pt::5a2118cb-4279-409b-8d27-5ec9f9b97311"/>
  </w15:person>
  <w15:person w15:author="Nádia Silvestre">
    <w15:presenceInfo w15:providerId="AD" w15:userId="S::nadia.silvestre@magrim.gov.pt::db2d53ab-f42d-4b05-ba78-5f89a7ad2cbe"/>
  </w15:person>
  <w15:person w15:author="Paulo Meireles de Oliveira">
    <w15:presenceInfo w15:providerId="AD" w15:userId="S::paulo.oliveira@mp.gov.pt::86322ab2-1b9b-4e1e-b005-50bd7ec9cfad"/>
  </w15:person>
  <w15:person w15:author="Utilizador Convidado">
    <w15:presenceInfo w15:providerId="AD" w15:userId="S::urn:spo:tenantanon#0ef24f37-811a-422e-ad7a-ea9c3840d4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23"/>
    <w:rsid w:val="000001F5"/>
    <w:rsid w:val="000003DE"/>
    <w:rsid w:val="00000700"/>
    <w:rsid w:val="00000A6B"/>
    <w:rsid w:val="00000B43"/>
    <w:rsid w:val="00000DD9"/>
    <w:rsid w:val="0000115A"/>
    <w:rsid w:val="000028A3"/>
    <w:rsid w:val="00002BC9"/>
    <w:rsid w:val="00002E26"/>
    <w:rsid w:val="0000307B"/>
    <w:rsid w:val="000030D4"/>
    <w:rsid w:val="00003434"/>
    <w:rsid w:val="000034BA"/>
    <w:rsid w:val="00003669"/>
    <w:rsid w:val="000037F6"/>
    <w:rsid w:val="00003D96"/>
    <w:rsid w:val="00003FF1"/>
    <w:rsid w:val="00004722"/>
    <w:rsid w:val="00004BAB"/>
    <w:rsid w:val="00006B31"/>
    <w:rsid w:val="00006F26"/>
    <w:rsid w:val="000073B5"/>
    <w:rsid w:val="000074D3"/>
    <w:rsid w:val="00007A53"/>
    <w:rsid w:val="0001032D"/>
    <w:rsid w:val="00010339"/>
    <w:rsid w:val="00010714"/>
    <w:rsid w:val="000110F0"/>
    <w:rsid w:val="0001207E"/>
    <w:rsid w:val="00012085"/>
    <w:rsid w:val="000120ED"/>
    <w:rsid w:val="00012182"/>
    <w:rsid w:val="0001218C"/>
    <w:rsid w:val="0001256C"/>
    <w:rsid w:val="00012C4A"/>
    <w:rsid w:val="000133DE"/>
    <w:rsid w:val="0001340D"/>
    <w:rsid w:val="00014B9C"/>
    <w:rsid w:val="000155F9"/>
    <w:rsid w:val="000158FD"/>
    <w:rsid w:val="00015A7A"/>
    <w:rsid w:val="00015AAE"/>
    <w:rsid w:val="00015C60"/>
    <w:rsid w:val="000160FB"/>
    <w:rsid w:val="00016AEC"/>
    <w:rsid w:val="00016F68"/>
    <w:rsid w:val="00017338"/>
    <w:rsid w:val="0001759A"/>
    <w:rsid w:val="00017AB0"/>
    <w:rsid w:val="00017C5C"/>
    <w:rsid w:val="00017DC4"/>
    <w:rsid w:val="000203F6"/>
    <w:rsid w:val="00020E37"/>
    <w:rsid w:val="00022180"/>
    <w:rsid w:val="0002272B"/>
    <w:rsid w:val="0002272D"/>
    <w:rsid w:val="00022927"/>
    <w:rsid w:val="00022E3E"/>
    <w:rsid w:val="00022ECA"/>
    <w:rsid w:val="00023992"/>
    <w:rsid w:val="00023D5D"/>
    <w:rsid w:val="00024060"/>
    <w:rsid w:val="00024459"/>
    <w:rsid w:val="0002467C"/>
    <w:rsid w:val="00024774"/>
    <w:rsid w:val="0002574D"/>
    <w:rsid w:val="00025850"/>
    <w:rsid w:val="00025A40"/>
    <w:rsid w:val="00025AF0"/>
    <w:rsid w:val="00025CAB"/>
    <w:rsid w:val="00026072"/>
    <w:rsid w:val="00026ED4"/>
    <w:rsid w:val="00030943"/>
    <w:rsid w:val="00030A2F"/>
    <w:rsid w:val="00030B3E"/>
    <w:rsid w:val="00030BFA"/>
    <w:rsid w:val="000311AF"/>
    <w:rsid w:val="000314FD"/>
    <w:rsid w:val="00031587"/>
    <w:rsid w:val="00031856"/>
    <w:rsid w:val="00031919"/>
    <w:rsid w:val="00031B99"/>
    <w:rsid w:val="00031D6C"/>
    <w:rsid w:val="000323C7"/>
    <w:rsid w:val="00032597"/>
    <w:rsid w:val="000328AF"/>
    <w:rsid w:val="000328C4"/>
    <w:rsid w:val="000329C0"/>
    <w:rsid w:val="00032FC3"/>
    <w:rsid w:val="00033C0C"/>
    <w:rsid w:val="000345F0"/>
    <w:rsid w:val="000347FB"/>
    <w:rsid w:val="000348D6"/>
    <w:rsid w:val="00034971"/>
    <w:rsid w:val="00035129"/>
    <w:rsid w:val="0003526B"/>
    <w:rsid w:val="00035A78"/>
    <w:rsid w:val="0003694E"/>
    <w:rsid w:val="00036E59"/>
    <w:rsid w:val="0003751D"/>
    <w:rsid w:val="0003754E"/>
    <w:rsid w:val="0003763F"/>
    <w:rsid w:val="0003783F"/>
    <w:rsid w:val="00040967"/>
    <w:rsid w:val="00040BCB"/>
    <w:rsid w:val="00040DF4"/>
    <w:rsid w:val="00041019"/>
    <w:rsid w:val="00041200"/>
    <w:rsid w:val="00041A6F"/>
    <w:rsid w:val="00041CDC"/>
    <w:rsid w:val="00041CE3"/>
    <w:rsid w:val="0004220A"/>
    <w:rsid w:val="00042375"/>
    <w:rsid w:val="000426CD"/>
    <w:rsid w:val="0004288A"/>
    <w:rsid w:val="00042C0B"/>
    <w:rsid w:val="00042C1F"/>
    <w:rsid w:val="00042FE8"/>
    <w:rsid w:val="000430C9"/>
    <w:rsid w:val="0004318F"/>
    <w:rsid w:val="00043344"/>
    <w:rsid w:val="00043B31"/>
    <w:rsid w:val="00043CAC"/>
    <w:rsid w:val="00043FD8"/>
    <w:rsid w:val="00044192"/>
    <w:rsid w:val="00044590"/>
    <w:rsid w:val="00044A4A"/>
    <w:rsid w:val="00044A8A"/>
    <w:rsid w:val="00044D5E"/>
    <w:rsid w:val="00045339"/>
    <w:rsid w:val="00045ABB"/>
    <w:rsid w:val="000468B5"/>
    <w:rsid w:val="00046C3A"/>
    <w:rsid w:val="00046E2A"/>
    <w:rsid w:val="00047513"/>
    <w:rsid w:val="000476DE"/>
    <w:rsid w:val="00047FE9"/>
    <w:rsid w:val="000501AB"/>
    <w:rsid w:val="00050726"/>
    <w:rsid w:val="00050D8C"/>
    <w:rsid w:val="000512CF"/>
    <w:rsid w:val="00051C14"/>
    <w:rsid w:val="0005208B"/>
    <w:rsid w:val="00052209"/>
    <w:rsid w:val="00052293"/>
    <w:rsid w:val="000527C9"/>
    <w:rsid w:val="00052A64"/>
    <w:rsid w:val="000531C3"/>
    <w:rsid w:val="000533E1"/>
    <w:rsid w:val="00053488"/>
    <w:rsid w:val="000539E5"/>
    <w:rsid w:val="00053EF1"/>
    <w:rsid w:val="0005549B"/>
    <w:rsid w:val="000554BB"/>
    <w:rsid w:val="00055531"/>
    <w:rsid w:val="00055588"/>
    <w:rsid w:val="000557FC"/>
    <w:rsid w:val="00055E0E"/>
    <w:rsid w:val="00055E47"/>
    <w:rsid w:val="0005628A"/>
    <w:rsid w:val="000562EC"/>
    <w:rsid w:val="0005632D"/>
    <w:rsid w:val="00056352"/>
    <w:rsid w:val="000566AA"/>
    <w:rsid w:val="00056A8B"/>
    <w:rsid w:val="00056AF7"/>
    <w:rsid w:val="00056C64"/>
    <w:rsid w:val="00057078"/>
    <w:rsid w:val="00060260"/>
    <w:rsid w:val="000606E0"/>
    <w:rsid w:val="00060E84"/>
    <w:rsid w:val="00061227"/>
    <w:rsid w:val="0006175D"/>
    <w:rsid w:val="00061C03"/>
    <w:rsid w:val="00061DB2"/>
    <w:rsid w:val="0006241C"/>
    <w:rsid w:val="00063088"/>
    <w:rsid w:val="00063240"/>
    <w:rsid w:val="00063A67"/>
    <w:rsid w:val="0006464E"/>
    <w:rsid w:val="00064668"/>
    <w:rsid w:val="000648C8"/>
    <w:rsid w:val="000648F5"/>
    <w:rsid w:val="00064B95"/>
    <w:rsid w:val="00064D37"/>
    <w:rsid w:val="0006515D"/>
    <w:rsid w:val="0006594E"/>
    <w:rsid w:val="00065B4E"/>
    <w:rsid w:val="00065CA9"/>
    <w:rsid w:val="0006641C"/>
    <w:rsid w:val="00066750"/>
    <w:rsid w:val="00066E99"/>
    <w:rsid w:val="00067073"/>
    <w:rsid w:val="00067BC9"/>
    <w:rsid w:val="0007032E"/>
    <w:rsid w:val="000704F5"/>
    <w:rsid w:val="0007078E"/>
    <w:rsid w:val="00070AA3"/>
    <w:rsid w:val="00070DB3"/>
    <w:rsid w:val="00070E47"/>
    <w:rsid w:val="0007113F"/>
    <w:rsid w:val="00071A47"/>
    <w:rsid w:val="00071F3D"/>
    <w:rsid w:val="00071F70"/>
    <w:rsid w:val="00071F8A"/>
    <w:rsid w:val="0007264E"/>
    <w:rsid w:val="0007268B"/>
    <w:rsid w:val="0007283E"/>
    <w:rsid w:val="0007297E"/>
    <w:rsid w:val="00072A24"/>
    <w:rsid w:val="00072C17"/>
    <w:rsid w:val="00073244"/>
    <w:rsid w:val="000734DF"/>
    <w:rsid w:val="00073663"/>
    <w:rsid w:val="000737F7"/>
    <w:rsid w:val="00073950"/>
    <w:rsid w:val="00073B5A"/>
    <w:rsid w:val="00073EF1"/>
    <w:rsid w:val="000745F7"/>
    <w:rsid w:val="00074D58"/>
    <w:rsid w:val="00074DB7"/>
    <w:rsid w:val="00074F86"/>
    <w:rsid w:val="0007583F"/>
    <w:rsid w:val="000759F5"/>
    <w:rsid w:val="00075D0C"/>
    <w:rsid w:val="00075D7C"/>
    <w:rsid w:val="00075EE9"/>
    <w:rsid w:val="000762CC"/>
    <w:rsid w:val="000763E8"/>
    <w:rsid w:val="000764FB"/>
    <w:rsid w:val="000765E3"/>
    <w:rsid w:val="00076659"/>
    <w:rsid w:val="00076814"/>
    <w:rsid w:val="00076A28"/>
    <w:rsid w:val="0007714D"/>
    <w:rsid w:val="0007798E"/>
    <w:rsid w:val="00077FC3"/>
    <w:rsid w:val="00080396"/>
    <w:rsid w:val="000806FC"/>
    <w:rsid w:val="000807B6"/>
    <w:rsid w:val="00080CE8"/>
    <w:rsid w:val="0008105C"/>
    <w:rsid w:val="00081AD6"/>
    <w:rsid w:val="000820AB"/>
    <w:rsid w:val="000826BE"/>
    <w:rsid w:val="00082B40"/>
    <w:rsid w:val="00083004"/>
    <w:rsid w:val="000832CE"/>
    <w:rsid w:val="000835F0"/>
    <w:rsid w:val="00083E96"/>
    <w:rsid w:val="0008530D"/>
    <w:rsid w:val="000855C6"/>
    <w:rsid w:val="0008563A"/>
    <w:rsid w:val="00085B2B"/>
    <w:rsid w:val="00086ECC"/>
    <w:rsid w:val="0008771A"/>
    <w:rsid w:val="00087755"/>
    <w:rsid w:val="00087E47"/>
    <w:rsid w:val="0009002F"/>
    <w:rsid w:val="00090087"/>
    <w:rsid w:val="00090739"/>
    <w:rsid w:val="00090B35"/>
    <w:rsid w:val="00090CD7"/>
    <w:rsid w:val="00091155"/>
    <w:rsid w:val="00091A4D"/>
    <w:rsid w:val="00091C16"/>
    <w:rsid w:val="00091C18"/>
    <w:rsid w:val="00091EA2"/>
    <w:rsid w:val="00092087"/>
    <w:rsid w:val="000927EC"/>
    <w:rsid w:val="00092929"/>
    <w:rsid w:val="0009338B"/>
    <w:rsid w:val="000937EA"/>
    <w:rsid w:val="00094142"/>
    <w:rsid w:val="00094187"/>
    <w:rsid w:val="00094AB5"/>
    <w:rsid w:val="000954D1"/>
    <w:rsid w:val="000955D5"/>
    <w:rsid w:val="00095DCB"/>
    <w:rsid w:val="000962F3"/>
    <w:rsid w:val="00096652"/>
    <w:rsid w:val="00096851"/>
    <w:rsid w:val="00096FE3"/>
    <w:rsid w:val="0009786D"/>
    <w:rsid w:val="000A0557"/>
    <w:rsid w:val="000A06A7"/>
    <w:rsid w:val="000A12AB"/>
    <w:rsid w:val="000A1397"/>
    <w:rsid w:val="000A13C2"/>
    <w:rsid w:val="000A149D"/>
    <w:rsid w:val="000A16F3"/>
    <w:rsid w:val="000A19E0"/>
    <w:rsid w:val="000A2034"/>
    <w:rsid w:val="000A21BA"/>
    <w:rsid w:val="000A29DB"/>
    <w:rsid w:val="000A3625"/>
    <w:rsid w:val="000A3954"/>
    <w:rsid w:val="000A399C"/>
    <w:rsid w:val="000A3ABB"/>
    <w:rsid w:val="000A3BD1"/>
    <w:rsid w:val="000A4BEC"/>
    <w:rsid w:val="000A5878"/>
    <w:rsid w:val="000A59AC"/>
    <w:rsid w:val="000A59FA"/>
    <w:rsid w:val="000A5BDF"/>
    <w:rsid w:val="000A6153"/>
    <w:rsid w:val="000A619C"/>
    <w:rsid w:val="000A6B77"/>
    <w:rsid w:val="000B04AC"/>
    <w:rsid w:val="000B05F6"/>
    <w:rsid w:val="000B0884"/>
    <w:rsid w:val="000B08C2"/>
    <w:rsid w:val="000B0CDA"/>
    <w:rsid w:val="000B1696"/>
    <w:rsid w:val="000B1861"/>
    <w:rsid w:val="000B1A29"/>
    <w:rsid w:val="000B203C"/>
    <w:rsid w:val="000B21C2"/>
    <w:rsid w:val="000B25D6"/>
    <w:rsid w:val="000B25D8"/>
    <w:rsid w:val="000B26AB"/>
    <w:rsid w:val="000B2E2B"/>
    <w:rsid w:val="000B31CF"/>
    <w:rsid w:val="000B3557"/>
    <w:rsid w:val="000B3AA7"/>
    <w:rsid w:val="000B3BA5"/>
    <w:rsid w:val="000B3F30"/>
    <w:rsid w:val="000B422C"/>
    <w:rsid w:val="000B42C3"/>
    <w:rsid w:val="000B479C"/>
    <w:rsid w:val="000B4D0E"/>
    <w:rsid w:val="000B4D2F"/>
    <w:rsid w:val="000B4F97"/>
    <w:rsid w:val="000B50D3"/>
    <w:rsid w:val="000B572D"/>
    <w:rsid w:val="000B59CF"/>
    <w:rsid w:val="000B5CF5"/>
    <w:rsid w:val="000B5D75"/>
    <w:rsid w:val="000B61A1"/>
    <w:rsid w:val="000B6286"/>
    <w:rsid w:val="000B686B"/>
    <w:rsid w:val="000B68C5"/>
    <w:rsid w:val="000B6E05"/>
    <w:rsid w:val="000B7557"/>
    <w:rsid w:val="000B75BD"/>
    <w:rsid w:val="000C03A1"/>
    <w:rsid w:val="000C0637"/>
    <w:rsid w:val="000C0FAE"/>
    <w:rsid w:val="000C1986"/>
    <w:rsid w:val="000C2F8C"/>
    <w:rsid w:val="000C4763"/>
    <w:rsid w:val="000C4CC8"/>
    <w:rsid w:val="000C4D76"/>
    <w:rsid w:val="000C5B07"/>
    <w:rsid w:val="000C5FBA"/>
    <w:rsid w:val="000C6251"/>
    <w:rsid w:val="000C629A"/>
    <w:rsid w:val="000C6397"/>
    <w:rsid w:val="000C6865"/>
    <w:rsid w:val="000C6916"/>
    <w:rsid w:val="000C72DF"/>
    <w:rsid w:val="000C7CB5"/>
    <w:rsid w:val="000C7D17"/>
    <w:rsid w:val="000C7D89"/>
    <w:rsid w:val="000D0632"/>
    <w:rsid w:val="000D08F2"/>
    <w:rsid w:val="000D1242"/>
    <w:rsid w:val="000D18A2"/>
    <w:rsid w:val="000D1C13"/>
    <w:rsid w:val="000D1FC7"/>
    <w:rsid w:val="000D2291"/>
    <w:rsid w:val="000D2756"/>
    <w:rsid w:val="000D3370"/>
    <w:rsid w:val="000D3383"/>
    <w:rsid w:val="000D36F2"/>
    <w:rsid w:val="000D3CBB"/>
    <w:rsid w:val="000D4061"/>
    <w:rsid w:val="000D417F"/>
    <w:rsid w:val="000D44AA"/>
    <w:rsid w:val="000D4774"/>
    <w:rsid w:val="000D4ACF"/>
    <w:rsid w:val="000D4B99"/>
    <w:rsid w:val="000D5416"/>
    <w:rsid w:val="000D5863"/>
    <w:rsid w:val="000D5930"/>
    <w:rsid w:val="000D5CB2"/>
    <w:rsid w:val="000D6588"/>
    <w:rsid w:val="000D683F"/>
    <w:rsid w:val="000D6FAB"/>
    <w:rsid w:val="000D7399"/>
    <w:rsid w:val="000D762D"/>
    <w:rsid w:val="000E0723"/>
    <w:rsid w:val="000E0EFB"/>
    <w:rsid w:val="000E1640"/>
    <w:rsid w:val="000E1817"/>
    <w:rsid w:val="000E1C53"/>
    <w:rsid w:val="000E204B"/>
    <w:rsid w:val="000E2193"/>
    <w:rsid w:val="000E272E"/>
    <w:rsid w:val="000E2A54"/>
    <w:rsid w:val="000E2D8D"/>
    <w:rsid w:val="000E3006"/>
    <w:rsid w:val="000E37BE"/>
    <w:rsid w:val="000E37E3"/>
    <w:rsid w:val="000E3CBD"/>
    <w:rsid w:val="000E4057"/>
    <w:rsid w:val="000E4BA9"/>
    <w:rsid w:val="000E4CD6"/>
    <w:rsid w:val="000E4DCE"/>
    <w:rsid w:val="000E5004"/>
    <w:rsid w:val="000E597E"/>
    <w:rsid w:val="000E5F49"/>
    <w:rsid w:val="000E5FBF"/>
    <w:rsid w:val="000E61C6"/>
    <w:rsid w:val="000E6B82"/>
    <w:rsid w:val="000E6E56"/>
    <w:rsid w:val="000E70BD"/>
    <w:rsid w:val="000E7167"/>
    <w:rsid w:val="000E71BA"/>
    <w:rsid w:val="000E7CD3"/>
    <w:rsid w:val="000E7E64"/>
    <w:rsid w:val="000E7F1D"/>
    <w:rsid w:val="000F02B6"/>
    <w:rsid w:val="000F03C6"/>
    <w:rsid w:val="000F0491"/>
    <w:rsid w:val="000F06CC"/>
    <w:rsid w:val="000F09E7"/>
    <w:rsid w:val="000F0D2F"/>
    <w:rsid w:val="000F136C"/>
    <w:rsid w:val="000F13FB"/>
    <w:rsid w:val="000F1694"/>
    <w:rsid w:val="000F177D"/>
    <w:rsid w:val="000F18A9"/>
    <w:rsid w:val="000F1904"/>
    <w:rsid w:val="000F1911"/>
    <w:rsid w:val="000F1948"/>
    <w:rsid w:val="000F19A5"/>
    <w:rsid w:val="000F1A4C"/>
    <w:rsid w:val="000F1D64"/>
    <w:rsid w:val="000F23B4"/>
    <w:rsid w:val="000F281D"/>
    <w:rsid w:val="000F2A98"/>
    <w:rsid w:val="000F2B88"/>
    <w:rsid w:val="000F381E"/>
    <w:rsid w:val="000F3AD3"/>
    <w:rsid w:val="000F3E2F"/>
    <w:rsid w:val="000F481B"/>
    <w:rsid w:val="000F4880"/>
    <w:rsid w:val="000F4911"/>
    <w:rsid w:val="000F58BD"/>
    <w:rsid w:val="000F5F32"/>
    <w:rsid w:val="000F60D4"/>
    <w:rsid w:val="000F60E1"/>
    <w:rsid w:val="000F6A8C"/>
    <w:rsid w:val="000F6E4A"/>
    <w:rsid w:val="000F6F60"/>
    <w:rsid w:val="000F7185"/>
    <w:rsid w:val="000F74B1"/>
    <w:rsid w:val="000F79AF"/>
    <w:rsid w:val="000F7A2E"/>
    <w:rsid w:val="000F7A9E"/>
    <w:rsid w:val="000F7B40"/>
    <w:rsid w:val="000F7C91"/>
    <w:rsid w:val="001007A8"/>
    <w:rsid w:val="00101CE7"/>
    <w:rsid w:val="00101FBF"/>
    <w:rsid w:val="0010208A"/>
    <w:rsid w:val="0010250E"/>
    <w:rsid w:val="0010267D"/>
    <w:rsid w:val="00102BA9"/>
    <w:rsid w:val="00103101"/>
    <w:rsid w:val="001036AB"/>
    <w:rsid w:val="00103CA8"/>
    <w:rsid w:val="001046B3"/>
    <w:rsid w:val="00104D15"/>
    <w:rsid w:val="0010555E"/>
    <w:rsid w:val="001056EE"/>
    <w:rsid w:val="0010576C"/>
    <w:rsid w:val="00105D2A"/>
    <w:rsid w:val="00106163"/>
    <w:rsid w:val="00106D7B"/>
    <w:rsid w:val="00107045"/>
    <w:rsid w:val="001077AB"/>
    <w:rsid w:val="0010786C"/>
    <w:rsid w:val="001078DB"/>
    <w:rsid w:val="001100AF"/>
    <w:rsid w:val="001115DD"/>
    <w:rsid w:val="00111805"/>
    <w:rsid w:val="001118E0"/>
    <w:rsid w:val="00111A90"/>
    <w:rsid w:val="00111B1C"/>
    <w:rsid w:val="00111D27"/>
    <w:rsid w:val="00111E11"/>
    <w:rsid w:val="0011203E"/>
    <w:rsid w:val="00112FF0"/>
    <w:rsid w:val="00113139"/>
    <w:rsid w:val="00113289"/>
    <w:rsid w:val="001133E1"/>
    <w:rsid w:val="001134A7"/>
    <w:rsid w:val="001138DB"/>
    <w:rsid w:val="0011400C"/>
    <w:rsid w:val="00114444"/>
    <w:rsid w:val="00114814"/>
    <w:rsid w:val="00114B2B"/>
    <w:rsid w:val="00114F4A"/>
    <w:rsid w:val="00115157"/>
    <w:rsid w:val="00117070"/>
    <w:rsid w:val="00117278"/>
    <w:rsid w:val="001172BA"/>
    <w:rsid w:val="0012076C"/>
    <w:rsid w:val="00120B48"/>
    <w:rsid w:val="00120E55"/>
    <w:rsid w:val="00121084"/>
    <w:rsid w:val="001211B0"/>
    <w:rsid w:val="00121D98"/>
    <w:rsid w:val="00122C17"/>
    <w:rsid w:val="00122F70"/>
    <w:rsid w:val="00123951"/>
    <w:rsid w:val="001241AF"/>
    <w:rsid w:val="001247E4"/>
    <w:rsid w:val="0012531B"/>
    <w:rsid w:val="0012533F"/>
    <w:rsid w:val="00125389"/>
    <w:rsid w:val="00125E35"/>
    <w:rsid w:val="001262D8"/>
    <w:rsid w:val="001263D0"/>
    <w:rsid w:val="001268DF"/>
    <w:rsid w:val="00126965"/>
    <w:rsid w:val="0012719E"/>
    <w:rsid w:val="001279D8"/>
    <w:rsid w:val="00127EBC"/>
    <w:rsid w:val="001307D8"/>
    <w:rsid w:val="00131124"/>
    <w:rsid w:val="00131660"/>
    <w:rsid w:val="00132042"/>
    <w:rsid w:val="001324E3"/>
    <w:rsid w:val="0013322C"/>
    <w:rsid w:val="0013450B"/>
    <w:rsid w:val="00134A10"/>
    <w:rsid w:val="0013521A"/>
    <w:rsid w:val="00135320"/>
    <w:rsid w:val="001353B8"/>
    <w:rsid w:val="001361DE"/>
    <w:rsid w:val="001365C3"/>
    <w:rsid w:val="001367C1"/>
    <w:rsid w:val="00136C5B"/>
    <w:rsid w:val="00136DAA"/>
    <w:rsid w:val="0013722A"/>
    <w:rsid w:val="0013759E"/>
    <w:rsid w:val="00137604"/>
    <w:rsid w:val="00137CE9"/>
    <w:rsid w:val="00137D9A"/>
    <w:rsid w:val="0014026F"/>
    <w:rsid w:val="0014055A"/>
    <w:rsid w:val="00140AB8"/>
    <w:rsid w:val="00140F55"/>
    <w:rsid w:val="0014105F"/>
    <w:rsid w:val="0014148B"/>
    <w:rsid w:val="00141E8A"/>
    <w:rsid w:val="0014248F"/>
    <w:rsid w:val="001429E2"/>
    <w:rsid w:val="00143156"/>
    <w:rsid w:val="001431DF"/>
    <w:rsid w:val="00143295"/>
    <w:rsid w:val="001438E0"/>
    <w:rsid w:val="00143A4D"/>
    <w:rsid w:val="00143F05"/>
    <w:rsid w:val="00144ACD"/>
    <w:rsid w:val="00144AEF"/>
    <w:rsid w:val="00145071"/>
    <w:rsid w:val="001451C3"/>
    <w:rsid w:val="001454B1"/>
    <w:rsid w:val="00146790"/>
    <w:rsid w:val="001469AA"/>
    <w:rsid w:val="0014791A"/>
    <w:rsid w:val="00147B49"/>
    <w:rsid w:val="00147D47"/>
    <w:rsid w:val="00147DD8"/>
    <w:rsid w:val="00150432"/>
    <w:rsid w:val="00151074"/>
    <w:rsid w:val="0015122F"/>
    <w:rsid w:val="001517AC"/>
    <w:rsid w:val="00151D8C"/>
    <w:rsid w:val="001522AE"/>
    <w:rsid w:val="001522C0"/>
    <w:rsid w:val="001523C7"/>
    <w:rsid w:val="00152650"/>
    <w:rsid w:val="0015268B"/>
    <w:rsid w:val="0015290B"/>
    <w:rsid w:val="00152E0C"/>
    <w:rsid w:val="00153C41"/>
    <w:rsid w:val="00153F2A"/>
    <w:rsid w:val="00154DAE"/>
    <w:rsid w:val="00154E93"/>
    <w:rsid w:val="0015507E"/>
    <w:rsid w:val="00155409"/>
    <w:rsid w:val="0015548F"/>
    <w:rsid w:val="00157178"/>
    <w:rsid w:val="001574AC"/>
    <w:rsid w:val="00157659"/>
    <w:rsid w:val="001579A0"/>
    <w:rsid w:val="00157E65"/>
    <w:rsid w:val="00160041"/>
    <w:rsid w:val="0016150E"/>
    <w:rsid w:val="00161563"/>
    <w:rsid w:val="001617D6"/>
    <w:rsid w:val="001618A5"/>
    <w:rsid w:val="001619F4"/>
    <w:rsid w:val="00161A91"/>
    <w:rsid w:val="00161C4A"/>
    <w:rsid w:val="00161F4C"/>
    <w:rsid w:val="00162282"/>
    <w:rsid w:val="00162404"/>
    <w:rsid w:val="00162BA6"/>
    <w:rsid w:val="00162DCF"/>
    <w:rsid w:val="001635B8"/>
    <w:rsid w:val="0016380C"/>
    <w:rsid w:val="00163881"/>
    <w:rsid w:val="00163AF8"/>
    <w:rsid w:val="001642DE"/>
    <w:rsid w:val="0016448F"/>
    <w:rsid w:val="00164561"/>
    <w:rsid w:val="001646F6"/>
    <w:rsid w:val="00164743"/>
    <w:rsid w:val="00164795"/>
    <w:rsid w:val="00164C33"/>
    <w:rsid w:val="00164DD6"/>
    <w:rsid w:val="00165003"/>
    <w:rsid w:val="001658DB"/>
    <w:rsid w:val="00166679"/>
    <w:rsid w:val="00166EFD"/>
    <w:rsid w:val="00167221"/>
    <w:rsid w:val="00167442"/>
    <w:rsid w:val="0017082B"/>
    <w:rsid w:val="00170AF5"/>
    <w:rsid w:val="00170BBF"/>
    <w:rsid w:val="00172827"/>
    <w:rsid w:val="00172BC9"/>
    <w:rsid w:val="00172D1F"/>
    <w:rsid w:val="00173253"/>
    <w:rsid w:val="001737BA"/>
    <w:rsid w:val="001738D6"/>
    <w:rsid w:val="00173EE5"/>
    <w:rsid w:val="00174AB5"/>
    <w:rsid w:val="00174B88"/>
    <w:rsid w:val="00174CF0"/>
    <w:rsid w:val="00174D9F"/>
    <w:rsid w:val="00174E6A"/>
    <w:rsid w:val="001754DF"/>
    <w:rsid w:val="0017562F"/>
    <w:rsid w:val="00175675"/>
    <w:rsid w:val="00175B5B"/>
    <w:rsid w:val="001760E1"/>
    <w:rsid w:val="001761D2"/>
    <w:rsid w:val="00176AA9"/>
    <w:rsid w:val="00180366"/>
    <w:rsid w:val="001807FC"/>
    <w:rsid w:val="0018084E"/>
    <w:rsid w:val="0018126B"/>
    <w:rsid w:val="00181979"/>
    <w:rsid w:val="00181B6B"/>
    <w:rsid w:val="00181FE8"/>
    <w:rsid w:val="00181FFB"/>
    <w:rsid w:val="00182897"/>
    <w:rsid w:val="00182D5C"/>
    <w:rsid w:val="00183F04"/>
    <w:rsid w:val="00184648"/>
    <w:rsid w:val="00184846"/>
    <w:rsid w:val="001854AA"/>
    <w:rsid w:val="00185BBF"/>
    <w:rsid w:val="001861CB"/>
    <w:rsid w:val="0018638D"/>
    <w:rsid w:val="00186993"/>
    <w:rsid w:val="00186DCC"/>
    <w:rsid w:val="00187299"/>
    <w:rsid w:val="00190020"/>
    <w:rsid w:val="00190B8B"/>
    <w:rsid w:val="00190F5E"/>
    <w:rsid w:val="001911AA"/>
    <w:rsid w:val="0019158B"/>
    <w:rsid w:val="001915B3"/>
    <w:rsid w:val="00191A8D"/>
    <w:rsid w:val="00192266"/>
    <w:rsid w:val="001922B5"/>
    <w:rsid w:val="00192339"/>
    <w:rsid w:val="00192553"/>
    <w:rsid w:val="00192961"/>
    <w:rsid w:val="001933C6"/>
    <w:rsid w:val="00194028"/>
    <w:rsid w:val="00194514"/>
    <w:rsid w:val="0019477C"/>
    <w:rsid w:val="00194799"/>
    <w:rsid w:val="00194B93"/>
    <w:rsid w:val="001951F1"/>
    <w:rsid w:val="0019557F"/>
    <w:rsid w:val="00195BC1"/>
    <w:rsid w:val="00195FF7"/>
    <w:rsid w:val="0019771A"/>
    <w:rsid w:val="00197817"/>
    <w:rsid w:val="00197B3E"/>
    <w:rsid w:val="00197C9F"/>
    <w:rsid w:val="001A0627"/>
    <w:rsid w:val="001A096F"/>
    <w:rsid w:val="001A10B7"/>
    <w:rsid w:val="001A164C"/>
    <w:rsid w:val="001A1FA8"/>
    <w:rsid w:val="001A244A"/>
    <w:rsid w:val="001A26DE"/>
    <w:rsid w:val="001A2C86"/>
    <w:rsid w:val="001A2CF7"/>
    <w:rsid w:val="001A33DA"/>
    <w:rsid w:val="001A3C4E"/>
    <w:rsid w:val="001A526B"/>
    <w:rsid w:val="001A5BD7"/>
    <w:rsid w:val="001A5DC6"/>
    <w:rsid w:val="001A5E46"/>
    <w:rsid w:val="001A5EFC"/>
    <w:rsid w:val="001A6959"/>
    <w:rsid w:val="001A6DD7"/>
    <w:rsid w:val="001A6F51"/>
    <w:rsid w:val="001A7E13"/>
    <w:rsid w:val="001B0686"/>
    <w:rsid w:val="001B095A"/>
    <w:rsid w:val="001B1180"/>
    <w:rsid w:val="001B1FD3"/>
    <w:rsid w:val="001B2F30"/>
    <w:rsid w:val="001B3199"/>
    <w:rsid w:val="001B374B"/>
    <w:rsid w:val="001B3E52"/>
    <w:rsid w:val="001B4A8D"/>
    <w:rsid w:val="001B55C3"/>
    <w:rsid w:val="001B596E"/>
    <w:rsid w:val="001B5B30"/>
    <w:rsid w:val="001B6904"/>
    <w:rsid w:val="001B6C2D"/>
    <w:rsid w:val="001B6E1D"/>
    <w:rsid w:val="001B72C1"/>
    <w:rsid w:val="001B787D"/>
    <w:rsid w:val="001C00EA"/>
    <w:rsid w:val="001C0D8C"/>
    <w:rsid w:val="001C10BC"/>
    <w:rsid w:val="001C161A"/>
    <w:rsid w:val="001C17E4"/>
    <w:rsid w:val="001C1EFD"/>
    <w:rsid w:val="001C2C26"/>
    <w:rsid w:val="001C3500"/>
    <w:rsid w:val="001C3AEC"/>
    <w:rsid w:val="001C3BA5"/>
    <w:rsid w:val="001C57BD"/>
    <w:rsid w:val="001C6103"/>
    <w:rsid w:val="001C6169"/>
    <w:rsid w:val="001C656A"/>
    <w:rsid w:val="001C696D"/>
    <w:rsid w:val="001C6A98"/>
    <w:rsid w:val="001C6BD4"/>
    <w:rsid w:val="001C6C74"/>
    <w:rsid w:val="001C6FD8"/>
    <w:rsid w:val="001C7427"/>
    <w:rsid w:val="001C7A8F"/>
    <w:rsid w:val="001D0272"/>
    <w:rsid w:val="001D0E65"/>
    <w:rsid w:val="001D11CF"/>
    <w:rsid w:val="001D19B4"/>
    <w:rsid w:val="001D2859"/>
    <w:rsid w:val="001D2EB7"/>
    <w:rsid w:val="001D3904"/>
    <w:rsid w:val="001D3DF7"/>
    <w:rsid w:val="001D520E"/>
    <w:rsid w:val="001D57B0"/>
    <w:rsid w:val="001D58E9"/>
    <w:rsid w:val="001D6064"/>
    <w:rsid w:val="001D637E"/>
    <w:rsid w:val="001D7384"/>
    <w:rsid w:val="001D759B"/>
    <w:rsid w:val="001D762D"/>
    <w:rsid w:val="001E055B"/>
    <w:rsid w:val="001E05B8"/>
    <w:rsid w:val="001E0D3F"/>
    <w:rsid w:val="001E1325"/>
    <w:rsid w:val="001E144A"/>
    <w:rsid w:val="001E147E"/>
    <w:rsid w:val="001E1497"/>
    <w:rsid w:val="001E1877"/>
    <w:rsid w:val="001E1D76"/>
    <w:rsid w:val="001E1E8A"/>
    <w:rsid w:val="001E233B"/>
    <w:rsid w:val="001E23D3"/>
    <w:rsid w:val="001E24D6"/>
    <w:rsid w:val="001E25AB"/>
    <w:rsid w:val="001E2730"/>
    <w:rsid w:val="001E282F"/>
    <w:rsid w:val="001E29E7"/>
    <w:rsid w:val="001E2A93"/>
    <w:rsid w:val="001E509E"/>
    <w:rsid w:val="001E519D"/>
    <w:rsid w:val="001E55B9"/>
    <w:rsid w:val="001E57AF"/>
    <w:rsid w:val="001E5DB3"/>
    <w:rsid w:val="001E5F5B"/>
    <w:rsid w:val="001E62EF"/>
    <w:rsid w:val="001E67F9"/>
    <w:rsid w:val="001E6B06"/>
    <w:rsid w:val="001E6F41"/>
    <w:rsid w:val="001E7102"/>
    <w:rsid w:val="001E7FB4"/>
    <w:rsid w:val="001F0743"/>
    <w:rsid w:val="001F0EE9"/>
    <w:rsid w:val="001F0F94"/>
    <w:rsid w:val="001F1114"/>
    <w:rsid w:val="001F1169"/>
    <w:rsid w:val="001F14AF"/>
    <w:rsid w:val="001F178C"/>
    <w:rsid w:val="001F19B1"/>
    <w:rsid w:val="001F225D"/>
    <w:rsid w:val="001F2975"/>
    <w:rsid w:val="001F2AFD"/>
    <w:rsid w:val="001F2F37"/>
    <w:rsid w:val="001F2F4F"/>
    <w:rsid w:val="001F301B"/>
    <w:rsid w:val="001F30A5"/>
    <w:rsid w:val="001F35E3"/>
    <w:rsid w:val="001F3887"/>
    <w:rsid w:val="001F3A6E"/>
    <w:rsid w:val="001F3FC9"/>
    <w:rsid w:val="001F46B6"/>
    <w:rsid w:val="001F4991"/>
    <w:rsid w:val="001F50CE"/>
    <w:rsid w:val="001F597F"/>
    <w:rsid w:val="001F6351"/>
    <w:rsid w:val="001F6A38"/>
    <w:rsid w:val="001F769B"/>
    <w:rsid w:val="001F7ACD"/>
    <w:rsid w:val="001F7E0C"/>
    <w:rsid w:val="001F7E32"/>
    <w:rsid w:val="001F7EEA"/>
    <w:rsid w:val="002001A1"/>
    <w:rsid w:val="00200576"/>
    <w:rsid w:val="002007B1"/>
    <w:rsid w:val="00200993"/>
    <w:rsid w:val="00200BDB"/>
    <w:rsid w:val="00201565"/>
    <w:rsid w:val="002015CC"/>
    <w:rsid w:val="00201853"/>
    <w:rsid w:val="00201BB1"/>
    <w:rsid w:val="00201CBA"/>
    <w:rsid w:val="00201FEC"/>
    <w:rsid w:val="00201FF4"/>
    <w:rsid w:val="0020347F"/>
    <w:rsid w:val="002037B2"/>
    <w:rsid w:val="002038C6"/>
    <w:rsid w:val="002038F3"/>
    <w:rsid w:val="00204408"/>
    <w:rsid w:val="00204FE2"/>
    <w:rsid w:val="002050C9"/>
    <w:rsid w:val="002056D6"/>
    <w:rsid w:val="002056F4"/>
    <w:rsid w:val="00206080"/>
    <w:rsid w:val="0020633D"/>
    <w:rsid w:val="00206E14"/>
    <w:rsid w:val="0020742E"/>
    <w:rsid w:val="00207A27"/>
    <w:rsid w:val="00207C1B"/>
    <w:rsid w:val="00207F31"/>
    <w:rsid w:val="0021145F"/>
    <w:rsid w:val="0021158A"/>
    <w:rsid w:val="002116B4"/>
    <w:rsid w:val="002119FA"/>
    <w:rsid w:val="00211CE5"/>
    <w:rsid w:val="002126FA"/>
    <w:rsid w:val="0021274A"/>
    <w:rsid w:val="00212A13"/>
    <w:rsid w:val="00212FC9"/>
    <w:rsid w:val="002130A5"/>
    <w:rsid w:val="0021334F"/>
    <w:rsid w:val="00213662"/>
    <w:rsid w:val="0021498F"/>
    <w:rsid w:val="00214CDC"/>
    <w:rsid w:val="002152C0"/>
    <w:rsid w:val="00215377"/>
    <w:rsid w:val="00215A5A"/>
    <w:rsid w:val="00216071"/>
    <w:rsid w:val="0021618E"/>
    <w:rsid w:val="00216339"/>
    <w:rsid w:val="0021682B"/>
    <w:rsid w:val="00216CC4"/>
    <w:rsid w:val="00216D53"/>
    <w:rsid w:val="0021741D"/>
    <w:rsid w:val="002179C5"/>
    <w:rsid w:val="00217BC3"/>
    <w:rsid w:val="00220064"/>
    <w:rsid w:val="00220A3A"/>
    <w:rsid w:val="00221BBB"/>
    <w:rsid w:val="00221CEF"/>
    <w:rsid w:val="00221DE9"/>
    <w:rsid w:val="00222876"/>
    <w:rsid w:val="00222ABC"/>
    <w:rsid w:val="002233D1"/>
    <w:rsid w:val="00223745"/>
    <w:rsid w:val="0022374B"/>
    <w:rsid w:val="002237D8"/>
    <w:rsid w:val="0022383D"/>
    <w:rsid w:val="002238D7"/>
    <w:rsid w:val="00223A59"/>
    <w:rsid w:val="00223CF3"/>
    <w:rsid w:val="00223FED"/>
    <w:rsid w:val="002248CD"/>
    <w:rsid w:val="00224A02"/>
    <w:rsid w:val="002252FC"/>
    <w:rsid w:val="002256EA"/>
    <w:rsid w:val="00225E21"/>
    <w:rsid w:val="0022680D"/>
    <w:rsid w:val="00226A2B"/>
    <w:rsid w:val="00226B3A"/>
    <w:rsid w:val="00227419"/>
    <w:rsid w:val="002278FA"/>
    <w:rsid w:val="00227913"/>
    <w:rsid w:val="00227B7C"/>
    <w:rsid w:val="00227D29"/>
    <w:rsid w:val="00227D30"/>
    <w:rsid w:val="00230513"/>
    <w:rsid w:val="00230C78"/>
    <w:rsid w:val="002315B1"/>
    <w:rsid w:val="002319F4"/>
    <w:rsid w:val="00232008"/>
    <w:rsid w:val="0023287E"/>
    <w:rsid w:val="00232DA0"/>
    <w:rsid w:val="00233289"/>
    <w:rsid w:val="00233F73"/>
    <w:rsid w:val="00233FD3"/>
    <w:rsid w:val="002340AE"/>
    <w:rsid w:val="00234583"/>
    <w:rsid w:val="0023483D"/>
    <w:rsid w:val="00234A75"/>
    <w:rsid w:val="00234D73"/>
    <w:rsid w:val="00234FCC"/>
    <w:rsid w:val="00235584"/>
    <w:rsid w:val="00236017"/>
    <w:rsid w:val="00236805"/>
    <w:rsid w:val="00236823"/>
    <w:rsid w:val="00236D7B"/>
    <w:rsid w:val="00236FC1"/>
    <w:rsid w:val="00237D5E"/>
    <w:rsid w:val="00240387"/>
    <w:rsid w:val="0024040C"/>
    <w:rsid w:val="00240811"/>
    <w:rsid w:val="00240996"/>
    <w:rsid w:val="00240D95"/>
    <w:rsid w:val="002418C5"/>
    <w:rsid w:val="0024217D"/>
    <w:rsid w:val="00242341"/>
    <w:rsid w:val="002423AE"/>
    <w:rsid w:val="00242B41"/>
    <w:rsid w:val="00242E8E"/>
    <w:rsid w:val="00243A83"/>
    <w:rsid w:val="00243B58"/>
    <w:rsid w:val="002445F6"/>
    <w:rsid w:val="0024472C"/>
    <w:rsid w:val="002448B6"/>
    <w:rsid w:val="00245708"/>
    <w:rsid w:val="00245A80"/>
    <w:rsid w:val="00245BAF"/>
    <w:rsid w:val="002461C3"/>
    <w:rsid w:val="0024639A"/>
    <w:rsid w:val="00246AAD"/>
    <w:rsid w:val="00246C75"/>
    <w:rsid w:val="00247823"/>
    <w:rsid w:val="00247914"/>
    <w:rsid w:val="00247BE0"/>
    <w:rsid w:val="00247FD8"/>
    <w:rsid w:val="0025088B"/>
    <w:rsid w:val="002513E7"/>
    <w:rsid w:val="00251F4E"/>
    <w:rsid w:val="00252310"/>
    <w:rsid w:val="0025256F"/>
    <w:rsid w:val="00253992"/>
    <w:rsid w:val="00253AB3"/>
    <w:rsid w:val="00253CD1"/>
    <w:rsid w:val="00254042"/>
    <w:rsid w:val="002547C8"/>
    <w:rsid w:val="00254898"/>
    <w:rsid w:val="00254A2E"/>
    <w:rsid w:val="00254CD0"/>
    <w:rsid w:val="00255143"/>
    <w:rsid w:val="002557B4"/>
    <w:rsid w:val="00255A89"/>
    <w:rsid w:val="00255C7B"/>
    <w:rsid w:val="0025605B"/>
    <w:rsid w:val="00256167"/>
    <w:rsid w:val="002563C6"/>
    <w:rsid w:val="002565FF"/>
    <w:rsid w:val="00256784"/>
    <w:rsid w:val="002567CD"/>
    <w:rsid w:val="00256871"/>
    <w:rsid w:val="00256C30"/>
    <w:rsid w:val="0025701B"/>
    <w:rsid w:val="0025786F"/>
    <w:rsid w:val="0026096A"/>
    <w:rsid w:val="0026098A"/>
    <w:rsid w:val="00260A61"/>
    <w:rsid w:val="00260B3B"/>
    <w:rsid w:val="00260CBC"/>
    <w:rsid w:val="0026121E"/>
    <w:rsid w:val="002622FD"/>
    <w:rsid w:val="00262495"/>
    <w:rsid w:val="002626F0"/>
    <w:rsid w:val="00262B19"/>
    <w:rsid w:val="00262C65"/>
    <w:rsid w:val="00262E37"/>
    <w:rsid w:val="0026312E"/>
    <w:rsid w:val="0026320F"/>
    <w:rsid w:val="00263634"/>
    <w:rsid w:val="002637CD"/>
    <w:rsid w:val="00263A01"/>
    <w:rsid w:val="00263C2F"/>
    <w:rsid w:val="00263C50"/>
    <w:rsid w:val="00263CDA"/>
    <w:rsid w:val="00263DC9"/>
    <w:rsid w:val="002643D7"/>
    <w:rsid w:val="00264F81"/>
    <w:rsid w:val="002651F6"/>
    <w:rsid w:val="00265338"/>
    <w:rsid w:val="002653CA"/>
    <w:rsid w:val="00266391"/>
    <w:rsid w:val="00266536"/>
    <w:rsid w:val="0026664C"/>
    <w:rsid w:val="00266FAF"/>
    <w:rsid w:val="00267145"/>
    <w:rsid w:val="002673C1"/>
    <w:rsid w:val="00267C90"/>
    <w:rsid w:val="0027012E"/>
    <w:rsid w:val="00270378"/>
    <w:rsid w:val="0027049D"/>
    <w:rsid w:val="002709C2"/>
    <w:rsid w:val="00270BD2"/>
    <w:rsid w:val="00270D31"/>
    <w:rsid w:val="0027103A"/>
    <w:rsid w:val="002714D4"/>
    <w:rsid w:val="0027211D"/>
    <w:rsid w:val="002721DC"/>
    <w:rsid w:val="002730F2"/>
    <w:rsid w:val="00273458"/>
    <w:rsid w:val="00273637"/>
    <w:rsid w:val="00273857"/>
    <w:rsid w:val="00273B4A"/>
    <w:rsid w:val="00273F5E"/>
    <w:rsid w:val="00274295"/>
    <w:rsid w:val="00274614"/>
    <w:rsid w:val="00274ECD"/>
    <w:rsid w:val="0027518E"/>
    <w:rsid w:val="00275ED7"/>
    <w:rsid w:val="002765AC"/>
    <w:rsid w:val="002769D3"/>
    <w:rsid w:val="0027760D"/>
    <w:rsid w:val="00277670"/>
    <w:rsid w:val="00277900"/>
    <w:rsid w:val="00277ADB"/>
    <w:rsid w:val="00277B4A"/>
    <w:rsid w:val="002802E7"/>
    <w:rsid w:val="0028032A"/>
    <w:rsid w:val="00280489"/>
    <w:rsid w:val="002804C2"/>
    <w:rsid w:val="00280882"/>
    <w:rsid w:val="00280895"/>
    <w:rsid w:val="0028215F"/>
    <w:rsid w:val="00282639"/>
    <w:rsid w:val="0028265A"/>
    <w:rsid w:val="002829A1"/>
    <w:rsid w:val="00282F54"/>
    <w:rsid w:val="00283D04"/>
    <w:rsid w:val="00283D86"/>
    <w:rsid w:val="00283DAF"/>
    <w:rsid w:val="0028406C"/>
    <w:rsid w:val="00285114"/>
    <w:rsid w:val="002851ED"/>
    <w:rsid w:val="00285225"/>
    <w:rsid w:val="00285DDD"/>
    <w:rsid w:val="00286149"/>
    <w:rsid w:val="00286210"/>
    <w:rsid w:val="00287029"/>
    <w:rsid w:val="002871D7"/>
    <w:rsid w:val="002876CB"/>
    <w:rsid w:val="00287AFF"/>
    <w:rsid w:val="002913BC"/>
    <w:rsid w:val="00292748"/>
    <w:rsid w:val="002927F4"/>
    <w:rsid w:val="002929A7"/>
    <w:rsid w:val="002930A8"/>
    <w:rsid w:val="00293128"/>
    <w:rsid w:val="002937D7"/>
    <w:rsid w:val="002939DA"/>
    <w:rsid w:val="00293DEA"/>
    <w:rsid w:val="00293DFC"/>
    <w:rsid w:val="00294081"/>
    <w:rsid w:val="002946CA"/>
    <w:rsid w:val="00295225"/>
    <w:rsid w:val="00295383"/>
    <w:rsid w:val="00295FC0"/>
    <w:rsid w:val="0029638B"/>
    <w:rsid w:val="00297469"/>
    <w:rsid w:val="0029784E"/>
    <w:rsid w:val="00297972"/>
    <w:rsid w:val="00297A01"/>
    <w:rsid w:val="00297A36"/>
    <w:rsid w:val="002A03C3"/>
    <w:rsid w:val="002A0D9C"/>
    <w:rsid w:val="002A187C"/>
    <w:rsid w:val="002A2389"/>
    <w:rsid w:val="002A2E99"/>
    <w:rsid w:val="002A35A6"/>
    <w:rsid w:val="002A3866"/>
    <w:rsid w:val="002A3B2A"/>
    <w:rsid w:val="002A465F"/>
    <w:rsid w:val="002A4FAC"/>
    <w:rsid w:val="002A5C52"/>
    <w:rsid w:val="002A60A1"/>
    <w:rsid w:val="002A6196"/>
    <w:rsid w:val="002A62BD"/>
    <w:rsid w:val="002A6881"/>
    <w:rsid w:val="002A6ADB"/>
    <w:rsid w:val="002A6B00"/>
    <w:rsid w:val="002A6C55"/>
    <w:rsid w:val="002A6F07"/>
    <w:rsid w:val="002A7486"/>
    <w:rsid w:val="002A74E5"/>
    <w:rsid w:val="002A76B8"/>
    <w:rsid w:val="002A79CF"/>
    <w:rsid w:val="002A7C98"/>
    <w:rsid w:val="002A7D11"/>
    <w:rsid w:val="002B0045"/>
    <w:rsid w:val="002B085F"/>
    <w:rsid w:val="002B0898"/>
    <w:rsid w:val="002B097B"/>
    <w:rsid w:val="002B0A55"/>
    <w:rsid w:val="002B0FC5"/>
    <w:rsid w:val="002B1038"/>
    <w:rsid w:val="002B169E"/>
    <w:rsid w:val="002B1E1C"/>
    <w:rsid w:val="002B3951"/>
    <w:rsid w:val="002B3C6B"/>
    <w:rsid w:val="002B48D0"/>
    <w:rsid w:val="002B4F70"/>
    <w:rsid w:val="002B571D"/>
    <w:rsid w:val="002B5D73"/>
    <w:rsid w:val="002B5ED0"/>
    <w:rsid w:val="002B5F8A"/>
    <w:rsid w:val="002B641D"/>
    <w:rsid w:val="002B6AC4"/>
    <w:rsid w:val="002B6C5E"/>
    <w:rsid w:val="002B6F22"/>
    <w:rsid w:val="002B7555"/>
    <w:rsid w:val="002B7837"/>
    <w:rsid w:val="002B7DED"/>
    <w:rsid w:val="002B7E89"/>
    <w:rsid w:val="002B7F79"/>
    <w:rsid w:val="002C05C9"/>
    <w:rsid w:val="002C0991"/>
    <w:rsid w:val="002C103F"/>
    <w:rsid w:val="002C1397"/>
    <w:rsid w:val="002C13C0"/>
    <w:rsid w:val="002C19E1"/>
    <w:rsid w:val="002C1AF4"/>
    <w:rsid w:val="002C1F3B"/>
    <w:rsid w:val="002C2291"/>
    <w:rsid w:val="002C24CE"/>
    <w:rsid w:val="002C2890"/>
    <w:rsid w:val="002C2E8B"/>
    <w:rsid w:val="002C3865"/>
    <w:rsid w:val="002C3DE9"/>
    <w:rsid w:val="002C4345"/>
    <w:rsid w:val="002C48E8"/>
    <w:rsid w:val="002C4A48"/>
    <w:rsid w:val="002C4CC5"/>
    <w:rsid w:val="002C4E6A"/>
    <w:rsid w:val="002C617E"/>
    <w:rsid w:val="002C62B1"/>
    <w:rsid w:val="002C6485"/>
    <w:rsid w:val="002C6865"/>
    <w:rsid w:val="002C6A12"/>
    <w:rsid w:val="002C74C5"/>
    <w:rsid w:val="002C777C"/>
    <w:rsid w:val="002D0546"/>
    <w:rsid w:val="002D05BA"/>
    <w:rsid w:val="002D0CAE"/>
    <w:rsid w:val="002D15F0"/>
    <w:rsid w:val="002D18A8"/>
    <w:rsid w:val="002D1E7C"/>
    <w:rsid w:val="002D2D84"/>
    <w:rsid w:val="002D3B83"/>
    <w:rsid w:val="002D3D59"/>
    <w:rsid w:val="002D3E10"/>
    <w:rsid w:val="002D3EE8"/>
    <w:rsid w:val="002D3FEB"/>
    <w:rsid w:val="002D4138"/>
    <w:rsid w:val="002D477C"/>
    <w:rsid w:val="002D4CE2"/>
    <w:rsid w:val="002D4D1C"/>
    <w:rsid w:val="002D4EA0"/>
    <w:rsid w:val="002D4FB7"/>
    <w:rsid w:val="002D5311"/>
    <w:rsid w:val="002D536B"/>
    <w:rsid w:val="002D540B"/>
    <w:rsid w:val="002D5431"/>
    <w:rsid w:val="002D56D6"/>
    <w:rsid w:val="002D5781"/>
    <w:rsid w:val="002D5E6D"/>
    <w:rsid w:val="002D6247"/>
    <w:rsid w:val="002D6665"/>
    <w:rsid w:val="002D682E"/>
    <w:rsid w:val="002D6DB7"/>
    <w:rsid w:val="002D6E47"/>
    <w:rsid w:val="002D6E9A"/>
    <w:rsid w:val="002D7CB2"/>
    <w:rsid w:val="002D7ECB"/>
    <w:rsid w:val="002E00D0"/>
    <w:rsid w:val="002E176D"/>
    <w:rsid w:val="002E20AC"/>
    <w:rsid w:val="002E2717"/>
    <w:rsid w:val="002E2C74"/>
    <w:rsid w:val="002E2FAC"/>
    <w:rsid w:val="002E3283"/>
    <w:rsid w:val="002E3BEE"/>
    <w:rsid w:val="002E4002"/>
    <w:rsid w:val="002E4072"/>
    <w:rsid w:val="002E4547"/>
    <w:rsid w:val="002E46B9"/>
    <w:rsid w:val="002E4D89"/>
    <w:rsid w:val="002E4F88"/>
    <w:rsid w:val="002E5271"/>
    <w:rsid w:val="002E52ED"/>
    <w:rsid w:val="002E5426"/>
    <w:rsid w:val="002E5951"/>
    <w:rsid w:val="002E5C72"/>
    <w:rsid w:val="002E5EDB"/>
    <w:rsid w:val="002E604E"/>
    <w:rsid w:val="002E6C1A"/>
    <w:rsid w:val="002E6D12"/>
    <w:rsid w:val="002E6FE6"/>
    <w:rsid w:val="002E7299"/>
    <w:rsid w:val="002E7542"/>
    <w:rsid w:val="002F0375"/>
    <w:rsid w:val="002F0ED5"/>
    <w:rsid w:val="002F15E6"/>
    <w:rsid w:val="002F1A0D"/>
    <w:rsid w:val="002F1C0C"/>
    <w:rsid w:val="002F2F18"/>
    <w:rsid w:val="002F3E4A"/>
    <w:rsid w:val="002F3FFA"/>
    <w:rsid w:val="002F4969"/>
    <w:rsid w:val="002F4D2D"/>
    <w:rsid w:val="002F5F08"/>
    <w:rsid w:val="002F5FC8"/>
    <w:rsid w:val="002F63C5"/>
    <w:rsid w:val="002F6533"/>
    <w:rsid w:val="002F68C2"/>
    <w:rsid w:val="002F6FBD"/>
    <w:rsid w:val="002F73ED"/>
    <w:rsid w:val="002F7639"/>
    <w:rsid w:val="002F770E"/>
    <w:rsid w:val="002F7797"/>
    <w:rsid w:val="0030074C"/>
    <w:rsid w:val="003012D3"/>
    <w:rsid w:val="00301B9E"/>
    <w:rsid w:val="00301E62"/>
    <w:rsid w:val="003029A6"/>
    <w:rsid w:val="00302DA1"/>
    <w:rsid w:val="00303717"/>
    <w:rsid w:val="00303B4D"/>
    <w:rsid w:val="00303C66"/>
    <w:rsid w:val="00303C85"/>
    <w:rsid w:val="00303D53"/>
    <w:rsid w:val="00303E01"/>
    <w:rsid w:val="00304240"/>
    <w:rsid w:val="00305475"/>
    <w:rsid w:val="00306337"/>
    <w:rsid w:val="003065E4"/>
    <w:rsid w:val="003068A2"/>
    <w:rsid w:val="00306F55"/>
    <w:rsid w:val="00310B33"/>
    <w:rsid w:val="003114B9"/>
    <w:rsid w:val="00311643"/>
    <w:rsid w:val="003125CB"/>
    <w:rsid w:val="00312A78"/>
    <w:rsid w:val="003139E8"/>
    <w:rsid w:val="00313DDB"/>
    <w:rsid w:val="003142B9"/>
    <w:rsid w:val="00314373"/>
    <w:rsid w:val="003147AE"/>
    <w:rsid w:val="00314958"/>
    <w:rsid w:val="00315127"/>
    <w:rsid w:val="003152D8"/>
    <w:rsid w:val="00315963"/>
    <w:rsid w:val="003159EA"/>
    <w:rsid w:val="00315AFE"/>
    <w:rsid w:val="00315B30"/>
    <w:rsid w:val="00315CB1"/>
    <w:rsid w:val="00316289"/>
    <w:rsid w:val="0031632B"/>
    <w:rsid w:val="00316351"/>
    <w:rsid w:val="00316410"/>
    <w:rsid w:val="00316519"/>
    <w:rsid w:val="00316BC1"/>
    <w:rsid w:val="00316E88"/>
    <w:rsid w:val="0031727E"/>
    <w:rsid w:val="0031738E"/>
    <w:rsid w:val="003174F8"/>
    <w:rsid w:val="00317F57"/>
    <w:rsid w:val="00317FA2"/>
    <w:rsid w:val="00320223"/>
    <w:rsid w:val="003205B8"/>
    <w:rsid w:val="003208E4"/>
    <w:rsid w:val="00320CC4"/>
    <w:rsid w:val="00321CB2"/>
    <w:rsid w:val="00321E38"/>
    <w:rsid w:val="00321F20"/>
    <w:rsid w:val="00322D9D"/>
    <w:rsid w:val="003232C6"/>
    <w:rsid w:val="00323598"/>
    <w:rsid w:val="003239F9"/>
    <w:rsid w:val="00323C9F"/>
    <w:rsid w:val="0032407F"/>
    <w:rsid w:val="00324129"/>
    <w:rsid w:val="00324FD8"/>
    <w:rsid w:val="00325075"/>
    <w:rsid w:val="003251F8"/>
    <w:rsid w:val="003263AE"/>
    <w:rsid w:val="00326C83"/>
    <w:rsid w:val="00326F90"/>
    <w:rsid w:val="00327317"/>
    <w:rsid w:val="00330D44"/>
    <w:rsid w:val="00331532"/>
    <w:rsid w:val="00331738"/>
    <w:rsid w:val="00331A01"/>
    <w:rsid w:val="00331D41"/>
    <w:rsid w:val="00332147"/>
    <w:rsid w:val="003325A2"/>
    <w:rsid w:val="00333009"/>
    <w:rsid w:val="003340D1"/>
    <w:rsid w:val="00334F1E"/>
    <w:rsid w:val="00335072"/>
    <w:rsid w:val="003350F9"/>
    <w:rsid w:val="00335441"/>
    <w:rsid w:val="003355FA"/>
    <w:rsid w:val="003364A5"/>
    <w:rsid w:val="0033673B"/>
    <w:rsid w:val="00336A25"/>
    <w:rsid w:val="00336BE8"/>
    <w:rsid w:val="0033721A"/>
    <w:rsid w:val="003373E8"/>
    <w:rsid w:val="00337EC6"/>
    <w:rsid w:val="00340E1D"/>
    <w:rsid w:val="0034122A"/>
    <w:rsid w:val="003414FD"/>
    <w:rsid w:val="00341A62"/>
    <w:rsid w:val="00341C42"/>
    <w:rsid w:val="00341C51"/>
    <w:rsid w:val="00341DCF"/>
    <w:rsid w:val="00342045"/>
    <w:rsid w:val="0034229A"/>
    <w:rsid w:val="00343F97"/>
    <w:rsid w:val="00345089"/>
    <w:rsid w:val="00345234"/>
    <w:rsid w:val="003458C6"/>
    <w:rsid w:val="00346386"/>
    <w:rsid w:val="0034693D"/>
    <w:rsid w:val="00346FC9"/>
    <w:rsid w:val="003471D8"/>
    <w:rsid w:val="00347433"/>
    <w:rsid w:val="00347DD9"/>
    <w:rsid w:val="00350267"/>
    <w:rsid w:val="0035083F"/>
    <w:rsid w:val="00350DA8"/>
    <w:rsid w:val="00350EE8"/>
    <w:rsid w:val="003513C2"/>
    <w:rsid w:val="00351548"/>
    <w:rsid w:val="003524FD"/>
    <w:rsid w:val="00353453"/>
    <w:rsid w:val="00353957"/>
    <w:rsid w:val="00353E3A"/>
    <w:rsid w:val="00353F51"/>
    <w:rsid w:val="0035424B"/>
    <w:rsid w:val="00355050"/>
    <w:rsid w:val="00355CB3"/>
    <w:rsid w:val="00355F2C"/>
    <w:rsid w:val="0035647D"/>
    <w:rsid w:val="00356491"/>
    <w:rsid w:val="00356B03"/>
    <w:rsid w:val="00356CAF"/>
    <w:rsid w:val="003570E3"/>
    <w:rsid w:val="00357714"/>
    <w:rsid w:val="0035771C"/>
    <w:rsid w:val="00357D4F"/>
    <w:rsid w:val="00360A57"/>
    <w:rsid w:val="0036154D"/>
    <w:rsid w:val="0036200A"/>
    <w:rsid w:val="003622BB"/>
    <w:rsid w:val="0036282D"/>
    <w:rsid w:val="00362FC6"/>
    <w:rsid w:val="003637A9"/>
    <w:rsid w:val="00363893"/>
    <w:rsid w:val="00363C7A"/>
    <w:rsid w:val="00364003"/>
    <w:rsid w:val="00364378"/>
    <w:rsid w:val="00364493"/>
    <w:rsid w:val="003645DE"/>
    <w:rsid w:val="003645EB"/>
    <w:rsid w:val="00364889"/>
    <w:rsid w:val="00364B73"/>
    <w:rsid w:val="00364BFD"/>
    <w:rsid w:val="00364C07"/>
    <w:rsid w:val="00364E5A"/>
    <w:rsid w:val="00364F2D"/>
    <w:rsid w:val="00365A88"/>
    <w:rsid w:val="00366388"/>
    <w:rsid w:val="003665D4"/>
    <w:rsid w:val="00366B3E"/>
    <w:rsid w:val="0036731B"/>
    <w:rsid w:val="00367744"/>
    <w:rsid w:val="0036791E"/>
    <w:rsid w:val="00367D1C"/>
    <w:rsid w:val="00370353"/>
    <w:rsid w:val="0037057F"/>
    <w:rsid w:val="003709B8"/>
    <w:rsid w:val="00371414"/>
    <w:rsid w:val="0037145B"/>
    <w:rsid w:val="00371AF7"/>
    <w:rsid w:val="00371F07"/>
    <w:rsid w:val="00372164"/>
    <w:rsid w:val="003727C3"/>
    <w:rsid w:val="00372EBC"/>
    <w:rsid w:val="00373C30"/>
    <w:rsid w:val="003742A4"/>
    <w:rsid w:val="0037464E"/>
    <w:rsid w:val="00374FCC"/>
    <w:rsid w:val="00375098"/>
    <w:rsid w:val="0037510D"/>
    <w:rsid w:val="00375D0B"/>
    <w:rsid w:val="00375EAB"/>
    <w:rsid w:val="00375F52"/>
    <w:rsid w:val="00376446"/>
    <w:rsid w:val="00376713"/>
    <w:rsid w:val="00376A6E"/>
    <w:rsid w:val="00377090"/>
    <w:rsid w:val="00377816"/>
    <w:rsid w:val="00377C88"/>
    <w:rsid w:val="00377D3F"/>
    <w:rsid w:val="0038002B"/>
    <w:rsid w:val="0038030A"/>
    <w:rsid w:val="00380815"/>
    <w:rsid w:val="00381354"/>
    <w:rsid w:val="003816A5"/>
    <w:rsid w:val="003816BC"/>
    <w:rsid w:val="00381F29"/>
    <w:rsid w:val="00383D27"/>
    <w:rsid w:val="00384921"/>
    <w:rsid w:val="00384DFF"/>
    <w:rsid w:val="0038500B"/>
    <w:rsid w:val="003853E3"/>
    <w:rsid w:val="0038607A"/>
    <w:rsid w:val="00386159"/>
    <w:rsid w:val="00386290"/>
    <w:rsid w:val="003864C6"/>
    <w:rsid w:val="00386ACB"/>
    <w:rsid w:val="00386D81"/>
    <w:rsid w:val="00386DF0"/>
    <w:rsid w:val="00386FDE"/>
    <w:rsid w:val="00387CBD"/>
    <w:rsid w:val="003910B2"/>
    <w:rsid w:val="00391CAF"/>
    <w:rsid w:val="003927C0"/>
    <w:rsid w:val="003929BF"/>
    <w:rsid w:val="003929F4"/>
    <w:rsid w:val="00392C55"/>
    <w:rsid w:val="00392C6D"/>
    <w:rsid w:val="00392D26"/>
    <w:rsid w:val="00392F9B"/>
    <w:rsid w:val="003930D7"/>
    <w:rsid w:val="00393247"/>
    <w:rsid w:val="00393299"/>
    <w:rsid w:val="00393A2D"/>
    <w:rsid w:val="003952D1"/>
    <w:rsid w:val="00396E60"/>
    <w:rsid w:val="0039745F"/>
    <w:rsid w:val="00397FA7"/>
    <w:rsid w:val="003A00A6"/>
    <w:rsid w:val="003A1147"/>
    <w:rsid w:val="003A1620"/>
    <w:rsid w:val="003A1A50"/>
    <w:rsid w:val="003A1D28"/>
    <w:rsid w:val="003A2017"/>
    <w:rsid w:val="003A2137"/>
    <w:rsid w:val="003A22A3"/>
    <w:rsid w:val="003A2B2E"/>
    <w:rsid w:val="003A2E54"/>
    <w:rsid w:val="003A3060"/>
    <w:rsid w:val="003A339F"/>
    <w:rsid w:val="003A425E"/>
    <w:rsid w:val="003A48F0"/>
    <w:rsid w:val="003A4A82"/>
    <w:rsid w:val="003A4B70"/>
    <w:rsid w:val="003A4E42"/>
    <w:rsid w:val="003A5333"/>
    <w:rsid w:val="003A56B8"/>
    <w:rsid w:val="003A6414"/>
    <w:rsid w:val="003A6DA8"/>
    <w:rsid w:val="003A6F59"/>
    <w:rsid w:val="003A72BD"/>
    <w:rsid w:val="003B015F"/>
    <w:rsid w:val="003B0485"/>
    <w:rsid w:val="003B10E0"/>
    <w:rsid w:val="003B1AE4"/>
    <w:rsid w:val="003B1D97"/>
    <w:rsid w:val="003B1DCB"/>
    <w:rsid w:val="003B2098"/>
    <w:rsid w:val="003B2973"/>
    <w:rsid w:val="003B38E0"/>
    <w:rsid w:val="003B3B6B"/>
    <w:rsid w:val="003B3DE2"/>
    <w:rsid w:val="003B3FD2"/>
    <w:rsid w:val="003B3FE7"/>
    <w:rsid w:val="003B4016"/>
    <w:rsid w:val="003B4A10"/>
    <w:rsid w:val="003B550B"/>
    <w:rsid w:val="003B593A"/>
    <w:rsid w:val="003B6177"/>
    <w:rsid w:val="003B6587"/>
    <w:rsid w:val="003B6995"/>
    <w:rsid w:val="003B6A4C"/>
    <w:rsid w:val="003B6BD9"/>
    <w:rsid w:val="003B6F33"/>
    <w:rsid w:val="003B6FF5"/>
    <w:rsid w:val="003B73D6"/>
    <w:rsid w:val="003B795F"/>
    <w:rsid w:val="003B796C"/>
    <w:rsid w:val="003B79A1"/>
    <w:rsid w:val="003B7AD6"/>
    <w:rsid w:val="003B7EBC"/>
    <w:rsid w:val="003B7F8E"/>
    <w:rsid w:val="003C0A68"/>
    <w:rsid w:val="003C0C4D"/>
    <w:rsid w:val="003C0F8F"/>
    <w:rsid w:val="003C1412"/>
    <w:rsid w:val="003C14D1"/>
    <w:rsid w:val="003C1C5C"/>
    <w:rsid w:val="003C22BE"/>
    <w:rsid w:val="003C2BD0"/>
    <w:rsid w:val="003C38B7"/>
    <w:rsid w:val="003C40FE"/>
    <w:rsid w:val="003C45C5"/>
    <w:rsid w:val="003C4693"/>
    <w:rsid w:val="003C4C66"/>
    <w:rsid w:val="003C4E2E"/>
    <w:rsid w:val="003C5293"/>
    <w:rsid w:val="003C5455"/>
    <w:rsid w:val="003C5A86"/>
    <w:rsid w:val="003C5AEA"/>
    <w:rsid w:val="003C6148"/>
    <w:rsid w:val="003C678C"/>
    <w:rsid w:val="003C67CA"/>
    <w:rsid w:val="003C6C00"/>
    <w:rsid w:val="003C6FB8"/>
    <w:rsid w:val="003C73BF"/>
    <w:rsid w:val="003C73D9"/>
    <w:rsid w:val="003C760C"/>
    <w:rsid w:val="003C76BA"/>
    <w:rsid w:val="003C7FE2"/>
    <w:rsid w:val="003D00B9"/>
    <w:rsid w:val="003D05F3"/>
    <w:rsid w:val="003D06F3"/>
    <w:rsid w:val="003D072B"/>
    <w:rsid w:val="003D0A4D"/>
    <w:rsid w:val="003D0EBF"/>
    <w:rsid w:val="003D1032"/>
    <w:rsid w:val="003D1291"/>
    <w:rsid w:val="003D13A4"/>
    <w:rsid w:val="003D1D02"/>
    <w:rsid w:val="003D1E59"/>
    <w:rsid w:val="003D1F02"/>
    <w:rsid w:val="003D251A"/>
    <w:rsid w:val="003D264F"/>
    <w:rsid w:val="003D2D17"/>
    <w:rsid w:val="003D3025"/>
    <w:rsid w:val="003D310D"/>
    <w:rsid w:val="003D32C0"/>
    <w:rsid w:val="003D3B39"/>
    <w:rsid w:val="003D420E"/>
    <w:rsid w:val="003D447F"/>
    <w:rsid w:val="003D4D3E"/>
    <w:rsid w:val="003D555E"/>
    <w:rsid w:val="003D5B39"/>
    <w:rsid w:val="003D5BCA"/>
    <w:rsid w:val="003D60DE"/>
    <w:rsid w:val="003D60E3"/>
    <w:rsid w:val="003D63A1"/>
    <w:rsid w:val="003D6A67"/>
    <w:rsid w:val="003D6A68"/>
    <w:rsid w:val="003D7B9C"/>
    <w:rsid w:val="003D7DA6"/>
    <w:rsid w:val="003D7EE2"/>
    <w:rsid w:val="003E073A"/>
    <w:rsid w:val="003E0C33"/>
    <w:rsid w:val="003E1805"/>
    <w:rsid w:val="003E19EF"/>
    <w:rsid w:val="003E1ED1"/>
    <w:rsid w:val="003E2166"/>
    <w:rsid w:val="003E2205"/>
    <w:rsid w:val="003E2BA3"/>
    <w:rsid w:val="003E2D23"/>
    <w:rsid w:val="003E32E4"/>
    <w:rsid w:val="003E3D9F"/>
    <w:rsid w:val="003E3E33"/>
    <w:rsid w:val="003E402E"/>
    <w:rsid w:val="003E4589"/>
    <w:rsid w:val="003E4FBE"/>
    <w:rsid w:val="003E4FE2"/>
    <w:rsid w:val="003E502C"/>
    <w:rsid w:val="003E5332"/>
    <w:rsid w:val="003E599C"/>
    <w:rsid w:val="003E5A42"/>
    <w:rsid w:val="003E5A92"/>
    <w:rsid w:val="003E5D0C"/>
    <w:rsid w:val="003E64BB"/>
    <w:rsid w:val="003E6903"/>
    <w:rsid w:val="003E6DDB"/>
    <w:rsid w:val="003E785D"/>
    <w:rsid w:val="003F0008"/>
    <w:rsid w:val="003F03F4"/>
    <w:rsid w:val="003F085E"/>
    <w:rsid w:val="003F098C"/>
    <w:rsid w:val="003F18B5"/>
    <w:rsid w:val="003F1B6E"/>
    <w:rsid w:val="003F2424"/>
    <w:rsid w:val="003F2D8B"/>
    <w:rsid w:val="003F3052"/>
    <w:rsid w:val="003F35EF"/>
    <w:rsid w:val="003F3BA8"/>
    <w:rsid w:val="003F495E"/>
    <w:rsid w:val="003F5297"/>
    <w:rsid w:val="003F53BF"/>
    <w:rsid w:val="003F5422"/>
    <w:rsid w:val="003F5D0E"/>
    <w:rsid w:val="003F5D1F"/>
    <w:rsid w:val="003F6694"/>
    <w:rsid w:val="003F6B64"/>
    <w:rsid w:val="003F7694"/>
    <w:rsid w:val="003F7EFF"/>
    <w:rsid w:val="004002D0"/>
    <w:rsid w:val="004009FA"/>
    <w:rsid w:val="00400E53"/>
    <w:rsid w:val="0040102B"/>
    <w:rsid w:val="00401575"/>
    <w:rsid w:val="004015A1"/>
    <w:rsid w:val="00401A26"/>
    <w:rsid w:val="00401B06"/>
    <w:rsid w:val="00401BE9"/>
    <w:rsid w:val="00401C6E"/>
    <w:rsid w:val="00402739"/>
    <w:rsid w:val="00402C7C"/>
    <w:rsid w:val="00402FF6"/>
    <w:rsid w:val="0040340D"/>
    <w:rsid w:val="00403F36"/>
    <w:rsid w:val="00403F90"/>
    <w:rsid w:val="00404C13"/>
    <w:rsid w:val="00404E48"/>
    <w:rsid w:val="00404E8F"/>
    <w:rsid w:val="00404ED8"/>
    <w:rsid w:val="00405130"/>
    <w:rsid w:val="0040522B"/>
    <w:rsid w:val="00405241"/>
    <w:rsid w:val="004053C0"/>
    <w:rsid w:val="00405586"/>
    <w:rsid w:val="004059E3"/>
    <w:rsid w:val="00405F99"/>
    <w:rsid w:val="00406211"/>
    <w:rsid w:val="00406399"/>
    <w:rsid w:val="00406ACF"/>
    <w:rsid w:val="00406DF9"/>
    <w:rsid w:val="004077B6"/>
    <w:rsid w:val="00407DEA"/>
    <w:rsid w:val="004104DB"/>
    <w:rsid w:val="004107E2"/>
    <w:rsid w:val="0041128B"/>
    <w:rsid w:val="00411CBF"/>
    <w:rsid w:val="004133DA"/>
    <w:rsid w:val="0041350C"/>
    <w:rsid w:val="0041387E"/>
    <w:rsid w:val="004144D1"/>
    <w:rsid w:val="00415A9E"/>
    <w:rsid w:val="00415F40"/>
    <w:rsid w:val="00416134"/>
    <w:rsid w:val="00416217"/>
    <w:rsid w:val="00416C9E"/>
    <w:rsid w:val="00417E38"/>
    <w:rsid w:val="004201F3"/>
    <w:rsid w:val="00420445"/>
    <w:rsid w:val="00421096"/>
    <w:rsid w:val="004212E1"/>
    <w:rsid w:val="00421C67"/>
    <w:rsid w:val="00421E92"/>
    <w:rsid w:val="00422B02"/>
    <w:rsid w:val="0042326E"/>
    <w:rsid w:val="00423B75"/>
    <w:rsid w:val="00423F03"/>
    <w:rsid w:val="00423F21"/>
    <w:rsid w:val="00423F50"/>
    <w:rsid w:val="00423F77"/>
    <w:rsid w:val="00423FE3"/>
    <w:rsid w:val="0042467C"/>
    <w:rsid w:val="00424A39"/>
    <w:rsid w:val="00425A77"/>
    <w:rsid w:val="0042605D"/>
    <w:rsid w:val="00426096"/>
    <w:rsid w:val="004261E2"/>
    <w:rsid w:val="0042656F"/>
    <w:rsid w:val="00426794"/>
    <w:rsid w:val="00426884"/>
    <w:rsid w:val="00426CEB"/>
    <w:rsid w:val="00427792"/>
    <w:rsid w:val="004308D7"/>
    <w:rsid w:val="00430ED6"/>
    <w:rsid w:val="0043129B"/>
    <w:rsid w:val="00431A57"/>
    <w:rsid w:val="00431AB0"/>
    <w:rsid w:val="00431B72"/>
    <w:rsid w:val="0043236B"/>
    <w:rsid w:val="004329D0"/>
    <w:rsid w:val="00432B67"/>
    <w:rsid w:val="00433614"/>
    <w:rsid w:val="00433CEA"/>
    <w:rsid w:val="00434A81"/>
    <w:rsid w:val="00434EC4"/>
    <w:rsid w:val="0043571F"/>
    <w:rsid w:val="004366DD"/>
    <w:rsid w:val="004369B2"/>
    <w:rsid w:val="00436B4C"/>
    <w:rsid w:val="004376EC"/>
    <w:rsid w:val="0043776D"/>
    <w:rsid w:val="00437F0C"/>
    <w:rsid w:val="0044006E"/>
    <w:rsid w:val="0044083A"/>
    <w:rsid w:val="00440C04"/>
    <w:rsid w:val="00440CF6"/>
    <w:rsid w:val="00440E50"/>
    <w:rsid w:val="004410CB"/>
    <w:rsid w:val="00441328"/>
    <w:rsid w:val="0044171F"/>
    <w:rsid w:val="00441C96"/>
    <w:rsid w:val="0044249B"/>
    <w:rsid w:val="004424A6"/>
    <w:rsid w:val="0044311E"/>
    <w:rsid w:val="00443176"/>
    <w:rsid w:val="00443E3C"/>
    <w:rsid w:val="00444145"/>
    <w:rsid w:val="00444A04"/>
    <w:rsid w:val="004451EF"/>
    <w:rsid w:val="004453A6"/>
    <w:rsid w:val="0044540D"/>
    <w:rsid w:val="004456E9"/>
    <w:rsid w:val="0044574A"/>
    <w:rsid w:val="0044584B"/>
    <w:rsid w:val="00445E9E"/>
    <w:rsid w:val="00445FDF"/>
    <w:rsid w:val="00446740"/>
    <w:rsid w:val="00446910"/>
    <w:rsid w:val="00446B02"/>
    <w:rsid w:val="00446E15"/>
    <w:rsid w:val="00446EA1"/>
    <w:rsid w:val="00446F16"/>
    <w:rsid w:val="004473D9"/>
    <w:rsid w:val="004474F1"/>
    <w:rsid w:val="004478AC"/>
    <w:rsid w:val="004478B8"/>
    <w:rsid w:val="00447BB3"/>
    <w:rsid w:val="00450628"/>
    <w:rsid w:val="004513AF"/>
    <w:rsid w:val="00451BA2"/>
    <w:rsid w:val="00451FC9"/>
    <w:rsid w:val="00452133"/>
    <w:rsid w:val="004521FF"/>
    <w:rsid w:val="004526B0"/>
    <w:rsid w:val="00452715"/>
    <w:rsid w:val="00452C5B"/>
    <w:rsid w:val="00453515"/>
    <w:rsid w:val="0045353D"/>
    <w:rsid w:val="0045370D"/>
    <w:rsid w:val="004538F1"/>
    <w:rsid w:val="00453A9F"/>
    <w:rsid w:val="004541A9"/>
    <w:rsid w:val="0045477B"/>
    <w:rsid w:val="004547AD"/>
    <w:rsid w:val="00454D86"/>
    <w:rsid w:val="00455C0D"/>
    <w:rsid w:val="00456367"/>
    <w:rsid w:val="004563FA"/>
    <w:rsid w:val="00456535"/>
    <w:rsid w:val="00457281"/>
    <w:rsid w:val="00457427"/>
    <w:rsid w:val="0045754C"/>
    <w:rsid w:val="0045792D"/>
    <w:rsid w:val="00457A6A"/>
    <w:rsid w:val="00457CDF"/>
    <w:rsid w:val="00457E99"/>
    <w:rsid w:val="00460EE3"/>
    <w:rsid w:val="0046171C"/>
    <w:rsid w:val="004619AC"/>
    <w:rsid w:val="00461AC1"/>
    <w:rsid w:val="00461FD4"/>
    <w:rsid w:val="0046255B"/>
    <w:rsid w:val="00462FB0"/>
    <w:rsid w:val="004631A1"/>
    <w:rsid w:val="00463793"/>
    <w:rsid w:val="00463A07"/>
    <w:rsid w:val="00463B47"/>
    <w:rsid w:val="0046458B"/>
    <w:rsid w:val="0046466D"/>
    <w:rsid w:val="004647DA"/>
    <w:rsid w:val="004649AE"/>
    <w:rsid w:val="00464DA7"/>
    <w:rsid w:val="00465767"/>
    <w:rsid w:val="004659DB"/>
    <w:rsid w:val="00465DCA"/>
    <w:rsid w:val="00466586"/>
    <w:rsid w:val="004669C4"/>
    <w:rsid w:val="00466B2E"/>
    <w:rsid w:val="00467DA6"/>
    <w:rsid w:val="00470451"/>
    <w:rsid w:val="00470D3E"/>
    <w:rsid w:val="004711D6"/>
    <w:rsid w:val="00471754"/>
    <w:rsid w:val="00471B63"/>
    <w:rsid w:val="00471D72"/>
    <w:rsid w:val="00471F4B"/>
    <w:rsid w:val="00472493"/>
    <w:rsid w:val="00472BC1"/>
    <w:rsid w:val="004730EF"/>
    <w:rsid w:val="00473190"/>
    <w:rsid w:val="00473200"/>
    <w:rsid w:val="00473D35"/>
    <w:rsid w:val="004746AD"/>
    <w:rsid w:val="0047495A"/>
    <w:rsid w:val="00474D16"/>
    <w:rsid w:val="00475842"/>
    <w:rsid w:val="00475B30"/>
    <w:rsid w:val="00475FF5"/>
    <w:rsid w:val="004764BE"/>
    <w:rsid w:val="00476784"/>
    <w:rsid w:val="00476A2C"/>
    <w:rsid w:val="0047715B"/>
    <w:rsid w:val="00477192"/>
    <w:rsid w:val="0047740F"/>
    <w:rsid w:val="0047751E"/>
    <w:rsid w:val="0047785D"/>
    <w:rsid w:val="00477B17"/>
    <w:rsid w:val="00480559"/>
    <w:rsid w:val="00480C84"/>
    <w:rsid w:val="00481A50"/>
    <w:rsid w:val="00481F56"/>
    <w:rsid w:val="00481FD5"/>
    <w:rsid w:val="00482ABA"/>
    <w:rsid w:val="00482E82"/>
    <w:rsid w:val="00483BA0"/>
    <w:rsid w:val="00483BEA"/>
    <w:rsid w:val="00484E4C"/>
    <w:rsid w:val="00485238"/>
    <w:rsid w:val="00485369"/>
    <w:rsid w:val="0048541A"/>
    <w:rsid w:val="0048570B"/>
    <w:rsid w:val="004857C1"/>
    <w:rsid w:val="00485B31"/>
    <w:rsid w:val="00485C2B"/>
    <w:rsid w:val="00486BAF"/>
    <w:rsid w:val="004870B1"/>
    <w:rsid w:val="004872B6"/>
    <w:rsid w:val="00487503"/>
    <w:rsid w:val="00487546"/>
    <w:rsid w:val="00487690"/>
    <w:rsid w:val="0048782C"/>
    <w:rsid w:val="00487FEE"/>
    <w:rsid w:val="00490E52"/>
    <w:rsid w:val="00490EBD"/>
    <w:rsid w:val="00490F4F"/>
    <w:rsid w:val="004914C0"/>
    <w:rsid w:val="004915A0"/>
    <w:rsid w:val="00491940"/>
    <w:rsid w:val="0049217D"/>
    <w:rsid w:val="004924E0"/>
    <w:rsid w:val="0049354A"/>
    <w:rsid w:val="00493811"/>
    <w:rsid w:val="00493A36"/>
    <w:rsid w:val="00493BD5"/>
    <w:rsid w:val="00493C6C"/>
    <w:rsid w:val="0049424B"/>
    <w:rsid w:val="00494ECC"/>
    <w:rsid w:val="00495D9F"/>
    <w:rsid w:val="00496010"/>
    <w:rsid w:val="00496024"/>
    <w:rsid w:val="00496315"/>
    <w:rsid w:val="004964E5"/>
    <w:rsid w:val="0049669F"/>
    <w:rsid w:val="0049690A"/>
    <w:rsid w:val="00497235"/>
    <w:rsid w:val="00497374"/>
    <w:rsid w:val="00497516"/>
    <w:rsid w:val="004976B7"/>
    <w:rsid w:val="004977CD"/>
    <w:rsid w:val="004979BD"/>
    <w:rsid w:val="00497BCF"/>
    <w:rsid w:val="00497EDD"/>
    <w:rsid w:val="004A009B"/>
    <w:rsid w:val="004A01B7"/>
    <w:rsid w:val="004A0247"/>
    <w:rsid w:val="004A05AC"/>
    <w:rsid w:val="004A06F6"/>
    <w:rsid w:val="004A079D"/>
    <w:rsid w:val="004A0FD4"/>
    <w:rsid w:val="004A12DC"/>
    <w:rsid w:val="004A21FD"/>
    <w:rsid w:val="004A241F"/>
    <w:rsid w:val="004A31F6"/>
    <w:rsid w:val="004A3232"/>
    <w:rsid w:val="004A362F"/>
    <w:rsid w:val="004A3E95"/>
    <w:rsid w:val="004A405D"/>
    <w:rsid w:val="004A410B"/>
    <w:rsid w:val="004A41F7"/>
    <w:rsid w:val="004A6270"/>
    <w:rsid w:val="004A6B67"/>
    <w:rsid w:val="004A6B7D"/>
    <w:rsid w:val="004A6CDA"/>
    <w:rsid w:val="004A6FB7"/>
    <w:rsid w:val="004A7C61"/>
    <w:rsid w:val="004A7E99"/>
    <w:rsid w:val="004B01EA"/>
    <w:rsid w:val="004B11FA"/>
    <w:rsid w:val="004B12BE"/>
    <w:rsid w:val="004B1584"/>
    <w:rsid w:val="004B15ED"/>
    <w:rsid w:val="004B165D"/>
    <w:rsid w:val="004B1DF7"/>
    <w:rsid w:val="004B234A"/>
    <w:rsid w:val="004B2B76"/>
    <w:rsid w:val="004B2DCD"/>
    <w:rsid w:val="004B3035"/>
    <w:rsid w:val="004B315F"/>
    <w:rsid w:val="004B3BB3"/>
    <w:rsid w:val="004B3E7C"/>
    <w:rsid w:val="004B4351"/>
    <w:rsid w:val="004B4964"/>
    <w:rsid w:val="004B4975"/>
    <w:rsid w:val="004B4BE8"/>
    <w:rsid w:val="004B5D4B"/>
    <w:rsid w:val="004B5D91"/>
    <w:rsid w:val="004B5E9F"/>
    <w:rsid w:val="004B6AA4"/>
    <w:rsid w:val="004B6C33"/>
    <w:rsid w:val="004B6F9B"/>
    <w:rsid w:val="004B7019"/>
    <w:rsid w:val="004B7A8D"/>
    <w:rsid w:val="004C0622"/>
    <w:rsid w:val="004C08D2"/>
    <w:rsid w:val="004C1240"/>
    <w:rsid w:val="004C127B"/>
    <w:rsid w:val="004C1AAE"/>
    <w:rsid w:val="004C219A"/>
    <w:rsid w:val="004C2402"/>
    <w:rsid w:val="004C2563"/>
    <w:rsid w:val="004C2802"/>
    <w:rsid w:val="004C299B"/>
    <w:rsid w:val="004C2B73"/>
    <w:rsid w:val="004C2C13"/>
    <w:rsid w:val="004C2ED3"/>
    <w:rsid w:val="004C319F"/>
    <w:rsid w:val="004C3EFC"/>
    <w:rsid w:val="004C4645"/>
    <w:rsid w:val="004C54DB"/>
    <w:rsid w:val="004C578B"/>
    <w:rsid w:val="004C5ADD"/>
    <w:rsid w:val="004C620E"/>
    <w:rsid w:val="004C7218"/>
    <w:rsid w:val="004C7385"/>
    <w:rsid w:val="004D05A4"/>
    <w:rsid w:val="004D1535"/>
    <w:rsid w:val="004D1983"/>
    <w:rsid w:val="004D2050"/>
    <w:rsid w:val="004D2413"/>
    <w:rsid w:val="004D3330"/>
    <w:rsid w:val="004D34A8"/>
    <w:rsid w:val="004D4156"/>
    <w:rsid w:val="004D42C3"/>
    <w:rsid w:val="004D46C2"/>
    <w:rsid w:val="004D53E5"/>
    <w:rsid w:val="004D5524"/>
    <w:rsid w:val="004D6077"/>
    <w:rsid w:val="004D6455"/>
    <w:rsid w:val="004D65D7"/>
    <w:rsid w:val="004D67B2"/>
    <w:rsid w:val="004D71DF"/>
    <w:rsid w:val="004D737B"/>
    <w:rsid w:val="004E0323"/>
    <w:rsid w:val="004E0389"/>
    <w:rsid w:val="004E0CE9"/>
    <w:rsid w:val="004E11CD"/>
    <w:rsid w:val="004E148F"/>
    <w:rsid w:val="004E1DB5"/>
    <w:rsid w:val="004E24A7"/>
    <w:rsid w:val="004E325B"/>
    <w:rsid w:val="004E42B0"/>
    <w:rsid w:val="004E4380"/>
    <w:rsid w:val="004E47A7"/>
    <w:rsid w:val="004E4C16"/>
    <w:rsid w:val="004E50DC"/>
    <w:rsid w:val="004E5196"/>
    <w:rsid w:val="004E5413"/>
    <w:rsid w:val="004E56FD"/>
    <w:rsid w:val="004E6E68"/>
    <w:rsid w:val="004E6F00"/>
    <w:rsid w:val="004E740F"/>
    <w:rsid w:val="004E76A4"/>
    <w:rsid w:val="004E7F7F"/>
    <w:rsid w:val="004F01D5"/>
    <w:rsid w:val="004F0F80"/>
    <w:rsid w:val="004F0F98"/>
    <w:rsid w:val="004F1C60"/>
    <w:rsid w:val="004F1CF8"/>
    <w:rsid w:val="004F299B"/>
    <w:rsid w:val="004F3E77"/>
    <w:rsid w:val="004F4186"/>
    <w:rsid w:val="004F42BA"/>
    <w:rsid w:val="004F4904"/>
    <w:rsid w:val="004F5545"/>
    <w:rsid w:val="004F5A99"/>
    <w:rsid w:val="004F6417"/>
    <w:rsid w:val="004F6B49"/>
    <w:rsid w:val="004F6ED6"/>
    <w:rsid w:val="004F733D"/>
    <w:rsid w:val="004F7362"/>
    <w:rsid w:val="004F752F"/>
    <w:rsid w:val="004F7A44"/>
    <w:rsid w:val="0050002D"/>
    <w:rsid w:val="0050013C"/>
    <w:rsid w:val="00500216"/>
    <w:rsid w:val="00500B54"/>
    <w:rsid w:val="00500F60"/>
    <w:rsid w:val="005014D8"/>
    <w:rsid w:val="005016A0"/>
    <w:rsid w:val="00501FF9"/>
    <w:rsid w:val="005020F9"/>
    <w:rsid w:val="005021F9"/>
    <w:rsid w:val="005024FD"/>
    <w:rsid w:val="005038E2"/>
    <w:rsid w:val="0050444F"/>
    <w:rsid w:val="00504CD6"/>
    <w:rsid w:val="00504D46"/>
    <w:rsid w:val="0050518A"/>
    <w:rsid w:val="00505AF9"/>
    <w:rsid w:val="005067C0"/>
    <w:rsid w:val="0050688D"/>
    <w:rsid w:val="0050738E"/>
    <w:rsid w:val="005073C6"/>
    <w:rsid w:val="00507B91"/>
    <w:rsid w:val="005106D6"/>
    <w:rsid w:val="00510A42"/>
    <w:rsid w:val="00510D50"/>
    <w:rsid w:val="00511095"/>
    <w:rsid w:val="00511465"/>
    <w:rsid w:val="00511623"/>
    <w:rsid w:val="0051254C"/>
    <w:rsid w:val="005129ED"/>
    <w:rsid w:val="00512AE5"/>
    <w:rsid w:val="00512D2E"/>
    <w:rsid w:val="00512E82"/>
    <w:rsid w:val="00513438"/>
    <w:rsid w:val="00513B46"/>
    <w:rsid w:val="00513DEE"/>
    <w:rsid w:val="00513EDE"/>
    <w:rsid w:val="0051400C"/>
    <w:rsid w:val="005144E2"/>
    <w:rsid w:val="00515714"/>
    <w:rsid w:val="00515A57"/>
    <w:rsid w:val="00516286"/>
    <w:rsid w:val="005162B4"/>
    <w:rsid w:val="00516B42"/>
    <w:rsid w:val="005170E9"/>
    <w:rsid w:val="00517290"/>
    <w:rsid w:val="00517521"/>
    <w:rsid w:val="00517623"/>
    <w:rsid w:val="00517842"/>
    <w:rsid w:val="005179BA"/>
    <w:rsid w:val="00517A2A"/>
    <w:rsid w:val="00520101"/>
    <w:rsid w:val="005204E2"/>
    <w:rsid w:val="0052163B"/>
    <w:rsid w:val="00521B0C"/>
    <w:rsid w:val="00521F2A"/>
    <w:rsid w:val="005226E5"/>
    <w:rsid w:val="00523241"/>
    <w:rsid w:val="00523713"/>
    <w:rsid w:val="005237E5"/>
    <w:rsid w:val="00523BA0"/>
    <w:rsid w:val="00523DFA"/>
    <w:rsid w:val="00524F29"/>
    <w:rsid w:val="00525569"/>
    <w:rsid w:val="00525BFB"/>
    <w:rsid w:val="0052640E"/>
    <w:rsid w:val="00526D25"/>
    <w:rsid w:val="00526DCB"/>
    <w:rsid w:val="0052749C"/>
    <w:rsid w:val="00527719"/>
    <w:rsid w:val="00527948"/>
    <w:rsid w:val="00527AFE"/>
    <w:rsid w:val="00527E1C"/>
    <w:rsid w:val="0053111F"/>
    <w:rsid w:val="0053162F"/>
    <w:rsid w:val="00531AD3"/>
    <w:rsid w:val="00531B02"/>
    <w:rsid w:val="00531E6E"/>
    <w:rsid w:val="005320E4"/>
    <w:rsid w:val="00532270"/>
    <w:rsid w:val="005322A6"/>
    <w:rsid w:val="0053250F"/>
    <w:rsid w:val="005325DF"/>
    <w:rsid w:val="005333F0"/>
    <w:rsid w:val="00533A45"/>
    <w:rsid w:val="00533CF4"/>
    <w:rsid w:val="005344EB"/>
    <w:rsid w:val="005347FF"/>
    <w:rsid w:val="0053567F"/>
    <w:rsid w:val="00535A9B"/>
    <w:rsid w:val="00535E26"/>
    <w:rsid w:val="00535FC3"/>
    <w:rsid w:val="0053648D"/>
    <w:rsid w:val="005365F3"/>
    <w:rsid w:val="005368A8"/>
    <w:rsid w:val="0053702A"/>
    <w:rsid w:val="00537B7B"/>
    <w:rsid w:val="00537BA1"/>
    <w:rsid w:val="00537E0E"/>
    <w:rsid w:val="0054000B"/>
    <w:rsid w:val="005403DA"/>
    <w:rsid w:val="005406FB"/>
    <w:rsid w:val="00540CC2"/>
    <w:rsid w:val="00540FDA"/>
    <w:rsid w:val="0054166C"/>
    <w:rsid w:val="00541C00"/>
    <w:rsid w:val="005425ED"/>
    <w:rsid w:val="00542958"/>
    <w:rsid w:val="00542B85"/>
    <w:rsid w:val="00542F9E"/>
    <w:rsid w:val="00543562"/>
    <w:rsid w:val="005435B4"/>
    <w:rsid w:val="00543DB9"/>
    <w:rsid w:val="005441FD"/>
    <w:rsid w:val="0054461B"/>
    <w:rsid w:val="00544926"/>
    <w:rsid w:val="00544B42"/>
    <w:rsid w:val="005460E3"/>
    <w:rsid w:val="00546F7F"/>
    <w:rsid w:val="00547CA0"/>
    <w:rsid w:val="00547DBC"/>
    <w:rsid w:val="00550069"/>
    <w:rsid w:val="00550C3E"/>
    <w:rsid w:val="005512DB"/>
    <w:rsid w:val="005514A4"/>
    <w:rsid w:val="005517A1"/>
    <w:rsid w:val="005524EC"/>
    <w:rsid w:val="00552D98"/>
    <w:rsid w:val="0055317C"/>
    <w:rsid w:val="00553D04"/>
    <w:rsid w:val="00554427"/>
    <w:rsid w:val="005546DF"/>
    <w:rsid w:val="005552F8"/>
    <w:rsid w:val="005553A3"/>
    <w:rsid w:val="005558EA"/>
    <w:rsid w:val="0055672B"/>
    <w:rsid w:val="00556CAF"/>
    <w:rsid w:val="00557671"/>
    <w:rsid w:val="00557BB0"/>
    <w:rsid w:val="00557BB5"/>
    <w:rsid w:val="0056021D"/>
    <w:rsid w:val="00561167"/>
    <w:rsid w:val="00561363"/>
    <w:rsid w:val="0056139D"/>
    <w:rsid w:val="00561643"/>
    <w:rsid w:val="00561A55"/>
    <w:rsid w:val="00561DAE"/>
    <w:rsid w:val="00561FDC"/>
    <w:rsid w:val="005621A1"/>
    <w:rsid w:val="005622D4"/>
    <w:rsid w:val="00562DEA"/>
    <w:rsid w:val="00563DBA"/>
    <w:rsid w:val="00563EA0"/>
    <w:rsid w:val="00564289"/>
    <w:rsid w:val="00564D6F"/>
    <w:rsid w:val="00565152"/>
    <w:rsid w:val="0056543A"/>
    <w:rsid w:val="00565506"/>
    <w:rsid w:val="0056555A"/>
    <w:rsid w:val="00566374"/>
    <w:rsid w:val="00566437"/>
    <w:rsid w:val="00566529"/>
    <w:rsid w:val="0056738C"/>
    <w:rsid w:val="0056780C"/>
    <w:rsid w:val="00567A4F"/>
    <w:rsid w:val="00567B56"/>
    <w:rsid w:val="00567B8E"/>
    <w:rsid w:val="00567D19"/>
    <w:rsid w:val="00567EC9"/>
    <w:rsid w:val="00567F34"/>
    <w:rsid w:val="00570686"/>
    <w:rsid w:val="00570F4F"/>
    <w:rsid w:val="005712A1"/>
    <w:rsid w:val="005721CE"/>
    <w:rsid w:val="0057265C"/>
    <w:rsid w:val="00572AF5"/>
    <w:rsid w:val="00572ECF"/>
    <w:rsid w:val="0057318E"/>
    <w:rsid w:val="00573763"/>
    <w:rsid w:val="00573B90"/>
    <w:rsid w:val="005747B5"/>
    <w:rsid w:val="00574BE6"/>
    <w:rsid w:val="00574DB6"/>
    <w:rsid w:val="005751B2"/>
    <w:rsid w:val="00575300"/>
    <w:rsid w:val="00575E41"/>
    <w:rsid w:val="0057729A"/>
    <w:rsid w:val="0057739D"/>
    <w:rsid w:val="00577B8E"/>
    <w:rsid w:val="00577C62"/>
    <w:rsid w:val="00577DD8"/>
    <w:rsid w:val="00580038"/>
    <w:rsid w:val="005812BB"/>
    <w:rsid w:val="00581493"/>
    <w:rsid w:val="0058196E"/>
    <w:rsid w:val="00581BB7"/>
    <w:rsid w:val="00581C2A"/>
    <w:rsid w:val="00582079"/>
    <w:rsid w:val="005827F9"/>
    <w:rsid w:val="005828B1"/>
    <w:rsid w:val="00582A8F"/>
    <w:rsid w:val="00582D47"/>
    <w:rsid w:val="00582E5E"/>
    <w:rsid w:val="005830C7"/>
    <w:rsid w:val="005833A4"/>
    <w:rsid w:val="00583850"/>
    <w:rsid w:val="0058452B"/>
    <w:rsid w:val="005848CE"/>
    <w:rsid w:val="00584C98"/>
    <w:rsid w:val="00584DE4"/>
    <w:rsid w:val="00585130"/>
    <w:rsid w:val="00585194"/>
    <w:rsid w:val="00585704"/>
    <w:rsid w:val="00585882"/>
    <w:rsid w:val="00585FD1"/>
    <w:rsid w:val="00586067"/>
    <w:rsid w:val="00586CBE"/>
    <w:rsid w:val="005872C3"/>
    <w:rsid w:val="00587321"/>
    <w:rsid w:val="00587530"/>
    <w:rsid w:val="00590291"/>
    <w:rsid w:val="00590603"/>
    <w:rsid w:val="005909CF"/>
    <w:rsid w:val="005914FC"/>
    <w:rsid w:val="00591809"/>
    <w:rsid w:val="00591C26"/>
    <w:rsid w:val="0059215D"/>
    <w:rsid w:val="00592A0D"/>
    <w:rsid w:val="00593C03"/>
    <w:rsid w:val="00593FC7"/>
    <w:rsid w:val="00594107"/>
    <w:rsid w:val="005944E0"/>
    <w:rsid w:val="0059454E"/>
    <w:rsid w:val="00594552"/>
    <w:rsid w:val="005952C9"/>
    <w:rsid w:val="005956C9"/>
    <w:rsid w:val="00595D48"/>
    <w:rsid w:val="00595FA1"/>
    <w:rsid w:val="00596000"/>
    <w:rsid w:val="00596167"/>
    <w:rsid w:val="005964D4"/>
    <w:rsid w:val="00596F60"/>
    <w:rsid w:val="00597407"/>
    <w:rsid w:val="00597635"/>
    <w:rsid w:val="00597CAA"/>
    <w:rsid w:val="005A0029"/>
    <w:rsid w:val="005A0156"/>
    <w:rsid w:val="005A0C28"/>
    <w:rsid w:val="005A148D"/>
    <w:rsid w:val="005A253B"/>
    <w:rsid w:val="005A2671"/>
    <w:rsid w:val="005A359F"/>
    <w:rsid w:val="005A4CC6"/>
    <w:rsid w:val="005A4F6B"/>
    <w:rsid w:val="005A59E5"/>
    <w:rsid w:val="005A6223"/>
    <w:rsid w:val="005A64F2"/>
    <w:rsid w:val="005A6CD8"/>
    <w:rsid w:val="005A6F55"/>
    <w:rsid w:val="005A7061"/>
    <w:rsid w:val="005A7086"/>
    <w:rsid w:val="005A762C"/>
    <w:rsid w:val="005A7679"/>
    <w:rsid w:val="005A76E3"/>
    <w:rsid w:val="005A7709"/>
    <w:rsid w:val="005A7984"/>
    <w:rsid w:val="005A7B2B"/>
    <w:rsid w:val="005A7F11"/>
    <w:rsid w:val="005B0031"/>
    <w:rsid w:val="005B046C"/>
    <w:rsid w:val="005B0745"/>
    <w:rsid w:val="005B0828"/>
    <w:rsid w:val="005B0C6D"/>
    <w:rsid w:val="005B1323"/>
    <w:rsid w:val="005B1897"/>
    <w:rsid w:val="005B18BF"/>
    <w:rsid w:val="005B1D95"/>
    <w:rsid w:val="005B1E36"/>
    <w:rsid w:val="005B238B"/>
    <w:rsid w:val="005B2B5B"/>
    <w:rsid w:val="005B3A98"/>
    <w:rsid w:val="005B3C99"/>
    <w:rsid w:val="005B4096"/>
    <w:rsid w:val="005B4823"/>
    <w:rsid w:val="005B4871"/>
    <w:rsid w:val="005B4C75"/>
    <w:rsid w:val="005B50F6"/>
    <w:rsid w:val="005B51C0"/>
    <w:rsid w:val="005B5482"/>
    <w:rsid w:val="005B590A"/>
    <w:rsid w:val="005B6B01"/>
    <w:rsid w:val="005B6BF9"/>
    <w:rsid w:val="005B701B"/>
    <w:rsid w:val="005B7672"/>
    <w:rsid w:val="005B7BAF"/>
    <w:rsid w:val="005C07FD"/>
    <w:rsid w:val="005C08E6"/>
    <w:rsid w:val="005C0B88"/>
    <w:rsid w:val="005C1081"/>
    <w:rsid w:val="005C14C3"/>
    <w:rsid w:val="005C1527"/>
    <w:rsid w:val="005C2018"/>
    <w:rsid w:val="005C2703"/>
    <w:rsid w:val="005C2CAA"/>
    <w:rsid w:val="005C3315"/>
    <w:rsid w:val="005C3C45"/>
    <w:rsid w:val="005C43C9"/>
    <w:rsid w:val="005C5252"/>
    <w:rsid w:val="005C555B"/>
    <w:rsid w:val="005C5609"/>
    <w:rsid w:val="005C614A"/>
    <w:rsid w:val="005C6C7D"/>
    <w:rsid w:val="005C6D18"/>
    <w:rsid w:val="005C6E6C"/>
    <w:rsid w:val="005C70EF"/>
    <w:rsid w:val="005C7339"/>
    <w:rsid w:val="005D0331"/>
    <w:rsid w:val="005D0421"/>
    <w:rsid w:val="005D0D21"/>
    <w:rsid w:val="005D1824"/>
    <w:rsid w:val="005D402E"/>
    <w:rsid w:val="005D4465"/>
    <w:rsid w:val="005D5181"/>
    <w:rsid w:val="005D5703"/>
    <w:rsid w:val="005D5840"/>
    <w:rsid w:val="005D6A21"/>
    <w:rsid w:val="005D6D86"/>
    <w:rsid w:val="005D6F25"/>
    <w:rsid w:val="005D7B7C"/>
    <w:rsid w:val="005E02AC"/>
    <w:rsid w:val="005E0D5F"/>
    <w:rsid w:val="005E0E91"/>
    <w:rsid w:val="005E0F67"/>
    <w:rsid w:val="005E19F8"/>
    <w:rsid w:val="005E1C99"/>
    <w:rsid w:val="005E25BA"/>
    <w:rsid w:val="005E3065"/>
    <w:rsid w:val="005E30F5"/>
    <w:rsid w:val="005E3F55"/>
    <w:rsid w:val="005E40E1"/>
    <w:rsid w:val="005E4748"/>
    <w:rsid w:val="005E494E"/>
    <w:rsid w:val="005E49B0"/>
    <w:rsid w:val="005E4E41"/>
    <w:rsid w:val="005E53A7"/>
    <w:rsid w:val="005E53AA"/>
    <w:rsid w:val="005E566D"/>
    <w:rsid w:val="005E5EC9"/>
    <w:rsid w:val="005E6232"/>
    <w:rsid w:val="005E6259"/>
    <w:rsid w:val="005E6901"/>
    <w:rsid w:val="005E7126"/>
    <w:rsid w:val="005E7791"/>
    <w:rsid w:val="005E7C17"/>
    <w:rsid w:val="005E7D5A"/>
    <w:rsid w:val="005E7D87"/>
    <w:rsid w:val="005E7F68"/>
    <w:rsid w:val="005E7FF9"/>
    <w:rsid w:val="005F00BE"/>
    <w:rsid w:val="005F0B65"/>
    <w:rsid w:val="005F139D"/>
    <w:rsid w:val="005F15BE"/>
    <w:rsid w:val="005F16F3"/>
    <w:rsid w:val="005F1DBD"/>
    <w:rsid w:val="005F1F6C"/>
    <w:rsid w:val="005F207A"/>
    <w:rsid w:val="005F221E"/>
    <w:rsid w:val="005F2592"/>
    <w:rsid w:val="005F2E4E"/>
    <w:rsid w:val="005F32D2"/>
    <w:rsid w:val="005F3460"/>
    <w:rsid w:val="005F35AA"/>
    <w:rsid w:val="005F3A2E"/>
    <w:rsid w:val="005F3ADC"/>
    <w:rsid w:val="005F3DCD"/>
    <w:rsid w:val="005F472E"/>
    <w:rsid w:val="005F4FEF"/>
    <w:rsid w:val="005F5716"/>
    <w:rsid w:val="005F5AD8"/>
    <w:rsid w:val="005F5BDF"/>
    <w:rsid w:val="005F6B37"/>
    <w:rsid w:val="005F6BAB"/>
    <w:rsid w:val="005F6E43"/>
    <w:rsid w:val="005F7C02"/>
    <w:rsid w:val="005F7EFF"/>
    <w:rsid w:val="006002E3"/>
    <w:rsid w:val="00600635"/>
    <w:rsid w:val="00600BDA"/>
    <w:rsid w:val="00600BEA"/>
    <w:rsid w:val="00601B4C"/>
    <w:rsid w:val="00602D07"/>
    <w:rsid w:val="00602EB4"/>
    <w:rsid w:val="006041DF"/>
    <w:rsid w:val="00604610"/>
    <w:rsid w:val="00604D8D"/>
    <w:rsid w:val="00604DF1"/>
    <w:rsid w:val="006057EF"/>
    <w:rsid w:val="00605AD6"/>
    <w:rsid w:val="00605C54"/>
    <w:rsid w:val="00605F02"/>
    <w:rsid w:val="00606B7F"/>
    <w:rsid w:val="00606DAD"/>
    <w:rsid w:val="00606EE9"/>
    <w:rsid w:val="006070AA"/>
    <w:rsid w:val="006070EE"/>
    <w:rsid w:val="00607307"/>
    <w:rsid w:val="00607BCA"/>
    <w:rsid w:val="006100BE"/>
    <w:rsid w:val="00611A60"/>
    <w:rsid w:val="00611F56"/>
    <w:rsid w:val="006125F6"/>
    <w:rsid w:val="00612B85"/>
    <w:rsid w:val="00612BFC"/>
    <w:rsid w:val="00612C66"/>
    <w:rsid w:val="006134C5"/>
    <w:rsid w:val="006135AB"/>
    <w:rsid w:val="006141A6"/>
    <w:rsid w:val="006147AE"/>
    <w:rsid w:val="006147B8"/>
    <w:rsid w:val="0061497D"/>
    <w:rsid w:val="006149FE"/>
    <w:rsid w:val="00614B4C"/>
    <w:rsid w:val="00614C7C"/>
    <w:rsid w:val="006152D0"/>
    <w:rsid w:val="0061549E"/>
    <w:rsid w:val="00615B65"/>
    <w:rsid w:val="00616439"/>
    <w:rsid w:val="006166A0"/>
    <w:rsid w:val="00616E16"/>
    <w:rsid w:val="00617756"/>
    <w:rsid w:val="006177DA"/>
    <w:rsid w:val="00617F87"/>
    <w:rsid w:val="006212F8"/>
    <w:rsid w:val="006214D5"/>
    <w:rsid w:val="006224FF"/>
    <w:rsid w:val="006228A4"/>
    <w:rsid w:val="00622C06"/>
    <w:rsid w:val="00623153"/>
    <w:rsid w:val="0062349D"/>
    <w:rsid w:val="00623683"/>
    <w:rsid w:val="00623741"/>
    <w:rsid w:val="00624AB0"/>
    <w:rsid w:val="00625015"/>
    <w:rsid w:val="00625664"/>
    <w:rsid w:val="00625804"/>
    <w:rsid w:val="00625926"/>
    <w:rsid w:val="00625C7D"/>
    <w:rsid w:val="00625E41"/>
    <w:rsid w:val="006267BE"/>
    <w:rsid w:val="00626835"/>
    <w:rsid w:val="00626B71"/>
    <w:rsid w:val="00626D8E"/>
    <w:rsid w:val="00626F97"/>
    <w:rsid w:val="006270FA"/>
    <w:rsid w:val="00627CF6"/>
    <w:rsid w:val="0063019B"/>
    <w:rsid w:val="006301FF"/>
    <w:rsid w:val="0063030E"/>
    <w:rsid w:val="00630F10"/>
    <w:rsid w:val="0063108F"/>
    <w:rsid w:val="00631542"/>
    <w:rsid w:val="0063155E"/>
    <w:rsid w:val="00631DE2"/>
    <w:rsid w:val="00631DF7"/>
    <w:rsid w:val="00632726"/>
    <w:rsid w:val="006328A3"/>
    <w:rsid w:val="00632BCE"/>
    <w:rsid w:val="00633D9B"/>
    <w:rsid w:val="00634A4F"/>
    <w:rsid w:val="00634F59"/>
    <w:rsid w:val="00635DF0"/>
    <w:rsid w:val="006366B4"/>
    <w:rsid w:val="006378DF"/>
    <w:rsid w:val="00637E23"/>
    <w:rsid w:val="00637FBE"/>
    <w:rsid w:val="006406EA"/>
    <w:rsid w:val="0064130A"/>
    <w:rsid w:val="0064172C"/>
    <w:rsid w:val="006417AA"/>
    <w:rsid w:val="006424BE"/>
    <w:rsid w:val="0064258F"/>
    <w:rsid w:val="006437D9"/>
    <w:rsid w:val="006438EA"/>
    <w:rsid w:val="00643C4E"/>
    <w:rsid w:val="00643F66"/>
    <w:rsid w:val="006447B0"/>
    <w:rsid w:val="00645440"/>
    <w:rsid w:val="00646568"/>
    <w:rsid w:val="006467D5"/>
    <w:rsid w:val="00646B7F"/>
    <w:rsid w:val="00647071"/>
    <w:rsid w:val="00647571"/>
    <w:rsid w:val="00647E44"/>
    <w:rsid w:val="00650291"/>
    <w:rsid w:val="00650DDF"/>
    <w:rsid w:val="0065199C"/>
    <w:rsid w:val="00651B42"/>
    <w:rsid w:val="0065248D"/>
    <w:rsid w:val="006527CE"/>
    <w:rsid w:val="0065285B"/>
    <w:rsid w:val="00652BB9"/>
    <w:rsid w:val="00652E9E"/>
    <w:rsid w:val="006532A4"/>
    <w:rsid w:val="006532FD"/>
    <w:rsid w:val="0065362C"/>
    <w:rsid w:val="00653850"/>
    <w:rsid w:val="006538C8"/>
    <w:rsid w:val="006539FB"/>
    <w:rsid w:val="00653D39"/>
    <w:rsid w:val="00654039"/>
    <w:rsid w:val="00654179"/>
    <w:rsid w:val="00654216"/>
    <w:rsid w:val="006545C9"/>
    <w:rsid w:val="006547E1"/>
    <w:rsid w:val="00654BFE"/>
    <w:rsid w:val="006551AC"/>
    <w:rsid w:val="00655879"/>
    <w:rsid w:val="006559CC"/>
    <w:rsid w:val="006567B8"/>
    <w:rsid w:val="006572F3"/>
    <w:rsid w:val="00657ED4"/>
    <w:rsid w:val="00661847"/>
    <w:rsid w:val="0066256B"/>
    <w:rsid w:val="00662654"/>
    <w:rsid w:val="00662A62"/>
    <w:rsid w:val="006645C3"/>
    <w:rsid w:val="0066527E"/>
    <w:rsid w:val="00665557"/>
    <w:rsid w:val="00665639"/>
    <w:rsid w:val="00665711"/>
    <w:rsid w:val="00665739"/>
    <w:rsid w:val="00665ECE"/>
    <w:rsid w:val="0066649D"/>
    <w:rsid w:val="00666705"/>
    <w:rsid w:val="00666D41"/>
    <w:rsid w:val="00666DEC"/>
    <w:rsid w:val="0066749A"/>
    <w:rsid w:val="006674DA"/>
    <w:rsid w:val="006677C9"/>
    <w:rsid w:val="00667809"/>
    <w:rsid w:val="00667BF8"/>
    <w:rsid w:val="00667E33"/>
    <w:rsid w:val="00667EA7"/>
    <w:rsid w:val="00670477"/>
    <w:rsid w:val="00670627"/>
    <w:rsid w:val="00670771"/>
    <w:rsid w:val="00670A8A"/>
    <w:rsid w:val="00670DEF"/>
    <w:rsid w:val="0067106A"/>
    <w:rsid w:val="006712BD"/>
    <w:rsid w:val="0067181A"/>
    <w:rsid w:val="00672329"/>
    <w:rsid w:val="00672F9D"/>
    <w:rsid w:val="00673B22"/>
    <w:rsid w:val="00673B4C"/>
    <w:rsid w:val="00673FAB"/>
    <w:rsid w:val="00674217"/>
    <w:rsid w:val="006745A4"/>
    <w:rsid w:val="00674BA4"/>
    <w:rsid w:val="00674BE7"/>
    <w:rsid w:val="00675111"/>
    <w:rsid w:val="006758BF"/>
    <w:rsid w:val="00675DD7"/>
    <w:rsid w:val="00675F7E"/>
    <w:rsid w:val="006761D2"/>
    <w:rsid w:val="0067620B"/>
    <w:rsid w:val="006765C8"/>
    <w:rsid w:val="00676664"/>
    <w:rsid w:val="00676A47"/>
    <w:rsid w:val="00677EC4"/>
    <w:rsid w:val="00677F14"/>
    <w:rsid w:val="00677FD8"/>
    <w:rsid w:val="0068071E"/>
    <w:rsid w:val="00680783"/>
    <w:rsid w:val="00680BAF"/>
    <w:rsid w:val="00680D57"/>
    <w:rsid w:val="0068119F"/>
    <w:rsid w:val="0068129D"/>
    <w:rsid w:val="00681B7D"/>
    <w:rsid w:val="00681BA5"/>
    <w:rsid w:val="00681DC6"/>
    <w:rsid w:val="006823D0"/>
    <w:rsid w:val="00682D62"/>
    <w:rsid w:val="006839D5"/>
    <w:rsid w:val="00683E2D"/>
    <w:rsid w:val="00683F63"/>
    <w:rsid w:val="00684FC5"/>
    <w:rsid w:val="00685978"/>
    <w:rsid w:val="006864C4"/>
    <w:rsid w:val="00686AD3"/>
    <w:rsid w:val="006870C8"/>
    <w:rsid w:val="006873D0"/>
    <w:rsid w:val="00687410"/>
    <w:rsid w:val="006878B3"/>
    <w:rsid w:val="006878FB"/>
    <w:rsid w:val="00687EC7"/>
    <w:rsid w:val="00690027"/>
    <w:rsid w:val="006907F2"/>
    <w:rsid w:val="006909A4"/>
    <w:rsid w:val="00691288"/>
    <w:rsid w:val="00691438"/>
    <w:rsid w:val="006916CC"/>
    <w:rsid w:val="00691896"/>
    <w:rsid w:val="00691D7E"/>
    <w:rsid w:val="006929D3"/>
    <w:rsid w:val="00693298"/>
    <w:rsid w:val="00693324"/>
    <w:rsid w:val="0069373F"/>
    <w:rsid w:val="006938B2"/>
    <w:rsid w:val="00693FDD"/>
    <w:rsid w:val="0069415F"/>
    <w:rsid w:val="00694A08"/>
    <w:rsid w:val="00694C22"/>
    <w:rsid w:val="00694D88"/>
    <w:rsid w:val="00694F43"/>
    <w:rsid w:val="00695423"/>
    <w:rsid w:val="00695930"/>
    <w:rsid w:val="00695BF3"/>
    <w:rsid w:val="00695FDC"/>
    <w:rsid w:val="006963CC"/>
    <w:rsid w:val="006966E2"/>
    <w:rsid w:val="00696F54"/>
    <w:rsid w:val="006972D9"/>
    <w:rsid w:val="006A01C7"/>
    <w:rsid w:val="006A05E2"/>
    <w:rsid w:val="006A0CE5"/>
    <w:rsid w:val="006A12EC"/>
    <w:rsid w:val="006A17AD"/>
    <w:rsid w:val="006A2DA2"/>
    <w:rsid w:val="006A30F8"/>
    <w:rsid w:val="006A348B"/>
    <w:rsid w:val="006A4152"/>
    <w:rsid w:val="006A4250"/>
    <w:rsid w:val="006A431C"/>
    <w:rsid w:val="006A4B08"/>
    <w:rsid w:val="006A4DEE"/>
    <w:rsid w:val="006A4DF4"/>
    <w:rsid w:val="006A50D4"/>
    <w:rsid w:val="006A5FF6"/>
    <w:rsid w:val="006A60EE"/>
    <w:rsid w:val="006A63F2"/>
    <w:rsid w:val="006A66F3"/>
    <w:rsid w:val="006A6875"/>
    <w:rsid w:val="006A700E"/>
    <w:rsid w:val="006A711D"/>
    <w:rsid w:val="006A762E"/>
    <w:rsid w:val="006A76FA"/>
    <w:rsid w:val="006A780C"/>
    <w:rsid w:val="006A7D46"/>
    <w:rsid w:val="006A7E97"/>
    <w:rsid w:val="006B0DE7"/>
    <w:rsid w:val="006B1529"/>
    <w:rsid w:val="006B1D3D"/>
    <w:rsid w:val="006B1F01"/>
    <w:rsid w:val="006B1FA1"/>
    <w:rsid w:val="006B21BE"/>
    <w:rsid w:val="006B2293"/>
    <w:rsid w:val="006B2408"/>
    <w:rsid w:val="006B25CC"/>
    <w:rsid w:val="006B2729"/>
    <w:rsid w:val="006B2E94"/>
    <w:rsid w:val="006B31F3"/>
    <w:rsid w:val="006B327A"/>
    <w:rsid w:val="006B3893"/>
    <w:rsid w:val="006B3F5B"/>
    <w:rsid w:val="006B40C3"/>
    <w:rsid w:val="006B42BD"/>
    <w:rsid w:val="006B4A59"/>
    <w:rsid w:val="006B4C25"/>
    <w:rsid w:val="006B50C2"/>
    <w:rsid w:val="006B561C"/>
    <w:rsid w:val="006B5746"/>
    <w:rsid w:val="006B5D97"/>
    <w:rsid w:val="006B66A6"/>
    <w:rsid w:val="006B6743"/>
    <w:rsid w:val="006B7218"/>
    <w:rsid w:val="006B723C"/>
    <w:rsid w:val="006B7674"/>
    <w:rsid w:val="006B7887"/>
    <w:rsid w:val="006B7CD0"/>
    <w:rsid w:val="006B7E21"/>
    <w:rsid w:val="006B7F85"/>
    <w:rsid w:val="006C0864"/>
    <w:rsid w:val="006C102C"/>
    <w:rsid w:val="006C13A7"/>
    <w:rsid w:val="006C17C3"/>
    <w:rsid w:val="006C32A0"/>
    <w:rsid w:val="006C34A6"/>
    <w:rsid w:val="006C425D"/>
    <w:rsid w:val="006C4D87"/>
    <w:rsid w:val="006C59AB"/>
    <w:rsid w:val="006C5ADE"/>
    <w:rsid w:val="006C6818"/>
    <w:rsid w:val="006C6E50"/>
    <w:rsid w:val="006C6E66"/>
    <w:rsid w:val="006C6FC1"/>
    <w:rsid w:val="006C70AB"/>
    <w:rsid w:val="006C721B"/>
    <w:rsid w:val="006C7549"/>
    <w:rsid w:val="006D0245"/>
    <w:rsid w:val="006D055D"/>
    <w:rsid w:val="006D0928"/>
    <w:rsid w:val="006D0965"/>
    <w:rsid w:val="006D0A02"/>
    <w:rsid w:val="006D0B7A"/>
    <w:rsid w:val="006D0C01"/>
    <w:rsid w:val="006D0F61"/>
    <w:rsid w:val="006D11B2"/>
    <w:rsid w:val="006D1239"/>
    <w:rsid w:val="006D17FA"/>
    <w:rsid w:val="006D1B2B"/>
    <w:rsid w:val="006D3364"/>
    <w:rsid w:val="006D3ADF"/>
    <w:rsid w:val="006D3B46"/>
    <w:rsid w:val="006D4124"/>
    <w:rsid w:val="006D4191"/>
    <w:rsid w:val="006D44EA"/>
    <w:rsid w:val="006D46EC"/>
    <w:rsid w:val="006D49CA"/>
    <w:rsid w:val="006D4D95"/>
    <w:rsid w:val="006D57BD"/>
    <w:rsid w:val="006D5D70"/>
    <w:rsid w:val="006D61F6"/>
    <w:rsid w:val="006D633D"/>
    <w:rsid w:val="006D649D"/>
    <w:rsid w:val="006D6DE8"/>
    <w:rsid w:val="006D72D1"/>
    <w:rsid w:val="006D7D58"/>
    <w:rsid w:val="006D7E5A"/>
    <w:rsid w:val="006E0349"/>
    <w:rsid w:val="006E0A71"/>
    <w:rsid w:val="006E144D"/>
    <w:rsid w:val="006E1C37"/>
    <w:rsid w:val="006E2018"/>
    <w:rsid w:val="006E2115"/>
    <w:rsid w:val="006E2CB4"/>
    <w:rsid w:val="006E2E1D"/>
    <w:rsid w:val="006E36CD"/>
    <w:rsid w:val="006E43BA"/>
    <w:rsid w:val="006E4400"/>
    <w:rsid w:val="006E4C3E"/>
    <w:rsid w:val="006E5113"/>
    <w:rsid w:val="006E6888"/>
    <w:rsid w:val="006E6D6B"/>
    <w:rsid w:val="006E6FEC"/>
    <w:rsid w:val="006E764A"/>
    <w:rsid w:val="006E7C0B"/>
    <w:rsid w:val="006F02ED"/>
    <w:rsid w:val="006F0789"/>
    <w:rsid w:val="006F095C"/>
    <w:rsid w:val="006F0983"/>
    <w:rsid w:val="006F0B63"/>
    <w:rsid w:val="006F0ED3"/>
    <w:rsid w:val="006F1807"/>
    <w:rsid w:val="006F18B4"/>
    <w:rsid w:val="006F1D22"/>
    <w:rsid w:val="006F2453"/>
    <w:rsid w:val="006F2F4C"/>
    <w:rsid w:val="006F33DE"/>
    <w:rsid w:val="006F3601"/>
    <w:rsid w:val="006F38F5"/>
    <w:rsid w:val="006F3B2C"/>
    <w:rsid w:val="006F466E"/>
    <w:rsid w:val="006F5D88"/>
    <w:rsid w:val="006F6964"/>
    <w:rsid w:val="006F6A81"/>
    <w:rsid w:val="006F6AAF"/>
    <w:rsid w:val="006F6C86"/>
    <w:rsid w:val="006F6E5B"/>
    <w:rsid w:val="006F70BE"/>
    <w:rsid w:val="006F71CC"/>
    <w:rsid w:val="006F7509"/>
    <w:rsid w:val="006F7B3E"/>
    <w:rsid w:val="006F7C04"/>
    <w:rsid w:val="0070030F"/>
    <w:rsid w:val="007004B7"/>
    <w:rsid w:val="00700D71"/>
    <w:rsid w:val="00700F21"/>
    <w:rsid w:val="00701F8C"/>
    <w:rsid w:val="007021C4"/>
    <w:rsid w:val="00702F11"/>
    <w:rsid w:val="0070304F"/>
    <w:rsid w:val="00703168"/>
    <w:rsid w:val="00703EEF"/>
    <w:rsid w:val="00704320"/>
    <w:rsid w:val="007045FD"/>
    <w:rsid w:val="00704B54"/>
    <w:rsid w:val="00704DF5"/>
    <w:rsid w:val="00705C06"/>
    <w:rsid w:val="00705F3C"/>
    <w:rsid w:val="00706334"/>
    <w:rsid w:val="00706B03"/>
    <w:rsid w:val="00706CF7"/>
    <w:rsid w:val="00706E8A"/>
    <w:rsid w:val="00707253"/>
    <w:rsid w:val="00707804"/>
    <w:rsid w:val="00707E48"/>
    <w:rsid w:val="007100C6"/>
    <w:rsid w:val="00710C7E"/>
    <w:rsid w:val="007112D2"/>
    <w:rsid w:val="00711CE5"/>
    <w:rsid w:val="00711E8E"/>
    <w:rsid w:val="007127E2"/>
    <w:rsid w:val="00713272"/>
    <w:rsid w:val="0071346A"/>
    <w:rsid w:val="00713D01"/>
    <w:rsid w:val="007143B7"/>
    <w:rsid w:val="00714628"/>
    <w:rsid w:val="007147D4"/>
    <w:rsid w:val="00714B29"/>
    <w:rsid w:val="007169A9"/>
    <w:rsid w:val="00717515"/>
    <w:rsid w:val="00717A26"/>
    <w:rsid w:val="00717F13"/>
    <w:rsid w:val="00720A8A"/>
    <w:rsid w:val="00721133"/>
    <w:rsid w:val="00721340"/>
    <w:rsid w:val="00721462"/>
    <w:rsid w:val="0072161F"/>
    <w:rsid w:val="0072169B"/>
    <w:rsid w:val="00721940"/>
    <w:rsid w:val="00721BB1"/>
    <w:rsid w:val="00721FC3"/>
    <w:rsid w:val="007225FD"/>
    <w:rsid w:val="00722B92"/>
    <w:rsid w:val="00723E6B"/>
    <w:rsid w:val="00724517"/>
    <w:rsid w:val="007247E4"/>
    <w:rsid w:val="00724BF5"/>
    <w:rsid w:val="00724D00"/>
    <w:rsid w:val="00725C2C"/>
    <w:rsid w:val="00725E4C"/>
    <w:rsid w:val="00726753"/>
    <w:rsid w:val="007268D6"/>
    <w:rsid w:val="00726A1C"/>
    <w:rsid w:val="007278BB"/>
    <w:rsid w:val="00727A8B"/>
    <w:rsid w:val="0073022F"/>
    <w:rsid w:val="00730348"/>
    <w:rsid w:val="0073088C"/>
    <w:rsid w:val="00731038"/>
    <w:rsid w:val="0073103F"/>
    <w:rsid w:val="0073105C"/>
    <w:rsid w:val="00731D37"/>
    <w:rsid w:val="00731E72"/>
    <w:rsid w:val="00732C76"/>
    <w:rsid w:val="00734E15"/>
    <w:rsid w:val="00734FBD"/>
    <w:rsid w:val="00735140"/>
    <w:rsid w:val="00735B71"/>
    <w:rsid w:val="00735B99"/>
    <w:rsid w:val="007362FD"/>
    <w:rsid w:val="00736317"/>
    <w:rsid w:val="00736EA6"/>
    <w:rsid w:val="00736F43"/>
    <w:rsid w:val="0073797C"/>
    <w:rsid w:val="00737DC1"/>
    <w:rsid w:val="00737EEB"/>
    <w:rsid w:val="0074034F"/>
    <w:rsid w:val="00740A0A"/>
    <w:rsid w:val="00740D37"/>
    <w:rsid w:val="00740DC5"/>
    <w:rsid w:val="00741243"/>
    <w:rsid w:val="0074151D"/>
    <w:rsid w:val="00741C6D"/>
    <w:rsid w:val="00742065"/>
    <w:rsid w:val="007422FD"/>
    <w:rsid w:val="00742535"/>
    <w:rsid w:val="00742917"/>
    <w:rsid w:val="00742967"/>
    <w:rsid w:val="00743057"/>
    <w:rsid w:val="00743EAA"/>
    <w:rsid w:val="0074407F"/>
    <w:rsid w:val="00744199"/>
    <w:rsid w:val="007448B1"/>
    <w:rsid w:val="00744927"/>
    <w:rsid w:val="0074563D"/>
    <w:rsid w:val="0074585D"/>
    <w:rsid w:val="00745985"/>
    <w:rsid w:val="00745ACF"/>
    <w:rsid w:val="00745CEC"/>
    <w:rsid w:val="00745D26"/>
    <w:rsid w:val="00746D71"/>
    <w:rsid w:val="0074716D"/>
    <w:rsid w:val="00747DDE"/>
    <w:rsid w:val="00747FCD"/>
    <w:rsid w:val="00750408"/>
    <w:rsid w:val="007508EB"/>
    <w:rsid w:val="00750F9E"/>
    <w:rsid w:val="00751B1A"/>
    <w:rsid w:val="00752318"/>
    <w:rsid w:val="00752474"/>
    <w:rsid w:val="00752A79"/>
    <w:rsid w:val="007530B4"/>
    <w:rsid w:val="00753366"/>
    <w:rsid w:val="00753514"/>
    <w:rsid w:val="00753596"/>
    <w:rsid w:val="0075360E"/>
    <w:rsid w:val="007537CD"/>
    <w:rsid w:val="00753B3B"/>
    <w:rsid w:val="00753C12"/>
    <w:rsid w:val="00754556"/>
    <w:rsid w:val="00754AEA"/>
    <w:rsid w:val="00755176"/>
    <w:rsid w:val="007557F6"/>
    <w:rsid w:val="00755C8E"/>
    <w:rsid w:val="00755E44"/>
    <w:rsid w:val="0075601B"/>
    <w:rsid w:val="00756925"/>
    <w:rsid w:val="00756F31"/>
    <w:rsid w:val="00757707"/>
    <w:rsid w:val="0075774A"/>
    <w:rsid w:val="0075777F"/>
    <w:rsid w:val="00757D7F"/>
    <w:rsid w:val="00760135"/>
    <w:rsid w:val="007603D7"/>
    <w:rsid w:val="007604CF"/>
    <w:rsid w:val="00760955"/>
    <w:rsid w:val="00760A40"/>
    <w:rsid w:val="00760BA9"/>
    <w:rsid w:val="00760E9F"/>
    <w:rsid w:val="00761C96"/>
    <w:rsid w:val="007624E3"/>
    <w:rsid w:val="007625E7"/>
    <w:rsid w:val="00762AD4"/>
    <w:rsid w:val="00762B61"/>
    <w:rsid w:val="00762BD3"/>
    <w:rsid w:val="00762DD6"/>
    <w:rsid w:val="00763879"/>
    <w:rsid w:val="007638CD"/>
    <w:rsid w:val="00763C76"/>
    <w:rsid w:val="00763EC0"/>
    <w:rsid w:val="00763FD6"/>
    <w:rsid w:val="00764885"/>
    <w:rsid w:val="00764EE3"/>
    <w:rsid w:val="00764FD4"/>
    <w:rsid w:val="007650E8"/>
    <w:rsid w:val="00765390"/>
    <w:rsid w:val="0076552B"/>
    <w:rsid w:val="00765E31"/>
    <w:rsid w:val="00766291"/>
    <w:rsid w:val="0076663B"/>
    <w:rsid w:val="007669A7"/>
    <w:rsid w:val="00766B40"/>
    <w:rsid w:val="00767364"/>
    <w:rsid w:val="007673BA"/>
    <w:rsid w:val="00767545"/>
    <w:rsid w:val="00767A95"/>
    <w:rsid w:val="007706BB"/>
    <w:rsid w:val="007708BD"/>
    <w:rsid w:val="00770CD2"/>
    <w:rsid w:val="007710F4"/>
    <w:rsid w:val="00771F2A"/>
    <w:rsid w:val="00773201"/>
    <w:rsid w:val="00773E52"/>
    <w:rsid w:val="00774BA7"/>
    <w:rsid w:val="00775C8C"/>
    <w:rsid w:val="00776399"/>
    <w:rsid w:val="007763C5"/>
    <w:rsid w:val="007765D5"/>
    <w:rsid w:val="0077673F"/>
    <w:rsid w:val="00776935"/>
    <w:rsid w:val="00776BF2"/>
    <w:rsid w:val="00776D6A"/>
    <w:rsid w:val="00777120"/>
    <w:rsid w:val="007771F8"/>
    <w:rsid w:val="00777266"/>
    <w:rsid w:val="00777D50"/>
    <w:rsid w:val="00777E81"/>
    <w:rsid w:val="00780782"/>
    <w:rsid w:val="007808A5"/>
    <w:rsid w:val="00780D9B"/>
    <w:rsid w:val="007810DA"/>
    <w:rsid w:val="00782026"/>
    <w:rsid w:val="00782324"/>
    <w:rsid w:val="00782BDB"/>
    <w:rsid w:val="00782EBB"/>
    <w:rsid w:val="00782F2B"/>
    <w:rsid w:val="007830AE"/>
    <w:rsid w:val="00783289"/>
    <w:rsid w:val="00783ECF"/>
    <w:rsid w:val="007842D0"/>
    <w:rsid w:val="007846D1"/>
    <w:rsid w:val="00784749"/>
    <w:rsid w:val="0078491D"/>
    <w:rsid w:val="00785571"/>
    <w:rsid w:val="007865DE"/>
    <w:rsid w:val="00786681"/>
    <w:rsid w:val="00786945"/>
    <w:rsid w:val="00787000"/>
    <w:rsid w:val="007872B4"/>
    <w:rsid w:val="007875D0"/>
    <w:rsid w:val="00787B41"/>
    <w:rsid w:val="00790480"/>
    <w:rsid w:val="0079070A"/>
    <w:rsid w:val="00790975"/>
    <w:rsid w:val="0079097B"/>
    <w:rsid w:val="00790E54"/>
    <w:rsid w:val="00791929"/>
    <w:rsid w:val="00791B22"/>
    <w:rsid w:val="00792200"/>
    <w:rsid w:val="00792406"/>
    <w:rsid w:val="007925EB"/>
    <w:rsid w:val="0079277F"/>
    <w:rsid w:val="00792B1F"/>
    <w:rsid w:val="00792F85"/>
    <w:rsid w:val="007931FA"/>
    <w:rsid w:val="00793C74"/>
    <w:rsid w:val="0079434E"/>
    <w:rsid w:val="00794977"/>
    <w:rsid w:val="0079501C"/>
    <w:rsid w:val="007950C8"/>
    <w:rsid w:val="0079567B"/>
    <w:rsid w:val="0079597E"/>
    <w:rsid w:val="00795E6B"/>
    <w:rsid w:val="007960D9"/>
    <w:rsid w:val="0079617C"/>
    <w:rsid w:val="007964BC"/>
    <w:rsid w:val="007968F4"/>
    <w:rsid w:val="00796C73"/>
    <w:rsid w:val="00796C7E"/>
    <w:rsid w:val="007977F2"/>
    <w:rsid w:val="00797BAC"/>
    <w:rsid w:val="00797BBB"/>
    <w:rsid w:val="007A02D4"/>
    <w:rsid w:val="007A094B"/>
    <w:rsid w:val="007A0D8D"/>
    <w:rsid w:val="007A10AF"/>
    <w:rsid w:val="007A11A7"/>
    <w:rsid w:val="007A12FC"/>
    <w:rsid w:val="007A1936"/>
    <w:rsid w:val="007A27CC"/>
    <w:rsid w:val="007A2ABC"/>
    <w:rsid w:val="007A2C65"/>
    <w:rsid w:val="007A2C77"/>
    <w:rsid w:val="007A2F08"/>
    <w:rsid w:val="007A3283"/>
    <w:rsid w:val="007A338E"/>
    <w:rsid w:val="007A33F3"/>
    <w:rsid w:val="007A3E55"/>
    <w:rsid w:val="007A4A55"/>
    <w:rsid w:val="007A5B5F"/>
    <w:rsid w:val="007A5ED6"/>
    <w:rsid w:val="007A5EEF"/>
    <w:rsid w:val="007A6460"/>
    <w:rsid w:val="007A66AA"/>
    <w:rsid w:val="007A6E76"/>
    <w:rsid w:val="007A6ECB"/>
    <w:rsid w:val="007A70C2"/>
    <w:rsid w:val="007A73CE"/>
    <w:rsid w:val="007A74AD"/>
    <w:rsid w:val="007A7B24"/>
    <w:rsid w:val="007A7BF5"/>
    <w:rsid w:val="007B022B"/>
    <w:rsid w:val="007B0510"/>
    <w:rsid w:val="007B078E"/>
    <w:rsid w:val="007B0812"/>
    <w:rsid w:val="007B0F92"/>
    <w:rsid w:val="007B1217"/>
    <w:rsid w:val="007B1691"/>
    <w:rsid w:val="007B1789"/>
    <w:rsid w:val="007B1A25"/>
    <w:rsid w:val="007B225C"/>
    <w:rsid w:val="007B2260"/>
    <w:rsid w:val="007B2394"/>
    <w:rsid w:val="007B2547"/>
    <w:rsid w:val="007B29E4"/>
    <w:rsid w:val="007B2ADA"/>
    <w:rsid w:val="007B310B"/>
    <w:rsid w:val="007B39FE"/>
    <w:rsid w:val="007B3EA0"/>
    <w:rsid w:val="007B4096"/>
    <w:rsid w:val="007B4DC4"/>
    <w:rsid w:val="007B52A7"/>
    <w:rsid w:val="007B5723"/>
    <w:rsid w:val="007B58AC"/>
    <w:rsid w:val="007B5F7B"/>
    <w:rsid w:val="007B69A9"/>
    <w:rsid w:val="007B69EA"/>
    <w:rsid w:val="007B6D25"/>
    <w:rsid w:val="007B71A7"/>
    <w:rsid w:val="007B7556"/>
    <w:rsid w:val="007C0547"/>
    <w:rsid w:val="007C06FF"/>
    <w:rsid w:val="007C073E"/>
    <w:rsid w:val="007C0ABE"/>
    <w:rsid w:val="007C1467"/>
    <w:rsid w:val="007C1CE2"/>
    <w:rsid w:val="007C1F39"/>
    <w:rsid w:val="007C1F8A"/>
    <w:rsid w:val="007C2283"/>
    <w:rsid w:val="007C3D62"/>
    <w:rsid w:val="007C40B6"/>
    <w:rsid w:val="007C4109"/>
    <w:rsid w:val="007C41F1"/>
    <w:rsid w:val="007C4707"/>
    <w:rsid w:val="007C47F9"/>
    <w:rsid w:val="007C4983"/>
    <w:rsid w:val="007C5B32"/>
    <w:rsid w:val="007C5B88"/>
    <w:rsid w:val="007C6896"/>
    <w:rsid w:val="007C68D5"/>
    <w:rsid w:val="007C728B"/>
    <w:rsid w:val="007C73E1"/>
    <w:rsid w:val="007C783B"/>
    <w:rsid w:val="007C79A9"/>
    <w:rsid w:val="007C79E3"/>
    <w:rsid w:val="007C7B39"/>
    <w:rsid w:val="007D010C"/>
    <w:rsid w:val="007D06B5"/>
    <w:rsid w:val="007D0F2C"/>
    <w:rsid w:val="007D1075"/>
    <w:rsid w:val="007D10C8"/>
    <w:rsid w:val="007D194C"/>
    <w:rsid w:val="007D1B4C"/>
    <w:rsid w:val="007D1D52"/>
    <w:rsid w:val="007D1D76"/>
    <w:rsid w:val="007D238F"/>
    <w:rsid w:val="007D259E"/>
    <w:rsid w:val="007D294A"/>
    <w:rsid w:val="007D3CB2"/>
    <w:rsid w:val="007D42F4"/>
    <w:rsid w:val="007D4A98"/>
    <w:rsid w:val="007D4FA6"/>
    <w:rsid w:val="007D5002"/>
    <w:rsid w:val="007D6269"/>
    <w:rsid w:val="007D63BF"/>
    <w:rsid w:val="007D691E"/>
    <w:rsid w:val="007D6D5B"/>
    <w:rsid w:val="007D70C0"/>
    <w:rsid w:val="007D7599"/>
    <w:rsid w:val="007D7687"/>
    <w:rsid w:val="007D7A21"/>
    <w:rsid w:val="007D7EBB"/>
    <w:rsid w:val="007E04F4"/>
    <w:rsid w:val="007E0532"/>
    <w:rsid w:val="007E06CD"/>
    <w:rsid w:val="007E0796"/>
    <w:rsid w:val="007E0973"/>
    <w:rsid w:val="007E199F"/>
    <w:rsid w:val="007E1DD5"/>
    <w:rsid w:val="007E1E2C"/>
    <w:rsid w:val="007E263A"/>
    <w:rsid w:val="007E2B75"/>
    <w:rsid w:val="007E3028"/>
    <w:rsid w:val="007E35A6"/>
    <w:rsid w:val="007E45EB"/>
    <w:rsid w:val="007E4AFF"/>
    <w:rsid w:val="007E5231"/>
    <w:rsid w:val="007E5D81"/>
    <w:rsid w:val="007E60A9"/>
    <w:rsid w:val="007E61A9"/>
    <w:rsid w:val="007E6343"/>
    <w:rsid w:val="007E66AF"/>
    <w:rsid w:val="007E68BA"/>
    <w:rsid w:val="007E698B"/>
    <w:rsid w:val="007E6E5E"/>
    <w:rsid w:val="007E7923"/>
    <w:rsid w:val="007E79C0"/>
    <w:rsid w:val="007E7E75"/>
    <w:rsid w:val="007F03F0"/>
    <w:rsid w:val="007F057F"/>
    <w:rsid w:val="007F0873"/>
    <w:rsid w:val="007F0C0C"/>
    <w:rsid w:val="007F141A"/>
    <w:rsid w:val="007F1709"/>
    <w:rsid w:val="007F1D40"/>
    <w:rsid w:val="007F2292"/>
    <w:rsid w:val="007F250F"/>
    <w:rsid w:val="007F29C6"/>
    <w:rsid w:val="007F2D22"/>
    <w:rsid w:val="007F2F8A"/>
    <w:rsid w:val="007F3EF6"/>
    <w:rsid w:val="007F4B2C"/>
    <w:rsid w:val="007F4F04"/>
    <w:rsid w:val="007F5D89"/>
    <w:rsid w:val="007F6782"/>
    <w:rsid w:val="007F6BE3"/>
    <w:rsid w:val="007F6C33"/>
    <w:rsid w:val="007F7926"/>
    <w:rsid w:val="007F79F2"/>
    <w:rsid w:val="007F7AC0"/>
    <w:rsid w:val="0080029A"/>
    <w:rsid w:val="008007E1"/>
    <w:rsid w:val="00801247"/>
    <w:rsid w:val="00802D78"/>
    <w:rsid w:val="00802F40"/>
    <w:rsid w:val="00803B19"/>
    <w:rsid w:val="00805DE1"/>
    <w:rsid w:val="00806748"/>
    <w:rsid w:val="008067A1"/>
    <w:rsid w:val="00806C3B"/>
    <w:rsid w:val="00806FFB"/>
    <w:rsid w:val="008072E6"/>
    <w:rsid w:val="008074E4"/>
    <w:rsid w:val="008075FC"/>
    <w:rsid w:val="00807AE7"/>
    <w:rsid w:val="00807B4A"/>
    <w:rsid w:val="008101DB"/>
    <w:rsid w:val="0081028D"/>
    <w:rsid w:val="00810360"/>
    <w:rsid w:val="008105A8"/>
    <w:rsid w:val="00810E2E"/>
    <w:rsid w:val="00810E39"/>
    <w:rsid w:val="008118F6"/>
    <w:rsid w:val="00811E9D"/>
    <w:rsid w:val="008120A6"/>
    <w:rsid w:val="00812181"/>
    <w:rsid w:val="00812F7D"/>
    <w:rsid w:val="00813457"/>
    <w:rsid w:val="0081381F"/>
    <w:rsid w:val="00813908"/>
    <w:rsid w:val="00813BCF"/>
    <w:rsid w:val="00814559"/>
    <w:rsid w:val="008154B7"/>
    <w:rsid w:val="008166A6"/>
    <w:rsid w:val="008168A1"/>
    <w:rsid w:val="00817153"/>
    <w:rsid w:val="008172AE"/>
    <w:rsid w:val="00817496"/>
    <w:rsid w:val="008175EF"/>
    <w:rsid w:val="00817A31"/>
    <w:rsid w:val="00817C67"/>
    <w:rsid w:val="00820113"/>
    <w:rsid w:val="00820124"/>
    <w:rsid w:val="008210A3"/>
    <w:rsid w:val="0082198A"/>
    <w:rsid w:val="00821B2B"/>
    <w:rsid w:val="00821D05"/>
    <w:rsid w:val="00821D0F"/>
    <w:rsid w:val="00821FC8"/>
    <w:rsid w:val="00822748"/>
    <w:rsid w:val="00822AA2"/>
    <w:rsid w:val="008230A5"/>
    <w:rsid w:val="008236F9"/>
    <w:rsid w:val="0082439D"/>
    <w:rsid w:val="0082469F"/>
    <w:rsid w:val="00824E2D"/>
    <w:rsid w:val="00825100"/>
    <w:rsid w:val="00825134"/>
    <w:rsid w:val="0082517C"/>
    <w:rsid w:val="00825341"/>
    <w:rsid w:val="00825850"/>
    <w:rsid w:val="00825A97"/>
    <w:rsid w:val="00825E1F"/>
    <w:rsid w:val="008262A1"/>
    <w:rsid w:val="00826700"/>
    <w:rsid w:val="00827565"/>
    <w:rsid w:val="008302AF"/>
    <w:rsid w:val="008308BF"/>
    <w:rsid w:val="00830906"/>
    <w:rsid w:val="00830D8D"/>
    <w:rsid w:val="00830F0E"/>
    <w:rsid w:val="00831239"/>
    <w:rsid w:val="00831776"/>
    <w:rsid w:val="00831B33"/>
    <w:rsid w:val="00831D65"/>
    <w:rsid w:val="0083236E"/>
    <w:rsid w:val="00832521"/>
    <w:rsid w:val="00832685"/>
    <w:rsid w:val="00832699"/>
    <w:rsid w:val="008326F7"/>
    <w:rsid w:val="00832AF2"/>
    <w:rsid w:val="00832F27"/>
    <w:rsid w:val="008330DA"/>
    <w:rsid w:val="008331DC"/>
    <w:rsid w:val="00833BDF"/>
    <w:rsid w:val="00834DA2"/>
    <w:rsid w:val="008351BC"/>
    <w:rsid w:val="0083559F"/>
    <w:rsid w:val="0083588E"/>
    <w:rsid w:val="00835977"/>
    <w:rsid w:val="00835B9D"/>
    <w:rsid w:val="00835C2E"/>
    <w:rsid w:val="00836D5E"/>
    <w:rsid w:val="00836E19"/>
    <w:rsid w:val="0083762C"/>
    <w:rsid w:val="00837893"/>
    <w:rsid w:val="008401B5"/>
    <w:rsid w:val="00840C15"/>
    <w:rsid w:val="00842419"/>
    <w:rsid w:val="00842566"/>
    <w:rsid w:val="008428B4"/>
    <w:rsid w:val="00842DED"/>
    <w:rsid w:val="00842EAD"/>
    <w:rsid w:val="008436C6"/>
    <w:rsid w:val="00843A21"/>
    <w:rsid w:val="00843D88"/>
    <w:rsid w:val="0084423E"/>
    <w:rsid w:val="00844357"/>
    <w:rsid w:val="008444CA"/>
    <w:rsid w:val="0084466F"/>
    <w:rsid w:val="00844907"/>
    <w:rsid w:val="00846004"/>
    <w:rsid w:val="008460DD"/>
    <w:rsid w:val="00846105"/>
    <w:rsid w:val="00846BBB"/>
    <w:rsid w:val="0084744A"/>
    <w:rsid w:val="00847C41"/>
    <w:rsid w:val="00850892"/>
    <w:rsid w:val="00850CB1"/>
    <w:rsid w:val="00851316"/>
    <w:rsid w:val="0085139B"/>
    <w:rsid w:val="00851B98"/>
    <w:rsid w:val="00851DE3"/>
    <w:rsid w:val="008526A3"/>
    <w:rsid w:val="0085271B"/>
    <w:rsid w:val="00852A57"/>
    <w:rsid w:val="00852AB4"/>
    <w:rsid w:val="008537DD"/>
    <w:rsid w:val="00854405"/>
    <w:rsid w:val="0085455C"/>
    <w:rsid w:val="00854674"/>
    <w:rsid w:val="00855059"/>
    <w:rsid w:val="008556B7"/>
    <w:rsid w:val="00856668"/>
    <w:rsid w:val="00856669"/>
    <w:rsid w:val="008566A0"/>
    <w:rsid w:val="00856C2A"/>
    <w:rsid w:val="00856DD5"/>
    <w:rsid w:val="00857445"/>
    <w:rsid w:val="008576DE"/>
    <w:rsid w:val="00857736"/>
    <w:rsid w:val="0085773B"/>
    <w:rsid w:val="008578B8"/>
    <w:rsid w:val="00857A86"/>
    <w:rsid w:val="0086006B"/>
    <w:rsid w:val="008607C6"/>
    <w:rsid w:val="00861440"/>
    <w:rsid w:val="00861813"/>
    <w:rsid w:val="00861A8D"/>
    <w:rsid w:val="00861C5E"/>
    <w:rsid w:val="0086214C"/>
    <w:rsid w:val="0086265E"/>
    <w:rsid w:val="00863157"/>
    <w:rsid w:val="00863992"/>
    <w:rsid w:val="00863A8A"/>
    <w:rsid w:val="008644B9"/>
    <w:rsid w:val="00864BC3"/>
    <w:rsid w:val="00864E85"/>
    <w:rsid w:val="0086507C"/>
    <w:rsid w:val="008651BC"/>
    <w:rsid w:val="00865C2B"/>
    <w:rsid w:val="008669EB"/>
    <w:rsid w:val="00866CF1"/>
    <w:rsid w:val="00866DC0"/>
    <w:rsid w:val="00866DDD"/>
    <w:rsid w:val="00866F37"/>
    <w:rsid w:val="00867428"/>
    <w:rsid w:val="00867715"/>
    <w:rsid w:val="00867777"/>
    <w:rsid w:val="008677E3"/>
    <w:rsid w:val="00867AEA"/>
    <w:rsid w:val="0087033A"/>
    <w:rsid w:val="00871587"/>
    <w:rsid w:val="00871E7D"/>
    <w:rsid w:val="00871EE8"/>
    <w:rsid w:val="00872153"/>
    <w:rsid w:val="00872933"/>
    <w:rsid w:val="00872F3B"/>
    <w:rsid w:val="008737E8"/>
    <w:rsid w:val="00873ECD"/>
    <w:rsid w:val="0087424E"/>
    <w:rsid w:val="00874287"/>
    <w:rsid w:val="008745AD"/>
    <w:rsid w:val="008746DA"/>
    <w:rsid w:val="0087506D"/>
    <w:rsid w:val="008756CF"/>
    <w:rsid w:val="00875773"/>
    <w:rsid w:val="00875D64"/>
    <w:rsid w:val="00875E96"/>
    <w:rsid w:val="008765B7"/>
    <w:rsid w:val="00876D7C"/>
    <w:rsid w:val="00876D9D"/>
    <w:rsid w:val="00876E68"/>
    <w:rsid w:val="00877438"/>
    <w:rsid w:val="008775BD"/>
    <w:rsid w:val="00877DB0"/>
    <w:rsid w:val="00877EB4"/>
    <w:rsid w:val="00880D0B"/>
    <w:rsid w:val="00880E8E"/>
    <w:rsid w:val="00881233"/>
    <w:rsid w:val="00881C4D"/>
    <w:rsid w:val="008820A4"/>
    <w:rsid w:val="0088303A"/>
    <w:rsid w:val="00883BD8"/>
    <w:rsid w:val="00883CA7"/>
    <w:rsid w:val="0088495F"/>
    <w:rsid w:val="00884AE8"/>
    <w:rsid w:val="00884DF3"/>
    <w:rsid w:val="00884DF8"/>
    <w:rsid w:val="00884E45"/>
    <w:rsid w:val="0088508D"/>
    <w:rsid w:val="00885329"/>
    <w:rsid w:val="00885D3E"/>
    <w:rsid w:val="008865DC"/>
    <w:rsid w:val="008868F6"/>
    <w:rsid w:val="008869C0"/>
    <w:rsid w:val="00886A4C"/>
    <w:rsid w:val="00886EA9"/>
    <w:rsid w:val="0088723C"/>
    <w:rsid w:val="008873F2"/>
    <w:rsid w:val="00887B26"/>
    <w:rsid w:val="00887CBD"/>
    <w:rsid w:val="00887CFF"/>
    <w:rsid w:val="00887D20"/>
    <w:rsid w:val="00890527"/>
    <w:rsid w:val="008905AE"/>
    <w:rsid w:val="008908BE"/>
    <w:rsid w:val="00890B49"/>
    <w:rsid w:val="00890BD8"/>
    <w:rsid w:val="008918C5"/>
    <w:rsid w:val="00891B71"/>
    <w:rsid w:val="00891F45"/>
    <w:rsid w:val="0089249F"/>
    <w:rsid w:val="00892990"/>
    <w:rsid w:val="00892FBE"/>
    <w:rsid w:val="00893065"/>
    <w:rsid w:val="008934F4"/>
    <w:rsid w:val="00893728"/>
    <w:rsid w:val="00893749"/>
    <w:rsid w:val="00893906"/>
    <w:rsid w:val="008939E5"/>
    <w:rsid w:val="00893BF1"/>
    <w:rsid w:val="00894126"/>
    <w:rsid w:val="00894146"/>
    <w:rsid w:val="00894EDB"/>
    <w:rsid w:val="00895CD9"/>
    <w:rsid w:val="00895D7A"/>
    <w:rsid w:val="00895DA5"/>
    <w:rsid w:val="00895F7A"/>
    <w:rsid w:val="00896977"/>
    <w:rsid w:val="00896D29"/>
    <w:rsid w:val="00896D5E"/>
    <w:rsid w:val="008976EE"/>
    <w:rsid w:val="008978B4"/>
    <w:rsid w:val="008A000E"/>
    <w:rsid w:val="008A00B4"/>
    <w:rsid w:val="008A0268"/>
    <w:rsid w:val="008A0660"/>
    <w:rsid w:val="008A071E"/>
    <w:rsid w:val="008A0836"/>
    <w:rsid w:val="008A0EE8"/>
    <w:rsid w:val="008A10C3"/>
    <w:rsid w:val="008A13CF"/>
    <w:rsid w:val="008A269E"/>
    <w:rsid w:val="008A2775"/>
    <w:rsid w:val="008A2CE7"/>
    <w:rsid w:val="008A2FC3"/>
    <w:rsid w:val="008A307D"/>
    <w:rsid w:val="008A3442"/>
    <w:rsid w:val="008A35BA"/>
    <w:rsid w:val="008A3676"/>
    <w:rsid w:val="008A37E2"/>
    <w:rsid w:val="008A37E9"/>
    <w:rsid w:val="008A3C64"/>
    <w:rsid w:val="008A414A"/>
    <w:rsid w:val="008A42B4"/>
    <w:rsid w:val="008A4623"/>
    <w:rsid w:val="008A4A34"/>
    <w:rsid w:val="008A4D8A"/>
    <w:rsid w:val="008A50A6"/>
    <w:rsid w:val="008A56D4"/>
    <w:rsid w:val="008A586C"/>
    <w:rsid w:val="008A5AE1"/>
    <w:rsid w:val="008A6429"/>
    <w:rsid w:val="008A66FB"/>
    <w:rsid w:val="008A706F"/>
    <w:rsid w:val="008A75D3"/>
    <w:rsid w:val="008A7C77"/>
    <w:rsid w:val="008B0A8F"/>
    <w:rsid w:val="008B1169"/>
    <w:rsid w:val="008B2ABA"/>
    <w:rsid w:val="008B2FE0"/>
    <w:rsid w:val="008B32AC"/>
    <w:rsid w:val="008B369A"/>
    <w:rsid w:val="008B4CFE"/>
    <w:rsid w:val="008B5DA2"/>
    <w:rsid w:val="008B65C3"/>
    <w:rsid w:val="008B6F7C"/>
    <w:rsid w:val="008B79E6"/>
    <w:rsid w:val="008B7F20"/>
    <w:rsid w:val="008C150B"/>
    <w:rsid w:val="008C18DD"/>
    <w:rsid w:val="008C199D"/>
    <w:rsid w:val="008C2061"/>
    <w:rsid w:val="008C2239"/>
    <w:rsid w:val="008C2688"/>
    <w:rsid w:val="008C2A4C"/>
    <w:rsid w:val="008C2BF2"/>
    <w:rsid w:val="008C2C7D"/>
    <w:rsid w:val="008C32B6"/>
    <w:rsid w:val="008C39A8"/>
    <w:rsid w:val="008C3B05"/>
    <w:rsid w:val="008C3EB1"/>
    <w:rsid w:val="008C453F"/>
    <w:rsid w:val="008C49C6"/>
    <w:rsid w:val="008C4E4A"/>
    <w:rsid w:val="008C50DF"/>
    <w:rsid w:val="008C56A3"/>
    <w:rsid w:val="008C5846"/>
    <w:rsid w:val="008C5F69"/>
    <w:rsid w:val="008C5F9A"/>
    <w:rsid w:val="008C6422"/>
    <w:rsid w:val="008C6783"/>
    <w:rsid w:val="008C68C1"/>
    <w:rsid w:val="008C70A0"/>
    <w:rsid w:val="008C738C"/>
    <w:rsid w:val="008C7516"/>
    <w:rsid w:val="008C7A7A"/>
    <w:rsid w:val="008D0406"/>
    <w:rsid w:val="008D067B"/>
    <w:rsid w:val="008D0883"/>
    <w:rsid w:val="008D0C37"/>
    <w:rsid w:val="008D10DC"/>
    <w:rsid w:val="008D19E1"/>
    <w:rsid w:val="008D1B8A"/>
    <w:rsid w:val="008D1BE9"/>
    <w:rsid w:val="008D218B"/>
    <w:rsid w:val="008D21C5"/>
    <w:rsid w:val="008D2D11"/>
    <w:rsid w:val="008D2F36"/>
    <w:rsid w:val="008D3B5E"/>
    <w:rsid w:val="008D3DFF"/>
    <w:rsid w:val="008D4162"/>
    <w:rsid w:val="008D4B51"/>
    <w:rsid w:val="008D4C8A"/>
    <w:rsid w:val="008D6C9D"/>
    <w:rsid w:val="008D758D"/>
    <w:rsid w:val="008D7796"/>
    <w:rsid w:val="008D7DA1"/>
    <w:rsid w:val="008E04CD"/>
    <w:rsid w:val="008E0553"/>
    <w:rsid w:val="008E0886"/>
    <w:rsid w:val="008E0D40"/>
    <w:rsid w:val="008E1479"/>
    <w:rsid w:val="008E16C4"/>
    <w:rsid w:val="008E16D8"/>
    <w:rsid w:val="008E1ECF"/>
    <w:rsid w:val="008E2350"/>
    <w:rsid w:val="008E2D5C"/>
    <w:rsid w:val="008E34F0"/>
    <w:rsid w:val="008E3860"/>
    <w:rsid w:val="008E3C8F"/>
    <w:rsid w:val="008E42AF"/>
    <w:rsid w:val="008E42BA"/>
    <w:rsid w:val="008E567E"/>
    <w:rsid w:val="008E58A6"/>
    <w:rsid w:val="008E5CFD"/>
    <w:rsid w:val="008E673F"/>
    <w:rsid w:val="008E6A4E"/>
    <w:rsid w:val="008E6CCC"/>
    <w:rsid w:val="008E6FCE"/>
    <w:rsid w:val="008E7919"/>
    <w:rsid w:val="008F06D8"/>
    <w:rsid w:val="008F06EB"/>
    <w:rsid w:val="008F0806"/>
    <w:rsid w:val="008F1438"/>
    <w:rsid w:val="008F2120"/>
    <w:rsid w:val="008F285B"/>
    <w:rsid w:val="008F367D"/>
    <w:rsid w:val="008F3AB9"/>
    <w:rsid w:val="008F3C74"/>
    <w:rsid w:val="008F3CA8"/>
    <w:rsid w:val="008F47B1"/>
    <w:rsid w:val="008F483D"/>
    <w:rsid w:val="008F4A06"/>
    <w:rsid w:val="008F4EAA"/>
    <w:rsid w:val="008F52A8"/>
    <w:rsid w:val="008F563A"/>
    <w:rsid w:val="008F5FDA"/>
    <w:rsid w:val="008F6595"/>
    <w:rsid w:val="008F6718"/>
    <w:rsid w:val="008F671C"/>
    <w:rsid w:val="008F724D"/>
    <w:rsid w:val="008F7941"/>
    <w:rsid w:val="008F7FD2"/>
    <w:rsid w:val="00900139"/>
    <w:rsid w:val="00900196"/>
    <w:rsid w:val="00900BC5"/>
    <w:rsid w:val="00901086"/>
    <w:rsid w:val="0090139B"/>
    <w:rsid w:val="00901AC4"/>
    <w:rsid w:val="009029EB"/>
    <w:rsid w:val="00902E0B"/>
    <w:rsid w:val="00902E38"/>
    <w:rsid w:val="00902EA7"/>
    <w:rsid w:val="00902F31"/>
    <w:rsid w:val="0090373C"/>
    <w:rsid w:val="00903A2F"/>
    <w:rsid w:val="00904283"/>
    <w:rsid w:val="009048B5"/>
    <w:rsid w:val="00904FEA"/>
    <w:rsid w:val="0090514C"/>
    <w:rsid w:val="0090567C"/>
    <w:rsid w:val="00905753"/>
    <w:rsid w:val="00905852"/>
    <w:rsid w:val="00906210"/>
    <w:rsid w:val="00906228"/>
    <w:rsid w:val="00906348"/>
    <w:rsid w:val="009067ED"/>
    <w:rsid w:val="00907472"/>
    <w:rsid w:val="009075F7"/>
    <w:rsid w:val="00907CC8"/>
    <w:rsid w:val="0091021C"/>
    <w:rsid w:val="00910498"/>
    <w:rsid w:val="009118FC"/>
    <w:rsid w:val="0091208E"/>
    <w:rsid w:val="00912357"/>
    <w:rsid w:val="009123C1"/>
    <w:rsid w:val="009123FD"/>
    <w:rsid w:val="009128D8"/>
    <w:rsid w:val="00912E0C"/>
    <w:rsid w:val="009131EA"/>
    <w:rsid w:val="0091394A"/>
    <w:rsid w:val="0091396D"/>
    <w:rsid w:val="00913B4E"/>
    <w:rsid w:val="0091471E"/>
    <w:rsid w:val="0091496D"/>
    <w:rsid w:val="00914AAE"/>
    <w:rsid w:val="00915422"/>
    <w:rsid w:val="00915865"/>
    <w:rsid w:val="00915BBC"/>
    <w:rsid w:val="00915FA0"/>
    <w:rsid w:val="00916001"/>
    <w:rsid w:val="009161A4"/>
    <w:rsid w:val="0091635E"/>
    <w:rsid w:val="009163D1"/>
    <w:rsid w:val="00916F7D"/>
    <w:rsid w:val="00917C0C"/>
    <w:rsid w:val="00917ECB"/>
    <w:rsid w:val="00920013"/>
    <w:rsid w:val="00920D05"/>
    <w:rsid w:val="009211A2"/>
    <w:rsid w:val="00921489"/>
    <w:rsid w:val="00921945"/>
    <w:rsid w:val="00921DB9"/>
    <w:rsid w:val="00921E12"/>
    <w:rsid w:val="00922441"/>
    <w:rsid w:val="009227E2"/>
    <w:rsid w:val="009233FF"/>
    <w:rsid w:val="0092341F"/>
    <w:rsid w:val="009237B3"/>
    <w:rsid w:val="00923B34"/>
    <w:rsid w:val="00923C36"/>
    <w:rsid w:val="00924043"/>
    <w:rsid w:val="00924702"/>
    <w:rsid w:val="00924927"/>
    <w:rsid w:val="00925195"/>
    <w:rsid w:val="00925886"/>
    <w:rsid w:val="009264E4"/>
    <w:rsid w:val="00926A8D"/>
    <w:rsid w:val="00926DA9"/>
    <w:rsid w:val="00926E4F"/>
    <w:rsid w:val="00926F93"/>
    <w:rsid w:val="00927C38"/>
    <w:rsid w:val="00927CA3"/>
    <w:rsid w:val="009301DF"/>
    <w:rsid w:val="00930424"/>
    <w:rsid w:val="00930CAF"/>
    <w:rsid w:val="00930F00"/>
    <w:rsid w:val="009310DA"/>
    <w:rsid w:val="00931145"/>
    <w:rsid w:val="009315A6"/>
    <w:rsid w:val="0093192D"/>
    <w:rsid w:val="00931FD4"/>
    <w:rsid w:val="00932AAE"/>
    <w:rsid w:val="00932B98"/>
    <w:rsid w:val="0093320C"/>
    <w:rsid w:val="0093383A"/>
    <w:rsid w:val="00933DF7"/>
    <w:rsid w:val="009341D2"/>
    <w:rsid w:val="00934C70"/>
    <w:rsid w:val="0093507B"/>
    <w:rsid w:val="00935342"/>
    <w:rsid w:val="009357F7"/>
    <w:rsid w:val="00935868"/>
    <w:rsid w:val="009359A2"/>
    <w:rsid w:val="0093693F"/>
    <w:rsid w:val="009369C1"/>
    <w:rsid w:val="00936A4B"/>
    <w:rsid w:val="00936C58"/>
    <w:rsid w:val="00937303"/>
    <w:rsid w:val="00937620"/>
    <w:rsid w:val="0094095F"/>
    <w:rsid w:val="0094108C"/>
    <w:rsid w:val="009412CF"/>
    <w:rsid w:val="009431D4"/>
    <w:rsid w:val="009433A6"/>
    <w:rsid w:val="00943C59"/>
    <w:rsid w:val="00944AA6"/>
    <w:rsid w:val="00945604"/>
    <w:rsid w:val="00945644"/>
    <w:rsid w:val="00945735"/>
    <w:rsid w:val="0094612D"/>
    <w:rsid w:val="00946422"/>
    <w:rsid w:val="00946E8A"/>
    <w:rsid w:val="00947262"/>
    <w:rsid w:val="009475B1"/>
    <w:rsid w:val="00947FA9"/>
    <w:rsid w:val="0095011B"/>
    <w:rsid w:val="00950B67"/>
    <w:rsid w:val="00950C10"/>
    <w:rsid w:val="0095145F"/>
    <w:rsid w:val="00951683"/>
    <w:rsid w:val="00952209"/>
    <w:rsid w:val="00952258"/>
    <w:rsid w:val="009528CD"/>
    <w:rsid w:val="00952EAA"/>
    <w:rsid w:val="0095425C"/>
    <w:rsid w:val="00954623"/>
    <w:rsid w:val="009546CD"/>
    <w:rsid w:val="0095476D"/>
    <w:rsid w:val="009547C0"/>
    <w:rsid w:val="00954D67"/>
    <w:rsid w:val="00955189"/>
    <w:rsid w:val="009552BA"/>
    <w:rsid w:val="00955532"/>
    <w:rsid w:val="0095568C"/>
    <w:rsid w:val="00955DB9"/>
    <w:rsid w:val="00955E0D"/>
    <w:rsid w:val="00956A29"/>
    <w:rsid w:val="00956BF4"/>
    <w:rsid w:val="009579E1"/>
    <w:rsid w:val="00957C99"/>
    <w:rsid w:val="00957E10"/>
    <w:rsid w:val="00957E73"/>
    <w:rsid w:val="00960606"/>
    <w:rsid w:val="0096072D"/>
    <w:rsid w:val="00961179"/>
    <w:rsid w:val="009618BF"/>
    <w:rsid w:val="00961A82"/>
    <w:rsid w:val="00961EB7"/>
    <w:rsid w:val="00963710"/>
    <w:rsid w:val="00964267"/>
    <w:rsid w:val="009645FC"/>
    <w:rsid w:val="00964F9C"/>
    <w:rsid w:val="0096599D"/>
    <w:rsid w:val="00965A36"/>
    <w:rsid w:val="009661BC"/>
    <w:rsid w:val="009662D9"/>
    <w:rsid w:val="009665D2"/>
    <w:rsid w:val="00966B9B"/>
    <w:rsid w:val="00966D55"/>
    <w:rsid w:val="00966DE5"/>
    <w:rsid w:val="00967821"/>
    <w:rsid w:val="009679F4"/>
    <w:rsid w:val="00967D7B"/>
    <w:rsid w:val="00967DE0"/>
    <w:rsid w:val="00970474"/>
    <w:rsid w:val="00970608"/>
    <w:rsid w:val="0097061F"/>
    <w:rsid w:val="00970D01"/>
    <w:rsid w:val="00971126"/>
    <w:rsid w:val="0097179C"/>
    <w:rsid w:val="0097199F"/>
    <w:rsid w:val="0097206B"/>
    <w:rsid w:val="00972B1E"/>
    <w:rsid w:val="00972BF0"/>
    <w:rsid w:val="00972CE7"/>
    <w:rsid w:val="00972D7C"/>
    <w:rsid w:val="0097394F"/>
    <w:rsid w:val="00973A4B"/>
    <w:rsid w:val="009742B2"/>
    <w:rsid w:val="009751A0"/>
    <w:rsid w:val="009751B9"/>
    <w:rsid w:val="009752DB"/>
    <w:rsid w:val="0097552A"/>
    <w:rsid w:val="0097582F"/>
    <w:rsid w:val="00975B36"/>
    <w:rsid w:val="00975CCC"/>
    <w:rsid w:val="0097614D"/>
    <w:rsid w:val="00976760"/>
    <w:rsid w:val="00976880"/>
    <w:rsid w:val="00976C12"/>
    <w:rsid w:val="0097703D"/>
    <w:rsid w:val="009772C6"/>
    <w:rsid w:val="00977A49"/>
    <w:rsid w:val="00977BC6"/>
    <w:rsid w:val="00977C89"/>
    <w:rsid w:val="00980CDB"/>
    <w:rsid w:val="009810DF"/>
    <w:rsid w:val="0098145F"/>
    <w:rsid w:val="00981519"/>
    <w:rsid w:val="009817F4"/>
    <w:rsid w:val="00981D67"/>
    <w:rsid w:val="00981ED8"/>
    <w:rsid w:val="00983593"/>
    <w:rsid w:val="00983762"/>
    <w:rsid w:val="009837D4"/>
    <w:rsid w:val="00983D01"/>
    <w:rsid w:val="0098403A"/>
    <w:rsid w:val="009844DF"/>
    <w:rsid w:val="00984A83"/>
    <w:rsid w:val="00984B8E"/>
    <w:rsid w:val="00984CDE"/>
    <w:rsid w:val="00985247"/>
    <w:rsid w:val="009857D5"/>
    <w:rsid w:val="0098595D"/>
    <w:rsid w:val="00985D0A"/>
    <w:rsid w:val="009860AB"/>
    <w:rsid w:val="00986C6E"/>
    <w:rsid w:val="00986C76"/>
    <w:rsid w:val="009873CD"/>
    <w:rsid w:val="00987753"/>
    <w:rsid w:val="009879E2"/>
    <w:rsid w:val="00987E2D"/>
    <w:rsid w:val="00990055"/>
    <w:rsid w:val="009900E4"/>
    <w:rsid w:val="00990715"/>
    <w:rsid w:val="00990AED"/>
    <w:rsid w:val="00990DD2"/>
    <w:rsid w:val="00990EA5"/>
    <w:rsid w:val="00990F9C"/>
    <w:rsid w:val="0099145A"/>
    <w:rsid w:val="0099152F"/>
    <w:rsid w:val="0099154E"/>
    <w:rsid w:val="00991F0B"/>
    <w:rsid w:val="00991F40"/>
    <w:rsid w:val="009922AD"/>
    <w:rsid w:val="009922CD"/>
    <w:rsid w:val="009929E1"/>
    <w:rsid w:val="00992D6A"/>
    <w:rsid w:val="00992E47"/>
    <w:rsid w:val="00993001"/>
    <w:rsid w:val="009941B4"/>
    <w:rsid w:val="009943F1"/>
    <w:rsid w:val="0099494F"/>
    <w:rsid w:val="00994B1E"/>
    <w:rsid w:val="00994D03"/>
    <w:rsid w:val="00994D76"/>
    <w:rsid w:val="0099537A"/>
    <w:rsid w:val="009954FB"/>
    <w:rsid w:val="00995632"/>
    <w:rsid w:val="00995748"/>
    <w:rsid w:val="00995E8A"/>
    <w:rsid w:val="00995EBF"/>
    <w:rsid w:val="00996136"/>
    <w:rsid w:val="0099698E"/>
    <w:rsid w:val="00996AF1"/>
    <w:rsid w:val="00996F8C"/>
    <w:rsid w:val="00997115"/>
    <w:rsid w:val="00997589"/>
    <w:rsid w:val="00997E43"/>
    <w:rsid w:val="009A022A"/>
    <w:rsid w:val="009A19AD"/>
    <w:rsid w:val="009A1B92"/>
    <w:rsid w:val="009A240A"/>
    <w:rsid w:val="009A25C5"/>
    <w:rsid w:val="009A3459"/>
    <w:rsid w:val="009A363E"/>
    <w:rsid w:val="009A387F"/>
    <w:rsid w:val="009A3B93"/>
    <w:rsid w:val="009A4C6E"/>
    <w:rsid w:val="009A4C73"/>
    <w:rsid w:val="009A4DDD"/>
    <w:rsid w:val="009A4E33"/>
    <w:rsid w:val="009A5487"/>
    <w:rsid w:val="009A5A41"/>
    <w:rsid w:val="009A5AEA"/>
    <w:rsid w:val="009A6603"/>
    <w:rsid w:val="009A6B4C"/>
    <w:rsid w:val="009A6BB7"/>
    <w:rsid w:val="009A711B"/>
    <w:rsid w:val="009A728D"/>
    <w:rsid w:val="009A738D"/>
    <w:rsid w:val="009A7F8A"/>
    <w:rsid w:val="009B0846"/>
    <w:rsid w:val="009B0F73"/>
    <w:rsid w:val="009B1307"/>
    <w:rsid w:val="009B13F5"/>
    <w:rsid w:val="009B20F9"/>
    <w:rsid w:val="009B220F"/>
    <w:rsid w:val="009B2908"/>
    <w:rsid w:val="009B394A"/>
    <w:rsid w:val="009B3FAF"/>
    <w:rsid w:val="009B4DC5"/>
    <w:rsid w:val="009B5718"/>
    <w:rsid w:val="009B5EE2"/>
    <w:rsid w:val="009B5F80"/>
    <w:rsid w:val="009B6D01"/>
    <w:rsid w:val="009B744C"/>
    <w:rsid w:val="009B759D"/>
    <w:rsid w:val="009B76EF"/>
    <w:rsid w:val="009B781E"/>
    <w:rsid w:val="009B7A08"/>
    <w:rsid w:val="009C0473"/>
    <w:rsid w:val="009C0C91"/>
    <w:rsid w:val="009C0E75"/>
    <w:rsid w:val="009C0F62"/>
    <w:rsid w:val="009C14A2"/>
    <w:rsid w:val="009C1879"/>
    <w:rsid w:val="009C198C"/>
    <w:rsid w:val="009C1E9D"/>
    <w:rsid w:val="009C2195"/>
    <w:rsid w:val="009C29B1"/>
    <w:rsid w:val="009C2A47"/>
    <w:rsid w:val="009C2D27"/>
    <w:rsid w:val="009C2E76"/>
    <w:rsid w:val="009C3837"/>
    <w:rsid w:val="009C4F16"/>
    <w:rsid w:val="009C5929"/>
    <w:rsid w:val="009C64DB"/>
    <w:rsid w:val="009C6F01"/>
    <w:rsid w:val="009C715F"/>
    <w:rsid w:val="009C7275"/>
    <w:rsid w:val="009C7D62"/>
    <w:rsid w:val="009D08F2"/>
    <w:rsid w:val="009D098E"/>
    <w:rsid w:val="009D0B01"/>
    <w:rsid w:val="009D0C1C"/>
    <w:rsid w:val="009D0DB8"/>
    <w:rsid w:val="009D0DF9"/>
    <w:rsid w:val="009D1072"/>
    <w:rsid w:val="009D139E"/>
    <w:rsid w:val="009D29DC"/>
    <w:rsid w:val="009D3641"/>
    <w:rsid w:val="009D3B11"/>
    <w:rsid w:val="009D3CC0"/>
    <w:rsid w:val="009D3DF0"/>
    <w:rsid w:val="009D4157"/>
    <w:rsid w:val="009D4703"/>
    <w:rsid w:val="009D49AC"/>
    <w:rsid w:val="009D4F47"/>
    <w:rsid w:val="009D5478"/>
    <w:rsid w:val="009D58BE"/>
    <w:rsid w:val="009D590A"/>
    <w:rsid w:val="009D5B10"/>
    <w:rsid w:val="009D66E4"/>
    <w:rsid w:val="009D687C"/>
    <w:rsid w:val="009D6E47"/>
    <w:rsid w:val="009D7868"/>
    <w:rsid w:val="009D7B46"/>
    <w:rsid w:val="009D7CEF"/>
    <w:rsid w:val="009E1BB2"/>
    <w:rsid w:val="009E2464"/>
    <w:rsid w:val="009E28D7"/>
    <w:rsid w:val="009E2BCC"/>
    <w:rsid w:val="009E2C4D"/>
    <w:rsid w:val="009E32BA"/>
    <w:rsid w:val="009E34FF"/>
    <w:rsid w:val="009E3A4A"/>
    <w:rsid w:val="009E44F9"/>
    <w:rsid w:val="009E45BC"/>
    <w:rsid w:val="009E4692"/>
    <w:rsid w:val="009E4950"/>
    <w:rsid w:val="009E4AEC"/>
    <w:rsid w:val="009E4EFB"/>
    <w:rsid w:val="009E502D"/>
    <w:rsid w:val="009E55DD"/>
    <w:rsid w:val="009E605E"/>
    <w:rsid w:val="009E620F"/>
    <w:rsid w:val="009E63E5"/>
    <w:rsid w:val="009E694F"/>
    <w:rsid w:val="009E6DB8"/>
    <w:rsid w:val="009E76C9"/>
    <w:rsid w:val="009F03DA"/>
    <w:rsid w:val="009F0953"/>
    <w:rsid w:val="009F0CA3"/>
    <w:rsid w:val="009F10CE"/>
    <w:rsid w:val="009F121F"/>
    <w:rsid w:val="009F1557"/>
    <w:rsid w:val="009F19E0"/>
    <w:rsid w:val="009F1B5A"/>
    <w:rsid w:val="009F257E"/>
    <w:rsid w:val="009F29F7"/>
    <w:rsid w:val="009F2A3C"/>
    <w:rsid w:val="009F3D7E"/>
    <w:rsid w:val="009F3E67"/>
    <w:rsid w:val="009F4782"/>
    <w:rsid w:val="009F6702"/>
    <w:rsid w:val="009F6768"/>
    <w:rsid w:val="009F6981"/>
    <w:rsid w:val="009F73B6"/>
    <w:rsid w:val="009F7A7B"/>
    <w:rsid w:val="009F7BE3"/>
    <w:rsid w:val="00A011D3"/>
    <w:rsid w:val="00A0136A"/>
    <w:rsid w:val="00A015BB"/>
    <w:rsid w:val="00A01A7C"/>
    <w:rsid w:val="00A02988"/>
    <w:rsid w:val="00A033E6"/>
    <w:rsid w:val="00A035CB"/>
    <w:rsid w:val="00A03645"/>
    <w:rsid w:val="00A03DD4"/>
    <w:rsid w:val="00A04E94"/>
    <w:rsid w:val="00A0550A"/>
    <w:rsid w:val="00A0573C"/>
    <w:rsid w:val="00A05D91"/>
    <w:rsid w:val="00A0720E"/>
    <w:rsid w:val="00A0721B"/>
    <w:rsid w:val="00A076A1"/>
    <w:rsid w:val="00A07A86"/>
    <w:rsid w:val="00A07D90"/>
    <w:rsid w:val="00A07E4E"/>
    <w:rsid w:val="00A10558"/>
    <w:rsid w:val="00A109D1"/>
    <w:rsid w:val="00A10D9B"/>
    <w:rsid w:val="00A10F9D"/>
    <w:rsid w:val="00A11668"/>
    <w:rsid w:val="00A11A04"/>
    <w:rsid w:val="00A11E7C"/>
    <w:rsid w:val="00A126BD"/>
    <w:rsid w:val="00A12BB9"/>
    <w:rsid w:val="00A12E9B"/>
    <w:rsid w:val="00A1307F"/>
    <w:rsid w:val="00A13FDB"/>
    <w:rsid w:val="00A1445D"/>
    <w:rsid w:val="00A14814"/>
    <w:rsid w:val="00A14C6C"/>
    <w:rsid w:val="00A14CC8"/>
    <w:rsid w:val="00A15946"/>
    <w:rsid w:val="00A167DB"/>
    <w:rsid w:val="00A16F2B"/>
    <w:rsid w:val="00A171BF"/>
    <w:rsid w:val="00A175E6"/>
    <w:rsid w:val="00A17624"/>
    <w:rsid w:val="00A17C4C"/>
    <w:rsid w:val="00A20A18"/>
    <w:rsid w:val="00A21488"/>
    <w:rsid w:val="00A2164F"/>
    <w:rsid w:val="00A220BA"/>
    <w:rsid w:val="00A22239"/>
    <w:rsid w:val="00A22486"/>
    <w:rsid w:val="00A234E4"/>
    <w:rsid w:val="00A235A3"/>
    <w:rsid w:val="00A24031"/>
    <w:rsid w:val="00A240CC"/>
    <w:rsid w:val="00A241EA"/>
    <w:rsid w:val="00A24271"/>
    <w:rsid w:val="00A24577"/>
    <w:rsid w:val="00A246A0"/>
    <w:rsid w:val="00A24C60"/>
    <w:rsid w:val="00A24E21"/>
    <w:rsid w:val="00A2512C"/>
    <w:rsid w:val="00A25A98"/>
    <w:rsid w:val="00A25F86"/>
    <w:rsid w:val="00A2688A"/>
    <w:rsid w:val="00A26B52"/>
    <w:rsid w:val="00A26F8B"/>
    <w:rsid w:val="00A27808"/>
    <w:rsid w:val="00A27EAD"/>
    <w:rsid w:val="00A27F46"/>
    <w:rsid w:val="00A2DAA3"/>
    <w:rsid w:val="00A3043A"/>
    <w:rsid w:val="00A30754"/>
    <w:rsid w:val="00A30A84"/>
    <w:rsid w:val="00A30D5B"/>
    <w:rsid w:val="00A30EA5"/>
    <w:rsid w:val="00A31FD3"/>
    <w:rsid w:val="00A329AE"/>
    <w:rsid w:val="00A330B5"/>
    <w:rsid w:val="00A333B6"/>
    <w:rsid w:val="00A339D6"/>
    <w:rsid w:val="00A33C35"/>
    <w:rsid w:val="00A354BA"/>
    <w:rsid w:val="00A35AA0"/>
    <w:rsid w:val="00A35EE7"/>
    <w:rsid w:val="00A365D3"/>
    <w:rsid w:val="00A36BDF"/>
    <w:rsid w:val="00A37096"/>
    <w:rsid w:val="00A3709D"/>
    <w:rsid w:val="00A3716C"/>
    <w:rsid w:val="00A37275"/>
    <w:rsid w:val="00A4006F"/>
    <w:rsid w:val="00A40A76"/>
    <w:rsid w:val="00A40D3F"/>
    <w:rsid w:val="00A41A45"/>
    <w:rsid w:val="00A42120"/>
    <w:rsid w:val="00A42DE8"/>
    <w:rsid w:val="00A42F96"/>
    <w:rsid w:val="00A43826"/>
    <w:rsid w:val="00A43F78"/>
    <w:rsid w:val="00A44169"/>
    <w:rsid w:val="00A44246"/>
    <w:rsid w:val="00A447AE"/>
    <w:rsid w:val="00A44F97"/>
    <w:rsid w:val="00A44FBA"/>
    <w:rsid w:val="00A455B4"/>
    <w:rsid w:val="00A45676"/>
    <w:rsid w:val="00A45935"/>
    <w:rsid w:val="00A462DC"/>
    <w:rsid w:val="00A47040"/>
    <w:rsid w:val="00A4704F"/>
    <w:rsid w:val="00A472E1"/>
    <w:rsid w:val="00A47B04"/>
    <w:rsid w:val="00A503DE"/>
    <w:rsid w:val="00A50580"/>
    <w:rsid w:val="00A507C1"/>
    <w:rsid w:val="00A507D4"/>
    <w:rsid w:val="00A514BE"/>
    <w:rsid w:val="00A51547"/>
    <w:rsid w:val="00A53150"/>
    <w:rsid w:val="00A53485"/>
    <w:rsid w:val="00A54D4C"/>
    <w:rsid w:val="00A55DC3"/>
    <w:rsid w:val="00A571B6"/>
    <w:rsid w:val="00A57868"/>
    <w:rsid w:val="00A60019"/>
    <w:rsid w:val="00A604EF"/>
    <w:rsid w:val="00A605F0"/>
    <w:rsid w:val="00A60908"/>
    <w:rsid w:val="00A60B3E"/>
    <w:rsid w:val="00A60D3E"/>
    <w:rsid w:val="00A61275"/>
    <w:rsid w:val="00A617B1"/>
    <w:rsid w:val="00A61B9C"/>
    <w:rsid w:val="00A61D81"/>
    <w:rsid w:val="00A6263C"/>
    <w:rsid w:val="00A628E7"/>
    <w:rsid w:val="00A62B30"/>
    <w:rsid w:val="00A62E1F"/>
    <w:rsid w:val="00A633B2"/>
    <w:rsid w:val="00A63754"/>
    <w:rsid w:val="00A64178"/>
    <w:rsid w:val="00A64876"/>
    <w:rsid w:val="00A64F0C"/>
    <w:rsid w:val="00A6500D"/>
    <w:rsid w:val="00A65160"/>
    <w:rsid w:val="00A65397"/>
    <w:rsid w:val="00A65509"/>
    <w:rsid w:val="00A6594D"/>
    <w:rsid w:val="00A65CC1"/>
    <w:rsid w:val="00A66532"/>
    <w:rsid w:val="00A66567"/>
    <w:rsid w:val="00A665C8"/>
    <w:rsid w:val="00A66EAF"/>
    <w:rsid w:val="00A67E1C"/>
    <w:rsid w:val="00A7028B"/>
    <w:rsid w:val="00A709BB"/>
    <w:rsid w:val="00A70D1B"/>
    <w:rsid w:val="00A710D8"/>
    <w:rsid w:val="00A71808"/>
    <w:rsid w:val="00A71DB7"/>
    <w:rsid w:val="00A7339F"/>
    <w:rsid w:val="00A733F4"/>
    <w:rsid w:val="00A734C9"/>
    <w:rsid w:val="00A743F2"/>
    <w:rsid w:val="00A74D25"/>
    <w:rsid w:val="00A75608"/>
    <w:rsid w:val="00A76130"/>
    <w:rsid w:val="00A76256"/>
    <w:rsid w:val="00A76C24"/>
    <w:rsid w:val="00A775A3"/>
    <w:rsid w:val="00A77FCF"/>
    <w:rsid w:val="00A800F3"/>
    <w:rsid w:val="00A80BD1"/>
    <w:rsid w:val="00A80ECF"/>
    <w:rsid w:val="00A814B7"/>
    <w:rsid w:val="00A8228A"/>
    <w:rsid w:val="00A824CF"/>
    <w:rsid w:val="00A83DEE"/>
    <w:rsid w:val="00A83F38"/>
    <w:rsid w:val="00A83FF5"/>
    <w:rsid w:val="00A84290"/>
    <w:rsid w:val="00A845CC"/>
    <w:rsid w:val="00A84821"/>
    <w:rsid w:val="00A84FCE"/>
    <w:rsid w:val="00A85108"/>
    <w:rsid w:val="00A852A8"/>
    <w:rsid w:val="00A85436"/>
    <w:rsid w:val="00A86211"/>
    <w:rsid w:val="00A86415"/>
    <w:rsid w:val="00A86465"/>
    <w:rsid w:val="00A864D0"/>
    <w:rsid w:val="00A8701B"/>
    <w:rsid w:val="00A87F16"/>
    <w:rsid w:val="00A9032F"/>
    <w:rsid w:val="00A90592"/>
    <w:rsid w:val="00A90662"/>
    <w:rsid w:val="00A90677"/>
    <w:rsid w:val="00A90801"/>
    <w:rsid w:val="00A909E5"/>
    <w:rsid w:val="00A90A2D"/>
    <w:rsid w:val="00A90D95"/>
    <w:rsid w:val="00A91234"/>
    <w:rsid w:val="00A912EA"/>
    <w:rsid w:val="00A918C1"/>
    <w:rsid w:val="00A919F0"/>
    <w:rsid w:val="00A91B6E"/>
    <w:rsid w:val="00A921E9"/>
    <w:rsid w:val="00A9251D"/>
    <w:rsid w:val="00A92549"/>
    <w:rsid w:val="00A925A1"/>
    <w:rsid w:val="00A926E6"/>
    <w:rsid w:val="00A927A6"/>
    <w:rsid w:val="00A92C15"/>
    <w:rsid w:val="00A92FBD"/>
    <w:rsid w:val="00A9384C"/>
    <w:rsid w:val="00A93995"/>
    <w:rsid w:val="00A93D18"/>
    <w:rsid w:val="00A94B96"/>
    <w:rsid w:val="00A94C60"/>
    <w:rsid w:val="00A94E6B"/>
    <w:rsid w:val="00A94E9F"/>
    <w:rsid w:val="00A9540C"/>
    <w:rsid w:val="00A95BD3"/>
    <w:rsid w:val="00A9618B"/>
    <w:rsid w:val="00A964F2"/>
    <w:rsid w:val="00A96F0F"/>
    <w:rsid w:val="00A97664"/>
    <w:rsid w:val="00A97783"/>
    <w:rsid w:val="00A9786C"/>
    <w:rsid w:val="00A97C1A"/>
    <w:rsid w:val="00A97FE8"/>
    <w:rsid w:val="00AA0001"/>
    <w:rsid w:val="00AA0402"/>
    <w:rsid w:val="00AA06E6"/>
    <w:rsid w:val="00AA13C7"/>
    <w:rsid w:val="00AA1A5A"/>
    <w:rsid w:val="00AA1C54"/>
    <w:rsid w:val="00AA4058"/>
    <w:rsid w:val="00AA425C"/>
    <w:rsid w:val="00AA43A1"/>
    <w:rsid w:val="00AA44D7"/>
    <w:rsid w:val="00AA4E01"/>
    <w:rsid w:val="00AA5199"/>
    <w:rsid w:val="00AA5A26"/>
    <w:rsid w:val="00AA5A3D"/>
    <w:rsid w:val="00AA61C3"/>
    <w:rsid w:val="00AA61DF"/>
    <w:rsid w:val="00AA63E3"/>
    <w:rsid w:val="00AA655B"/>
    <w:rsid w:val="00AA6663"/>
    <w:rsid w:val="00AA6BCF"/>
    <w:rsid w:val="00AA78F0"/>
    <w:rsid w:val="00AA794C"/>
    <w:rsid w:val="00AA7F37"/>
    <w:rsid w:val="00AB06CC"/>
    <w:rsid w:val="00AB1722"/>
    <w:rsid w:val="00AB2834"/>
    <w:rsid w:val="00AB2DD8"/>
    <w:rsid w:val="00AB30B0"/>
    <w:rsid w:val="00AB317A"/>
    <w:rsid w:val="00AB3376"/>
    <w:rsid w:val="00AB3461"/>
    <w:rsid w:val="00AB3474"/>
    <w:rsid w:val="00AB3F58"/>
    <w:rsid w:val="00AB403C"/>
    <w:rsid w:val="00AB40AF"/>
    <w:rsid w:val="00AB40F1"/>
    <w:rsid w:val="00AB416D"/>
    <w:rsid w:val="00AB449F"/>
    <w:rsid w:val="00AB4612"/>
    <w:rsid w:val="00AB479C"/>
    <w:rsid w:val="00AB4A5B"/>
    <w:rsid w:val="00AB4B4C"/>
    <w:rsid w:val="00AB4D33"/>
    <w:rsid w:val="00AB5A7D"/>
    <w:rsid w:val="00AB5AA7"/>
    <w:rsid w:val="00AB6D33"/>
    <w:rsid w:val="00AB6ECD"/>
    <w:rsid w:val="00AB741F"/>
    <w:rsid w:val="00AB7609"/>
    <w:rsid w:val="00AB765F"/>
    <w:rsid w:val="00AC0061"/>
    <w:rsid w:val="00AC0144"/>
    <w:rsid w:val="00AC04C7"/>
    <w:rsid w:val="00AC0BFA"/>
    <w:rsid w:val="00AC12F9"/>
    <w:rsid w:val="00AC20D8"/>
    <w:rsid w:val="00AC22C4"/>
    <w:rsid w:val="00AC3AD0"/>
    <w:rsid w:val="00AC3D56"/>
    <w:rsid w:val="00AC46D1"/>
    <w:rsid w:val="00AC5115"/>
    <w:rsid w:val="00AC5E81"/>
    <w:rsid w:val="00AC6223"/>
    <w:rsid w:val="00AC6F27"/>
    <w:rsid w:val="00AC7ED6"/>
    <w:rsid w:val="00AD083D"/>
    <w:rsid w:val="00AD0CBB"/>
    <w:rsid w:val="00AD10F2"/>
    <w:rsid w:val="00AD2505"/>
    <w:rsid w:val="00AD28B7"/>
    <w:rsid w:val="00AD2F11"/>
    <w:rsid w:val="00AD32B2"/>
    <w:rsid w:val="00AD33EA"/>
    <w:rsid w:val="00AD36C0"/>
    <w:rsid w:val="00AD371E"/>
    <w:rsid w:val="00AD3A65"/>
    <w:rsid w:val="00AD4113"/>
    <w:rsid w:val="00AD4150"/>
    <w:rsid w:val="00AD4329"/>
    <w:rsid w:val="00AD46B0"/>
    <w:rsid w:val="00AD5383"/>
    <w:rsid w:val="00AD61A5"/>
    <w:rsid w:val="00AD6D2B"/>
    <w:rsid w:val="00AD6DA6"/>
    <w:rsid w:val="00AD6E79"/>
    <w:rsid w:val="00AD6EF6"/>
    <w:rsid w:val="00AD6FD2"/>
    <w:rsid w:val="00AD7F29"/>
    <w:rsid w:val="00AE0105"/>
    <w:rsid w:val="00AE06EF"/>
    <w:rsid w:val="00AE0991"/>
    <w:rsid w:val="00AE14C7"/>
    <w:rsid w:val="00AE2204"/>
    <w:rsid w:val="00AE262E"/>
    <w:rsid w:val="00AE2A93"/>
    <w:rsid w:val="00AE2BBA"/>
    <w:rsid w:val="00AE2E9F"/>
    <w:rsid w:val="00AE34C1"/>
    <w:rsid w:val="00AE394D"/>
    <w:rsid w:val="00AE3E31"/>
    <w:rsid w:val="00AE428F"/>
    <w:rsid w:val="00AE4552"/>
    <w:rsid w:val="00AE46BC"/>
    <w:rsid w:val="00AE4B01"/>
    <w:rsid w:val="00AE5262"/>
    <w:rsid w:val="00AE58F2"/>
    <w:rsid w:val="00AE5FFB"/>
    <w:rsid w:val="00AE6441"/>
    <w:rsid w:val="00AE6B33"/>
    <w:rsid w:val="00AE7012"/>
    <w:rsid w:val="00AE71CA"/>
    <w:rsid w:val="00AE72FE"/>
    <w:rsid w:val="00AE7635"/>
    <w:rsid w:val="00AE7982"/>
    <w:rsid w:val="00AE7A1E"/>
    <w:rsid w:val="00AF0537"/>
    <w:rsid w:val="00AF0781"/>
    <w:rsid w:val="00AF0FD4"/>
    <w:rsid w:val="00AF0FFC"/>
    <w:rsid w:val="00AF14D9"/>
    <w:rsid w:val="00AF1533"/>
    <w:rsid w:val="00AF1AE6"/>
    <w:rsid w:val="00AF1AF1"/>
    <w:rsid w:val="00AF1B90"/>
    <w:rsid w:val="00AF1E7C"/>
    <w:rsid w:val="00AF21EB"/>
    <w:rsid w:val="00AF294A"/>
    <w:rsid w:val="00AF2A58"/>
    <w:rsid w:val="00AF3612"/>
    <w:rsid w:val="00AF3D12"/>
    <w:rsid w:val="00AF40FB"/>
    <w:rsid w:val="00AF4FE1"/>
    <w:rsid w:val="00AF5D7E"/>
    <w:rsid w:val="00AF623B"/>
    <w:rsid w:val="00AF63E5"/>
    <w:rsid w:val="00AF6D73"/>
    <w:rsid w:val="00AF75B8"/>
    <w:rsid w:val="00AF766E"/>
    <w:rsid w:val="00AF7A5D"/>
    <w:rsid w:val="00AF7F88"/>
    <w:rsid w:val="00B005AA"/>
    <w:rsid w:val="00B005B0"/>
    <w:rsid w:val="00B00A06"/>
    <w:rsid w:val="00B00BC6"/>
    <w:rsid w:val="00B010CC"/>
    <w:rsid w:val="00B011DD"/>
    <w:rsid w:val="00B01712"/>
    <w:rsid w:val="00B02040"/>
    <w:rsid w:val="00B02D4E"/>
    <w:rsid w:val="00B02E09"/>
    <w:rsid w:val="00B02EF6"/>
    <w:rsid w:val="00B0398F"/>
    <w:rsid w:val="00B0442B"/>
    <w:rsid w:val="00B04949"/>
    <w:rsid w:val="00B049ED"/>
    <w:rsid w:val="00B04A9A"/>
    <w:rsid w:val="00B053EB"/>
    <w:rsid w:val="00B05B33"/>
    <w:rsid w:val="00B05E36"/>
    <w:rsid w:val="00B06B53"/>
    <w:rsid w:val="00B072D9"/>
    <w:rsid w:val="00B078F7"/>
    <w:rsid w:val="00B07F81"/>
    <w:rsid w:val="00B07F87"/>
    <w:rsid w:val="00B106BF"/>
    <w:rsid w:val="00B111EF"/>
    <w:rsid w:val="00B113F8"/>
    <w:rsid w:val="00B11598"/>
    <w:rsid w:val="00B115C5"/>
    <w:rsid w:val="00B116E3"/>
    <w:rsid w:val="00B11ECF"/>
    <w:rsid w:val="00B11F31"/>
    <w:rsid w:val="00B1251D"/>
    <w:rsid w:val="00B126A5"/>
    <w:rsid w:val="00B131BC"/>
    <w:rsid w:val="00B13A1B"/>
    <w:rsid w:val="00B13BB2"/>
    <w:rsid w:val="00B149B1"/>
    <w:rsid w:val="00B14F26"/>
    <w:rsid w:val="00B15559"/>
    <w:rsid w:val="00B15594"/>
    <w:rsid w:val="00B15701"/>
    <w:rsid w:val="00B15966"/>
    <w:rsid w:val="00B15B0B"/>
    <w:rsid w:val="00B15ECD"/>
    <w:rsid w:val="00B16983"/>
    <w:rsid w:val="00B16C36"/>
    <w:rsid w:val="00B16EEE"/>
    <w:rsid w:val="00B20C94"/>
    <w:rsid w:val="00B2138C"/>
    <w:rsid w:val="00B2146C"/>
    <w:rsid w:val="00B2150E"/>
    <w:rsid w:val="00B2183A"/>
    <w:rsid w:val="00B21BCE"/>
    <w:rsid w:val="00B21F90"/>
    <w:rsid w:val="00B22300"/>
    <w:rsid w:val="00B228C3"/>
    <w:rsid w:val="00B2344D"/>
    <w:rsid w:val="00B23511"/>
    <w:rsid w:val="00B235CD"/>
    <w:rsid w:val="00B246DE"/>
    <w:rsid w:val="00B24BD1"/>
    <w:rsid w:val="00B24D54"/>
    <w:rsid w:val="00B24DC0"/>
    <w:rsid w:val="00B253C7"/>
    <w:rsid w:val="00B256BC"/>
    <w:rsid w:val="00B258C1"/>
    <w:rsid w:val="00B260C0"/>
    <w:rsid w:val="00B26BEC"/>
    <w:rsid w:val="00B30396"/>
    <w:rsid w:val="00B30456"/>
    <w:rsid w:val="00B31211"/>
    <w:rsid w:val="00B31215"/>
    <w:rsid w:val="00B31818"/>
    <w:rsid w:val="00B31856"/>
    <w:rsid w:val="00B329B1"/>
    <w:rsid w:val="00B329FD"/>
    <w:rsid w:val="00B32C5C"/>
    <w:rsid w:val="00B32DF6"/>
    <w:rsid w:val="00B334B7"/>
    <w:rsid w:val="00B337C9"/>
    <w:rsid w:val="00B33DDE"/>
    <w:rsid w:val="00B34599"/>
    <w:rsid w:val="00B34B1D"/>
    <w:rsid w:val="00B34D5B"/>
    <w:rsid w:val="00B34FC5"/>
    <w:rsid w:val="00B3625E"/>
    <w:rsid w:val="00B36A21"/>
    <w:rsid w:val="00B37567"/>
    <w:rsid w:val="00B37664"/>
    <w:rsid w:val="00B37B64"/>
    <w:rsid w:val="00B40F2E"/>
    <w:rsid w:val="00B41E7F"/>
    <w:rsid w:val="00B42655"/>
    <w:rsid w:val="00B4279F"/>
    <w:rsid w:val="00B43448"/>
    <w:rsid w:val="00B4448A"/>
    <w:rsid w:val="00B445A5"/>
    <w:rsid w:val="00B44EF2"/>
    <w:rsid w:val="00B4507F"/>
    <w:rsid w:val="00B461CD"/>
    <w:rsid w:val="00B46F6A"/>
    <w:rsid w:val="00B47676"/>
    <w:rsid w:val="00B4785E"/>
    <w:rsid w:val="00B47894"/>
    <w:rsid w:val="00B47B51"/>
    <w:rsid w:val="00B47B6B"/>
    <w:rsid w:val="00B47C7F"/>
    <w:rsid w:val="00B50350"/>
    <w:rsid w:val="00B50DD1"/>
    <w:rsid w:val="00B5108E"/>
    <w:rsid w:val="00B519FE"/>
    <w:rsid w:val="00B51AE0"/>
    <w:rsid w:val="00B52178"/>
    <w:rsid w:val="00B52250"/>
    <w:rsid w:val="00B52253"/>
    <w:rsid w:val="00B52680"/>
    <w:rsid w:val="00B52821"/>
    <w:rsid w:val="00B52C93"/>
    <w:rsid w:val="00B52EA0"/>
    <w:rsid w:val="00B530A7"/>
    <w:rsid w:val="00B533EE"/>
    <w:rsid w:val="00B538E0"/>
    <w:rsid w:val="00B53A82"/>
    <w:rsid w:val="00B53BA8"/>
    <w:rsid w:val="00B53CFE"/>
    <w:rsid w:val="00B53EAA"/>
    <w:rsid w:val="00B53F00"/>
    <w:rsid w:val="00B546DA"/>
    <w:rsid w:val="00B5473F"/>
    <w:rsid w:val="00B547BB"/>
    <w:rsid w:val="00B549A0"/>
    <w:rsid w:val="00B552C6"/>
    <w:rsid w:val="00B55328"/>
    <w:rsid w:val="00B559F1"/>
    <w:rsid w:val="00B55D74"/>
    <w:rsid w:val="00B55F16"/>
    <w:rsid w:val="00B568F8"/>
    <w:rsid w:val="00B56F82"/>
    <w:rsid w:val="00B57140"/>
    <w:rsid w:val="00B577C6"/>
    <w:rsid w:val="00B57C80"/>
    <w:rsid w:val="00B57CB7"/>
    <w:rsid w:val="00B57F59"/>
    <w:rsid w:val="00B60087"/>
    <w:rsid w:val="00B60603"/>
    <w:rsid w:val="00B6067E"/>
    <w:rsid w:val="00B60DE9"/>
    <w:rsid w:val="00B60ED9"/>
    <w:rsid w:val="00B6180A"/>
    <w:rsid w:val="00B61A32"/>
    <w:rsid w:val="00B621A3"/>
    <w:rsid w:val="00B6222F"/>
    <w:rsid w:val="00B62465"/>
    <w:rsid w:val="00B62537"/>
    <w:rsid w:val="00B625E5"/>
    <w:rsid w:val="00B6277F"/>
    <w:rsid w:val="00B62963"/>
    <w:rsid w:val="00B62ECA"/>
    <w:rsid w:val="00B62ECF"/>
    <w:rsid w:val="00B63371"/>
    <w:rsid w:val="00B633ED"/>
    <w:rsid w:val="00B6348E"/>
    <w:rsid w:val="00B64768"/>
    <w:rsid w:val="00B648D1"/>
    <w:rsid w:val="00B65139"/>
    <w:rsid w:val="00B65403"/>
    <w:rsid w:val="00B6564F"/>
    <w:rsid w:val="00B6568A"/>
    <w:rsid w:val="00B6576E"/>
    <w:rsid w:val="00B6581D"/>
    <w:rsid w:val="00B658DC"/>
    <w:rsid w:val="00B65C82"/>
    <w:rsid w:val="00B65D65"/>
    <w:rsid w:val="00B66271"/>
    <w:rsid w:val="00B66760"/>
    <w:rsid w:val="00B67341"/>
    <w:rsid w:val="00B67683"/>
    <w:rsid w:val="00B677BC"/>
    <w:rsid w:val="00B67997"/>
    <w:rsid w:val="00B7042F"/>
    <w:rsid w:val="00B7046D"/>
    <w:rsid w:val="00B70720"/>
    <w:rsid w:val="00B70E5B"/>
    <w:rsid w:val="00B710D6"/>
    <w:rsid w:val="00B7130A"/>
    <w:rsid w:val="00B71587"/>
    <w:rsid w:val="00B715E7"/>
    <w:rsid w:val="00B71959"/>
    <w:rsid w:val="00B72060"/>
    <w:rsid w:val="00B7206F"/>
    <w:rsid w:val="00B725E8"/>
    <w:rsid w:val="00B72C12"/>
    <w:rsid w:val="00B72CC6"/>
    <w:rsid w:val="00B72FED"/>
    <w:rsid w:val="00B73A7A"/>
    <w:rsid w:val="00B73FE1"/>
    <w:rsid w:val="00B742CE"/>
    <w:rsid w:val="00B74D47"/>
    <w:rsid w:val="00B74E69"/>
    <w:rsid w:val="00B75ADD"/>
    <w:rsid w:val="00B75AFD"/>
    <w:rsid w:val="00B75EB0"/>
    <w:rsid w:val="00B76036"/>
    <w:rsid w:val="00B76070"/>
    <w:rsid w:val="00B766B3"/>
    <w:rsid w:val="00B768E0"/>
    <w:rsid w:val="00B76E91"/>
    <w:rsid w:val="00B76E93"/>
    <w:rsid w:val="00B77977"/>
    <w:rsid w:val="00B77C0D"/>
    <w:rsid w:val="00B802A9"/>
    <w:rsid w:val="00B80448"/>
    <w:rsid w:val="00B809CC"/>
    <w:rsid w:val="00B80A22"/>
    <w:rsid w:val="00B80B87"/>
    <w:rsid w:val="00B81456"/>
    <w:rsid w:val="00B81A07"/>
    <w:rsid w:val="00B81C02"/>
    <w:rsid w:val="00B81CF2"/>
    <w:rsid w:val="00B81E4E"/>
    <w:rsid w:val="00B81EA3"/>
    <w:rsid w:val="00B82048"/>
    <w:rsid w:val="00B82553"/>
    <w:rsid w:val="00B82FE0"/>
    <w:rsid w:val="00B84398"/>
    <w:rsid w:val="00B845EF"/>
    <w:rsid w:val="00B846D7"/>
    <w:rsid w:val="00B84B04"/>
    <w:rsid w:val="00B84CBA"/>
    <w:rsid w:val="00B84DC2"/>
    <w:rsid w:val="00B84EFE"/>
    <w:rsid w:val="00B8549F"/>
    <w:rsid w:val="00B85B99"/>
    <w:rsid w:val="00B85BAF"/>
    <w:rsid w:val="00B866B7"/>
    <w:rsid w:val="00B869CF"/>
    <w:rsid w:val="00B86B46"/>
    <w:rsid w:val="00B86DB0"/>
    <w:rsid w:val="00B875C6"/>
    <w:rsid w:val="00B9049E"/>
    <w:rsid w:val="00B90BB6"/>
    <w:rsid w:val="00B9267D"/>
    <w:rsid w:val="00B93078"/>
    <w:rsid w:val="00B9310A"/>
    <w:rsid w:val="00B93E54"/>
    <w:rsid w:val="00B93FC7"/>
    <w:rsid w:val="00B94404"/>
    <w:rsid w:val="00B95227"/>
    <w:rsid w:val="00B9540C"/>
    <w:rsid w:val="00B9551F"/>
    <w:rsid w:val="00B9569D"/>
    <w:rsid w:val="00B95A2D"/>
    <w:rsid w:val="00B96148"/>
    <w:rsid w:val="00B9629C"/>
    <w:rsid w:val="00B96418"/>
    <w:rsid w:val="00B96458"/>
    <w:rsid w:val="00B9659F"/>
    <w:rsid w:val="00B9678C"/>
    <w:rsid w:val="00B968BA"/>
    <w:rsid w:val="00B97669"/>
    <w:rsid w:val="00B97BEA"/>
    <w:rsid w:val="00B9AEF5"/>
    <w:rsid w:val="00BA0092"/>
    <w:rsid w:val="00BA084B"/>
    <w:rsid w:val="00BA152C"/>
    <w:rsid w:val="00BA1710"/>
    <w:rsid w:val="00BA1D92"/>
    <w:rsid w:val="00BA2AAD"/>
    <w:rsid w:val="00BA2C8C"/>
    <w:rsid w:val="00BA2D58"/>
    <w:rsid w:val="00BA4188"/>
    <w:rsid w:val="00BA45C5"/>
    <w:rsid w:val="00BA46F1"/>
    <w:rsid w:val="00BA4BF0"/>
    <w:rsid w:val="00BA4CD5"/>
    <w:rsid w:val="00BA4CF1"/>
    <w:rsid w:val="00BA4E8F"/>
    <w:rsid w:val="00BA5B8F"/>
    <w:rsid w:val="00BA6206"/>
    <w:rsid w:val="00BA6478"/>
    <w:rsid w:val="00BA64E3"/>
    <w:rsid w:val="00BA6541"/>
    <w:rsid w:val="00BA675B"/>
    <w:rsid w:val="00BA6A9A"/>
    <w:rsid w:val="00BA6CCC"/>
    <w:rsid w:val="00BA6D35"/>
    <w:rsid w:val="00BA7578"/>
    <w:rsid w:val="00BA7A8E"/>
    <w:rsid w:val="00BA7EEC"/>
    <w:rsid w:val="00BA7FE1"/>
    <w:rsid w:val="00BB0222"/>
    <w:rsid w:val="00BB02E1"/>
    <w:rsid w:val="00BB0F4B"/>
    <w:rsid w:val="00BB1005"/>
    <w:rsid w:val="00BB1105"/>
    <w:rsid w:val="00BB198C"/>
    <w:rsid w:val="00BB2245"/>
    <w:rsid w:val="00BB26A5"/>
    <w:rsid w:val="00BB2F8A"/>
    <w:rsid w:val="00BB319E"/>
    <w:rsid w:val="00BB3624"/>
    <w:rsid w:val="00BB3646"/>
    <w:rsid w:val="00BB38A3"/>
    <w:rsid w:val="00BB4506"/>
    <w:rsid w:val="00BB4E5A"/>
    <w:rsid w:val="00BB680F"/>
    <w:rsid w:val="00BB6E9C"/>
    <w:rsid w:val="00BB7189"/>
    <w:rsid w:val="00BB71ED"/>
    <w:rsid w:val="00BB72E0"/>
    <w:rsid w:val="00BB73FD"/>
    <w:rsid w:val="00BB7640"/>
    <w:rsid w:val="00BB77A1"/>
    <w:rsid w:val="00BB7F6B"/>
    <w:rsid w:val="00BC01B5"/>
    <w:rsid w:val="00BC0748"/>
    <w:rsid w:val="00BC0A07"/>
    <w:rsid w:val="00BC197A"/>
    <w:rsid w:val="00BC1B24"/>
    <w:rsid w:val="00BC2607"/>
    <w:rsid w:val="00BC2792"/>
    <w:rsid w:val="00BC2CEE"/>
    <w:rsid w:val="00BC30AD"/>
    <w:rsid w:val="00BC3A05"/>
    <w:rsid w:val="00BC40DB"/>
    <w:rsid w:val="00BC476B"/>
    <w:rsid w:val="00BC47E4"/>
    <w:rsid w:val="00BC4ADD"/>
    <w:rsid w:val="00BC4C3C"/>
    <w:rsid w:val="00BC5441"/>
    <w:rsid w:val="00BC62B5"/>
    <w:rsid w:val="00BC6B7B"/>
    <w:rsid w:val="00BC76F8"/>
    <w:rsid w:val="00BC7965"/>
    <w:rsid w:val="00BC7B0A"/>
    <w:rsid w:val="00BC7F77"/>
    <w:rsid w:val="00BD052B"/>
    <w:rsid w:val="00BD0545"/>
    <w:rsid w:val="00BD0D7B"/>
    <w:rsid w:val="00BD12D3"/>
    <w:rsid w:val="00BD12FD"/>
    <w:rsid w:val="00BD13C7"/>
    <w:rsid w:val="00BD1490"/>
    <w:rsid w:val="00BD1A09"/>
    <w:rsid w:val="00BD1EA6"/>
    <w:rsid w:val="00BD25F6"/>
    <w:rsid w:val="00BD2B45"/>
    <w:rsid w:val="00BD2D5A"/>
    <w:rsid w:val="00BD34DA"/>
    <w:rsid w:val="00BD4057"/>
    <w:rsid w:val="00BD4166"/>
    <w:rsid w:val="00BD48D4"/>
    <w:rsid w:val="00BD4EF9"/>
    <w:rsid w:val="00BD5915"/>
    <w:rsid w:val="00BD59F5"/>
    <w:rsid w:val="00BD61D3"/>
    <w:rsid w:val="00BD659F"/>
    <w:rsid w:val="00BD6A5E"/>
    <w:rsid w:val="00BD6B8B"/>
    <w:rsid w:val="00BD706A"/>
    <w:rsid w:val="00BD7166"/>
    <w:rsid w:val="00BD7A9F"/>
    <w:rsid w:val="00BE08B5"/>
    <w:rsid w:val="00BE0FB7"/>
    <w:rsid w:val="00BE1676"/>
    <w:rsid w:val="00BE212D"/>
    <w:rsid w:val="00BE269B"/>
    <w:rsid w:val="00BE4015"/>
    <w:rsid w:val="00BE499E"/>
    <w:rsid w:val="00BE4A29"/>
    <w:rsid w:val="00BE4A3E"/>
    <w:rsid w:val="00BE5246"/>
    <w:rsid w:val="00BE5872"/>
    <w:rsid w:val="00BE6976"/>
    <w:rsid w:val="00BE73A5"/>
    <w:rsid w:val="00BE769F"/>
    <w:rsid w:val="00BE76C5"/>
    <w:rsid w:val="00BE7B59"/>
    <w:rsid w:val="00BE7BD5"/>
    <w:rsid w:val="00BE7C76"/>
    <w:rsid w:val="00BF0476"/>
    <w:rsid w:val="00BF047A"/>
    <w:rsid w:val="00BF06CB"/>
    <w:rsid w:val="00BF06EF"/>
    <w:rsid w:val="00BF0882"/>
    <w:rsid w:val="00BF0E36"/>
    <w:rsid w:val="00BF1242"/>
    <w:rsid w:val="00BF13B4"/>
    <w:rsid w:val="00BF198B"/>
    <w:rsid w:val="00BF1C26"/>
    <w:rsid w:val="00BF1CEB"/>
    <w:rsid w:val="00BF2018"/>
    <w:rsid w:val="00BF2AFA"/>
    <w:rsid w:val="00BF3990"/>
    <w:rsid w:val="00BF4617"/>
    <w:rsid w:val="00BF4709"/>
    <w:rsid w:val="00BF48BB"/>
    <w:rsid w:val="00BF5133"/>
    <w:rsid w:val="00BF526C"/>
    <w:rsid w:val="00BF52AB"/>
    <w:rsid w:val="00BF5369"/>
    <w:rsid w:val="00BF5CF9"/>
    <w:rsid w:val="00BF60D1"/>
    <w:rsid w:val="00BF618D"/>
    <w:rsid w:val="00BF635F"/>
    <w:rsid w:val="00BF676E"/>
    <w:rsid w:val="00BF6AD1"/>
    <w:rsid w:val="00BF6E60"/>
    <w:rsid w:val="00BF7317"/>
    <w:rsid w:val="00BF7390"/>
    <w:rsid w:val="00C0003A"/>
    <w:rsid w:val="00C00BCD"/>
    <w:rsid w:val="00C0101A"/>
    <w:rsid w:val="00C01E8F"/>
    <w:rsid w:val="00C02235"/>
    <w:rsid w:val="00C025D7"/>
    <w:rsid w:val="00C028AE"/>
    <w:rsid w:val="00C02A17"/>
    <w:rsid w:val="00C03016"/>
    <w:rsid w:val="00C034D7"/>
    <w:rsid w:val="00C035FD"/>
    <w:rsid w:val="00C03C61"/>
    <w:rsid w:val="00C03C8A"/>
    <w:rsid w:val="00C03D6E"/>
    <w:rsid w:val="00C03DA3"/>
    <w:rsid w:val="00C04380"/>
    <w:rsid w:val="00C043ED"/>
    <w:rsid w:val="00C0550A"/>
    <w:rsid w:val="00C055D9"/>
    <w:rsid w:val="00C05609"/>
    <w:rsid w:val="00C05718"/>
    <w:rsid w:val="00C05D4A"/>
    <w:rsid w:val="00C05FF1"/>
    <w:rsid w:val="00C06034"/>
    <w:rsid w:val="00C062BD"/>
    <w:rsid w:val="00C069DC"/>
    <w:rsid w:val="00C07DCD"/>
    <w:rsid w:val="00C102AA"/>
    <w:rsid w:val="00C105C4"/>
    <w:rsid w:val="00C108D2"/>
    <w:rsid w:val="00C109EB"/>
    <w:rsid w:val="00C10DAA"/>
    <w:rsid w:val="00C116D9"/>
    <w:rsid w:val="00C11EE4"/>
    <w:rsid w:val="00C11EEC"/>
    <w:rsid w:val="00C12DBF"/>
    <w:rsid w:val="00C13511"/>
    <w:rsid w:val="00C1471D"/>
    <w:rsid w:val="00C1476A"/>
    <w:rsid w:val="00C1478F"/>
    <w:rsid w:val="00C1549C"/>
    <w:rsid w:val="00C1566A"/>
    <w:rsid w:val="00C15CB4"/>
    <w:rsid w:val="00C16245"/>
    <w:rsid w:val="00C1698A"/>
    <w:rsid w:val="00C16C25"/>
    <w:rsid w:val="00C16D5C"/>
    <w:rsid w:val="00C1708E"/>
    <w:rsid w:val="00C17AA7"/>
    <w:rsid w:val="00C17EA9"/>
    <w:rsid w:val="00C17F1E"/>
    <w:rsid w:val="00C202FC"/>
    <w:rsid w:val="00C205C9"/>
    <w:rsid w:val="00C20BB4"/>
    <w:rsid w:val="00C20BB7"/>
    <w:rsid w:val="00C20E16"/>
    <w:rsid w:val="00C214B0"/>
    <w:rsid w:val="00C22487"/>
    <w:rsid w:val="00C22816"/>
    <w:rsid w:val="00C22A89"/>
    <w:rsid w:val="00C22ACB"/>
    <w:rsid w:val="00C23453"/>
    <w:rsid w:val="00C23AD0"/>
    <w:rsid w:val="00C23ECA"/>
    <w:rsid w:val="00C24032"/>
    <w:rsid w:val="00C240B6"/>
    <w:rsid w:val="00C24929"/>
    <w:rsid w:val="00C24EB2"/>
    <w:rsid w:val="00C24EF0"/>
    <w:rsid w:val="00C25598"/>
    <w:rsid w:val="00C259C2"/>
    <w:rsid w:val="00C25ECC"/>
    <w:rsid w:val="00C26705"/>
    <w:rsid w:val="00C26785"/>
    <w:rsid w:val="00C26AB8"/>
    <w:rsid w:val="00C26AC5"/>
    <w:rsid w:val="00C26DA5"/>
    <w:rsid w:val="00C26F3C"/>
    <w:rsid w:val="00C272B3"/>
    <w:rsid w:val="00C2780A"/>
    <w:rsid w:val="00C27B0F"/>
    <w:rsid w:val="00C27F34"/>
    <w:rsid w:val="00C31133"/>
    <w:rsid w:val="00C31226"/>
    <w:rsid w:val="00C3157F"/>
    <w:rsid w:val="00C31B55"/>
    <w:rsid w:val="00C326F3"/>
    <w:rsid w:val="00C32724"/>
    <w:rsid w:val="00C328F7"/>
    <w:rsid w:val="00C33758"/>
    <w:rsid w:val="00C3431F"/>
    <w:rsid w:val="00C343EC"/>
    <w:rsid w:val="00C34433"/>
    <w:rsid w:val="00C348E1"/>
    <w:rsid w:val="00C34BD6"/>
    <w:rsid w:val="00C34F80"/>
    <w:rsid w:val="00C34FA0"/>
    <w:rsid w:val="00C35056"/>
    <w:rsid w:val="00C35065"/>
    <w:rsid w:val="00C35823"/>
    <w:rsid w:val="00C358F1"/>
    <w:rsid w:val="00C35AAF"/>
    <w:rsid w:val="00C36744"/>
    <w:rsid w:val="00C3681C"/>
    <w:rsid w:val="00C36ACA"/>
    <w:rsid w:val="00C36D27"/>
    <w:rsid w:val="00C36EE4"/>
    <w:rsid w:val="00C36F7D"/>
    <w:rsid w:val="00C3741F"/>
    <w:rsid w:val="00C3743E"/>
    <w:rsid w:val="00C375FA"/>
    <w:rsid w:val="00C37D88"/>
    <w:rsid w:val="00C37FE3"/>
    <w:rsid w:val="00C40171"/>
    <w:rsid w:val="00C4051D"/>
    <w:rsid w:val="00C407FB"/>
    <w:rsid w:val="00C40995"/>
    <w:rsid w:val="00C41144"/>
    <w:rsid w:val="00C41B72"/>
    <w:rsid w:val="00C41E34"/>
    <w:rsid w:val="00C423C0"/>
    <w:rsid w:val="00C42C36"/>
    <w:rsid w:val="00C43834"/>
    <w:rsid w:val="00C44041"/>
    <w:rsid w:val="00C4473E"/>
    <w:rsid w:val="00C447BC"/>
    <w:rsid w:val="00C44F46"/>
    <w:rsid w:val="00C45425"/>
    <w:rsid w:val="00C45EEE"/>
    <w:rsid w:val="00C46A23"/>
    <w:rsid w:val="00C46EEA"/>
    <w:rsid w:val="00C500BB"/>
    <w:rsid w:val="00C5010C"/>
    <w:rsid w:val="00C505E3"/>
    <w:rsid w:val="00C5069E"/>
    <w:rsid w:val="00C50C60"/>
    <w:rsid w:val="00C51274"/>
    <w:rsid w:val="00C514CD"/>
    <w:rsid w:val="00C51509"/>
    <w:rsid w:val="00C51B2C"/>
    <w:rsid w:val="00C51F2E"/>
    <w:rsid w:val="00C525B4"/>
    <w:rsid w:val="00C52B15"/>
    <w:rsid w:val="00C52F13"/>
    <w:rsid w:val="00C53173"/>
    <w:rsid w:val="00C531E5"/>
    <w:rsid w:val="00C53339"/>
    <w:rsid w:val="00C53729"/>
    <w:rsid w:val="00C5397F"/>
    <w:rsid w:val="00C544E2"/>
    <w:rsid w:val="00C54BAF"/>
    <w:rsid w:val="00C55912"/>
    <w:rsid w:val="00C57533"/>
    <w:rsid w:val="00C57AAC"/>
    <w:rsid w:val="00C57E71"/>
    <w:rsid w:val="00C6006A"/>
    <w:rsid w:val="00C601AC"/>
    <w:rsid w:val="00C6071F"/>
    <w:rsid w:val="00C60A07"/>
    <w:rsid w:val="00C60DFC"/>
    <w:rsid w:val="00C60E4A"/>
    <w:rsid w:val="00C60EDF"/>
    <w:rsid w:val="00C6102F"/>
    <w:rsid w:val="00C612D2"/>
    <w:rsid w:val="00C61373"/>
    <w:rsid w:val="00C61414"/>
    <w:rsid w:val="00C6150E"/>
    <w:rsid w:val="00C637B8"/>
    <w:rsid w:val="00C64061"/>
    <w:rsid w:val="00C640D3"/>
    <w:rsid w:val="00C6475B"/>
    <w:rsid w:val="00C6489B"/>
    <w:rsid w:val="00C6494C"/>
    <w:rsid w:val="00C65502"/>
    <w:rsid w:val="00C65CB1"/>
    <w:rsid w:val="00C65D2C"/>
    <w:rsid w:val="00C65FF7"/>
    <w:rsid w:val="00C66178"/>
    <w:rsid w:val="00C6662A"/>
    <w:rsid w:val="00C6663D"/>
    <w:rsid w:val="00C66F30"/>
    <w:rsid w:val="00C674C5"/>
    <w:rsid w:val="00C67554"/>
    <w:rsid w:val="00C678DB"/>
    <w:rsid w:val="00C67CEA"/>
    <w:rsid w:val="00C702DC"/>
    <w:rsid w:val="00C71473"/>
    <w:rsid w:val="00C716D5"/>
    <w:rsid w:val="00C718C7"/>
    <w:rsid w:val="00C71939"/>
    <w:rsid w:val="00C71E4A"/>
    <w:rsid w:val="00C722BB"/>
    <w:rsid w:val="00C724C3"/>
    <w:rsid w:val="00C731AE"/>
    <w:rsid w:val="00C734AB"/>
    <w:rsid w:val="00C73DF1"/>
    <w:rsid w:val="00C74357"/>
    <w:rsid w:val="00C746F8"/>
    <w:rsid w:val="00C748E8"/>
    <w:rsid w:val="00C7526D"/>
    <w:rsid w:val="00C752C4"/>
    <w:rsid w:val="00C7558C"/>
    <w:rsid w:val="00C7577B"/>
    <w:rsid w:val="00C7595D"/>
    <w:rsid w:val="00C75BCC"/>
    <w:rsid w:val="00C7671D"/>
    <w:rsid w:val="00C767BC"/>
    <w:rsid w:val="00C76A82"/>
    <w:rsid w:val="00C77518"/>
    <w:rsid w:val="00C805CE"/>
    <w:rsid w:val="00C81645"/>
    <w:rsid w:val="00C817D2"/>
    <w:rsid w:val="00C822FD"/>
    <w:rsid w:val="00C8237E"/>
    <w:rsid w:val="00C825A1"/>
    <w:rsid w:val="00C82728"/>
    <w:rsid w:val="00C830BB"/>
    <w:rsid w:val="00C8324A"/>
    <w:rsid w:val="00C833B8"/>
    <w:rsid w:val="00C836E3"/>
    <w:rsid w:val="00C83C12"/>
    <w:rsid w:val="00C8406C"/>
    <w:rsid w:val="00C841B6"/>
    <w:rsid w:val="00C84596"/>
    <w:rsid w:val="00C848D3"/>
    <w:rsid w:val="00C86088"/>
    <w:rsid w:val="00C86763"/>
    <w:rsid w:val="00C868C5"/>
    <w:rsid w:val="00C86A96"/>
    <w:rsid w:val="00C86B59"/>
    <w:rsid w:val="00C873C3"/>
    <w:rsid w:val="00C87CC5"/>
    <w:rsid w:val="00C90186"/>
    <w:rsid w:val="00C907E3"/>
    <w:rsid w:val="00C908A6"/>
    <w:rsid w:val="00C9113C"/>
    <w:rsid w:val="00C91441"/>
    <w:rsid w:val="00C9245D"/>
    <w:rsid w:val="00C92711"/>
    <w:rsid w:val="00C9276C"/>
    <w:rsid w:val="00C93651"/>
    <w:rsid w:val="00C945DF"/>
    <w:rsid w:val="00C94A18"/>
    <w:rsid w:val="00C94DA1"/>
    <w:rsid w:val="00C94EFE"/>
    <w:rsid w:val="00C950DF"/>
    <w:rsid w:val="00C957DE"/>
    <w:rsid w:val="00C95EEB"/>
    <w:rsid w:val="00C964C0"/>
    <w:rsid w:val="00C96AFF"/>
    <w:rsid w:val="00C96B9A"/>
    <w:rsid w:val="00C96ED2"/>
    <w:rsid w:val="00C96ED4"/>
    <w:rsid w:val="00C976FD"/>
    <w:rsid w:val="00C97AA9"/>
    <w:rsid w:val="00C97BFC"/>
    <w:rsid w:val="00C97FFE"/>
    <w:rsid w:val="00CA0291"/>
    <w:rsid w:val="00CA0378"/>
    <w:rsid w:val="00CA0CA5"/>
    <w:rsid w:val="00CA0E76"/>
    <w:rsid w:val="00CA10C0"/>
    <w:rsid w:val="00CA1393"/>
    <w:rsid w:val="00CA27F4"/>
    <w:rsid w:val="00CA36E6"/>
    <w:rsid w:val="00CA3730"/>
    <w:rsid w:val="00CA4BF9"/>
    <w:rsid w:val="00CA4C2D"/>
    <w:rsid w:val="00CA51D0"/>
    <w:rsid w:val="00CA5443"/>
    <w:rsid w:val="00CA593F"/>
    <w:rsid w:val="00CA5CE6"/>
    <w:rsid w:val="00CA6119"/>
    <w:rsid w:val="00CA6E23"/>
    <w:rsid w:val="00CA7264"/>
    <w:rsid w:val="00CA7302"/>
    <w:rsid w:val="00CA79D8"/>
    <w:rsid w:val="00CA7D41"/>
    <w:rsid w:val="00CB01A3"/>
    <w:rsid w:val="00CB0873"/>
    <w:rsid w:val="00CB116C"/>
    <w:rsid w:val="00CB2A43"/>
    <w:rsid w:val="00CB31F0"/>
    <w:rsid w:val="00CB3B6F"/>
    <w:rsid w:val="00CB4167"/>
    <w:rsid w:val="00CB41F5"/>
    <w:rsid w:val="00CB4523"/>
    <w:rsid w:val="00CB48B7"/>
    <w:rsid w:val="00CB4E1F"/>
    <w:rsid w:val="00CB505C"/>
    <w:rsid w:val="00CB5439"/>
    <w:rsid w:val="00CB5893"/>
    <w:rsid w:val="00CB5C7C"/>
    <w:rsid w:val="00CB65EF"/>
    <w:rsid w:val="00CB65F6"/>
    <w:rsid w:val="00CB6DD3"/>
    <w:rsid w:val="00CB74DE"/>
    <w:rsid w:val="00CB7550"/>
    <w:rsid w:val="00CB75E1"/>
    <w:rsid w:val="00CB77CF"/>
    <w:rsid w:val="00CB79CB"/>
    <w:rsid w:val="00CB7A77"/>
    <w:rsid w:val="00CB7A9B"/>
    <w:rsid w:val="00CC05AD"/>
    <w:rsid w:val="00CC0864"/>
    <w:rsid w:val="00CC096A"/>
    <w:rsid w:val="00CC0AD1"/>
    <w:rsid w:val="00CC0EFE"/>
    <w:rsid w:val="00CC1BCB"/>
    <w:rsid w:val="00CC1C0C"/>
    <w:rsid w:val="00CC2117"/>
    <w:rsid w:val="00CC2634"/>
    <w:rsid w:val="00CC3069"/>
    <w:rsid w:val="00CC379A"/>
    <w:rsid w:val="00CC535B"/>
    <w:rsid w:val="00CC53D6"/>
    <w:rsid w:val="00CC53E3"/>
    <w:rsid w:val="00CC5BCA"/>
    <w:rsid w:val="00CC5CB7"/>
    <w:rsid w:val="00CC6DBE"/>
    <w:rsid w:val="00CC6F0E"/>
    <w:rsid w:val="00CC7046"/>
    <w:rsid w:val="00CC7163"/>
    <w:rsid w:val="00CC753F"/>
    <w:rsid w:val="00CC7900"/>
    <w:rsid w:val="00CC7A49"/>
    <w:rsid w:val="00CD0116"/>
    <w:rsid w:val="00CD09C0"/>
    <w:rsid w:val="00CD16D1"/>
    <w:rsid w:val="00CD2646"/>
    <w:rsid w:val="00CD27D3"/>
    <w:rsid w:val="00CD2D48"/>
    <w:rsid w:val="00CD3516"/>
    <w:rsid w:val="00CD3A51"/>
    <w:rsid w:val="00CD3A81"/>
    <w:rsid w:val="00CD461C"/>
    <w:rsid w:val="00CD4723"/>
    <w:rsid w:val="00CD4C8C"/>
    <w:rsid w:val="00CD515C"/>
    <w:rsid w:val="00CD55F9"/>
    <w:rsid w:val="00CD566E"/>
    <w:rsid w:val="00CD5942"/>
    <w:rsid w:val="00CD6C0E"/>
    <w:rsid w:val="00CD6C74"/>
    <w:rsid w:val="00CD7210"/>
    <w:rsid w:val="00CD78A8"/>
    <w:rsid w:val="00CE03B6"/>
    <w:rsid w:val="00CE09AE"/>
    <w:rsid w:val="00CE19ED"/>
    <w:rsid w:val="00CE1A51"/>
    <w:rsid w:val="00CE1BE6"/>
    <w:rsid w:val="00CE1D2B"/>
    <w:rsid w:val="00CE1E35"/>
    <w:rsid w:val="00CE2BA1"/>
    <w:rsid w:val="00CE300E"/>
    <w:rsid w:val="00CE35F2"/>
    <w:rsid w:val="00CE3BD3"/>
    <w:rsid w:val="00CE3D70"/>
    <w:rsid w:val="00CE475F"/>
    <w:rsid w:val="00CE4863"/>
    <w:rsid w:val="00CE49BD"/>
    <w:rsid w:val="00CE4B28"/>
    <w:rsid w:val="00CE4FE1"/>
    <w:rsid w:val="00CE5710"/>
    <w:rsid w:val="00CE6A9C"/>
    <w:rsid w:val="00CE6FE1"/>
    <w:rsid w:val="00CE73ED"/>
    <w:rsid w:val="00CE76D7"/>
    <w:rsid w:val="00CE770D"/>
    <w:rsid w:val="00CE7906"/>
    <w:rsid w:val="00CE79E0"/>
    <w:rsid w:val="00CE7C2C"/>
    <w:rsid w:val="00CE7E76"/>
    <w:rsid w:val="00CE7ED3"/>
    <w:rsid w:val="00CF082B"/>
    <w:rsid w:val="00CF08E3"/>
    <w:rsid w:val="00CF0FEF"/>
    <w:rsid w:val="00CF1062"/>
    <w:rsid w:val="00CF1F4B"/>
    <w:rsid w:val="00CF24F8"/>
    <w:rsid w:val="00CF2BBC"/>
    <w:rsid w:val="00CF32AE"/>
    <w:rsid w:val="00CF402A"/>
    <w:rsid w:val="00CF4224"/>
    <w:rsid w:val="00CF44EE"/>
    <w:rsid w:val="00CF4728"/>
    <w:rsid w:val="00CF4C51"/>
    <w:rsid w:val="00CF5C3A"/>
    <w:rsid w:val="00CF5DDC"/>
    <w:rsid w:val="00CF5F54"/>
    <w:rsid w:val="00CF5FEA"/>
    <w:rsid w:val="00CF644F"/>
    <w:rsid w:val="00CF6550"/>
    <w:rsid w:val="00CF77DC"/>
    <w:rsid w:val="00CF7A11"/>
    <w:rsid w:val="00D001E0"/>
    <w:rsid w:val="00D013A3"/>
    <w:rsid w:val="00D019B3"/>
    <w:rsid w:val="00D019D3"/>
    <w:rsid w:val="00D01C01"/>
    <w:rsid w:val="00D01D45"/>
    <w:rsid w:val="00D02690"/>
    <w:rsid w:val="00D02E91"/>
    <w:rsid w:val="00D03424"/>
    <w:rsid w:val="00D03499"/>
    <w:rsid w:val="00D04139"/>
    <w:rsid w:val="00D04444"/>
    <w:rsid w:val="00D0456F"/>
    <w:rsid w:val="00D045FA"/>
    <w:rsid w:val="00D0468F"/>
    <w:rsid w:val="00D05122"/>
    <w:rsid w:val="00D0518E"/>
    <w:rsid w:val="00D0552A"/>
    <w:rsid w:val="00D068D6"/>
    <w:rsid w:val="00D07173"/>
    <w:rsid w:val="00D07287"/>
    <w:rsid w:val="00D07D92"/>
    <w:rsid w:val="00D10508"/>
    <w:rsid w:val="00D10BC6"/>
    <w:rsid w:val="00D113A0"/>
    <w:rsid w:val="00D11B03"/>
    <w:rsid w:val="00D12196"/>
    <w:rsid w:val="00D12797"/>
    <w:rsid w:val="00D12E9C"/>
    <w:rsid w:val="00D13029"/>
    <w:rsid w:val="00D1304D"/>
    <w:rsid w:val="00D1340E"/>
    <w:rsid w:val="00D1411D"/>
    <w:rsid w:val="00D1417E"/>
    <w:rsid w:val="00D14232"/>
    <w:rsid w:val="00D14CC4"/>
    <w:rsid w:val="00D14D5C"/>
    <w:rsid w:val="00D15721"/>
    <w:rsid w:val="00D15B2A"/>
    <w:rsid w:val="00D15FA4"/>
    <w:rsid w:val="00D1660E"/>
    <w:rsid w:val="00D16997"/>
    <w:rsid w:val="00D17325"/>
    <w:rsid w:val="00D17967"/>
    <w:rsid w:val="00D17A23"/>
    <w:rsid w:val="00D17F7B"/>
    <w:rsid w:val="00D204A3"/>
    <w:rsid w:val="00D20DFA"/>
    <w:rsid w:val="00D20E92"/>
    <w:rsid w:val="00D20F2C"/>
    <w:rsid w:val="00D21A21"/>
    <w:rsid w:val="00D21E2C"/>
    <w:rsid w:val="00D224A9"/>
    <w:rsid w:val="00D22667"/>
    <w:rsid w:val="00D23595"/>
    <w:rsid w:val="00D23BE1"/>
    <w:rsid w:val="00D241A4"/>
    <w:rsid w:val="00D2434A"/>
    <w:rsid w:val="00D243E5"/>
    <w:rsid w:val="00D243F9"/>
    <w:rsid w:val="00D2445F"/>
    <w:rsid w:val="00D24B32"/>
    <w:rsid w:val="00D25A1A"/>
    <w:rsid w:val="00D25CA9"/>
    <w:rsid w:val="00D25DAD"/>
    <w:rsid w:val="00D26C43"/>
    <w:rsid w:val="00D27044"/>
    <w:rsid w:val="00D27122"/>
    <w:rsid w:val="00D272C4"/>
    <w:rsid w:val="00D27933"/>
    <w:rsid w:val="00D27988"/>
    <w:rsid w:val="00D27CFF"/>
    <w:rsid w:val="00D27D74"/>
    <w:rsid w:val="00D3027A"/>
    <w:rsid w:val="00D30A4A"/>
    <w:rsid w:val="00D30BEC"/>
    <w:rsid w:val="00D31251"/>
    <w:rsid w:val="00D31289"/>
    <w:rsid w:val="00D312AC"/>
    <w:rsid w:val="00D317F4"/>
    <w:rsid w:val="00D31900"/>
    <w:rsid w:val="00D31EF8"/>
    <w:rsid w:val="00D327DD"/>
    <w:rsid w:val="00D32A9E"/>
    <w:rsid w:val="00D32C74"/>
    <w:rsid w:val="00D32E1B"/>
    <w:rsid w:val="00D32F59"/>
    <w:rsid w:val="00D33044"/>
    <w:rsid w:val="00D331BF"/>
    <w:rsid w:val="00D3393F"/>
    <w:rsid w:val="00D33B0C"/>
    <w:rsid w:val="00D33CA6"/>
    <w:rsid w:val="00D33CA9"/>
    <w:rsid w:val="00D34651"/>
    <w:rsid w:val="00D3480F"/>
    <w:rsid w:val="00D3529F"/>
    <w:rsid w:val="00D35699"/>
    <w:rsid w:val="00D36719"/>
    <w:rsid w:val="00D368CD"/>
    <w:rsid w:val="00D36A8D"/>
    <w:rsid w:val="00D370C3"/>
    <w:rsid w:val="00D377C8"/>
    <w:rsid w:val="00D37A9B"/>
    <w:rsid w:val="00D37AEB"/>
    <w:rsid w:val="00D40357"/>
    <w:rsid w:val="00D412CA"/>
    <w:rsid w:val="00D41F92"/>
    <w:rsid w:val="00D42182"/>
    <w:rsid w:val="00D42248"/>
    <w:rsid w:val="00D42425"/>
    <w:rsid w:val="00D42E6E"/>
    <w:rsid w:val="00D4375F"/>
    <w:rsid w:val="00D43764"/>
    <w:rsid w:val="00D437C3"/>
    <w:rsid w:val="00D43B9E"/>
    <w:rsid w:val="00D43EEC"/>
    <w:rsid w:val="00D43F6D"/>
    <w:rsid w:val="00D44C32"/>
    <w:rsid w:val="00D44C7A"/>
    <w:rsid w:val="00D4512B"/>
    <w:rsid w:val="00D4521D"/>
    <w:rsid w:val="00D45D10"/>
    <w:rsid w:val="00D45DC8"/>
    <w:rsid w:val="00D46266"/>
    <w:rsid w:val="00D46267"/>
    <w:rsid w:val="00D46F83"/>
    <w:rsid w:val="00D470E0"/>
    <w:rsid w:val="00D474EC"/>
    <w:rsid w:val="00D4780A"/>
    <w:rsid w:val="00D47DEF"/>
    <w:rsid w:val="00D50D1A"/>
    <w:rsid w:val="00D510D7"/>
    <w:rsid w:val="00D51257"/>
    <w:rsid w:val="00D51658"/>
    <w:rsid w:val="00D518D2"/>
    <w:rsid w:val="00D51A5A"/>
    <w:rsid w:val="00D51C92"/>
    <w:rsid w:val="00D51CC0"/>
    <w:rsid w:val="00D51D56"/>
    <w:rsid w:val="00D5217E"/>
    <w:rsid w:val="00D5273C"/>
    <w:rsid w:val="00D52925"/>
    <w:rsid w:val="00D52CF2"/>
    <w:rsid w:val="00D52F4B"/>
    <w:rsid w:val="00D54073"/>
    <w:rsid w:val="00D54304"/>
    <w:rsid w:val="00D546FF"/>
    <w:rsid w:val="00D54ED1"/>
    <w:rsid w:val="00D5512B"/>
    <w:rsid w:val="00D55831"/>
    <w:rsid w:val="00D55975"/>
    <w:rsid w:val="00D55AC1"/>
    <w:rsid w:val="00D55D62"/>
    <w:rsid w:val="00D561E5"/>
    <w:rsid w:val="00D56F74"/>
    <w:rsid w:val="00D573C2"/>
    <w:rsid w:val="00D577AD"/>
    <w:rsid w:val="00D57A08"/>
    <w:rsid w:val="00D57E98"/>
    <w:rsid w:val="00D60313"/>
    <w:rsid w:val="00D607B7"/>
    <w:rsid w:val="00D60B25"/>
    <w:rsid w:val="00D61355"/>
    <w:rsid w:val="00D61F2D"/>
    <w:rsid w:val="00D62104"/>
    <w:rsid w:val="00D6269C"/>
    <w:rsid w:val="00D62B56"/>
    <w:rsid w:val="00D63005"/>
    <w:rsid w:val="00D63826"/>
    <w:rsid w:val="00D638D0"/>
    <w:rsid w:val="00D639DC"/>
    <w:rsid w:val="00D64088"/>
    <w:rsid w:val="00D640E7"/>
    <w:rsid w:val="00D648BC"/>
    <w:rsid w:val="00D65360"/>
    <w:rsid w:val="00D65A9D"/>
    <w:rsid w:val="00D65C47"/>
    <w:rsid w:val="00D66697"/>
    <w:rsid w:val="00D666D3"/>
    <w:rsid w:val="00D66939"/>
    <w:rsid w:val="00D67349"/>
    <w:rsid w:val="00D67569"/>
    <w:rsid w:val="00D67668"/>
    <w:rsid w:val="00D67AA0"/>
    <w:rsid w:val="00D67EDA"/>
    <w:rsid w:val="00D701D1"/>
    <w:rsid w:val="00D70255"/>
    <w:rsid w:val="00D70425"/>
    <w:rsid w:val="00D706BB"/>
    <w:rsid w:val="00D70724"/>
    <w:rsid w:val="00D70CDC"/>
    <w:rsid w:val="00D710CC"/>
    <w:rsid w:val="00D71782"/>
    <w:rsid w:val="00D7182E"/>
    <w:rsid w:val="00D72612"/>
    <w:rsid w:val="00D73061"/>
    <w:rsid w:val="00D731E9"/>
    <w:rsid w:val="00D73441"/>
    <w:rsid w:val="00D735A9"/>
    <w:rsid w:val="00D73ABF"/>
    <w:rsid w:val="00D74129"/>
    <w:rsid w:val="00D74C71"/>
    <w:rsid w:val="00D74FD6"/>
    <w:rsid w:val="00D75504"/>
    <w:rsid w:val="00D7566D"/>
    <w:rsid w:val="00D7575F"/>
    <w:rsid w:val="00D75926"/>
    <w:rsid w:val="00D75CA5"/>
    <w:rsid w:val="00D76177"/>
    <w:rsid w:val="00D765AC"/>
    <w:rsid w:val="00D76CE9"/>
    <w:rsid w:val="00D76D60"/>
    <w:rsid w:val="00D76FD3"/>
    <w:rsid w:val="00D77E0D"/>
    <w:rsid w:val="00D80FE7"/>
    <w:rsid w:val="00D811AB"/>
    <w:rsid w:val="00D8128F"/>
    <w:rsid w:val="00D81E43"/>
    <w:rsid w:val="00D821BA"/>
    <w:rsid w:val="00D825AC"/>
    <w:rsid w:val="00D829A6"/>
    <w:rsid w:val="00D835E4"/>
    <w:rsid w:val="00D83DCE"/>
    <w:rsid w:val="00D848BE"/>
    <w:rsid w:val="00D849A5"/>
    <w:rsid w:val="00D84A12"/>
    <w:rsid w:val="00D84CD0"/>
    <w:rsid w:val="00D8586C"/>
    <w:rsid w:val="00D86197"/>
    <w:rsid w:val="00D86585"/>
    <w:rsid w:val="00D86617"/>
    <w:rsid w:val="00D86A1E"/>
    <w:rsid w:val="00D86AB6"/>
    <w:rsid w:val="00D874DC"/>
    <w:rsid w:val="00D8752A"/>
    <w:rsid w:val="00D87664"/>
    <w:rsid w:val="00D87987"/>
    <w:rsid w:val="00D87A96"/>
    <w:rsid w:val="00D87E87"/>
    <w:rsid w:val="00D90050"/>
    <w:rsid w:val="00D90A2D"/>
    <w:rsid w:val="00D90D0E"/>
    <w:rsid w:val="00D90ED1"/>
    <w:rsid w:val="00D91D7D"/>
    <w:rsid w:val="00D91DB4"/>
    <w:rsid w:val="00D92083"/>
    <w:rsid w:val="00D921DB"/>
    <w:rsid w:val="00D9266A"/>
    <w:rsid w:val="00D92B8E"/>
    <w:rsid w:val="00D92C17"/>
    <w:rsid w:val="00D92C7E"/>
    <w:rsid w:val="00D93C4E"/>
    <w:rsid w:val="00D941B1"/>
    <w:rsid w:val="00D94539"/>
    <w:rsid w:val="00D951F4"/>
    <w:rsid w:val="00D956B2"/>
    <w:rsid w:val="00D969B8"/>
    <w:rsid w:val="00D96A5F"/>
    <w:rsid w:val="00D97495"/>
    <w:rsid w:val="00D976E4"/>
    <w:rsid w:val="00DA013A"/>
    <w:rsid w:val="00DA0525"/>
    <w:rsid w:val="00DA0617"/>
    <w:rsid w:val="00DA0F8E"/>
    <w:rsid w:val="00DA102C"/>
    <w:rsid w:val="00DA1612"/>
    <w:rsid w:val="00DA19CE"/>
    <w:rsid w:val="00DA1E81"/>
    <w:rsid w:val="00DA2A01"/>
    <w:rsid w:val="00DA2C71"/>
    <w:rsid w:val="00DA3BAB"/>
    <w:rsid w:val="00DA3F9A"/>
    <w:rsid w:val="00DA3FB2"/>
    <w:rsid w:val="00DA40EA"/>
    <w:rsid w:val="00DA4961"/>
    <w:rsid w:val="00DA55C4"/>
    <w:rsid w:val="00DA622F"/>
    <w:rsid w:val="00DA65F6"/>
    <w:rsid w:val="00DA6EA6"/>
    <w:rsid w:val="00DA6FAB"/>
    <w:rsid w:val="00DA7170"/>
    <w:rsid w:val="00DB00BD"/>
    <w:rsid w:val="00DB041A"/>
    <w:rsid w:val="00DB08A4"/>
    <w:rsid w:val="00DB0D01"/>
    <w:rsid w:val="00DB0D05"/>
    <w:rsid w:val="00DB1469"/>
    <w:rsid w:val="00DB1532"/>
    <w:rsid w:val="00DB22B4"/>
    <w:rsid w:val="00DB2A87"/>
    <w:rsid w:val="00DB3E42"/>
    <w:rsid w:val="00DB3EB7"/>
    <w:rsid w:val="00DB42A3"/>
    <w:rsid w:val="00DB432B"/>
    <w:rsid w:val="00DB4B39"/>
    <w:rsid w:val="00DB4EBD"/>
    <w:rsid w:val="00DB5472"/>
    <w:rsid w:val="00DB54D2"/>
    <w:rsid w:val="00DB54EA"/>
    <w:rsid w:val="00DB570D"/>
    <w:rsid w:val="00DB5DF4"/>
    <w:rsid w:val="00DB72B7"/>
    <w:rsid w:val="00DB7DCF"/>
    <w:rsid w:val="00DB7FAD"/>
    <w:rsid w:val="00DC1219"/>
    <w:rsid w:val="00DC13FA"/>
    <w:rsid w:val="00DC171B"/>
    <w:rsid w:val="00DC1A6A"/>
    <w:rsid w:val="00DC2337"/>
    <w:rsid w:val="00DC23A3"/>
    <w:rsid w:val="00DC25DB"/>
    <w:rsid w:val="00DC29DE"/>
    <w:rsid w:val="00DC2CAE"/>
    <w:rsid w:val="00DC2F8A"/>
    <w:rsid w:val="00DC372C"/>
    <w:rsid w:val="00DC3E8C"/>
    <w:rsid w:val="00DC453F"/>
    <w:rsid w:val="00DC54AD"/>
    <w:rsid w:val="00DC55F5"/>
    <w:rsid w:val="00DC6045"/>
    <w:rsid w:val="00DC76E7"/>
    <w:rsid w:val="00DC79FB"/>
    <w:rsid w:val="00DD02F1"/>
    <w:rsid w:val="00DD03D4"/>
    <w:rsid w:val="00DD0933"/>
    <w:rsid w:val="00DD09D5"/>
    <w:rsid w:val="00DD0E5F"/>
    <w:rsid w:val="00DD1BD4"/>
    <w:rsid w:val="00DD1D1F"/>
    <w:rsid w:val="00DD1F94"/>
    <w:rsid w:val="00DD222D"/>
    <w:rsid w:val="00DD227A"/>
    <w:rsid w:val="00DD23EE"/>
    <w:rsid w:val="00DD264B"/>
    <w:rsid w:val="00DD2CEA"/>
    <w:rsid w:val="00DD2EC3"/>
    <w:rsid w:val="00DD2F5B"/>
    <w:rsid w:val="00DD30A0"/>
    <w:rsid w:val="00DD3230"/>
    <w:rsid w:val="00DD3327"/>
    <w:rsid w:val="00DD338E"/>
    <w:rsid w:val="00DD3622"/>
    <w:rsid w:val="00DD3808"/>
    <w:rsid w:val="00DD3C58"/>
    <w:rsid w:val="00DD3C74"/>
    <w:rsid w:val="00DD3D7B"/>
    <w:rsid w:val="00DD476F"/>
    <w:rsid w:val="00DD5478"/>
    <w:rsid w:val="00DD5E6C"/>
    <w:rsid w:val="00DD6376"/>
    <w:rsid w:val="00DD6877"/>
    <w:rsid w:val="00DD696E"/>
    <w:rsid w:val="00DD6F07"/>
    <w:rsid w:val="00DD7024"/>
    <w:rsid w:val="00DD747A"/>
    <w:rsid w:val="00DE03DB"/>
    <w:rsid w:val="00DE0EAD"/>
    <w:rsid w:val="00DE2533"/>
    <w:rsid w:val="00DE258E"/>
    <w:rsid w:val="00DE4618"/>
    <w:rsid w:val="00DE4815"/>
    <w:rsid w:val="00DE486B"/>
    <w:rsid w:val="00DE491F"/>
    <w:rsid w:val="00DE600F"/>
    <w:rsid w:val="00DE6420"/>
    <w:rsid w:val="00DE7B0F"/>
    <w:rsid w:val="00DE7CD4"/>
    <w:rsid w:val="00DE7ED5"/>
    <w:rsid w:val="00DF0B14"/>
    <w:rsid w:val="00DF0D50"/>
    <w:rsid w:val="00DF12B2"/>
    <w:rsid w:val="00DF261F"/>
    <w:rsid w:val="00DF29CB"/>
    <w:rsid w:val="00DF2E20"/>
    <w:rsid w:val="00DF2E82"/>
    <w:rsid w:val="00DF36E3"/>
    <w:rsid w:val="00DF4435"/>
    <w:rsid w:val="00DF458F"/>
    <w:rsid w:val="00DF480F"/>
    <w:rsid w:val="00DF4A08"/>
    <w:rsid w:val="00DF56F0"/>
    <w:rsid w:val="00DF5BF5"/>
    <w:rsid w:val="00DF5CD9"/>
    <w:rsid w:val="00DF6282"/>
    <w:rsid w:val="00DF655C"/>
    <w:rsid w:val="00DF69F2"/>
    <w:rsid w:val="00DF6B66"/>
    <w:rsid w:val="00DF7127"/>
    <w:rsid w:val="00DF7360"/>
    <w:rsid w:val="00DF7BBF"/>
    <w:rsid w:val="00DF7C6F"/>
    <w:rsid w:val="00E0001C"/>
    <w:rsid w:val="00E00CCF"/>
    <w:rsid w:val="00E00E7D"/>
    <w:rsid w:val="00E011A4"/>
    <w:rsid w:val="00E01BB0"/>
    <w:rsid w:val="00E03587"/>
    <w:rsid w:val="00E03DBE"/>
    <w:rsid w:val="00E040CF"/>
    <w:rsid w:val="00E04295"/>
    <w:rsid w:val="00E04309"/>
    <w:rsid w:val="00E044AC"/>
    <w:rsid w:val="00E04CB6"/>
    <w:rsid w:val="00E04F95"/>
    <w:rsid w:val="00E05053"/>
    <w:rsid w:val="00E05429"/>
    <w:rsid w:val="00E05469"/>
    <w:rsid w:val="00E05480"/>
    <w:rsid w:val="00E063B9"/>
    <w:rsid w:val="00E109C5"/>
    <w:rsid w:val="00E12F00"/>
    <w:rsid w:val="00E12F57"/>
    <w:rsid w:val="00E132A6"/>
    <w:rsid w:val="00E1367F"/>
    <w:rsid w:val="00E137AC"/>
    <w:rsid w:val="00E13AA4"/>
    <w:rsid w:val="00E1444B"/>
    <w:rsid w:val="00E14622"/>
    <w:rsid w:val="00E146CF"/>
    <w:rsid w:val="00E15F56"/>
    <w:rsid w:val="00E16770"/>
    <w:rsid w:val="00E16AF1"/>
    <w:rsid w:val="00E16FC6"/>
    <w:rsid w:val="00E17D40"/>
    <w:rsid w:val="00E20315"/>
    <w:rsid w:val="00E21B89"/>
    <w:rsid w:val="00E22B63"/>
    <w:rsid w:val="00E2423C"/>
    <w:rsid w:val="00E24518"/>
    <w:rsid w:val="00E248B1"/>
    <w:rsid w:val="00E24BEE"/>
    <w:rsid w:val="00E24DEB"/>
    <w:rsid w:val="00E252BA"/>
    <w:rsid w:val="00E256B0"/>
    <w:rsid w:val="00E257AA"/>
    <w:rsid w:val="00E2599F"/>
    <w:rsid w:val="00E25BFB"/>
    <w:rsid w:val="00E26026"/>
    <w:rsid w:val="00E26B16"/>
    <w:rsid w:val="00E27243"/>
    <w:rsid w:val="00E2725C"/>
    <w:rsid w:val="00E27B6C"/>
    <w:rsid w:val="00E3042A"/>
    <w:rsid w:val="00E30481"/>
    <w:rsid w:val="00E3048B"/>
    <w:rsid w:val="00E30A8E"/>
    <w:rsid w:val="00E30B5D"/>
    <w:rsid w:val="00E30CDE"/>
    <w:rsid w:val="00E30E9B"/>
    <w:rsid w:val="00E313AF"/>
    <w:rsid w:val="00E31CA7"/>
    <w:rsid w:val="00E31EA2"/>
    <w:rsid w:val="00E31EB9"/>
    <w:rsid w:val="00E32358"/>
    <w:rsid w:val="00E330EE"/>
    <w:rsid w:val="00E33580"/>
    <w:rsid w:val="00E3359C"/>
    <w:rsid w:val="00E33F23"/>
    <w:rsid w:val="00E33F9C"/>
    <w:rsid w:val="00E34141"/>
    <w:rsid w:val="00E34858"/>
    <w:rsid w:val="00E348C4"/>
    <w:rsid w:val="00E34CD8"/>
    <w:rsid w:val="00E350F1"/>
    <w:rsid w:val="00E35293"/>
    <w:rsid w:val="00E3534B"/>
    <w:rsid w:val="00E359BD"/>
    <w:rsid w:val="00E35DB1"/>
    <w:rsid w:val="00E3637F"/>
    <w:rsid w:val="00E366B4"/>
    <w:rsid w:val="00E36B7A"/>
    <w:rsid w:val="00E36E38"/>
    <w:rsid w:val="00E37ACD"/>
    <w:rsid w:val="00E37E6F"/>
    <w:rsid w:val="00E4152B"/>
    <w:rsid w:val="00E42C68"/>
    <w:rsid w:val="00E431C5"/>
    <w:rsid w:val="00E4330C"/>
    <w:rsid w:val="00E43A97"/>
    <w:rsid w:val="00E43E34"/>
    <w:rsid w:val="00E43E76"/>
    <w:rsid w:val="00E4425B"/>
    <w:rsid w:val="00E442A4"/>
    <w:rsid w:val="00E44686"/>
    <w:rsid w:val="00E447A7"/>
    <w:rsid w:val="00E4486D"/>
    <w:rsid w:val="00E44A1F"/>
    <w:rsid w:val="00E45E38"/>
    <w:rsid w:val="00E45E6D"/>
    <w:rsid w:val="00E46145"/>
    <w:rsid w:val="00E463E0"/>
    <w:rsid w:val="00E46FF6"/>
    <w:rsid w:val="00E471AF"/>
    <w:rsid w:val="00E4733B"/>
    <w:rsid w:val="00E478F2"/>
    <w:rsid w:val="00E47B8D"/>
    <w:rsid w:val="00E50A75"/>
    <w:rsid w:val="00E50DFC"/>
    <w:rsid w:val="00E50DFF"/>
    <w:rsid w:val="00E523C0"/>
    <w:rsid w:val="00E5242F"/>
    <w:rsid w:val="00E5251F"/>
    <w:rsid w:val="00E53255"/>
    <w:rsid w:val="00E53EC4"/>
    <w:rsid w:val="00E53EFD"/>
    <w:rsid w:val="00E545E7"/>
    <w:rsid w:val="00E54828"/>
    <w:rsid w:val="00E54E55"/>
    <w:rsid w:val="00E55164"/>
    <w:rsid w:val="00E5603A"/>
    <w:rsid w:val="00E560A4"/>
    <w:rsid w:val="00E56316"/>
    <w:rsid w:val="00E56B0D"/>
    <w:rsid w:val="00E56EEA"/>
    <w:rsid w:val="00E57234"/>
    <w:rsid w:val="00E5788B"/>
    <w:rsid w:val="00E57B42"/>
    <w:rsid w:val="00E60532"/>
    <w:rsid w:val="00E60ED6"/>
    <w:rsid w:val="00E61085"/>
    <w:rsid w:val="00E613FD"/>
    <w:rsid w:val="00E614E1"/>
    <w:rsid w:val="00E61D87"/>
    <w:rsid w:val="00E62127"/>
    <w:rsid w:val="00E630FC"/>
    <w:rsid w:val="00E6337F"/>
    <w:rsid w:val="00E6360F"/>
    <w:rsid w:val="00E63DF5"/>
    <w:rsid w:val="00E63E5D"/>
    <w:rsid w:val="00E64906"/>
    <w:rsid w:val="00E64DE6"/>
    <w:rsid w:val="00E657E0"/>
    <w:rsid w:val="00E65E2B"/>
    <w:rsid w:val="00E66F3C"/>
    <w:rsid w:val="00E67056"/>
    <w:rsid w:val="00E67421"/>
    <w:rsid w:val="00E675B0"/>
    <w:rsid w:val="00E677E0"/>
    <w:rsid w:val="00E67B6F"/>
    <w:rsid w:val="00E70321"/>
    <w:rsid w:val="00E70C2C"/>
    <w:rsid w:val="00E71651"/>
    <w:rsid w:val="00E71A4C"/>
    <w:rsid w:val="00E721AE"/>
    <w:rsid w:val="00E72A8D"/>
    <w:rsid w:val="00E73577"/>
    <w:rsid w:val="00E73CA3"/>
    <w:rsid w:val="00E74434"/>
    <w:rsid w:val="00E75044"/>
    <w:rsid w:val="00E7550B"/>
    <w:rsid w:val="00E7558A"/>
    <w:rsid w:val="00E7592A"/>
    <w:rsid w:val="00E76068"/>
    <w:rsid w:val="00E77016"/>
    <w:rsid w:val="00E77499"/>
    <w:rsid w:val="00E7764C"/>
    <w:rsid w:val="00E777F2"/>
    <w:rsid w:val="00E779D3"/>
    <w:rsid w:val="00E80018"/>
    <w:rsid w:val="00E80AB4"/>
    <w:rsid w:val="00E80CFC"/>
    <w:rsid w:val="00E8126F"/>
    <w:rsid w:val="00E81377"/>
    <w:rsid w:val="00E81526"/>
    <w:rsid w:val="00E8163A"/>
    <w:rsid w:val="00E81C66"/>
    <w:rsid w:val="00E82CC2"/>
    <w:rsid w:val="00E83600"/>
    <w:rsid w:val="00E8382D"/>
    <w:rsid w:val="00E83BA8"/>
    <w:rsid w:val="00E842E1"/>
    <w:rsid w:val="00E843F1"/>
    <w:rsid w:val="00E844B8"/>
    <w:rsid w:val="00E844F7"/>
    <w:rsid w:val="00E8458C"/>
    <w:rsid w:val="00E86139"/>
    <w:rsid w:val="00E861CC"/>
    <w:rsid w:val="00E86239"/>
    <w:rsid w:val="00E862EE"/>
    <w:rsid w:val="00E86486"/>
    <w:rsid w:val="00E86F7C"/>
    <w:rsid w:val="00E876A7"/>
    <w:rsid w:val="00E906E9"/>
    <w:rsid w:val="00E909EE"/>
    <w:rsid w:val="00E910C8"/>
    <w:rsid w:val="00E9127C"/>
    <w:rsid w:val="00E91370"/>
    <w:rsid w:val="00E914C8"/>
    <w:rsid w:val="00E92594"/>
    <w:rsid w:val="00E926D9"/>
    <w:rsid w:val="00E928BA"/>
    <w:rsid w:val="00E92D2B"/>
    <w:rsid w:val="00E931A7"/>
    <w:rsid w:val="00E952AC"/>
    <w:rsid w:val="00E95438"/>
    <w:rsid w:val="00E955EC"/>
    <w:rsid w:val="00E95DC6"/>
    <w:rsid w:val="00E95F7D"/>
    <w:rsid w:val="00E96094"/>
    <w:rsid w:val="00E960D6"/>
    <w:rsid w:val="00E96616"/>
    <w:rsid w:val="00E96B90"/>
    <w:rsid w:val="00E96E54"/>
    <w:rsid w:val="00E970A5"/>
    <w:rsid w:val="00E975C5"/>
    <w:rsid w:val="00E976DB"/>
    <w:rsid w:val="00EA0B47"/>
    <w:rsid w:val="00EA1106"/>
    <w:rsid w:val="00EA2160"/>
    <w:rsid w:val="00EA22DC"/>
    <w:rsid w:val="00EA25C6"/>
    <w:rsid w:val="00EA2A6B"/>
    <w:rsid w:val="00EA37E3"/>
    <w:rsid w:val="00EA3B4E"/>
    <w:rsid w:val="00EA45E1"/>
    <w:rsid w:val="00EA462A"/>
    <w:rsid w:val="00EA4AD5"/>
    <w:rsid w:val="00EA4C2B"/>
    <w:rsid w:val="00EA58EC"/>
    <w:rsid w:val="00EA6B1B"/>
    <w:rsid w:val="00EA6B6A"/>
    <w:rsid w:val="00EA71C2"/>
    <w:rsid w:val="00EA77E3"/>
    <w:rsid w:val="00EA7850"/>
    <w:rsid w:val="00EB0A2A"/>
    <w:rsid w:val="00EB133C"/>
    <w:rsid w:val="00EB1489"/>
    <w:rsid w:val="00EB1580"/>
    <w:rsid w:val="00EB1A59"/>
    <w:rsid w:val="00EB1B6B"/>
    <w:rsid w:val="00EB212C"/>
    <w:rsid w:val="00EB2161"/>
    <w:rsid w:val="00EB21F8"/>
    <w:rsid w:val="00EB23D2"/>
    <w:rsid w:val="00EB2A81"/>
    <w:rsid w:val="00EB36C8"/>
    <w:rsid w:val="00EB3991"/>
    <w:rsid w:val="00EB39F2"/>
    <w:rsid w:val="00EB3D54"/>
    <w:rsid w:val="00EB3EBD"/>
    <w:rsid w:val="00EB426A"/>
    <w:rsid w:val="00EB4540"/>
    <w:rsid w:val="00EB462B"/>
    <w:rsid w:val="00EB542F"/>
    <w:rsid w:val="00EB5502"/>
    <w:rsid w:val="00EB5FAC"/>
    <w:rsid w:val="00EB6F17"/>
    <w:rsid w:val="00EB76D9"/>
    <w:rsid w:val="00EB79B1"/>
    <w:rsid w:val="00EC0058"/>
    <w:rsid w:val="00EC0666"/>
    <w:rsid w:val="00EC1A19"/>
    <w:rsid w:val="00EC1BA0"/>
    <w:rsid w:val="00EC1FF2"/>
    <w:rsid w:val="00EC2591"/>
    <w:rsid w:val="00EC27FA"/>
    <w:rsid w:val="00EC2ABC"/>
    <w:rsid w:val="00EC31FE"/>
    <w:rsid w:val="00EC3DD0"/>
    <w:rsid w:val="00EC4426"/>
    <w:rsid w:val="00EC4801"/>
    <w:rsid w:val="00EC4A93"/>
    <w:rsid w:val="00EC4FD0"/>
    <w:rsid w:val="00EC56EA"/>
    <w:rsid w:val="00EC5BDD"/>
    <w:rsid w:val="00EC6382"/>
    <w:rsid w:val="00EC6C05"/>
    <w:rsid w:val="00EC6E1A"/>
    <w:rsid w:val="00EC7BF7"/>
    <w:rsid w:val="00ED005D"/>
    <w:rsid w:val="00ED078C"/>
    <w:rsid w:val="00ED0DCC"/>
    <w:rsid w:val="00ED17B1"/>
    <w:rsid w:val="00ED1E99"/>
    <w:rsid w:val="00ED23EF"/>
    <w:rsid w:val="00ED260C"/>
    <w:rsid w:val="00ED281D"/>
    <w:rsid w:val="00ED283F"/>
    <w:rsid w:val="00ED2EB7"/>
    <w:rsid w:val="00ED3461"/>
    <w:rsid w:val="00ED35DA"/>
    <w:rsid w:val="00ED3B58"/>
    <w:rsid w:val="00ED439C"/>
    <w:rsid w:val="00ED43D9"/>
    <w:rsid w:val="00ED43F5"/>
    <w:rsid w:val="00ED4743"/>
    <w:rsid w:val="00ED4785"/>
    <w:rsid w:val="00ED4889"/>
    <w:rsid w:val="00ED4A2D"/>
    <w:rsid w:val="00ED4A97"/>
    <w:rsid w:val="00ED5232"/>
    <w:rsid w:val="00ED5448"/>
    <w:rsid w:val="00ED5675"/>
    <w:rsid w:val="00ED58AA"/>
    <w:rsid w:val="00ED6418"/>
    <w:rsid w:val="00ED67FB"/>
    <w:rsid w:val="00ED6D12"/>
    <w:rsid w:val="00ED6E84"/>
    <w:rsid w:val="00ED71F8"/>
    <w:rsid w:val="00ED77CD"/>
    <w:rsid w:val="00EE0070"/>
    <w:rsid w:val="00EE033B"/>
    <w:rsid w:val="00EE0AA0"/>
    <w:rsid w:val="00EE0D6B"/>
    <w:rsid w:val="00EE0D73"/>
    <w:rsid w:val="00EE0FF2"/>
    <w:rsid w:val="00EE1136"/>
    <w:rsid w:val="00EE113E"/>
    <w:rsid w:val="00EE1704"/>
    <w:rsid w:val="00EE21D6"/>
    <w:rsid w:val="00EE2325"/>
    <w:rsid w:val="00EE25E7"/>
    <w:rsid w:val="00EE2833"/>
    <w:rsid w:val="00EE284F"/>
    <w:rsid w:val="00EE285F"/>
    <w:rsid w:val="00EE2A22"/>
    <w:rsid w:val="00EE3C5F"/>
    <w:rsid w:val="00EE3E2E"/>
    <w:rsid w:val="00EE3E54"/>
    <w:rsid w:val="00EE4032"/>
    <w:rsid w:val="00EE4688"/>
    <w:rsid w:val="00EE4798"/>
    <w:rsid w:val="00EE487F"/>
    <w:rsid w:val="00EE56BE"/>
    <w:rsid w:val="00EE5A66"/>
    <w:rsid w:val="00EE5C4D"/>
    <w:rsid w:val="00EE5F12"/>
    <w:rsid w:val="00EE705A"/>
    <w:rsid w:val="00EE7DDD"/>
    <w:rsid w:val="00EE7E44"/>
    <w:rsid w:val="00EE7F71"/>
    <w:rsid w:val="00EF0363"/>
    <w:rsid w:val="00EF047D"/>
    <w:rsid w:val="00EF0A1B"/>
    <w:rsid w:val="00EF0FA7"/>
    <w:rsid w:val="00EF129A"/>
    <w:rsid w:val="00EF1440"/>
    <w:rsid w:val="00EF14DB"/>
    <w:rsid w:val="00EF19EE"/>
    <w:rsid w:val="00EF1C8F"/>
    <w:rsid w:val="00EF265B"/>
    <w:rsid w:val="00EF295C"/>
    <w:rsid w:val="00EF2CC1"/>
    <w:rsid w:val="00EF2DE4"/>
    <w:rsid w:val="00EF2DF3"/>
    <w:rsid w:val="00EF31C3"/>
    <w:rsid w:val="00EF3450"/>
    <w:rsid w:val="00EF3547"/>
    <w:rsid w:val="00EF356A"/>
    <w:rsid w:val="00EF3B9B"/>
    <w:rsid w:val="00EF3F54"/>
    <w:rsid w:val="00EF3FF2"/>
    <w:rsid w:val="00EF427D"/>
    <w:rsid w:val="00EF48A7"/>
    <w:rsid w:val="00EF4B11"/>
    <w:rsid w:val="00EF4B1F"/>
    <w:rsid w:val="00EF5047"/>
    <w:rsid w:val="00EF5BCF"/>
    <w:rsid w:val="00EF612B"/>
    <w:rsid w:val="00EF6417"/>
    <w:rsid w:val="00EF6ADC"/>
    <w:rsid w:val="00EF6E14"/>
    <w:rsid w:val="00EF757A"/>
    <w:rsid w:val="00EF7654"/>
    <w:rsid w:val="00EF7669"/>
    <w:rsid w:val="00EF772F"/>
    <w:rsid w:val="00F00517"/>
    <w:rsid w:val="00F00610"/>
    <w:rsid w:val="00F0069E"/>
    <w:rsid w:val="00F006DD"/>
    <w:rsid w:val="00F00861"/>
    <w:rsid w:val="00F00C24"/>
    <w:rsid w:val="00F0210C"/>
    <w:rsid w:val="00F02538"/>
    <w:rsid w:val="00F027B9"/>
    <w:rsid w:val="00F02A71"/>
    <w:rsid w:val="00F02B96"/>
    <w:rsid w:val="00F02E05"/>
    <w:rsid w:val="00F032BD"/>
    <w:rsid w:val="00F03490"/>
    <w:rsid w:val="00F035B8"/>
    <w:rsid w:val="00F03E6D"/>
    <w:rsid w:val="00F043F5"/>
    <w:rsid w:val="00F04A88"/>
    <w:rsid w:val="00F05B37"/>
    <w:rsid w:val="00F05C57"/>
    <w:rsid w:val="00F06108"/>
    <w:rsid w:val="00F066FE"/>
    <w:rsid w:val="00F0696C"/>
    <w:rsid w:val="00F070EC"/>
    <w:rsid w:val="00F0792E"/>
    <w:rsid w:val="00F104CF"/>
    <w:rsid w:val="00F105D2"/>
    <w:rsid w:val="00F1095B"/>
    <w:rsid w:val="00F10AFA"/>
    <w:rsid w:val="00F10CC0"/>
    <w:rsid w:val="00F1256D"/>
    <w:rsid w:val="00F127B7"/>
    <w:rsid w:val="00F12E4C"/>
    <w:rsid w:val="00F13144"/>
    <w:rsid w:val="00F1326F"/>
    <w:rsid w:val="00F135D3"/>
    <w:rsid w:val="00F13753"/>
    <w:rsid w:val="00F1375C"/>
    <w:rsid w:val="00F13D6F"/>
    <w:rsid w:val="00F14194"/>
    <w:rsid w:val="00F14A76"/>
    <w:rsid w:val="00F15475"/>
    <w:rsid w:val="00F15956"/>
    <w:rsid w:val="00F162CE"/>
    <w:rsid w:val="00F171CD"/>
    <w:rsid w:val="00F17357"/>
    <w:rsid w:val="00F1738B"/>
    <w:rsid w:val="00F1799E"/>
    <w:rsid w:val="00F17EF4"/>
    <w:rsid w:val="00F2002C"/>
    <w:rsid w:val="00F202A5"/>
    <w:rsid w:val="00F20A30"/>
    <w:rsid w:val="00F20BDC"/>
    <w:rsid w:val="00F21208"/>
    <w:rsid w:val="00F2175E"/>
    <w:rsid w:val="00F21AF5"/>
    <w:rsid w:val="00F21C53"/>
    <w:rsid w:val="00F2204C"/>
    <w:rsid w:val="00F2257C"/>
    <w:rsid w:val="00F22934"/>
    <w:rsid w:val="00F22E68"/>
    <w:rsid w:val="00F22FD2"/>
    <w:rsid w:val="00F233D0"/>
    <w:rsid w:val="00F236ED"/>
    <w:rsid w:val="00F23896"/>
    <w:rsid w:val="00F24DFA"/>
    <w:rsid w:val="00F25669"/>
    <w:rsid w:val="00F262C9"/>
    <w:rsid w:val="00F2674F"/>
    <w:rsid w:val="00F268FE"/>
    <w:rsid w:val="00F26B50"/>
    <w:rsid w:val="00F26E9E"/>
    <w:rsid w:val="00F27054"/>
    <w:rsid w:val="00F27380"/>
    <w:rsid w:val="00F301F3"/>
    <w:rsid w:val="00F30B68"/>
    <w:rsid w:val="00F30EC8"/>
    <w:rsid w:val="00F30FE3"/>
    <w:rsid w:val="00F3106C"/>
    <w:rsid w:val="00F31307"/>
    <w:rsid w:val="00F31401"/>
    <w:rsid w:val="00F31678"/>
    <w:rsid w:val="00F317C2"/>
    <w:rsid w:val="00F31904"/>
    <w:rsid w:val="00F31C93"/>
    <w:rsid w:val="00F31CF8"/>
    <w:rsid w:val="00F31FA0"/>
    <w:rsid w:val="00F31FB8"/>
    <w:rsid w:val="00F321F9"/>
    <w:rsid w:val="00F32560"/>
    <w:rsid w:val="00F3265A"/>
    <w:rsid w:val="00F329B8"/>
    <w:rsid w:val="00F33135"/>
    <w:rsid w:val="00F33A04"/>
    <w:rsid w:val="00F33DBF"/>
    <w:rsid w:val="00F33F31"/>
    <w:rsid w:val="00F35096"/>
    <w:rsid w:val="00F356C6"/>
    <w:rsid w:val="00F359E3"/>
    <w:rsid w:val="00F35A69"/>
    <w:rsid w:val="00F360BD"/>
    <w:rsid w:val="00F36478"/>
    <w:rsid w:val="00F36C3F"/>
    <w:rsid w:val="00F36F34"/>
    <w:rsid w:val="00F37380"/>
    <w:rsid w:val="00F374E7"/>
    <w:rsid w:val="00F37A48"/>
    <w:rsid w:val="00F40013"/>
    <w:rsid w:val="00F408D4"/>
    <w:rsid w:val="00F40993"/>
    <w:rsid w:val="00F40CB2"/>
    <w:rsid w:val="00F40F9C"/>
    <w:rsid w:val="00F410B7"/>
    <w:rsid w:val="00F412C0"/>
    <w:rsid w:val="00F41ACE"/>
    <w:rsid w:val="00F41E09"/>
    <w:rsid w:val="00F41E88"/>
    <w:rsid w:val="00F425B0"/>
    <w:rsid w:val="00F42B80"/>
    <w:rsid w:val="00F42EE2"/>
    <w:rsid w:val="00F430A1"/>
    <w:rsid w:val="00F43267"/>
    <w:rsid w:val="00F43561"/>
    <w:rsid w:val="00F43A52"/>
    <w:rsid w:val="00F43C9D"/>
    <w:rsid w:val="00F43EB5"/>
    <w:rsid w:val="00F43FD2"/>
    <w:rsid w:val="00F44064"/>
    <w:rsid w:val="00F44119"/>
    <w:rsid w:val="00F44126"/>
    <w:rsid w:val="00F44B58"/>
    <w:rsid w:val="00F45BB3"/>
    <w:rsid w:val="00F46012"/>
    <w:rsid w:val="00F4648B"/>
    <w:rsid w:val="00F46498"/>
    <w:rsid w:val="00F502B3"/>
    <w:rsid w:val="00F5083E"/>
    <w:rsid w:val="00F50C9F"/>
    <w:rsid w:val="00F5185F"/>
    <w:rsid w:val="00F51A01"/>
    <w:rsid w:val="00F51F31"/>
    <w:rsid w:val="00F521D6"/>
    <w:rsid w:val="00F52883"/>
    <w:rsid w:val="00F52D82"/>
    <w:rsid w:val="00F52FCC"/>
    <w:rsid w:val="00F531B7"/>
    <w:rsid w:val="00F54010"/>
    <w:rsid w:val="00F540B4"/>
    <w:rsid w:val="00F54B2E"/>
    <w:rsid w:val="00F54C8D"/>
    <w:rsid w:val="00F55185"/>
    <w:rsid w:val="00F556CB"/>
    <w:rsid w:val="00F562E4"/>
    <w:rsid w:val="00F569FC"/>
    <w:rsid w:val="00F56E0E"/>
    <w:rsid w:val="00F56EB3"/>
    <w:rsid w:val="00F578E0"/>
    <w:rsid w:val="00F5797B"/>
    <w:rsid w:val="00F57F9F"/>
    <w:rsid w:val="00F60F68"/>
    <w:rsid w:val="00F610B0"/>
    <w:rsid w:val="00F6167B"/>
    <w:rsid w:val="00F6215C"/>
    <w:rsid w:val="00F62451"/>
    <w:rsid w:val="00F628C8"/>
    <w:rsid w:val="00F628E5"/>
    <w:rsid w:val="00F62A80"/>
    <w:rsid w:val="00F62D8E"/>
    <w:rsid w:val="00F64AC6"/>
    <w:rsid w:val="00F656C7"/>
    <w:rsid w:val="00F65801"/>
    <w:rsid w:val="00F65D06"/>
    <w:rsid w:val="00F65F9E"/>
    <w:rsid w:val="00F66114"/>
    <w:rsid w:val="00F665D3"/>
    <w:rsid w:val="00F6681B"/>
    <w:rsid w:val="00F6689B"/>
    <w:rsid w:val="00F668B6"/>
    <w:rsid w:val="00F66FB7"/>
    <w:rsid w:val="00F67407"/>
    <w:rsid w:val="00F677EC"/>
    <w:rsid w:val="00F67FD7"/>
    <w:rsid w:val="00F709BE"/>
    <w:rsid w:val="00F70CC2"/>
    <w:rsid w:val="00F717EE"/>
    <w:rsid w:val="00F71AF1"/>
    <w:rsid w:val="00F71B70"/>
    <w:rsid w:val="00F71C25"/>
    <w:rsid w:val="00F71D04"/>
    <w:rsid w:val="00F722B1"/>
    <w:rsid w:val="00F72459"/>
    <w:rsid w:val="00F72630"/>
    <w:rsid w:val="00F727E3"/>
    <w:rsid w:val="00F732EE"/>
    <w:rsid w:val="00F7348F"/>
    <w:rsid w:val="00F734DD"/>
    <w:rsid w:val="00F73C27"/>
    <w:rsid w:val="00F74122"/>
    <w:rsid w:val="00F7494A"/>
    <w:rsid w:val="00F74B78"/>
    <w:rsid w:val="00F75681"/>
    <w:rsid w:val="00F758AF"/>
    <w:rsid w:val="00F75F8D"/>
    <w:rsid w:val="00F7697E"/>
    <w:rsid w:val="00F7730D"/>
    <w:rsid w:val="00F77C1E"/>
    <w:rsid w:val="00F77F25"/>
    <w:rsid w:val="00F77F27"/>
    <w:rsid w:val="00F802EB"/>
    <w:rsid w:val="00F802FA"/>
    <w:rsid w:val="00F8085E"/>
    <w:rsid w:val="00F81381"/>
    <w:rsid w:val="00F813DD"/>
    <w:rsid w:val="00F8187C"/>
    <w:rsid w:val="00F81C89"/>
    <w:rsid w:val="00F81D4E"/>
    <w:rsid w:val="00F820F1"/>
    <w:rsid w:val="00F8253E"/>
    <w:rsid w:val="00F8277D"/>
    <w:rsid w:val="00F82821"/>
    <w:rsid w:val="00F82A64"/>
    <w:rsid w:val="00F82C81"/>
    <w:rsid w:val="00F82CA6"/>
    <w:rsid w:val="00F83801"/>
    <w:rsid w:val="00F83BF0"/>
    <w:rsid w:val="00F83C07"/>
    <w:rsid w:val="00F8432B"/>
    <w:rsid w:val="00F844DC"/>
    <w:rsid w:val="00F8452D"/>
    <w:rsid w:val="00F8474A"/>
    <w:rsid w:val="00F853CF"/>
    <w:rsid w:val="00F8563F"/>
    <w:rsid w:val="00F86F3D"/>
    <w:rsid w:val="00F875BA"/>
    <w:rsid w:val="00F87628"/>
    <w:rsid w:val="00F87B33"/>
    <w:rsid w:val="00F9080A"/>
    <w:rsid w:val="00F91857"/>
    <w:rsid w:val="00F91D05"/>
    <w:rsid w:val="00F91F9B"/>
    <w:rsid w:val="00F9264A"/>
    <w:rsid w:val="00F93648"/>
    <w:rsid w:val="00F9384D"/>
    <w:rsid w:val="00F9467A"/>
    <w:rsid w:val="00F948CF"/>
    <w:rsid w:val="00F94C6B"/>
    <w:rsid w:val="00F95249"/>
    <w:rsid w:val="00F955FA"/>
    <w:rsid w:val="00F959C1"/>
    <w:rsid w:val="00F95BD4"/>
    <w:rsid w:val="00F960C4"/>
    <w:rsid w:val="00F9665C"/>
    <w:rsid w:val="00F96B27"/>
    <w:rsid w:val="00F96D7F"/>
    <w:rsid w:val="00FA0230"/>
    <w:rsid w:val="00FA04E2"/>
    <w:rsid w:val="00FA0555"/>
    <w:rsid w:val="00FA0839"/>
    <w:rsid w:val="00FA0BAF"/>
    <w:rsid w:val="00FA1666"/>
    <w:rsid w:val="00FA1708"/>
    <w:rsid w:val="00FA1D20"/>
    <w:rsid w:val="00FA20AC"/>
    <w:rsid w:val="00FA214B"/>
    <w:rsid w:val="00FA2991"/>
    <w:rsid w:val="00FA342B"/>
    <w:rsid w:val="00FA3459"/>
    <w:rsid w:val="00FA359B"/>
    <w:rsid w:val="00FA39FE"/>
    <w:rsid w:val="00FA41D5"/>
    <w:rsid w:val="00FA5127"/>
    <w:rsid w:val="00FA5295"/>
    <w:rsid w:val="00FA5447"/>
    <w:rsid w:val="00FA580C"/>
    <w:rsid w:val="00FA624A"/>
    <w:rsid w:val="00FA6BDA"/>
    <w:rsid w:val="00FA7062"/>
    <w:rsid w:val="00FA7659"/>
    <w:rsid w:val="00FA8C3F"/>
    <w:rsid w:val="00FB066F"/>
    <w:rsid w:val="00FB0BD1"/>
    <w:rsid w:val="00FB0DDF"/>
    <w:rsid w:val="00FB1AC9"/>
    <w:rsid w:val="00FB244C"/>
    <w:rsid w:val="00FB264B"/>
    <w:rsid w:val="00FB2F9E"/>
    <w:rsid w:val="00FB320D"/>
    <w:rsid w:val="00FB3DE1"/>
    <w:rsid w:val="00FB41B6"/>
    <w:rsid w:val="00FB44F0"/>
    <w:rsid w:val="00FB483B"/>
    <w:rsid w:val="00FB48D1"/>
    <w:rsid w:val="00FB4B7D"/>
    <w:rsid w:val="00FB4BCC"/>
    <w:rsid w:val="00FB5242"/>
    <w:rsid w:val="00FB5E0D"/>
    <w:rsid w:val="00FB62CE"/>
    <w:rsid w:val="00FB6810"/>
    <w:rsid w:val="00FB6BCF"/>
    <w:rsid w:val="00FC142E"/>
    <w:rsid w:val="00FC17AE"/>
    <w:rsid w:val="00FC19E8"/>
    <w:rsid w:val="00FC1DFD"/>
    <w:rsid w:val="00FC22AA"/>
    <w:rsid w:val="00FC2A64"/>
    <w:rsid w:val="00FC2B9A"/>
    <w:rsid w:val="00FC2CED"/>
    <w:rsid w:val="00FC318C"/>
    <w:rsid w:val="00FC3BB7"/>
    <w:rsid w:val="00FC4320"/>
    <w:rsid w:val="00FC4403"/>
    <w:rsid w:val="00FC4590"/>
    <w:rsid w:val="00FC465A"/>
    <w:rsid w:val="00FC4AF6"/>
    <w:rsid w:val="00FC4C98"/>
    <w:rsid w:val="00FC4E9E"/>
    <w:rsid w:val="00FC4EB3"/>
    <w:rsid w:val="00FC5D45"/>
    <w:rsid w:val="00FC61AF"/>
    <w:rsid w:val="00FC628C"/>
    <w:rsid w:val="00FC630B"/>
    <w:rsid w:val="00FC66C7"/>
    <w:rsid w:val="00FC6E56"/>
    <w:rsid w:val="00FC7900"/>
    <w:rsid w:val="00FC7A70"/>
    <w:rsid w:val="00FC7D50"/>
    <w:rsid w:val="00FD0042"/>
    <w:rsid w:val="00FD004A"/>
    <w:rsid w:val="00FD00F0"/>
    <w:rsid w:val="00FD0266"/>
    <w:rsid w:val="00FD071B"/>
    <w:rsid w:val="00FD1130"/>
    <w:rsid w:val="00FD18D8"/>
    <w:rsid w:val="00FD1AC4"/>
    <w:rsid w:val="00FD1C08"/>
    <w:rsid w:val="00FD22F9"/>
    <w:rsid w:val="00FD23A8"/>
    <w:rsid w:val="00FD2D35"/>
    <w:rsid w:val="00FD3174"/>
    <w:rsid w:val="00FD3528"/>
    <w:rsid w:val="00FD3A19"/>
    <w:rsid w:val="00FD3E09"/>
    <w:rsid w:val="00FD3E82"/>
    <w:rsid w:val="00FD4399"/>
    <w:rsid w:val="00FD482E"/>
    <w:rsid w:val="00FD49A2"/>
    <w:rsid w:val="00FD5117"/>
    <w:rsid w:val="00FD55B7"/>
    <w:rsid w:val="00FD567D"/>
    <w:rsid w:val="00FD6209"/>
    <w:rsid w:val="00FD62C0"/>
    <w:rsid w:val="00FD632C"/>
    <w:rsid w:val="00FD6B2B"/>
    <w:rsid w:val="00FD72B2"/>
    <w:rsid w:val="00FD7D95"/>
    <w:rsid w:val="00FE0374"/>
    <w:rsid w:val="00FE0B48"/>
    <w:rsid w:val="00FE0CC1"/>
    <w:rsid w:val="00FE107E"/>
    <w:rsid w:val="00FE1A04"/>
    <w:rsid w:val="00FE2634"/>
    <w:rsid w:val="00FE2B3B"/>
    <w:rsid w:val="00FE2CA1"/>
    <w:rsid w:val="00FE34C6"/>
    <w:rsid w:val="00FE3501"/>
    <w:rsid w:val="00FE3716"/>
    <w:rsid w:val="00FE3869"/>
    <w:rsid w:val="00FE43AA"/>
    <w:rsid w:val="00FE43B0"/>
    <w:rsid w:val="00FE4655"/>
    <w:rsid w:val="00FE5957"/>
    <w:rsid w:val="00FE5DD5"/>
    <w:rsid w:val="00FE5E09"/>
    <w:rsid w:val="00FE5EFD"/>
    <w:rsid w:val="00FE6022"/>
    <w:rsid w:val="00FE6510"/>
    <w:rsid w:val="00FE6889"/>
    <w:rsid w:val="00FE6B87"/>
    <w:rsid w:val="00FE6BD3"/>
    <w:rsid w:val="00FE6DDC"/>
    <w:rsid w:val="00FE782A"/>
    <w:rsid w:val="00FE7E70"/>
    <w:rsid w:val="00FF0383"/>
    <w:rsid w:val="00FF08D4"/>
    <w:rsid w:val="00FF14D2"/>
    <w:rsid w:val="00FF151F"/>
    <w:rsid w:val="00FF17EF"/>
    <w:rsid w:val="00FF1B0A"/>
    <w:rsid w:val="00FF20C0"/>
    <w:rsid w:val="00FF2A9B"/>
    <w:rsid w:val="00FF2EF4"/>
    <w:rsid w:val="00FF3508"/>
    <w:rsid w:val="00FF40F3"/>
    <w:rsid w:val="00FF4CEE"/>
    <w:rsid w:val="00FF4EEE"/>
    <w:rsid w:val="00FF5570"/>
    <w:rsid w:val="00FF5645"/>
    <w:rsid w:val="00FF6031"/>
    <w:rsid w:val="00FF618B"/>
    <w:rsid w:val="00FF6F02"/>
    <w:rsid w:val="00FF7143"/>
    <w:rsid w:val="00FF7DE0"/>
    <w:rsid w:val="00FF7E69"/>
    <w:rsid w:val="011782A7"/>
    <w:rsid w:val="0155B775"/>
    <w:rsid w:val="015D08B2"/>
    <w:rsid w:val="02448C2C"/>
    <w:rsid w:val="02817C1B"/>
    <w:rsid w:val="03025B5F"/>
    <w:rsid w:val="035BFCD6"/>
    <w:rsid w:val="03E4AFCF"/>
    <w:rsid w:val="0403D1CC"/>
    <w:rsid w:val="04ECC674"/>
    <w:rsid w:val="04FAA58D"/>
    <w:rsid w:val="053B38A4"/>
    <w:rsid w:val="053E8889"/>
    <w:rsid w:val="055F6927"/>
    <w:rsid w:val="0581A928"/>
    <w:rsid w:val="05AE4511"/>
    <w:rsid w:val="05C0963C"/>
    <w:rsid w:val="05CAF8D4"/>
    <w:rsid w:val="061404D2"/>
    <w:rsid w:val="0617FA03"/>
    <w:rsid w:val="06D0F831"/>
    <w:rsid w:val="072BC4E6"/>
    <w:rsid w:val="0749FE6E"/>
    <w:rsid w:val="074A77FD"/>
    <w:rsid w:val="07A3DBB2"/>
    <w:rsid w:val="07D0C51A"/>
    <w:rsid w:val="07DCD277"/>
    <w:rsid w:val="081EF781"/>
    <w:rsid w:val="084E13CB"/>
    <w:rsid w:val="086A6033"/>
    <w:rsid w:val="089AC717"/>
    <w:rsid w:val="08D139A2"/>
    <w:rsid w:val="08F1D470"/>
    <w:rsid w:val="09A8846C"/>
    <w:rsid w:val="09C655BF"/>
    <w:rsid w:val="0A4A42F4"/>
    <w:rsid w:val="0A536083"/>
    <w:rsid w:val="0A5B88F3"/>
    <w:rsid w:val="0A6B901F"/>
    <w:rsid w:val="0A6D1EBB"/>
    <w:rsid w:val="0ADF08D6"/>
    <w:rsid w:val="0B4D1937"/>
    <w:rsid w:val="0B68B69E"/>
    <w:rsid w:val="0BC24902"/>
    <w:rsid w:val="0BD0DB76"/>
    <w:rsid w:val="0BD618E5"/>
    <w:rsid w:val="0BE3CC9F"/>
    <w:rsid w:val="0C2B90BF"/>
    <w:rsid w:val="0CBAA0B2"/>
    <w:rsid w:val="0CDE610D"/>
    <w:rsid w:val="0D59F583"/>
    <w:rsid w:val="0DA48886"/>
    <w:rsid w:val="0DC73C21"/>
    <w:rsid w:val="0DED6A45"/>
    <w:rsid w:val="0E2597EA"/>
    <w:rsid w:val="0E4F9B24"/>
    <w:rsid w:val="0EE1B9C9"/>
    <w:rsid w:val="0F8480C8"/>
    <w:rsid w:val="0FD01B4C"/>
    <w:rsid w:val="100F8E3C"/>
    <w:rsid w:val="1010AFA3"/>
    <w:rsid w:val="10892629"/>
    <w:rsid w:val="1099905C"/>
    <w:rsid w:val="10A5A1E8"/>
    <w:rsid w:val="10B9E3ED"/>
    <w:rsid w:val="1106E115"/>
    <w:rsid w:val="11135DD3"/>
    <w:rsid w:val="119953C7"/>
    <w:rsid w:val="11A555CA"/>
    <w:rsid w:val="126D7E0A"/>
    <w:rsid w:val="12FC01CA"/>
    <w:rsid w:val="1320F93F"/>
    <w:rsid w:val="132E22B0"/>
    <w:rsid w:val="137DD784"/>
    <w:rsid w:val="14049BBC"/>
    <w:rsid w:val="140BD398"/>
    <w:rsid w:val="1445E5A6"/>
    <w:rsid w:val="1485694B"/>
    <w:rsid w:val="148FF971"/>
    <w:rsid w:val="14DFCBF3"/>
    <w:rsid w:val="14FEC1DA"/>
    <w:rsid w:val="1526ABB9"/>
    <w:rsid w:val="152D1939"/>
    <w:rsid w:val="15B76804"/>
    <w:rsid w:val="160114AC"/>
    <w:rsid w:val="164246B7"/>
    <w:rsid w:val="165E2E19"/>
    <w:rsid w:val="166BF95B"/>
    <w:rsid w:val="16712224"/>
    <w:rsid w:val="169BCD90"/>
    <w:rsid w:val="172A33DE"/>
    <w:rsid w:val="17906CA8"/>
    <w:rsid w:val="17957811"/>
    <w:rsid w:val="17BF0947"/>
    <w:rsid w:val="18151E6C"/>
    <w:rsid w:val="18297FD4"/>
    <w:rsid w:val="189925DF"/>
    <w:rsid w:val="18A369B0"/>
    <w:rsid w:val="18A57F9D"/>
    <w:rsid w:val="18A5E945"/>
    <w:rsid w:val="18AC9CF0"/>
    <w:rsid w:val="18FED52B"/>
    <w:rsid w:val="1914B0B5"/>
    <w:rsid w:val="19207450"/>
    <w:rsid w:val="193762F6"/>
    <w:rsid w:val="1942A372"/>
    <w:rsid w:val="194E245D"/>
    <w:rsid w:val="196B4568"/>
    <w:rsid w:val="19BA90BC"/>
    <w:rsid w:val="19D1480C"/>
    <w:rsid w:val="1A759020"/>
    <w:rsid w:val="1AD93B09"/>
    <w:rsid w:val="1ADD4C95"/>
    <w:rsid w:val="1AF125E3"/>
    <w:rsid w:val="1B13BA04"/>
    <w:rsid w:val="1B4F5656"/>
    <w:rsid w:val="1BB49913"/>
    <w:rsid w:val="1BCE3972"/>
    <w:rsid w:val="1C0C8E1C"/>
    <w:rsid w:val="1C3EDE7B"/>
    <w:rsid w:val="1C6266A4"/>
    <w:rsid w:val="1C78B52C"/>
    <w:rsid w:val="1C997C58"/>
    <w:rsid w:val="1D51D9D3"/>
    <w:rsid w:val="1D58630E"/>
    <w:rsid w:val="1D602F8A"/>
    <w:rsid w:val="1D6606E9"/>
    <w:rsid w:val="1D84D68B"/>
    <w:rsid w:val="1DD4658E"/>
    <w:rsid w:val="1E0D90DB"/>
    <w:rsid w:val="1E1D3A08"/>
    <w:rsid w:val="1E469260"/>
    <w:rsid w:val="1E58A57E"/>
    <w:rsid w:val="1E6B3D03"/>
    <w:rsid w:val="1E80B18F"/>
    <w:rsid w:val="1E8F695E"/>
    <w:rsid w:val="1E9A43DA"/>
    <w:rsid w:val="1EEF55E2"/>
    <w:rsid w:val="1F2431AB"/>
    <w:rsid w:val="1F3D04C5"/>
    <w:rsid w:val="1F5C0D03"/>
    <w:rsid w:val="1FA5B2D6"/>
    <w:rsid w:val="1FAC13F2"/>
    <w:rsid w:val="1FB76116"/>
    <w:rsid w:val="2031DA23"/>
    <w:rsid w:val="2046F33B"/>
    <w:rsid w:val="2056D149"/>
    <w:rsid w:val="2076ACDA"/>
    <w:rsid w:val="20CCA58F"/>
    <w:rsid w:val="2116B12B"/>
    <w:rsid w:val="214EEF17"/>
    <w:rsid w:val="216B7467"/>
    <w:rsid w:val="21F6DC2F"/>
    <w:rsid w:val="223B0F78"/>
    <w:rsid w:val="22FA189B"/>
    <w:rsid w:val="233BE38C"/>
    <w:rsid w:val="233CF333"/>
    <w:rsid w:val="2357A7A9"/>
    <w:rsid w:val="238EEF27"/>
    <w:rsid w:val="239B6EBF"/>
    <w:rsid w:val="2407C1A8"/>
    <w:rsid w:val="240C36F7"/>
    <w:rsid w:val="249A7360"/>
    <w:rsid w:val="24E3AE7C"/>
    <w:rsid w:val="24F0D3A0"/>
    <w:rsid w:val="250E2C21"/>
    <w:rsid w:val="252A8169"/>
    <w:rsid w:val="2535C133"/>
    <w:rsid w:val="253EE87F"/>
    <w:rsid w:val="25B3CB0B"/>
    <w:rsid w:val="25F8D8AD"/>
    <w:rsid w:val="26383CB5"/>
    <w:rsid w:val="26F4BB45"/>
    <w:rsid w:val="26FF5C6E"/>
    <w:rsid w:val="27C9BDBF"/>
    <w:rsid w:val="27E3A172"/>
    <w:rsid w:val="27FA947B"/>
    <w:rsid w:val="282233C2"/>
    <w:rsid w:val="282AB293"/>
    <w:rsid w:val="2855889A"/>
    <w:rsid w:val="28574CE0"/>
    <w:rsid w:val="28974E92"/>
    <w:rsid w:val="28994A1C"/>
    <w:rsid w:val="28D65AEC"/>
    <w:rsid w:val="28E5224D"/>
    <w:rsid w:val="291F9030"/>
    <w:rsid w:val="29241571"/>
    <w:rsid w:val="295E1ECF"/>
    <w:rsid w:val="2A139268"/>
    <w:rsid w:val="2A14DEB2"/>
    <w:rsid w:val="2A270E2D"/>
    <w:rsid w:val="2A292167"/>
    <w:rsid w:val="2A3797D8"/>
    <w:rsid w:val="2A7913D1"/>
    <w:rsid w:val="2AC72AF0"/>
    <w:rsid w:val="2AE2296C"/>
    <w:rsid w:val="2AE335BB"/>
    <w:rsid w:val="2BB9DAEF"/>
    <w:rsid w:val="2BEFEF46"/>
    <w:rsid w:val="2C1E77B0"/>
    <w:rsid w:val="2C54D1F0"/>
    <w:rsid w:val="2C9A0D40"/>
    <w:rsid w:val="2CA6A598"/>
    <w:rsid w:val="2CD0AD28"/>
    <w:rsid w:val="2CD765ED"/>
    <w:rsid w:val="2D2BB4EA"/>
    <w:rsid w:val="2DF57CA8"/>
    <w:rsid w:val="2E6D0CEB"/>
    <w:rsid w:val="2EF8A559"/>
    <w:rsid w:val="2F247F7E"/>
    <w:rsid w:val="2F257C0C"/>
    <w:rsid w:val="2F3132C7"/>
    <w:rsid w:val="2F4A3648"/>
    <w:rsid w:val="2F771968"/>
    <w:rsid w:val="2F973533"/>
    <w:rsid w:val="301810DF"/>
    <w:rsid w:val="30217FB2"/>
    <w:rsid w:val="3023E927"/>
    <w:rsid w:val="303EB707"/>
    <w:rsid w:val="30A5BA56"/>
    <w:rsid w:val="30C1FD58"/>
    <w:rsid w:val="30F11B83"/>
    <w:rsid w:val="30F77E53"/>
    <w:rsid w:val="30F7FE1C"/>
    <w:rsid w:val="3146FCB9"/>
    <w:rsid w:val="31602D31"/>
    <w:rsid w:val="31A06438"/>
    <w:rsid w:val="32B63E86"/>
    <w:rsid w:val="33413CFD"/>
    <w:rsid w:val="33446A0A"/>
    <w:rsid w:val="338A2693"/>
    <w:rsid w:val="33C78E8F"/>
    <w:rsid w:val="33CC6F80"/>
    <w:rsid w:val="33EC5891"/>
    <w:rsid w:val="341128C5"/>
    <w:rsid w:val="341C9E03"/>
    <w:rsid w:val="34784BF8"/>
    <w:rsid w:val="34C3B9A4"/>
    <w:rsid w:val="34E39EF6"/>
    <w:rsid w:val="34E419F2"/>
    <w:rsid w:val="3578CB9C"/>
    <w:rsid w:val="36628F66"/>
    <w:rsid w:val="368359BF"/>
    <w:rsid w:val="36A8352F"/>
    <w:rsid w:val="36A8A623"/>
    <w:rsid w:val="36C923D2"/>
    <w:rsid w:val="36E28CEC"/>
    <w:rsid w:val="36ED4AB2"/>
    <w:rsid w:val="37666AB3"/>
    <w:rsid w:val="37774DCF"/>
    <w:rsid w:val="377BDFA0"/>
    <w:rsid w:val="377F05AE"/>
    <w:rsid w:val="37DFD347"/>
    <w:rsid w:val="37E20765"/>
    <w:rsid w:val="37F196AD"/>
    <w:rsid w:val="38335EDD"/>
    <w:rsid w:val="3876B1E2"/>
    <w:rsid w:val="38824628"/>
    <w:rsid w:val="38E8E944"/>
    <w:rsid w:val="38F25575"/>
    <w:rsid w:val="398AD0BA"/>
    <w:rsid w:val="398F2AD4"/>
    <w:rsid w:val="39984BF5"/>
    <w:rsid w:val="39AE5F46"/>
    <w:rsid w:val="39B2656A"/>
    <w:rsid w:val="3A20D14B"/>
    <w:rsid w:val="3AAB92EE"/>
    <w:rsid w:val="3B784A92"/>
    <w:rsid w:val="3B853673"/>
    <w:rsid w:val="3B869DD5"/>
    <w:rsid w:val="3BA33A3A"/>
    <w:rsid w:val="3BE9111C"/>
    <w:rsid w:val="3BEF3211"/>
    <w:rsid w:val="3C65B69D"/>
    <w:rsid w:val="3C6C08E2"/>
    <w:rsid w:val="3CBB6EE0"/>
    <w:rsid w:val="3D2ADF35"/>
    <w:rsid w:val="3DCFB7EA"/>
    <w:rsid w:val="3DFFD330"/>
    <w:rsid w:val="3E0837D3"/>
    <w:rsid w:val="3E4A93E8"/>
    <w:rsid w:val="3EA7431F"/>
    <w:rsid w:val="3EE8415D"/>
    <w:rsid w:val="3EFA2ADF"/>
    <w:rsid w:val="3EFD52EF"/>
    <w:rsid w:val="3F561DA0"/>
    <w:rsid w:val="3FB3903C"/>
    <w:rsid w:val="3FF492F3"/>
    <w:rsid w:val="402D1896"/>
    <w:rsid w:val="40C25B93"/>
    <w:rsid w:val="41535BCC"/>
    <w:rsid w:val="418641BE"/>
    <w:rsid w:val="42039333"/>
    <w:rsid w:val="42347A11"/>
    <w:rsid w:val="42580334"/>
    <w:rsid w:val="425E15CC"/>
    <w:rsid w:val="42D58FE5"/>
    <w:rsid w:val="435FA00D"/>
    <w:rsid w:val="43823D9D"/>
    <w:rsid w:val="4445198A"/>
    <w:rsid w:val="44B0B3A3"/>
    <w:rsid w:val="44B32445"/>
    <w:rsid w:val="44C58E06"/>
    <w:rsid w:val="454DB728"/>
    <w:rsid w:val="45559F49"/>
    <w:rsid w:val="45D3DB33"/>
    <w:rsid w:val="45D6491E"/>
    <w:rsid w:val="45E2374B"/>
    <w:rsid w:val="46C0AC52"/>
    <w:rsid w:val="46EFEDF4"/>
    <w:rsid w:val="472B9803"/>
    <w:rsid w:val="478FF267"/>
    <w:rsid w:val="48194893"/>
    <w:rsid w:val="482EA073"/>
    <w:rsid w:val="4852459B"/>
    <w:rsid w:val="49066553"/>
    <w:rsid w:val="496A1D57"/>
    <w:rsid w:val="4974410C"/>
    <w:rsid w:val="49B643EA"/>
    <w:rsid w:val="49DCA541"/>
    <w:rsid w:val="4A1E8F2D"/>
    <w:rsid w:val="4A9F0F91"/>
    <w:rsid w:val="4AB9346B"/>
    <w:rsid w:val="4B0C3903"/>
    <w:rsid w:val="4B6C34B1"/>
    <w:rsid w:val="4BC6472A"/>
    <w:rsid w:val="4BF9C82D"/>
    <w:rsid w:val="4C008B90"/>
    <w:rsid w:val="4C8FFFB0"/>
    <w:rsid w:val="4CA9BE19"/>
    <w:rsid w:val="4CB69F29"/>
    <w:rsid w:val="4CC83EE7"/>
    <w:rsid w:val="4CCD2EC9"/>
    <w:rsid w:val="4D093235"/>
    <w:rsid w:val="4D1EDCF2"/>
    <w:rsid w:val="4D25D1C9"/>
    <w:rsid w:val="4D2F090A"/>
    <w:rsid w:val="4DACBEB4"/>
    <w:rsid w:val="4DD66C20"/>
    <w:rsid w:val="4E4BD279"/>
    <w:rsid w:val="4F16DD81"/>
    <w:rsid w:val="4F4FD856"/>
    <w:rsid w:val="4F91000C"/>
    <w:rsid w:val="4FC7519D"/>
    <w:rsid w:val="5038915F"/>
    <w:rsid w:val="50747686"/>
    <w:rsid w:val="50816489"/>
    <w:rsid w:val="509B48A7"/>
    <w:rsid w:val="51031B26"/>
    <w:rsid w:val="510CBD13"/>
    <w:rsid w:val="51181454"/>
    <w:rsid w:val="5129519B"/>
    <w:rsid w:val="5129B41D"/>
    <w:rsid w:val="516FE444"/>
    <w:rsid w:val="51B06E4B"/>
    <w:rsid w:val="522C1A95"/>
    <w:rsid w:val="52528AD2"/>
    <w:rsid w:val="5298C954"/>
    <w:rsid w:val="52A944D5"/>
    <w:rsid w:val="52D13900"/>
    <w:rsid w:val="53894769"/>
    <w:rsid w:val="541724D0"/>
    <w:rsid w:val="541D5970"/>
    <w:rsid w:val="5466C012"/>
    <w:rsid w:val="547CB8B8"/>
    <w:rsid w:val="54879FB2"/>
    <w:rsid w:val="549174C9"/>
    <w:rsid w:val="54BFF038"/>
    <w:rsid w:val="54C70562"/>
    <w:rsid w:val="55041CD7"/>
    <w:rsid w:val="550703AA"/>
    <w:rsid w:val="554C037C"/>
    <w:rsid w:val="556DCA03"/>
    <w:rsid w:val="55890C53"/>
    <w:rsid w:val="55B7AF51"/>
    <w:rsid w:val="55C94693"/>
    <w:rsid w:val="55D514EC"/>
    <w:rsid w:val="566C6B4F"/>
    <w:rsid w:val="56759C1E"/>
    <w:rsid w:val="567C560D"/>
    <w:rsid w:val="571C3217"/>
    <w:rsid w:val="5769A02B"/>
    <w:rsid w:val="57A400D7"/>
    <w:rsid w:val="57C1C4C4"/>
    <w:rsid w:val="57EFAFAB"/>
    <w:rsid w:val="57F163C7"/>
    <w:rsid w:val="582E92DB"/>
    <w:rsid w:val="585BE38E"/>
    <w:rsid w:val="587270E7"/>
    <w:rsid w:val="59399955"/>
    <w:rsid w:val="597652B0"/>
    <w:rsid w:val="59A528B1"/>
    <w:rsid w:val="59D4E5EA"/>
    <w:rsid w:val="5A023ACE"/>
    <w:rsid w:val="5A2D8FE7"/>
    <w:rsid w:val="5A3751B5"/>
    <w:rsid w:val="5AF738AE"/>
    <w:rsid w:val="5B81633A"/>
    <w:rsid w:val="5BB1FC72"/>
    <w:rsid w:val="5BEAB8C7"/>
    <w:rsid w:val="5BF959E2"/>
    <w:rsid w:val="5C12E472"/>
    <w:rsid w:val="5C772292"/>
    <w:rsid w:val="5CC93B3B"/>
    <w:rsid w:val="5CDDCFB1"/>
    <w:rsid w:val="5D0A67B8"/>
    <w:rsid w:val="5D0B6C3C"/>
    <w:rsid w:val="5D25B79F"/>
    <w:rsid w:val="5D40313A"/>
    <w:rsid w:val="5D4CB8E5"/>
    <w:rsid w:val="5D52EAB8"/>
    <w:rsid w:val="5D60FF3A"/>
    <w:rsid w:val="5D63E23E"/>
    <w:rsid w:val="5D975E73"/>
    <w:rsid w:val="5DC4B5EA"/>
    <w:rsid w:val="5E694CE9"/>
    <w:rsid w:val="5E700929"/>
    <w:rsid w:val="5E8048EA"/>
    <w:rsid w:val="5EE2DF7B"/>
    <w:rsid w:val="5F02E5DE"/>
    <w:rsid w:val="5FBC8EE1"/>
    <w:rsid w:val="600CFEE7"/>
    <w:rsid w:val="60442288"/>
    <w:rsid w:val="6086855B"/>
    <w:rsid w:val="608BA95E"/>
    <w:rsid w:val="60AB4D01"/>
    <w:rsid w:val="610D48D7"/>
    <w:rsid w:val="6111473D"/>
    <w:rsid w:val="61C26D24"/>
    <w:rsid w:val="61C5BF71"/>
    <w:rsid w:val="61E8A149"/>
    <w:rsid w:val="622654CC"/>
    <w:rsid w:val="6243AB24"/>
    <w:rsid w:val="628A774B"/>
    <w:rsid w:val="62A6A041"/>
    <w:rsid w:val="62B5B117"/>
    <w:rsid w:val="62EF8EC6"/>
    <w:rsid w:val="62F213A8"/>
    <w:rsid w:val="631FDF75"/>
    <w:rsid w:val="6361CC56"/>
    <w:rsid w:val="63A159C0"/>
    <w:rsid w:val="63C016FA"/>
    <w:rsid w:val="63F236A8"/>
    <w:rsid w:val="63F69972"/>
    <w:rsid w:val="6415DEC6"/>
    <w:rsid w:val="641A59F7"/>
    <w:rsid w:val="642DBEA3"/>
    <w:rsid w:val="64924D36"/>
    <w:rsid w:val="64AF76F9"/>
    <w:rsid w:val="64B1C29C"/>
    <w:rsid w:val="64BA3FDC"/>
    <w:rsid w:val="6514DEFD"/>
    <w:rsid w:val="6538C715"/>
    <w:rsid w:val="653AF887"/>
    <w:rsid w:val="6547CAEC"/>
    <w:rsid w:val="65565DF1"/>
    <w:rsid w:val="6573DE16"/>
    <w:rsid w:val="657B3923"/>
    <w:rsid w:val="65F42F2D"/>
    <w:rsid w:val="66698C1B"/>
    <w:rsid w:val="670A3B0B"/>
    <w:rsid w:val="6746C18D"/>
    <w:rsid w:val="67495457"/>
    <w:rsid w:val="675595D1"/>
    <w:rsid w:val="679DD26E"/>
    <w:rsid w:val="67A2A266"/>
    <w:rsid w:val="67F84B57"/>
    <w:rsid w:val="680213C0"/>
    <w:rsid w:val="684A5692"/>
    <w:rsid w:val="68727D38"/>
    <w:rsid w:val="68A7AFAA"/>
    <w:rsid w:val="68B47641"/>
    <w:rsid w:val="68BF3F05"/>
    <w:rsid w:val="68F5D090"/>
    <w:rsid w:val="68FCC33C"/>
    <w:rsid w:val="6930ABAE"/>
    <w:rsid w:val="696AEA99"/>
    <w:rsid w:val="69BC80E4"/>
    <w:rsid w:val="6A340F87"/>
    <w:rsid w:val="6A51D199"/>
    <w:rsid w:val="6AA29BB6"/>
    <w:rsid w:val="6ABFFCB1"/>
    <w:rsid w:val="6AFB5F08"/>
    <w:rsid w:val="6B04092B"/>
    <w:rsid w:val="6B1D7E50"/>
    <w:rsid w:val="6B417DC6"/>
    <w:rsid w:val="6BE55FB8"/>
    <w:rsid w:val="6C268064"/>
    <w:rsid w:val="6C534560"/>
    <w:rsid w:val="6C874218"/>
    <w:rsid w:val="6C967AF0"/>
    <w:rsid w:val="6CA8C899"/>
    <w:rsid w:val="6CC36E5E"/>
    <w:rsid w:val="6D19FBDE"/>
    <w:rsid w:val="6D3AF2F7"/>
    <w:rsid w:val="6D505A8B"/>
    <w:rsid w:val="6D9CD720"/>
    <w:rsid w:val="6D9DF85C"/>
    <w:rsid w:val="6E086719"/>
    <w:rsid w:val="6E0CBED4"/>
    <w:rsid w:val="6E39183A"/>
    <w:rsid w:val="6F1BF51A"/>
    <w:rsid w:val="6F2C28A5"/>
    <w:rsid w:val="6F32453B"/>
    <w:rsid w:val="6F3B7BF0"/>
    <w:rsid w:val="6FD4754B"/>
    <w:rsid w:val="7061C7DA"/>
    <w:rsid w:val="709671FD"/>
    <w:rsid w:val="70E02C84"/>
    <w:rsid w:val="71094442"/>
    <w:rsid w:val="710BD497"/>
    <w:rsid w:val="71201451"/>
    <w:rsid w:val="712CA4FA"/>
    <w:rsid w:val="712F77DB"/>
    <w:rsid w:val="71BEB4B0"/>
    <w:rsid w:val="725E03FE"/>
    <w:rsid w:val="7278FF2A"/>
    <w:rsid w:val="72EEE361"/>
    <w:rsid w:val="73203168"/>
    <w:rsid w:val="73FA700C"/>
    <w:rsid w:val="745F6E31"/>
    <w:rsid w:val="746B82AD"/>
    <w:rsid w:val="746C49FD"/>
    <w:rsid w:val="74732FE7"/>
    <w:rsid w:val="74A68255"/>
    <w:rsid w:val="754D87E9"/>
    <w:rsid w:val="7552E905"/>
    <w:rsid w:val="75C36FDF"/>
    <w:rsid w:val="75F89068"/>
    <w:rsid w:val="76AE254D"/>
    <w:rsid w:val="76F6E477"/>
    <w:rsid w:val="771FA06C"/>
    <w:rsid w:val="778E6CBA"/>
    <w:rsid w:val="77AB4D8C"/>
    <w:rsid w:val="77C2F7CB"/>
    <w:rsid w:val="77CEE7BD"/>
    <w:rsid w:val="77E2EF4A"/>
    <w:rsid w:val="78225FED"/>
    <w:rsid w:val="783BCB3A"/>
    <w:rsid w:val="78CA0CF4"/>
    <w:rsid w:val="78D4D79D"/>
    <w:rsid w:val="79112897"/>
    <w:rsid w:val="7959D4AC"/>
    <w:rsid w:val="796EB2AB"/>
    <w:rsid w:val="7999AF3A"/>
    <w:rsid w:val="7A49AFE9"/>
    <w:rsid w:val="7A634CB3"/>
    <w:rsid w:val="7B29DF17"/>
    <w:rsid w:val="7BDA1701"/>
    <w:rsid w:val="7C1F6788"/>
    <w:rsid w:val="7CF3DD9A"/>
    <w:rsid w:val="7CF89585"/>
    <w:rsid w:val="7CFC8E2E"/>
    <w:rsid w:val="7D0A91F8"/>
    <w:rsid w:val="7D0D2986"/>
    <w:rsid w:val="7D7D9A62"/>
    <w:rsid w:val="7D899068"/>
    <w:rsid w:val="7D8D5EA1"/>
    <w:rsid w:val="7DED57C1"/>
    <w:rsid w:val="7E46CE8B"/>
    <w:rsid w:val="7E7F09FE"/>
    <w:rsid w:val="7E8188D4"/>
    <w:rsid w:val="7F25290F"/>
    <w:rsid w:val="7F3D19CE"/>
    <w:rsid w:val="7F7D95D2"/>
    <w:rsid w:val="7F8F5D37"/>
    <w:rsid w:val="7FE0644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66F0A"/>
  <w15:chartTrackingRefBased/>
  <w15:docId w15:val="{FBA6FCBF-7EBF-49B8-B408-FAD0AC67E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623"/>
    <w:pPr>
      <w:spacing w:line="360" w:lineRule="auto"/>
      <w:jc w:val="both"/>
    </w:pPr>
    <w:rPr>
      <w:rFonts w:asciiTheme="majorHAnsi" w:hAnsiTheme="majorHAnsi"/>
      <w:sz w:val="24"/>
    </w:rPr>
  </w:style>
  <w:style w:type="paragraph" w:styleId="Ttulo1">
    <w:name w:val="heading 1"/>
    <w:basedOn w:val="Normal"/>
    <w:next w:val="Normal"/>
    <w:link w:val="Ttulo1Carter"/>
    <w:uiPriority w:val="9"/>
    <w:qFormat/>
    <w:rsid w:val="001E57AF"/>
    <w:pPr>
      <w:keepNext/>
      <w:keepLines/>
      <w:spacing w:before="360" w:after="80"/>
      <w:outlineLvl w:val="0"/>
    </w:pPr>
    <w:rPr>
      <w:rFonts w:eastAsiaTheme="majorEastAsia" w:cstheme="majorBidi"/>
      <w:b/>
      <w:color w:val="C00000"/>
      <w:szCs w:val="40"/>
    </w:rPr>
  </w:style>
  <w:style w:type="paragraph" w:styleId="Ttulo2">
    <w:name w:val="heading 2"/>
    <w:basedOn w:val="Normal"/>
    <w:next w:val="Normal"/>
    <w:link w:val="Ttulo2Carter"/>
    <w:uiPriority w:val="9"/>
    <w:unhideWhenUsed/>
    <w:qFormat/>
    <w:rsid w:val="001E57AF"/>
    <w:pPr>
      <w:keepNext/>
      <w:keepLines/>
      <w:spacing w:before="160" w:after="80"/>
      <w:outlineLvl w:val="1"/>
    </w:pPr>
    <w:rPr>
      <w:rFonts w:eastAsiaTheme="majorEastAsia" w:cstheme="majorBidi"/>
      <w:b/>
      <w:color w:val="196B24" w:themeColor="accent3"/>
      <w:szCs w:val="32"/>
    </w:rPr>
  </w:style>
  <w:style w:type="paragraph" w:styleId="Ttulo3">
    <w:name w:val="heading 3"/>
    <w:basedOn w:val="Normal"/>
    <w:next w:val="Normal"/>
    <w:link w:val="Ttulo3Carter"/>
    <w:uiPriority w:val="9"/>
    <w:unhideWhenUsed/>
    <w:qFormat/>
    <w:rsid w:val="001E57AF"/>
    <w:pPr>
      <w:keepNext/>
      <w:keepLines/>
      <w:spacing w:before="160" w:after="80"/>
      <w:outlineLvl w:val="2"/>
    </w:pPr>
    <w:rPr>
      <w:rFonts w:eastAsiaTheme="majorEastAsia" w:cstheme="majorBidi"/>
      <w:b/>
      <w:color w:val="000000" w:themeColor="text1"/>
      <w:szCs w:val="28"/>
      <w:u w:val="single"/>
    </w:rPr>
  </w:style>
  <w:style w:type="paragraph" w:styleId="Ttulo4">
    <w:name w:val="heading 4"/>
    <w:basedOn w:val="Normal"/>
    <w:next w:val="Normal"/>
    <w:link w:val="Ttulo4Carter"/>
    <w:uiPriority w:val="9"/>
    <w:semiHidden/>
    <w:unhideWhenUsed/>
    <w:qFormat/>
    <w:rsid w:val="008A46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ter"/>
    <w:uiPriority w:val="9"/>
    <w:semiHidden/>
    <w:unhideWhenUsed/>
    <w:qFormat/>
    <w:rsid w:val="008A462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8A46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8A462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8A462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8A4623"/>
    <w:pPr>
      <w:keepNext/>
      <w:keepLines/>
      <w:spacing w:after="0"/>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E57AF"/>
    <w:rPr>
      <w:rFonts w:asciiTheme="majorHAnsi" w:eastAsiaTheme="majorEastAsia" w:hAnsiTheme="majorHAnsi" w:cstheme="majorBidi"/>
      <w:b/>
      <w:color w:val="C00000"/>
      <w:sz w:val="24"/>
      <w:szCs w:val="40"/>
    </w:rPr>
  </w:style>
  <w:style w:type="character" w:customStyle="1" w:styleId="Ttulo2Carter">
    <w:name w:val="Título 2 Caráter"/>
    <w:basedOn w:val="Tipodeletrapredefinidodopargrafo"/>
    <w:link w:val="Ttulo2"/>
    <w:uiPriority w:val="9"/>
    <w:rsid w:val="001E57AF"/>
    <w:rPr>
      <w:rFonts w:asciiTheme="majorHAnsi" w:eastAsiaTheme="majorEastAsia" w:hAnsiTheme="majorHAnsi" w:cstheme="majorBidi"/>
      <w:b/>
      <w:color w:val="196B24" w:themeColor="accent3"/>
      <w:sz w:val="24"/>
      <w:szCs w:val="32"/>
    </w:rPr>
  </w:style>
  <w:style w:type="character" w:customStyle="1" w:styleId="Ttulo3Carter">
    <w:name w:val="Título 3 Caráter"/>
    <w:basedOn w:val="Tipodeletrapredefinidodopargrafo"/>
    <w:link w:val="Ttulo3"/>
    <w:uiPriority w:val="9"/>
    <w:rsid w:val="001E57AF"/>
    <w:rPr>
      <w:rFonts w:asciiTheme="majorHAnsi" w:eastAsiaTheme="majorEastAsia" w:hAnsiTheme="majorHAnsi" w:cstheme="majorBidi"/>
      <w:b/>
      <w:color w:val="000000" w:themeColor="text1"/>
      <w:sz w:val="24"/>
      <w:szCs w:val="28"/>
      <w:u w:val="single"/>
    </w:rPr>
  </w:style>
  <w:style w:type="character" w:customStyle="1" w:styleId="Ttulo4Carter">
    <w:name w:val="Título 4 Caráter"/>
    <w:basedOn w:val="Tipodeletrapredefinidodopargrafo"/>
    <w:link w:val="Ttulo4"/>
    <w:uiPriority w:val="9"/>
    <w:semiHidden/>
    <w:rsid w:val="008A4623"/>
    <w:rPr>
      <w:rFonts w:eastAsiaTheme="majorEastAsia" w:cstheme="majorBidi"/>
      <w:i/>
      <w:iCs/>
      <w:color w:val="0F4761" w:themeColor="accent1" w:themeShade="BF"/>
      <w:sz w:val="24"/>
    </w:rPr>
  </w:style>
  <w:style w:type="character" w:customStyle="1" w:styleId="Ttulo5Carter">
    <w:name w:val="Título 5 Caráter"/>
    <w:basedOn w:val="Tipodeletrapredefinidodopargrafo"/>
    <w:link w:val="Ttulo5"/>
    <w:uiPriority w:val="9"/>
    <w:semiHidden/>
    <w:rsid w:val="008A4623"/>
    <w:rPr>
      <w:rFonts w:eastAsiaTheme="majorEastAsia" w:cstheme="majorBidi"/>
      <w:color w:val="0F4761" w:themeColor="accent1" w:themeShade="BF"/>
      <w:sz w:val="24"/>
    </w:rPr>
  </w:style>
  <w:style w:type="character" w:customStyle="1" w:styleId="Ttulo6Carter">
    <w:name w:val="Título 6 Caráter"/>
    <w:basedOn w:val="Tipodeletrapredefinidodopargrafo"/>
    <w:link w:val="Ttulo6"/>
    <w:uiPriority w:val="9"/>
    <w:semiHidden/>
    <w:rsid w:val="008A4623"/>
    <w:rPr>
      <w:rFonts w:eastAsiaTheme="majorEastAsia" w:cstheme="majorBidi"/>
      <w:i/>
      <w:iCs/>
      <w:color w:val="595959" w:themeColor="text1" w:themeTint="A6"/>
      <w:sz w:val="24"/>
    </w:rPr>
  </w:style>
  <w:style w:type="character" w:customStyle="1" w:styleId="Ttulo7Carter">
    <w:name w:val="Título 7 Caráter"/>
    <w:basedOn w:val="Tipodeletrapredefinidodopargrafo"/>
    <w:link w:val="Ttulo7"/>
    <w:uiPriority w:val="9"/>
    <w:semiHidden/>
    <w:rsid w:val="008A4623"/>
    <w:rPr>
      <w:rFonts w:eastAsiaTheme="majorEastAsia" w:cstheme="majorBidi"/>
      <w:color w:val="595959" w:themeColor="text1" w:themeTint="A6"/>
      <w:sz w:val="24"/>
    </w:rPr>
  </w:style>
  <w:style w:type="character" w:customStyle="1" w:styleId="Ttulo8Carter">
    <w:name w:val="Título 8 Caráter"/>
    <w:basedOn w:val="Tipodeletrapredefinidodopargrafo"/>
    <w:link w:val="Ttulo8"/>
    <w:uiPriority w:val="9"/>
    <w:semiHidden/>
    <w:rsid w:val="008A4623"/>
    <w:rPr>
      <w:rFonts w:eastAsiaTheme="majorEastAsia" w:cstheme="majorBidi"/>
      <w:i/>
      <w:iCs/>
      <w:color w:val="272727" w:themeColor="text1" w:themeTint="D8"/>
      <w:sz w:val="24"/>
    </w:rPr>
  </w:style>
  <w:style w:type="character" w:customStyle="1" w:styleId="Ttulo9Carter">
    <w:name w:val="Título 9 Caráter"/>
    <w:basedOn w:val="Tipodeletrapredefinidodopargrafo"/>
    <w:link w:val="Ttulo9"/>
    <w:uiPriority w:val="9"/>
    <w:semiHidden/>
    <w:rsid w:val="008A4623"/>
    <w:rPr>
      <w:rFonts w:eastAsiaTheme="majorEastAsia" w:cstheme="majorBidi"/>
      <w:color w:val="272727" w:themeColor="text1" w:themeTint="D8"/>
      <w:sz w:val="24"/>
    </w:rPr>
  </w:style>
  <w:style w:type="paragraph" w:styleId="Ttulo">
    <w:name w:val="Title"/>
    <w:basedOn w:val="Normal"/>
    <w:next w:val="Normal"/>
    <w:link w:val="TtuloCarter"/>
    <w:uiPriority w:val="10"/>
    <w:qFormat/>
    <w:rsid w:val="008A4623"/>
    <w:pPr>
      <w:spacing w:after="80" w:line="240" w:lineRule="auto"/>
      <w:contextualSpacing/>
    </w:pPr>
    <w:rPr>
      <w:rFonts w:eastAsiaTheme="majorEastAsia" w:cstheme="majorBidi"/>
      <w:spacing w:val="-10"/>
      <w:kern w:val="28"/>
      <w:sz w:val="56"/>
      <w:szCs w:val="56"/>
    </w:rPr>
  </w:style>
  <w:style w:type="character" w:customStyle="1" w:styleId="TtuloCarter">
    <w:name w:val="Título Caráter"/>
    <w:basedOn w:val="Tipodeletrapredefinidodopargrafo"/>
    <w:link w:val="Ttulo"/>
    <w:uiPriority w:val="10"/>
    <w:rsid w:val="008A46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A46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A462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A462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A4623"/>
    <w:rPr>
      <w:rFonts w:asciiTheme="majorHAnsi" w:hAnsiTheme="majorHAnsi"/>
      <w:i/>
      <w:iCs/>
      <w:color w:val="404040" w:themeColor="text1" w:themeTint="BF"/>
      <w:sz w:val="24"/>
    </w:rPr>
  </w:style>
  <w:style w:type="paragraph" w:styleId="PargrafodaLista">
    <w:name w:val="List Paragraph"/>
    <w:aliases w:val="Heading3,Parágrafo da Lista1,Parágrafos Texto"/>
    <w:basedOn w:val="Normal"/>
    <w:link w:val="PargrafodaListaCarter"/>
    <w:uiPriority w:val="34"/>
    <w:qFormat/>
    <w:rsid w:val="008A4623"/>
    <w:pPr>
      <w:ind w:left="720"/>
      <w:contextualSpacing/>
    </w:pPr>
  </w:style>
  <w:style w:type="character" w:styleId="nfaseIntensa">
    <w:name w:val="Intense Emphasis"/>
    <w:basedOn w:val="Tipodeletrapredefinidodopargrafo"/>
    <w:uiPriority w:val="21"/>
    <w:qFormat/>
    <w:rsid w:val="008A4623"/>
    <w:rPr>
      <w:i/>
      <w:iCs/>
      <w:color w:val="0F4761" w:themeColor="accent1" w:themeShade="BF"/>
    </w:rPr>
  </w:style>
  <w:style w:type="paragraph" w:styleId="CitaoIntensa">
    <w:name w:val="Intense Quote"/>
    <w:basedOn w:val="Normal"/>
    <w:next w:val="Normal"/>
    <w:link w:val="CitaoIntensaCarter"/>
    <w:uiPriority w:val="30"/>
    <w:qFormat/>
    <w:rsid w:val="008A4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8A4623"/>
    <w:rPr>
      <w:rFonts w:asciiTheme="majorHAnsi" w:hAnsiTheme="majorHAnsi"/>
      <w:i/>
      <w:iCs/>
      <w:color w:val="0F4761" w:themeColor="accent1" w:themeShade="BF"/>
      <w:sz w:val="24"/>
    </w:rPr>
  </w:style>
  <w:style w:type="character" w:styleId="RefernciaIntensa">
    <w:name w:val="Intense Reference"/>
    <w:basedOn w:val="Tipodeletrapredefinidodopargrafo"/>
    <w:uiPriority w:val="32"/>
    <w:qFormat/>
    <w:rsid w:val="008A4623"/>
    <w:rPr>
      <w:b/>
      <w:bCs/>
      <w:smallCaps/>
      <w:color w:val="0F4761" w:themeColor="accent1" w:themeShade="BF"/>
      <w:spacing w:val="5"/>
    </w:rPr>
  </w:style>
  <w:style w:type="numbering" w:customStyle="1" w:styleId="Semlista1">
    <w:name w:val="Sem lista1"/>
    <w:next w:val="Semlista"/>
    <w:uiPriority w:val="99"/>
    <w:semiHidden/>
    <w:unhideWhenUsed/>
    <w:rsid w:val="008A4623"/>
  </w:style>
  <w:style w:type="character" w:customStyle="1" w:styleId="CommentReference">
    <w:name w:val="Comment Reference"/>
    <w:basedOn w:val="Tipodeletrapredefinidodopargrafo"/>
    <w:uiPriority w:val="99"/>
    <w:semiHidden/>
    <w:unhideWhenUsed/>
    <w:rsid w:val="008A4623"/>
    <w:rPr>
      <w:sz w:val="16"/>
      <w:szCs w:val="16"/>
    </w:rPr>
  </w:style>
  <w:style w:type="paragraph" w:customStyle="1" w:styleId="CommentText">
    <w:name w:val="Comment Text"/>
    <w:basedOn w:val="Normal"/>
    <w:link w:val="CommentTextChar"/>
    <w:uiPriority w:val="99"/>
    <w:unhideWhenUsed/>
    <w:rsid w:val="008A4623"/>
    <w:pPr>
      <w:spacing w:line="240" w:lineRule="auto"/>
    </w:pPr>
    <w:rPr>
      <w:rFonts w:ascii="Garamond" w:hAnsi="Garamond"/>
      <w:sz w:val="20"/>
      <w:szCs w:val="20"/>
    </w:rPr>
  </w:style>
  <w:style w:type="character" w:customStyle="1" w:styleId="CommentTextChar">
    <w:name w:val="Comment Text Char"/>
    <w:basedOn w:val="Tipodeletrapredefinidodopargrafo"/>
    <w:link w:val="CommentText"/>
    <w:uiPriority w:val="99"/>
    <w:rsid w:val="008A4623"/>
    <w:rPr>
      <w:rFonts w:ascii="Garamond" w:hAnsi="Garamond"/>
      <w:sz w:val="20"/>
      <w:szCs w:val="20"/>
    </w:rPr>
  </w:style>
  <w:style w:type="character" w:customStyle="1" w:styleId="PargrafodaListaCarter">
    <w:name w:val="Parágrafo da Lista Caráter"/>
    <w:aliases w:val="Heading3 Caráter,Parágrafo da Lista1 Caráter,Parágrafos Texto Caráter"/>
    <w:link w:val="PargrafodaLista"/>
    <w:uiPriority w:val="34"/>
    <w:locked/>
    <w:rsid w:val="008A4623"/>
    <w:rPr>
      <w:rFonts w:asciiTheme="majorHAnsi" w:hAnsiTheme="majorHAnsi"/>
      <w:sz w:val="24"/>
    </w:rPr>
  </w:style>
  <w:style w:type="character" w:styleId="Hiperligao">
    <w:name w:val="Hyperlink"/>
    <w:basedOn w:val="Tipodeletrapredefinidodopargrafo"/>
    <w:uiPriority w:val="99"/>
    <w:unhideWhenUsed/>
    <w:rsid w:val="008A4623"/>
    <w:rPr>
      <w:color w:val="467886" w:themeColor="hyperlink"/>
      <w:u w:val="single"/>
    </w:rPr>
  </w:style>
  <w:style w:type="table" w:styleId="TabelacomGrelha">
    <w:name w:val="Table Grid"/>
    <w:basedOn w:val="Tabelanormal"/>
    <w:uiPriority w:val="59"/>
    <w:rsid w:val="008A4623"/>
    <w:pPr>
      <w:spacing w:after="0" w:line="240" w:lineRule="auto"/>
    </w:pPr>
    <w:tblPr/>
  </w:style>
  <w:style w:type="paragraph" w:customStyle="1" w:styleId="CommentSubject">
    <w:name w:val="Comment Subject"/>
    <w:basedOn w:val="CommentText"/>
    <w:next w:val="CommentText"/>
    <w:link w:val="CommentSubjectChar"/>
    <w:uiPriority w:val="99"/>
    <w:semiHidden/>
    <w:unhideWhenUsed/>
    <w:rsid w:val="008A4623"/>
    <w:rPr>
      <w:b/>
      <w:bCs/>
    </w:rPr>
  </w:style>
  <w:style w:type="character" w:customStyle="1" w:styleId="CommentSubjectChar">
    <w:name w:val="Comment Subject Char"/>
    <w:basedOn w:val="CommentTextChar"/>
    <w:link w:val="CommentSubject"/>
    <w:uiPriority w:val="99"/>
    <w:semiHidden/>
    <w:rsid w:val="008A4623"/>
    <w:rPr>
      <w:rFonts w:ascii="Garamond" w:hAnsi="Garamond"/>
      <w:b/>
      <w:bCs/>
      <w:sz w:val="20"/>
      <w:szCs w:val="20"/>
    </w:rPr>
  </w:style>
  <w:style w:type="character" w:styleId="MenoNoResolvida">
    <w:name w:val="Unresolved Mention"/>
    <w:basedOn w:val="Tipodeletrapredefinidodopargrafo"/>
    <w:uiPriority w:val="99"/>
    <w:semiHidden/>
    <w:unhideWhenUsed/>
    <w:rsid w:val="008A4623"/>
    <w:rPr>
      <w:color w:val="605E5C"/>
      <w:shd w:val="clear" w:color="auto" w:fill="E1DFDD"/>
    </w:rPr>
  </w:style>
  <w:style w:type="paragraph" w:styleId="Cabealho">
    <w:name w:val="header"/>
    <w:basedOn w:val="Normal"/>
    <w:link w:val="CabealhoCarter"/>
    <w:uiPriority w:val="99"/>
    <w:unhideWhenUsed/>
    <w:rsid w:val="008A4623"/>
    <w:pPr>
      <w:tabs>
        <w:tab w:val="center" w:pos="4252"/>
        <w:tab w:val="right" w:pos="8504"/>
      </w:tabs>
      <w:spacing w:after="0" w:line="240" w:lineRule="auto"/>
    </w:pPr>
    <w:rPr>
      <w:rFonts w:ascii="Garamond" w:hAnsi="Garamond"/>
    </w:rPr>
  </w:style>
  <w:style w:type="character" w:customStyle="1" w:styleId="CabealhoCarter">
    <w:name w:val="Cabeçalho Caráter"/>
    <w:basedOn w:val="Tipodeletrapredefinidodopargrafo"/>
    <w:link w:val="Cabealho"/>
    <w:uiPriority w:val="99"/>
    <w:rsid w:val="008A4623"/>
    <w:rPr>
      <w:rFonts w:ascii="Garamond" w:hAnsi="Garamond"/>
      <w:sz w:val="24"/>
    </w:rPr>
  </w:style>
  <w:style w:type="paragraph" w:styleId="Rodap">
    <w:name w:val="footer"/>
    <w:basedOn w:val="Normal"/>
    <w:link w:val="RodapCarter"/>
    <w:uiPriority w:val="99"/>
    <w:unhideWhenUsed/>
    <w:rsid w:val="008A4623"/>
    <w:pPr>
      <w:tabs>
        <w:tab w:val="center" w:pos="4252"/>
        <w:tab w:val="right" w:pos="8504"/>
      </w:tabs>
      <w:spacing w:after="0" w:line="240" w:lineRule="auto"/>
    </w:pPr>
    <w:rPr>
      <w:rFonts w:ascii="Garamond" w:hAnsi="Garamond"/>
    </w:rPr>
  </w:style>
  <w:style w:type="character" w:customStyle="1" w:styleId="RodapCarter">
    <w:name w:val="Rodapé Caráter"/>
    <w:basedOn w:val="Tipodeletrapredefinidodopargrafo"/>
    <w:link w:val="Rodap"/>
    <w:uiPriority w:val="99"/>
    <w:rsid w:val="008A4623"/>
    <w:rPr>
      <w:rFonts w:ascii="Garamond" w:hAnsi="Garamond"/>
      <w:sz w:val="24"/>
    </w:rPr>
  </w:style>
  <w:style w:type="paragraph" w:styleId="Reviso">
    <w:name w:val="Revision"/>
    <w:hidden/>
    <w:uiPriority w:val="99"/>
    <w:semiHidden/>
    <w:rsid w:val="008A4623"/>
    <w:pPr>
      <w:spacing w:after="0" w:line="240" w:lineRule="auto"/>
    </w:pPr>
    <w:rPr>
      <w:rFonts w:ascii="Garamond" w:hAnsi="Garamond"/>
      <w:sz w:val="24"/>
    </w:rPr>
  </w:style>
  <w:style w:type="character" w:styleId="Mencionar">
    <w:name w:val="Mention"/>
    <w:basedOn w:val="Tipodeletrapredefinidodopargrafo"/>
    <w:uiPriority w:val="99"/>
    <w:unhideWhenUsed/>
    <w:rsid w:val="008A4623"/>
    <w:rPr>
      <w:color w:val="2B579A"/>
      <w:shd w:val="clear" w:color="auto" w:fill="E1DFDD"/>
    </w:rPr>
  </w:style>
  <w:style w:type="paragraph" w:styleId="SemEspaamento">
    <w:name w:val="No Spacing"/>
    <w:uiPriority w:val="1"/>
    <w:qFormat/>
    <w:rsid w:val="008A4623"/>
    <w:pPr>
      <w:spacing w:after="0" w:line="240" w:lineRule="auto"/>
      <w:jc w:val="both"/>
    </w:pPr>
    <w:rPr>
      <w:rFonts w:asciiTheme="majorHAnsi" w:hAnsiTheme="majorHAnsi"/>
      <w:sz w:val="24"/>
    </w:rPr>
  </w:style>
  <w:style w:type="paragraph" w:styleId="NormalWeb">
    <w:name w:val="Normal (Web)"/>
    <w:basedOn w:val="Normal"/>
    <w:uiPriority w:val="99"/>
    <w:semiHidden/>
    <w:unhideWhenUsed/>
    <w:rsid w:val="008A4623"/>
    <w:rPr>
      <w:rFonts w:ascii="Times New Roman" w:hAnsi="Times New Roman" w:cs="Times New Roman"/>
      <w:szCs w:val="24"/>
    </w:rPr>
  </w:style>
  <w:style w:type="character" w:styleId="Hiperligaovisitada">
    <w:name w:val="FollowedHyperlink"/>
    <w:basedOn w:val="Tipodeletrapredefinidodopargrafo"/>
    <w:uiPriority w:val="99"/>
    <w:semiHidden/>
    <w:unhideWhenUsed/>
    <w:rsid w:val="00BC2792"/>
    <w:rPr>
      <w:color w:val="96607D"/>
      <w:u w:val="single"/>
    </w:rPr>
  </w:style>
  <w:style w:type="paragraph" w:customStyle="1" w:styleId="msonormal0">
    <w:name w:val="msonormal"/>
    <w:basedOn w:val="Normal"/>
    <w:rsid w:val="00BC2792"/>
    <w:pPr>
      <w:spacing w:before="100" w:beforeAutospacing="1" w:after="100" w:afterAutospacing="1" w:line="240" w:lineRule="auto"/>
      <w:jc w:val="left"/>
    </w:pPr>
    <w:rPr>
      <w:rFonts w:ascii="Times New Roman" w:eastAsia="Times New Roman" w:hAnsi="Times New Roman" w:cs="Times New Roman"/>
      <w:kern w:val="0"/>
      <w:szCs w:val="24"/>
      <w:lang w:eastAsia="pt-PT"/>
      <w14:ligatures w14:val="none"/>
    </w:rPr>
  </w:style>
  <w:style w:type="paragraph" w:styleId="Cabealhodondice">
    <w:name w:val="TOC Heading"/>
    <w:basedOn w:val="Ttulo1"/>
    <w:next w:val="Normal"/>
    <w:uiPriority w:val="39"/>
    <w:unhideWhenUsed/>
    <w:qFormat/>
    <w:rsid w:val="003D251A"/>
    <w:pPr>
      <w:spacing w:before="240" w:after="0" w:line="259" w:lineRule="auto"/>
      <w:jc w:val="left"/>
      <w:outlineLvl w:val="9"/>
    </w:pPr>
    <w:rPr>
      <w:b w:val="0"/>
      <w:color w:val="0F4761" w:themeColor="accent1" w:themeShade="BF"/>
      <w:kern w:val="0"/>
      <w:sz w:val="32"/>
      <w:szCs w:val="32"/>
      <w:lang w:eastAsia="pt-PT"/>
      <w14:ligatures w14:val="none"/>
    </w:rPr>
  </w:style>
  <w:style w:type="paragraph" w:styleId="ndice2">
    <w:name w:val="toc 2"/>
    <w:basedOn w:val="Normal"/>
    <w:next w:val="Normal"/>
    <w:autoRedefine/>
    <w:uiPriority w:val="39"/>
    <w:unhideWhenUsed/>
    <w:rsid w:val="003D251A"/>
    <w:pPr>
      <w:spacing w:after="100"/>
      <w:ind w:left="240"/>
    </w:pPr>
  </w:style>
  <w:style w:type="paragraph" w:styleId="ndice1">
    <w:name w:val="toc 1"/>
    <w:basedOn w:val="Normal"/>
    <w:next w:val="Normal"/>
    <w:autoRedefine/>
    <w:uiPriority w:val="39"/>
    <w:unhideWhenUsed/>
    <w:rsid w:val="003D251A"/>
    <w:pPr>
      <w:spacing w:after="100"/>
    </w:pPr>
  </w:style>
  <w:style w:type="paragraph" w:styleId="ndice3">
    <w:name w:val="toc 3"/>
    <w:basedOn w:val="Normal"/>
    <w:next w:val="Normal"/>
    <w:autoRedefine/>
    <w:uiPriority w:val="39"/>
    <w:unhideWhenUsed/>
    <w:rsid w:val="003D251A"/>
    <w:pPr>
      <w:spacing w:after="100" w:line="278" w:lineRule="auto"/>
      <w:ind w:left="480"/>
      <w:jc w:val="left"/>
    </w:pPr>
    <w:rPr>
      <w:rFonts w:asciiTheme="minorHAnsi" w:eastAsiaTheme="minorEastAsia" w:hAnsiTheme="minorHAnsi"/>
      <w:szCs w:val="24"/>
      <w:lang w:eastAsia="pt-PT"/>
    </w:rPr>
  </w:style>
  <w:style w:type="paragraph" w:styleId="ndice4">
    <w:name w:val="toc 4"/>
    <w:basedOn w:val="Normal"/>
    <w:next w:val="Normal"/>
    <w:autoRedefine/>
    <w:uiPriority w:val="39"/>
    <w:unhideWhenUsed/>
    <w:rsid w:val="003D251A"/>
    <w:pPr>
      <w:spacing w:after="100" w:line="278" w:lineRule="auto"/>
      <w:ind w:left="720"/>
      <w:jc w:val="left"/>
    </w:pPr>
    <w:rPr>
      <w:rFonts w:asciiTheme="minorHAnsi" w:eastAsiaTheme="minorEastAsia" w:hAnsiTheme="minorHAnsi"/>
      <w:szCs w:val="24"/>
      <w:lang w:eastAsia="pt-PT"/>
    </w:rPr>
  </w:style>
  <w:style w:type="paragraph" w:styleId="ndice5">
    <w:name w:val="toc 5"/>
    <w:basedOn w:val="Normal"/>
    <w:next w:val="Normal"/>
    <w:autoRedefine/>
    <w:uiPriority w:val="39"/>
    <w:unhideWhenUsed/>
    <w:rsid w:val="003D251A"/>
    <w:pPr>
      <w:spacing w:after="100" w:line="278" w:lineRule="auto"/>
      <w:ind w:left="960"/>
      <w:jc w:val="left"/>
    </w:pPr>
    <w:rPr>
      <w:rFonts w:asciiTheme="minorHAnsi" w:eastAsiaTheme="minorEastAsia" w:hAnsiTheme="minorHAnsi"/>
      <w:szCs w:val="24"/>
      <w:lang w:eastAsia="pt-PT"/>
    </w:rPr>
  </w:style>
  <w:style w:type="paragraph" w:styleId="ndice6">
    <w:name w:val="toc 6"/>
    <w:basedOn w:val="Normal"/>
    <w:next w:val="Normal"/>
    <w:autoRedefine/>
    <w:uiPriority w:val="39"/>
    <w:unhideWhenUsed/>
    <w:rsid w:val="003D251A"/>
    <w:pPr>
      <w:spacing w:after="100" w:line="278" w:lineRule="auto"/>
      <w:ind w:left="1200"/>
      <w:jc w:val="left"/>
    </w:pPr>
    <w:rPr>
      <w:rFonts w:asciiTheme="minorHAnsi" w:eastAsiaTheme="minorEastAsia" w:hAnsiTheme="minorHAnsi"/>
      <w:szCs w:val="24"/>
      <w:lang w:eastAsia="pt-PT"/>
    </w:rPr>
  </w:style>
  <w:style w:type="paragraph" w:styleId="ndice7">
    <w:name w:val="toc 7"/>
    <w:basedOn w:val="Normal"/>
    <w:next w:val="Normal"/>
    <w:autoRedefine/>
    <w:uiPriority w:val="39"/>
    <w:unhideWhenUsed/>
    <w:rsid w:val="003D251A"/>
    <w:pPr>
      <w:spacing w:after="100" w:line="278" w:lineRule="auto"/>
      <w:ind w:left="1440"/>
      <w:jc w:val="left"/>
    </w:pPr>
    <w:rPr>
      <w:rFonts w:asciiTheme="minorHAnsi" w:eastAsiaTheme="minorEastAsia" w:hAnsiTheme="minorHAnsi"/>
      <w:szCs w:val="24"/>
      <w:lang w:eastAsia="pt-PT"/>
    </w:rPr>
  </w:style>
  <w:style w:type="paragraph" w:styleId="ndice8">
    <w:name w:val="toc 8"/>
    <w:basedOn w:val="Normal"/>
    <w:next w:val="Normal"/>
    <w:autoRedefine/>
    <w:uiPriority w:val="39"/>
    <w:unhideWhenUsed/>
    <w:rsid w:val="003D251A"/>
    <w:pPr>
      <w:spacing w:after="100" w:line="278" w:lineRule="auto"/>
      <w:ind w:left="1680"/>
      <w:jc w:val="left"/>
    </w:pPr>
    <w:rPr>
      <w:rFonts w:asciiTheme="minorHAnsi" w:eastAsiaTheme="minorEastAsia" w:hAnsiTheme="minorHAnsi"/>
      <w:szCs w:val="24"/>
      <w:lang w:eastAsia="pt-PT"/>
    </w:rPr>
  </w:style>
  <w:style w:type="paragraph" w:styleId="ndice9">
    <w:name w:val="toc 9"/>
    <w:basedOn w:val="Normal"/>
    <w:next w:val="Normal"/>
    <w:autoRedefine/>
    <w:uiPriority w:val="39"/>
    <w:unhideWhenUsed/>
    <w:rsid w:val="003D251A"/>
    <w:pPr>
      <w:spacing w:after="100" w:line="278" w:lineRule="auto"/>
      <w:ind w:left="1920"/>
      <w:jc w:val="left"/>
    </w:pPr>
    <w:rPr>
      <w:rFonts w:asciiTheme="minorHAnsi" w:eastAsiaTheme="minorEastAsia" w:hAnsiTheme="minorHAnsi"/>
      <w:szCs w:val="24"/>
      <w:lang w:eastAsia="pt-PT"/>
    </w:rPr>
  </w:style>
  <w:style w:type="paragraph" w:styleId="Textodecomentrio">
    <w:name w:val="annotation text"/>
    <w:basedOn w:val="Normal"/>
    <w:link w:val="TextodecomentrioCarter"/>
    <w:uiPriority w:val="99"/>
    <w:semiHidden/>
    <w:unhideWhenUse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Pr>
      <w:rFonts w:asciiTheme="majorHAnsi" w:hAnsiTheme="majorHAnsi"/>
      <w:sz w:val="20"/>
      <w:szCs w:val="20"/>
    </w:rPr>
  </w:style>
  <w:style w:type="character" w:styleId="Refdecomentrio">
    <w:name w:val="annotation reference"/>
    <w:basedOn w:val="Tipodeletrapredefinidodopar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gif"/><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480bfc0-3e3c-4a46-a2e9-89d998b322f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BB421CA3D02A8488A36DA4FA7992164" ma:contentTypeVersion="9" ma:contentTypeDescription="Criar um novo documento." ma:contentTypeScope="" ma:versionID="5c143c6f6cfe35c7bcb2e128b22cc8e9">
  <xsd:schema xmlns:xsd="http://www.w3.org/2001/XMLSchema" xmlns:xs="http://www.w3.org/2001/XMLSchema" xmlns:p="http://schemas.microsoft.com/office/2006/metadata/properties" xmlns:ns3="c480bfc0-3e3c-4a46-a2e9-89d998b322f1" targetNamespace="http://schemas.microsoft.com/office/2006/metadata/properties" ma:root="true" ma:fieldsID="a7d3f43471877c102b6c338c2365e533" ns3:_="">
    <xsd:import namespace="c480bfc0-3e3c-4a46-a2e9-89d998b322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0bfc0-3e3c-4a46-a2e9-89d998b322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230FF4-308A-4093-9A5F-1F6514FF1C16}">
  <ds:schemaRefs>
    <ds:schemaRef ds:uri="http://schemas.microsoft.com/office/2006/metadata/properties"/>
    <ds:schemaRef ds:uri="http://schemas.microsoft.com/office/infopath/2007/PartnerControls"/>
    <ds:schemaRef ds:uri="c480bfc0-3e3c-4a46-a2e9-89d998b322f1"/>
  </ds:schemaRefs>
</ds:datastoreItem>
</file>

<file path=customXml/itemProps2.xml><?xml version="1.0" encoding="utf-8"?>
<ds:datastoreItem xmlns:ds="http://schemas.openxmlformats.org/officeDocument/2006/customXml" ds:itemID="{1B43F383-76A8-41E7-8EF7-3EAFC76503EE}">
  <ds:schemaRefs>
    <ds:schemaRef ds:uri="http://schemas.openxmlformats.org/officeDocument/2006/bibliography"/>
  </ds:schemaRefs>
</ds:datastoreItem>
</file>

<file path=customXml/itemProps3.xml><?xml version="1.0" encoding="utf-8"?>
<ds:datastoreItem xmlns:ds="http://schemas.openxmlformats.org/officeDocument/2006/customXml" ds:itemID="{B264C10C-9438-4A00-94F2-D48097CE1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0bfc0-3e3c-4a46-a2e9-89d998b322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8A566A-046C-4D1E-82FF-9DBA8E5238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88542</Words>
  <Characters>478129</Characters>
  <Application>Microsoft Office Word</Application>
  <DocSecurity>0</DocSecurity>
  <Lines>3984</Lines>
  <Paragraphs>1131</Paragraphs>
  <ScaleCrop>false</ScaleCrop>
  <Company/>
  <LinksUpToDate>false</LinksUpToDate>
  <CharactersWithSpaces>565540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Bernardo Silva</dc:creator>
  <cp:keywords/>
  <dc:description/>
  <cp:lastModifiedBy>Nádia Silvestre</cp:lastModifiedBy>
  <cp:revision>2</cp:revision>
  <cp:lastPrinted>2026-08-20T13:45:00Z</cp:lastPrinted>
  <dcterms:created xsi:type="dcterms:W3CDTF">2026-09-25T08:15:00Z</dcterms:created>
  <dcterms:modified xsi:type="dcterms:W3CDTF">2026-09-25T08:15:00Z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0x010100FBB421CA3D02A8488A36DA4FA7992164</vt:lpwstr>
  </property>
</Properties>
</file>