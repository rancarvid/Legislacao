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8740" w14:textId="23420454" w:rsidR="00A97BAF" w:rsidRPr="00AC4E83" w:rsidRDefault="00A97BAF" w:rsidP="007B3777">
      <w:pPr>
        <w:jc w:val="center"/>
        <w:rPr>
          <w:rFonts w:cstheme="minorHAnsi"/>
          <w:b/>
          <w:i/>
          <w:iCs/>
          <w:sz w:val="28"/>
          <w:szCs w:val="28"/>
        </w:rPr>
      </w:pPr>
      <w:r w:rsidRPr="00AC4E83">
        <w:rPr>
          <w:rFonts w:cstheme="minorHAnsi"/>
          <w:b/>
          <w:i/>
          <w:iCs/>
          <w:sz w:val="28"/>
          <w:szCs w:val="28"/>
        </w:rPr>
        <w:t>Xylella fastidiosa</w:t>
      </w:r>
    </w:p>
    <w:p w14:paraId="36ACC8B5" w14:textId="77777777" w:rsidR="007B3777" w:rsidRPr="007B3777" w:rsidRDefault="007B3777" w:rsidP="007B3777">
      <w:pPr>
        <w:jc w:val="center"/>
        <w:rPr>
          <w:rFonts w:cstheme="minorHAnsi"/>
          <w:b/>
          <w:sz w:val="12"/>
          <w:szCs w:val="12"/>
        </w:rPr>
      </w:pPr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CA6574" w14:paraId="0D223BD3" w14:textId="77777777" w:rsidTr="00157CC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DA1B64" w14:textId="4E0F614F" w:rsidR="00CA6574" w:rsidRDefault="00CA6574" w:rsidP="00157CC0">
            <w:pPr>
              <w:shd w:val="clear" w:color="auto" w:fill="D9D9D9" w:themeFill="background1" w:themeFillShade="D9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Pontos defensivos</w:t>
            </w:r>
            <w:r w:rsidR="007B3777">
              <w:rPr>
                <w:rFonts w:cstheme="minorHAnsi"/>
                <w:b/>
                <w:sz w:val="24"/>
                <w:szCs w:val="24"/>
              </w:rPr>
              <w:t>/</w:t>
            </w:r>
          </w:p>
          <w:p w14:paraId="3F14E140" w14:textId="44EA7856" w:rsidR="007B3777" w:rsidRDefault="007B3777" w:rsidP="00157CC0">
            <w:pPr>
              <w:shd w:val="clear" w:color="auto" w:fill="D9D9D9" w:themeFill="background1" w:themeFillShade="D9"/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Síntese</w:t>
            </w:r>
          </w:p>
          <w:p w14:paraId="67599EDF" w14:textId="77777777" w:rsidR="00CA6574" w:rsidRDefault="00CA6574" w:rsidP="00157CC0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3E41" w14:textId="36CBDE63" w:rsidR="00714EF8" w:rsidRDefault="00714EF8" w:rsidP="00B747DD">
            <w:pPr>
              <w:pStyle w:val="PargrafodaLista"/>
              <w:numPr>
                <w:ilvl w:val="0"/>
                <w:numId w:val="44"/>
              </w:numPr>
              <w:spacing w:line="360" w:lineRule="auto"/>
              <w:jc w:val="both"/>
            </w:pPr>
            <w:r>
              <w:t xml:space="preserve">Para a prevenção de </w:t>
            </w:r>
            <w:r w:rsidRPr="00AC4E83">
              <w:rPr>
                <w:i/>
                <w:iCs/>
              </w:rPr>
              <w:t>Xylella fastidiosa</w:t>
            </w:r>
            <w:r>
              <w:t xml:space="preserve"> foram abertos 3 avisos, no âmbito do PDR2020, para a construção de abrigos anti inseto, com a dotação prevista de 2M€ cada um.</w:t>
            </w:r>
          </w:p>
          <w:p w14:paraId="493F51E0" w14:textId="679F188E" w:rsidR="00DD0E18" w:rsidRDefault="00DD0E18" w:rsidP="00DD0E18">
            <w:pPr>
              <w:pStyle w:val="PargrafodaLista"/>
              <w:numPr>
                <w:ilvl w:val="0"/>
                <w:numId w:val="44"/>
              </w:numPr>
              <w:spacing w:line="360" w:lineRule="auto"/>
              <w:jc w:val="both"/>
            </w:pPr>
            <w:r>
              <w:t>O 3º aviso esteve aberto a candidaturas até 10 de janeiro de 2023</w:t>
            </w:r>
            <w:r w:rsidR="0002519E">
              <w:t xml:space="preserve"> tendo havido 15 candidaturas</w:t>
            </w:r>
            <w:r>
              <w:t>.</w:t>
            </w:r>
          </w:p>
          <w:p w14:paraId="3A010880" w14:textId="2DAAB277" w:rsidR="00714EF8" w:rsidRPr="00CF297D" w:rsidRDefault="00DD0E18" w:rsidP="00670ABB">
            <w:pPr>
              <w:pStyle w:val="PargrafodaLista"/>
              <w:numPr>
                <w:ilvl w:val="0"/>
                <w:numId w:val="44"/>
              </w:numPr>
              <w:spacing w:line="360" w:lineRule="auto"/>
              <w:jc w:val="both"/>
              <w:rPr>
                <w:highlight w:val="green"/>
              </w:rPr>
            </w:pPr>
            <w:r w:rsidRPr="0010238A">
              <w:t>No</w:t>
            </w:r>
            <w:r w:rsidR="00971B88" w:rsidRPr="0010238A">
              <w:t xml:space="preserve"> total dos</w:t>
            </w:r>
            <w:r w:rsidRPr="0010238A">
              <w:t xml:space="preserve"> </w:t>
            </w:r>
            <w:r w:rsidR="00971B88" w:rsidRPr="0010238A">
              <w:t>3</w:t>
            </w:r>
            <w:r w:rsidRPr="0010238A">
              <w:t xml:space="preserve"> avisos, </w:t>
            </w:r>
            <w:r w:rsidR="00971B88" w:rsidRPr="00CF297D">
              <w:rPr>
                <w:highlight w:val="green"/>
              </w:rPr>
              <w:t>4</w:t>
            </w:r>
            <w:r w:rsidR="00315439" w:rsidRPr="00CF297D">
              <w:rPr>
                <w:highlight w:val="green"/>
              </w:rPr>
              <w:t>5</w:t>
            </w:r>
            <w:r w:rsidRPr="00CF297D">
              <w:rPr>
                <w:highlight w:val="green"/>
              </w:rPr>
              <w:t xml:space="preserve"> projetos aprovados </w:t>
            </w:r>
            <w:r w:rsidR="00971B88" w:rsidRPr="00CF297D">
              <w:rPr>
                <w:highlight w:val="green"/>
              </w:rPr>
              <w:t>dos quais 4</w:t>
            </w:r>
            <w:r w:rsidR="00315439" w:rsidRPr="00CF297D">
              <w:rPr>
                <w:highlight w:val="green"/>
              </w:rPr>
              <w:t>6</w:t>
            </w:r>
            <w:r w:rsidR="00971B88" w:rsidRPr="00CF297D">
              <w:rPr>
                <w:highlight w:val="green"/>
              </w:rPr>
              <w:t xml:space="preserve"> </w:t>
            </w:r>
            <w:r w:rsidRPr="00CF297D">
              <w:rPr>
                <w:highlight w:val="green"/>
              </w:rPr>
              <w:t xml:space="preserve">encontram-se contratados sendo que </w:t>
            </w:r>
            <w:r w:rsidR="00315439" w:rsidRPr="00CF297D">
              <w:rPr>
                <w:highlight w:val="green"/>
              </w:rPr>
              <w:t>15</w:t>
            </w:r>
            <w:r w:rsidR="00971B88" w:rsidRPr="00CF297D">
              <w:rPr>
                <w:highlight w:val="green"/>
              </w:rPr>
              <w:t xml:space="preserve"> </w:t>
            </w:r>
            <w:r w:rsidRPr="00CF297D">
              <w:rPr>
                <w:highlight w:val="green"/>
              </w:rPr>
              <w:t xml:space="preserve">candidaturas se encontram já encerradas, correspondendo a um valor de </w:t>
            </w:r>
            <w:r w:rsidR="00315439" w:rsidRPr="00CF297D">
              <w:rPr>
                <w:highlight w:val="green"/>
              </w:rPr>
              <w:t>740m</w:t>
            </w:r>
            <w:r w:rsidRPr="00CF297D">
              <w:rPr>
                <w:highlight w:val="green"/>
              </w:rPr>
              <w:t>€, podendo ainda haver mais pedidos de pagamento para as restantes candidaturas.</w:t>
            </w:r>
            <w:r w:rsidR="0002519E" w:rsidRPr="00CF297D">
              <w:rPr>
                <w:highlight w:val="green"/>
              </w:rPr>
              <w:t xml:space="preserve"> No total </w:t>
            </w:r>
            <w:r w:rsidR="00714EF8" w:rsidRPr="00CF297D">
              <w:rPr>
                <w:highlight w:val="green"/>
              </w:rPr>
              <w:t xml:space="preserve">foram pagos </w:t>
            </w:r>
            <w:r w:rsidR="00315439" w:rsidRPr="00CF297D">
              <w:rPr>
                <w:highlight w:val="green"/>
              </w:rPr>
              <w:t>1034</w:t>
            </w:r>
            <w:r w:rsidR="00971B88" w:rsidRPr="00CF297D">
              <w:rPr>
                <w:highlight w:val="green"/>
              </w:rPr>
              <w:t>m</w:t>
            </w:r>
            <w:commentRangeStart w:id="0"/>
            <w:r w:rsidR="00714EF8" w:rsidRPr="00CF297D">
              <w:rPr>
                <w:highlight w:val="green"/>
              </w:rPr>
              <w:t>€</w:t>
            </w:r>
            <w:commentRangeEnd w:id="0"/>
            <w:r w:rsidR="00DB5E87" w:rsidRPr="00CF297D">
              <w:rPr>
                <w:rStyle w:val="Refdecomentrio"/>
                <w:sz w:val="22"/>
                <w:szCs w:val="22"/>
                <w:highlight w:val="green"/>
              </w:rPr>
              <w:commentReference w:id="0"/>
            </w:r>
            <w:r w:rsidR="004E3220" w:rsidRPr="00CF297D">
              <w:rPr>
                <w:highlight w:val="green"/>
              </w:rPr>
              <w:t xml:space="preserve">. </w:t>
            </w:r>
          </w:p>
          <w:p w14:paraId="297C6263" w14:textId="3967AC5E" w:rsidR="000A6FAF" w:rsidRPr="00CA50A9" w:rsidRDefault="000A6FAF" w:rsidP="00B747DD">
            <w:pPr>
              <w:pStyle w:val="PargrafodaLista"/>
              <w:numPr>
                <w:ilvl w:val="0"/>
                <w:numId w:val="44"/>
              </w:numPr>
              <w:spacing w:line="360" w:lineRule="auto"/>
              <w:jc w:val="both"/>
            </w:pPr>
            <w:r w:rsidRPr="00CA50A9">
              <w:t xml:space="preserve">A DGAV já autorizou, entretanto, </w:t>
            </w:r>
            <w:r w:rsidR="00832A0D" w:rsidRPr="00CA50A9">
              <w:t xml:space="preserve">até à data, </w:t>
            </w:r>
            <w:del w:id="1" w:author="Maria Teresa Messias Afonso" w:date="2024-03-03T22:29:00Z">
              <w:r w:rsidR="00394AA0" w:rsidRPr="006540A6" w:rsidDel="0010238A">
                <w:delText>24</w:delText>
              </w:r>
              <w:r w:rsidR="00EB2821" w:rsidRPr="00134216" w:rsidDel="0010238A">
                <w:delText xml:space="preserve"> </w:delText>
              </w:r>
            </w:del>
            <w:ins w:id="2" w:author="Maria Teresa Messias Afonso" w:date="2024-03-03T22:29:00Z">
              <w:r w:rsidR="0010238A">
                <w:t>38</w:t>
              </w:r>
              <w:r w:rsidR="0010238A" w:rsidRPr="00134216">
                <w:t xml:space="preserve"> </w:t>
              </w:r>
            </w:ins>
            <w:r w:rsidRPr="00134216">
              <w:t>instalações</w:t>
            </w:r>
            <w:r w:rsidRPr="00CA50A9">
              <w:t xml:space="preserve"> </w:t>
            </w:r>
            <w:r w:rsidR="007E2422" w:rsidRPr="00CA50A9">
              <w:t xml:space="preserve">para a produção de plantas suscetíveis à </w:t>
            </w:r>
            <w:r w:rsidR="00351B49" w:rsidRPr="00CA50A9">
              <w:rPr>
                <w:i/>
                <w:iCs/>
              </w:rPr>
              <w:t>Xylella</w:t>
            </w:r>
            <w:r w:rsidR="00351B49" w:rsidRPr="00CA50A9">
              <w:t>,</w:t>
            </w:r>
            <w:r w:rsidR="00FF720D" w:rsidRPr="00CA50A9">
              <w:t xml:space="preserve"> as quais </w:t>
            </w:r>
            <w:r w:rsidR="007E2422" w:rsidRPr="00CA50A9">
              <w:t>ainda que venha</w:t>
            </w:r>
            <w:r w:rsidR="00FF720D" w:rsidRPr="00CA50A9">
              <w:t>m</w:t>
            </w:r>
            <w:r w:rsidR="007E2422" w:rsidRPr="00CA50A9">
              <w:t xml:space="preserve"> a estar incluídas em zonas demarcadas, os respetivos operadores económicos não ficarão impedidos de continuar a sua atividade produtiva. </w:t>
            </w:r>
          </w:p>
          <w:p w14:paraId="57838E69" w14:textId="21B0284B" w:rsidR="00B747DD" w:rsidRPr="00B62CF4" w:rsidRDefault="00EF33DB" w:rsidP="00714EF8">
            <w:pPr>
              <w:pStyle w:val="PargrafodaLista"/>
              <w:numPr>
                <w:ilvl w:val="0"/>
                <w:numId w:val="44"/>
              </w:numPr>
              <w:spacing w:line="360" w:lineRule="auto"/>
              <w:jc w:val="both"/>
              <w:rPr>
                <w:highlight w:val="yellow"/>
              </w:rPr>
            </w:pPr>
            <w:r>
              <w:t xml:space="preserve">Foi </w:t>
            </w:r>
            <w:r w:rsidR="00B747DD" w:rsidRPr="00B747DD">
              <w:t>elaborado um despacho que prevê o procedimento e montantes a indemnizar aos viveiristas submetidos a estas medidas</w:t>
            </w:r>
            <w:r w:rsidR="003E1D64">
              <w:t xml:space="preserve"> </w:t>
            </w:r>
            <w:r w:rsidR="003E1D64" w:rsidRPr="00B62CF4">
              <w:rPr>
                <w:highlight w:val="yellow"/>
              </w:rPr>
              <w:t>(para assinatura do M</w:t>
            </w:r>
            <w:r w:rsidR="001F247E">
              <w:rPr>
                <w:highlight w:val="yellow"/>
              </w:rPr>
              <w:t>A</w:t>
            </w:r>
            <w:r w:rsidR="003E1D64" w:rsidRPr="00B62CF4">
              <w:rPr>
                <w:highlight w:val="yellow"/>
              </w:rPr>
              <w:t>AC)</w:t>
            </w:r>
          </w:p>
          <w:p w14:paraId="4CC4887C" w14:textId="6BC31918" w:rsidR="00CA50A9" w:rsidDel="00DB5E87" w:rsidRDefault="00CA50A9" w:rsidP="00DB5E87">
            <w:pPr>
              <w:pStyle w:val="PargrafodaLista"/>
              <w:numPr>
                <w:ilvl w:val="0"/>
                <w:numId w:val="44"/>
              </w:numPr>
              <w:spacing w:line="360" w:lineRule="auto"/>
              <w:jc w:val="both"/>
              <w:rPr>
                <w:del w:id="3" w:author="PCG" w:date="2024-03-05T11:28:00Z"/>
              </w:rPr>
            </w:pPr>
            <w:r>
              <w:t>Para acomodar o número crescente de amostras foi</w:t>
            </w:r>
            <w:r w:rsidRPr="00CA50A9">
              <w:t xml:space="preserve"> feito acordo com Laboratório oficial espanhol, que oferece</w:t>
            </w:r>
            <w:ins w:id="4" w:author="PCG" w:date="2024-03-05T11:28:00Z">
              <w:r w:rsidR="00DB5E87">
                <w:t>u</w:t>
              </w:r>
            </w:ins>
            <w:r w:rsidRPr="00CA50A9">
              <w:t xml:space="preserve"> gratuitamente, a realização de 50 amostras/semana, </w:t>
            </w:r>
            <w:ins w:id="5" w:author="PCG" w:date="2024-03-05T11:28:00Z">
              <w:r w:rsidR="00DB5E87">
                <w:t xml:space="preserve">em 2023 e que se repete para </w:t>
              </w:r>
            </w:ins>
            <w:del w:id="6" w:author="PCG" w:date="2024-03-05T11:28:00Z">
              <w:r w:rsidRPr="00134216" w:rsidDel="00DB5E87">
                <w:delText>.</w:delText>
              </w:r>
            </w:del>
          </w:p>
          <w:p w14:paraId="7430BF27" w14:textId="58ECF115" w:rsidR="00CA50A9" w:rsidRDefault="00CA50A9" w:rsidP="00714EF8">
            <w:pPr>
              <w:pStyle w:val="PargrafodaLista"/>
              <w:numPr>
                <w:ilvl w:val="0"/>
                <w:numId w:val="44"/>
              </w:numPr>
              <w:spacing w:line="360" w:lineRule="auto"/>
              <w:jc w:val="both"/>
            </w:pPr>
            <w:del w:id="7" w:author="PCG" w:date="2024-03-05T11:28:00Z">
              <w:r w:rsidRPr="00D836A9" w:rsidDel="00DB5E87">
                <w:delText>Foi recentemente celebrado protocolo entre DRAPN e empresa externa para destruição de plantas infetadas</w:delText>
              </w:r>
            </w:del>
            <w:ins w:id="8" w:author="Maria Teresa Messias Afonso" w:date="2024-03-03T14:41:00Z">
              <w:del w:id="9" w:author="PCG" w:date="2024-03-05T11:28:00Z">
                <w:r w:rsidR="00CE53A6" w:rsidDel="00DB5E87">
                  <w:delText xml:space="preserve"> </w:delText>
                </w:r>
              </w:del>
            </w:ins>
            <w:ins w:id="10" w:author="Maria Teresa Messias Afonso" w:date="2024-03-03T14:24:00Z">
              <w:r w:rsidR="00D836A9">
                <w:t>Não</w:t>
              </w:r>
            </w:ins>
            <w:ins w:id="11" w:author="Maria Teresa Messias Afonso" w:date="2024-03-03T14:23:00Z">
              <w:r w:rsidR="00D836A9">
                <w:t xml:space="preserve"> existe atualmente </w:t>
              </w:r>
            </w:ins>
            <w:ins w:id="12" w:author="Maria Teresa Messias Afonso" w:date="2024-03-03T14:24:00Z">
              <w:r w:rsidR="00D836A9">
                <w:t>qualquer protocolo em vigor para a destruição de plantas infetadas</w:t>
              </w:r>
            </w:ins>
            <w:ins w:id="13" w:author="Maria Teresa Messias Afonso" w:date="2024-03-05T11:04:00Z">
              <w:r w:rsidR="008150C5">
                <w:t>, embora o ICNF esteja a preparar um procedimen</w:t>
              </w:r>
            </w:ins>
            <w:ins w:id="14" w:author="Maria Teresa Messias Afonso" w:date="2024-03-05T11:05:00Z">
              <w:r w:rsidR="008150C5">
                <w:t>to</w:t>
              </w:r>
              <w:r w:rsidR="006D74AB">
                <w:t xml:space="preserve"> para intervenção nas áreas florestais</w:t>
              </w:r>
            </w:ins>
            <w:r>
              <w:t>.</w:t>
            </w:r>
          </w:p>
        </w:tc>
      </w:tr>
    </w:tbl>
    <w:p w14:paraId="73E20B58" w14:textId="77777777" w:rsidR="00CA6574" w:rsidRDefault="00CA6574" w:rsidP="00A97BAF">
      <w:pPr>
        <w:jc w:val="center"/>
        <w:rPr>
          <w:rFonts w:cstheme="minorHAnsi"/>
          <w:b/>
          <w:sz w:val="28"/>
          <w:szCs w:val="28"/>
        </w:rPr>
      </w:pPr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A97BAF" w14:paraId="1AAC0BB1" w14:textId="77777777" w:rsidTr="00A97BA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0E747F" w14:textId="77777777" w:rsidR="00A97BAF" w:rsidRDefault="00A97BA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  <w:p w14:paraId="4597D7F8" w14:textId="77777777" w:rsidR="00A97BAF" w:rsidRDefault="00A97BAF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Ponto de situação / Breve contextualização</w:t>
            </w:r>
          </w:p>
          <w:p w14:paraId="6D4528E6" w14:textId="77777777" w:rsidR="00A97BAF" w:rsidRDefault="00A97BA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E4F0" w14:textId="2085DFD8" w:rsidR="00A97BAF" w:rsidRDefault="00A97BAF" w:rsidP="00A97BAF">
            <w:pPr>
              <w:pStyle w:val="PargrafodaLista"/>
              <w:numPr>
                <w:ilvl w:val="0"/>
                <w:numId w:val="41"/>
              </w:numPr>
              <w:spacing w:line="360" w:lineRule="auto"/>
              <w:jc w:val="both"/>
            </w:pPr>
            <w:r>
              <w:t xml:space="preserve">A ocorrência da bactéria </w:t>
            </w:r>
            <w:r>
              <w:rPr>
                <w:i/>
                <w:iCs/>
              </w:rPr>
              <w:t>Xylella fastidiosa</w:t>
            </w:r>
            <w:r>
              <w:t xml:space="preserve"> obriga a aplicação de medidas fitossanitárias necessárias para erradicar a praga e evitar a sua dispersão.</w:t>
            </w:r>
          </w:p>
          <w:p w14:paraId="48666135" w14:textId="50A67634" w:rsidR="00A97BAF" w:rsidRDefault="00A97BAF" w:rsidP="00B747DD">
            <w:pPr>
              <w:pStyle w:val="PargrafodaLista"/>
              <w:numPr>
                <w:ilvl w:val="0"/>
                <w:numId w:val="41"/>
              </w:numPr>
              <w:spacing w:line="360" w:lineRule="auto"/>
              <w:jc w:val="both"/>
            </w:pPr>
            <w:r>
              <w:t>O DL n.º 67/2020 prevê que os operadores económicos</w:t>
            </w:r>
            <w:r w:rsidR="00657EB6">
              <w:t>,</w:t>
            </w:r>
            <w:r>
              <w:t xml:space="preserve"> sujeitos a estas medidas, possam vir a beneficiar de ajudas financeiras pelo valor de mercado de plantas destruídas</w:t>
            </w:r>
            <w:r w:rsidR="00D7550C">
              <w:t>.</w:t>
            </w:r>
          </w:p>
        </w:tc>
      </w:tr>
    </w:tbl>
    <w:p w14:paraId="55494C2F" w14:textId="77777777" w:rsidR="00A97BAF" w:rsidRDefault="00A97BAF" w:rsidP="00A97BAF">
      <w:pPr>
        <w:spacing w:after="0"/>
        <w:jc w:val="both"/>
        <w:rPr>
          <w:rFonts w:cstheme="minorHAnsi"/>
          <w:b/>
          <w:sz w:val="28"/>
          <w:szCs w:val="28"/>
        </w:rPr>
      </w:pPr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A97BAF" w14:paraId="100D9EBC" w14:textId="77777777" w:rsidTr="00A97BA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FC7A77" w14:textId="77777777" w:rsidR="00A97BAF" w:rsidRDefault="00A97BA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Problemas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32DCE" w14:textId="3ACE9A07" w:rsidR="00A97BAF" w:rsidRDefault="00A97BAF" w:rsidP="00A97BAF">
            <w:pPr>
              <w:pStyle w:val="PargrafodaLista"/>
              <w:numPr>
                <w:ilvl w:val="0"/>
                <w:numId w:val="42"/>
              </w:numPr>
              <w:spacing w:line="360" w:lineRule="auto"/>
              <w:jc w:val="both"/>
            </w:pPr>
            <w:r>
              <w:t>Ainda não foram efetuadas indemnizações</w:t>
            </w:r>
            <w:r w:rsidR="00652AB2">
              <w:t xml:space="preserve"> </w:t>
            </w:r>
            <w:r w:rsidR="00652AB2" w:rsidRPr="001A452B">
              <w:rPr>
                <w:highlight w:val="yellow"/>
              </w:rPr>
              <w:t>(a</w:t>
            </w:r>
            <w:r w:rsidR="00701639" w:rsidRPr="001A452B">
              <w:rPr>
                <w:highlight w:val="yellow"/>
              </w:rPr>
              <w:t xml:space="preserve"> </w:t>
            </w:r>
            <w:r w:rsidR="00652AB2" w:rsidRPr="001A452B">
              <w:rPr>
                <w:highlight w:val="yellow"/>
              </w:rPr>
              <w:t>aguardar assinatura do despacho pelo M</w:t>
            </w:r>
            <w:r w:rsidR="001F247E" w:rsidRPr="001A452B">
              <w:rPr>
                <w:highlight w:val="yellow"/>
              </w:rPr>
              <w:t>A</w:t>
            </w:r>
            <w:r w:rsidR="00652AB2" w:rsidRPr="001A452B">
              <w:rPr>
                <w:highlight w:val="yellow"/>
              </w:rPr>
              <w:t>AC</w:t>
            </w:r>
            <w:r w:rsidR="001F247E" w:rsidRPr="001A452B">
              <w:rPr>
                <w:highlight w:val="yellow"/>
              </w:rPr>
              <w:t>)</w:t>
            </w:r>
          </w:p>
          <w:p w14:paraId="7DC7A015" w14:textId="5ACEB58D" w:rsidR="00A97BAF" w:rsidRDefault="00A97BAF" w:rsidP="00A97BAF">
            <w:pPr>
              <w:pStyle w:val="PargrafodaLista"/>
              <w:numPr>
                <w:ilvl w:val="0"/>
                <w:numId w:val="42"/>
              </w:numPr>
              <w:spacing w:line="360" w:lineRule="auto"/>
              <w:jc w:val="both"/>
            </w:pPr>
            <w:r>
              <w:lastRenderedPageBreak/>
              <w:t xml:space="preserve">Na ZD do Porto: atrasos muito significativos na destruição das plantas infetadas e das restantes que têm </w:t>
            </w:r>
            <w:r w:rsidR="00AC4E83">
              <w:t>de</w:t>
            </w:r>
            <w:r>
              <w:t xml:space="preserve"> ser destruídas nas zonas infetadas; existência de insetos vetores positivos.</w:t>
            </w:r>
            <w:r w:rsidR="00514C6C">
              <w:t xml:space="preserve"> </w:t>
            </w:r>
          </w:p>
          <w:p w14:paraId="70A002B4" w14:textId="71B57345" w:rsidR="00AC4E83" w:rsidRDefault="00AC4E83" w:rsidP="00A97BAF">
            <w:pPr>
              <w:pStyle w:val="PargrafodaLista"/>
              <w:numPr>
                <w:ilvl w:val="0"/>
                <w:numId w:val="42"/>
              </w:numPr>
              <w:spacing w:line="360" w:lineRule="auto"/>
              <w:jc w:val="both"/>
              <w:rPr>
                <w:ins w:id="15" w:author="Maria Teresa Messias Afonso" w:date="2024-03-03T14:27:00Z"/>
              </w:rPr>
            </w:pPr>
            <w:r w:rsidRPr="00CA50A9">
              <w:t xml:space="preserve">Face ao </w:t>
            </w:r>
            <w:r w:rsidR="00CA50A9" w:rsidRPr="00CA50A9">
              <w:t>número</w:t>
            </w:r>
            <w:r w:rsidRPr="00CA50A9">
              <w:t xml:space="preserve"> crescente de focos, também o </w:t>
            </w:r>
            <w:r w:rsidR="00CA50A9" w:rsidRPr="00CA50A9">
              <w:t>número</w:t>
            </w:r>
            <w:r w:rsidRPr="00CA50A9">
              <w:t xml:space="preserve"> de análises laboratoriais se estima </w:t>
            </w:r>
            <w:r w:rsidRPr="00134216">
              <w:t>crescente, para já, na ordem das 20 mil analises, o que implica reforço orçamental, já solicitado pela DGAV</w:t>
            </w:r>
            <w:r w:rsidR="00DF250F" w:rsidRPr="00134216">
              <w:t xml:space="preserve"> </w:t>
            </w:r>
            <w:r w:rsidR="00DF250F" w:rsidRPr="00D836A9">
              <w:t xml:space="preserve">e </w:t>
            </w:r>
            <w:del w:id="16" w:author="Maria Teresa Messias Afonso" w:date="2024-03-03T14:25:00Z">
              <w:r w:rsidR="00DF250F" w:rsidRPr="00D836A9" w:rsidDel="00D836A9">
                <w:delText>recentemente autorizado</w:delText>
              </w:r>
            </w:del>
            <w:ins w:id="17" w:author="Maria Teresa Messias Afonso" w:date="2024-03-03T14:26:00Z">
              <w:r w:rsidR="00D836A9">
                <w:t xml:space="preserve"> </w:t>
              </w:r>
            </w:ins>
            <w:ins w:id="18" w:author="Maria Teresa Messias Afonso" w:date="2024-03-03T14:57:00Z">
              <w:r w:rsidR="007B1109">
                <w:t xml:space="preserve">está </w:t>
              </w:r>
            </w:ins>
            <w:ins w:id="19" w:author="Maria Teresa Messias Afonso" w:date="2024-03-03T14:25:00Z">
              <w:r w:rsidR="00D836A9">
                <w:t>em fase de tramitação</w:t>
              </w:r>
            </w:ins>
            <w:ins w:id="20" w:author="Maria Teresa Messias Afonso" w:date="2024-03-03T14:26:00Z">
              <w:r w:rsidR="00D836A9">
                <w:t xml:space="preserve"> para</w:t>
              </w:r>
            </w:ins>
            <w:del w:id="21" w:author="Maria Teresa Messias Afonso" w:date="2024-03-03T14:26:00Z">
              <w:r w:rsidRPr="00D836A9" w:rsidDel="00D836A9">
                <w:delText>,</w:delText>
              </w:r>
              <w:r w:rsidRPr="00134216" w:rsidDel="00D836A9">
                <w:delText xml:space="preserve"> e</w:delText>
              </w:r>
            </w:del>
            <w:r w:rsidRPr="00134216">
              <w:t xml:space="preserve"> lançamento</w:t>
            </w:r>
            <w:r w:rsidRPr="00CA50A9">
              <w:t xml:space="preserve"> concurso internacional. Entretanto </w:t>
            </w:r>
            <w:del w:id="22" w:author="Maria Teresa Messias Afonso" w:date="2024-03-03T14:26:00Z">
              <w:r w:rsidRPr="00D836A9" w:rsidDel="00D836A9">
                <w:delText xml:space="preserve">feito </w:delText>
              </w:r>
            </w:del>
            <w:ins w:id="23" w:author="Maria Teresa Messias Afonso" w:date="2024-03-03T14:57:00Z">
              <w:r w:rsidR="007B1109">
                <w:t xml:space="preserve">foi </w:t>
              </w:r>
            </w:ins>
            <w:ins w:id="24" w:author="Maria Teresa Messias Afonso" w:date="2024-03-03T14:26:00Z">
              <w:r w:rsidR="00D836A9">
                <w:t>renovado</w:t>
              </w:r>
              <w:r w:rsidR="00D836A9" w:rsidRPr="00D836A9">
                <w:t xml:space="preserve"> </w:t>
              </w:r>
            </w:ins>
            <w:r w:rsidRPr="00D836A9">
              <w:t>acordo</w:t>
            </w:r>
            <w:r w:rsidRPr="00CA50A9">
              <w:t xml:space="preserve"> com Laboratório oficial espanhol em Lugo, que oferece gratuitamente, a </w:t>
            </w:r>
            <w:r w:rsidRPr="00134216">
              <w:t xml:space="preserve">realização de 50 amostras/semana, cuja entrega </w:t>
            </w:r>
            <w:del w:id="25" w:author="Maria Teresa Messias Afonso" w:date="2024-03-03T14:26:00Z">
              <w:r w:rsidRPr="00D836A9" w:rsidDel="00D836A9">
                <w:delText>já se iniciou</w:delText>
              </w:r>
              <w:r w:rsidRPr="00134216" w:rsidDel="00D836A9">
                <w:delText xml:space="preserve"> </w:delText>
              </w:r>
              <w:r w:rsidR="00643CFE" w:rsidRPr="00134216" w:rsidDel="00D836A9">
                <w:delText>no final de fevereiro</w:delText>
              </w:r>
            </w:del>
            <w:ins w:id="26" w:author="Maria Teresa Messias Afonso" w:date="2024-03-03T14:27:00Z">
              <w:r w:rsidR="00D836A9">
                <w:t xml:space="preserve"> </w:t>
              </w:r>
            </w:ins>
            <w:ins w:id="27" w:author="Maria Teresa Messias Afonso" w:date="2024-03-03T14:26:00Z">
              <w:r w:rsidR="00D836A9">
                <w:t>se inici</w:t>
              </w:r>
            </w:ins>
            <w:ins w:id="28" w:author="Maria Teresa Messias Afonso" w:date="2024-03-03T14:27:00Z">
              <w:r w:rsidR="00D836A9">
                <w:t>a esta semana</w:t>
              </w:r>
            </w:ins>
            <w:r w:rsidRPr="00134216">
              <w:t xml:space="preserve">. </w:t>
            </w:r>
            <w:r w:rsidR="00FE0183" w:rsidRPr="00134216">
              <w:t>Sem</w:t>
            </w:r>
            <w:r w:rsidR="00FE0183" w:rsidRPr="00CA50A9">
              <w:t xml:space="preserve"> suporte laboratorial suficiente as ações de erradicação estão seriamente comprometidas</w:t>
            </w:r>
            <w:r w:rsidR="00CA50A9" w:rsidRPr="00CA50A9">
              <w:t>.</w:t>
            </w:r>
          </w:p>
          <w:p w14:paraId="2B30F401" w14:textId="62423724" w:rsidR="00D836A9" w:rsidRPr="00CA50A9" w:rsidRDefault="00D836A9" w:rsidP="00A97BAF">
            <w:pPr>
              <w:pStyle w:val="PargrafodaLista"/>
              <w:numPr>
                <w:ilvl w:val="0"/>
                <w:numId w:val="42"/>
              </w:numPr>
              <w:spacing w:line="360" w:lineRule="auto"/>
              <w:jc w:val="both"/>
            </w:pPr>
            <w:ins w:id="29" w:author="Maria Teresa Messias Afonso" w:date="2024-03-03T14:27:00Z">
              <w:r>
                <w:t xml:space="preserve">Não existência de nenhum contrato </w:t>
              </w:r>
            </w:ins>
            <w:ins w:id="30" w:author="Maria Teresa Messias Afonso" w:date="2024-03-03T14:28:00Z">
              <w:r>
                <w:t>ou protocolo atualmente em vigor para a destruição das plantas infetadas</w:t>
              </w:r>
            </w:ins>
            <w:ins w:id="31" w:author="Maria Teresa Messias Afonso" w:date="2024-03-03T14:42:00Z">
              <w:r w:rsidR="00FC1B67">
                <w:t xml:space="preserve"> pode comprometer as ações de erradicação</w:t>
              </w:r>
            </w:ins>
            <w:ins w:id="32" w:author="PCG" w:date="2024-03-05T11:29:00Z">
              <w:r w:rsidR="00DB5E87">
                <w:t>.</w:t>
              </w:r>
            </w:ins>
          </w:p>
        </w:tc>
      </w:tr>
    </w:tbl>
    <w:p w14:paraId="78AB860C" w14:textId="77777777" w:rsidR="00A97BAF" w:rsidRDefault="00A97BAF" w:rsidP="00A97BAF">
      <w:pPr>
        <w:spacing w:after="0"/>
        <w:jc w:val="both"/>
        <w:rPr>
          <w:rFonts w:cstheme="minorHAnsi"/>
          <w:b/>
          <w:sz w:val="28"/>
          <w:szCs w:val="28"/>
        </w:rPr>
      </w:pPr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A97BAF" w:rsidRPr="005A6A83" w14:paraId="6BC55561" w14:textId="77777777" w:rsidTr="00A97BA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426248" w14:textId="77777777" w:rsidR="00A97BAF" w:rsidRDefault="00A97BAF">
            <w:pPr>
              <w:shd w:val="clear" w:color="auto" w:fill="D9D9D9" w:themeFill="background1" w:themeFillShade="D9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  <w:p w14:paraId="78C161F5" w14:textId="77777777" w:rsidR="00A97BAF" w:rsidRPr="005A6A83" w:rsidRDefault="00A97BAF">
            <w:pPr>
              <w:shd w:val="clear" w:color="auto" w:fill="D9D9D9" w:themeFill="background1" w:themeFillShade="D9"/>
              <w:spacing w:line="240" w:lineRule="auto"/>
              <w:rPr>
                <w:rFonts w:cstheme="minorHAnsi"/>
                <w:sz w:val="24"/>
                <w:szCs w:val="24"/>
              </w:rPr>
            </w:pPr>
            <w:r w:rsidRPr="005A6A83">
              <w:rPr>
                <w:rFonts w:cstheme="minorHAnsi"/>
                <w:b/>
                <w:sz w:val="24"/>
                <w:szCs w:val="24"/>
              </w:rPr>
              <w:t>Mais informações</w:t>
            </w:r>
          </w:p>
          <w:p w14:paraId="2DD7F33C" w14:textId="77777777" w:rsidR="00A97BAF" w:rsidRPr="005A6A83" w:rsidRDefault="00A97BA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B08C2" w14:textId="4068D208" w:rsidR="00A97BAF" w:rsidRPr="005A6A83" w:rsidRDefault="00A97BAF">
            <w:pPr>
              <w:spacing w:before="240" w:line="360" w:lineRule="auto"/>
              <w:jc w:val="both"/>
              <w:rPr>
                <w:i/>
                <w:iCs/>
                <w:sz w:val="20"/>
                <w:szCs w:val="20"/>
              </w:rPr>
            </w:pPr>
            <w:r w:rsidRPr="005A6A83">
              <w:rPr>
                <w:i/>
                <w:iCs/>
                <w:sz w:val="20"/>
                <w:szCs w:val="20"/>
              </w:rPr>
              <w:t>Regulamentação:</w:t>
            </w:r>
          </w:p>
          <w:p w14:paraId="66ABCAA6" w14:textId="77777777" w:rsidR="00A97BAF" w:rsidRPr="005A6A83" w:rsidRDefault="00A97BAF" w:rsidP="00A97BAF">
            <w:pPr>
              <w:pStyle w:val="PargrafodaLista"/>
              <w:numPr>
                <w:ilvl w:val="0"/>
                <w:numId w:val="43"/>
              </w:numPr>
              <w:spacing w:before="240" w:line="360" w:lineRule="auto"/>
              <w:jc w:val="both"/>
              <w:rPr>
                <w:i/>
                <w:iCs/>
                <w:sz w:val="20"/>
                <w:szCs w:val="20"/>
              </w:rPr>
            </w:pPr>
            <w:r w:rsidRPr="005A6A83">
              <w:rPr>
                <w:b/>
                <w:i/>
                <w:iCs/>
                <w:sz w:val="20"/>
                <w:szCs w:val="20"/>
              </w:rPr>
              <w:t>Reg. de Execução (UE) 2020/1201 da Comissão</w:t>
            </w:r>
            <w:r w:rsidRPr="005A6A83">
              <w:rPr>
                <w:i/>
                <w:iCs/>
                <w:sz w:val="20"/>
                <w:szCs w:val="20"/>
              </w:rPr>
              <w:t>, relativo às medidas para impedir a introdução e a propagação na União de Xylella fastidiosa</w:t>
            </w:r>
          </w:p>
          <w:p w14:paraId="678A29C7" w14:textId="77777777" w:rsidR="00A97BAF" w:rsidRPr="005A6A83" w:rsidRDefault="00A97BAF" w:rsidP="00A97BAF">
            <w:pPr>
              <w:pStyle w:val="PargrafodaLista"/>
              <w:numPr>
                <w:ilvl w:val="0"/>
                <w:numId w:val="43"/>
              </w:numPr>
              <w:spacing w:before="240" w:line="360" w:lineRule="auto"/>
              <w:jc w:val="both"/>
              <w:rPr>
                <w:i/>
                <w:iCs/>
                <w:sz w:val="20"/>
                <w:szCs w:val="20"/>
              </w:rPr>
            </w:pPr>
            <w:r w:rsidRPr="005A6A83">
              <w:rPr>
                <w:b/>
                <w:i/>
                <w:iCs/>
                <w:sz w:val="20"/>
                <w:szCs w:val="20"/>
              </w:rPr>
              <w:t>DL n.º 67/2020</w:t>
            </w:r>
            <w:r w:rsidRPr="005A6A83">
              <w:rPr>
                <w:bCs/>
                <w:i/>
                <w:iCs/>
                <w:sz w:val="20"/>
                <w:szCs w:val="20"/>
              </w:rPr>
              <w:t>,</w:t>
            </w:r>
            <w:r w:rsidRPr="005A6A83">
              <w:rPr>
                <w:i/>
                <w:iCs/>
                <w:sz w:val="20"/>
                <w:szCs w:val="20"/>
              </w:rPr>
              <w:t xml:space="preserve"> que assegura a execução e garante o cumprimento das obrigações decorrentes do Reg. n.º 2016/2031, relativo a medidas de proteção contra as pragas dos vegetais, e do Reg (UE) n.º 2017/625, relativo aos controlos oficiais, no domínio das medidas de proteção contra pragas dos vegetais.</w:t>
            </w:r>
          </w:p>
          <w:p w14:paraId="3A71B194" w14:textId="56C96EE8" w:rsidR="00A97BAF" w:rsidRPr="005A6A83" w:rsidRDefault="00A97BAF" w:rsidP="00A97BAF">
            <w:pPr>
              <w:pStyle w:val="PargrafodaLista"/>
              <w:numPr>
                <w:ilvl w:val="0"/>
                <w:numId w:val="43"/>
              </w:numPr>
              <w:spacing w:before="240" w:line="360" w:lineRule="auto"/>
              <w:jc w:val="both"/>
              <w:rPr>
                <w:rFonts w:eastAsiaTheme="minorEastAsia"/>
                <w:i/>
                <w:iCs/>
                <w:sz w:val="20"/>
                <w:szCs w:val="20"/>
              </w:rPr>
            </w:pPr>
            <w:r w:rsidRPr="005A6A83">
              <w:rPr>
                <w:b/>
                <w:i/>
                <w:iCs/>
                <w:sz w:val="20"/>
                <w:szCs w:val="20"/>
              </w:rPr>
              <w:t>Portaria n.º 243/2020</w:t>
            </w:r>
            <w:r w:rsidRPr="005A6A83">
              <w:rPr>
                <w:i/>
                <w:iCs/>
                <w:sz w:val="20"/>
                <w:szCs w:val="20"/>
              </w:rPr>
              <w:t>, que implementa procedimentos e medidas de proteção fitossanitária, adicionais destinadas à erradicação no território nacional da bactéria de quarentena Xylella fastidiosa.</w:t>
            </w:r>
          </w:p>
          <w:p w14:paraId="36B63F07" w14:textId="77777777" w:rsidR="00A97BAF" w:rsidRPr="005A6A83" w:rsidRDefault="00A97BAF">
            <w:pPr>
              <w:spacing w:before="240" w:line="360" w:lineRule="auto"/>
              <w:jc w:val="both"/>
              <w:rPr>
                <w:i/>
                <w:iCs/>
                <w:sz w:val="20"/>
                <w:szCs w:val="20"/>
              </w:rPr>
            </w:pPr>
            <w:r w:rsidRPr="005A6A83">
              <w:rPr>
                <w:i/>
                <w:iCs/>
                <w:sz w:val="20"/>
                <w:szCs w:val="20"/>
              </w:rPr>
              <w:t>Atualizações:</w:t>
            </w:r>
          </w:p>
          <w:p w14:paraId="089CB53B" w14:textId="7817B432" w:rsidR="00A97BAF" w:rsidRPr="000A6FAF" w:rsidRDefault="00A97BAF" w:rsidP="00A97BAF">
            <w:pPr>
              <w:pStyle w:val="PargrafodaLista"/>
              <w:numPr>
                <w:ilvl w:val="0"/>
                <w:numId w:val="43"/>
              </w:numPr>
              <w:spacing w:before="240" w:line="360" w:lineRule="auto"/>
              <w:jc w:val="both"/>
              <w:rPr>
                <w:sz w:val="20"/>
                <w:szCs w:val="20"/>
              </w:rPr>
            </w:pPr>
            <w:r w:rsidRPr="000A6FAF">
              <w:rPr>
                <w:sz w:val="20"/>
                <w:szCs w:val="20"/>
              </w:rPr>
              <w:t xml:space="preserve">A zona demarcada de Tavira foi </w:t>
            </w:r>
            <w:r w:rsidR="007F5F47" w:rsidRPr="000A6FAF">
              <w:rPr>
                <w:sz w:val="20"/>
                <w:szCs w:val="20"/>
              </w:rPr>
              <w:t>suprimida</w:t>
            </w:r>
            <w:r w:rsidR="000A6FAF" w:rsidRPr="000A6FAF">
              <w:rPr>
                <w:sz w:val="20"/>
                <w:szCs w:val="20"/>
              </w:rPr>
              <w:t xml:space="preserve"> em 2022.</w:t>
            </w:r>
          </w:p>
          <w:p w14:paraId="26401239" w14:textId="09A4EE0D" w:rsidR="00CA50A9" w:rsidRPr="00CA50A9" w:rsidRDefault="00A97BAF" w:rsidP="00CA50A9">
            <w:pPr>
              <w:pStyle w:val="PargrafodaLista"/>
              <w:numPr>
                <w:ilvl w:val="0"/>
                <w:numId w:val="43"/>
              </w:numPr>
              <w:spacing w:before="240" w:line="360" w:lineRule="auto"/>
              <w:jc w:val="both"/>
              <w:rPr>
                <w:sz w:val="20"/>
                <w:szCs w:val="20"/>
              </w:rPr>
            </w:pPr>
            <w:r w:rsidRPr="00C35651">
              <w:rPr>
                <w:b/>
                <w:sz w:val="20"/>
                <w:szCs w:val="20"/>
              </w:rPr>
              <w:t xml:space="preserve">Existem </w:t>
            </w:r>
            <w:r w:rsidRPr="00134216">
              <w:rPr>
                <w:b/>
                <w:sz w:val="20"/>
                <w:szCs w:val="20"/>
              </w:rPr>
              <w:t>atualmente</w:t>
            </w:r>
            <w:r w:rsidRPr="00134216">
              <w:rPr>
                <w:bCs/>
                <w:sz w:val="20"/>
                <w:szCs w:val="20"/>
              </w:rPr>
              <w:t xml:space="preserve"> </w:t>
            </w:r>
            <w:del w:id="33" w:author="Maria Teresa Messias Afonso" w:date="2024-03-03T14:29:00Z">
              <w:r w:rsidR="00643CFE" w:rsidRPr="00D836A9" w:rsidDel="00D836A9">
                <w:rPr>
                  <w:b/>
                  <w:sz w:val="20"/>
                  <w:szCs w:val="20"/>
                </w:rPr>
                <w:delText>18</w:delText>
              </w:r>
              <w:r w:rsidR="00643CFE" w:rsidRPr="00134216" w:rsidDel="00D836A9">
                <w:rPr>
                  <w:bCs/>
                  <w:sz w:val="20"/>
                  <w:szCs w:val="20"/>
                </w:rPr>
                <w:delText xml:space="preserve"> </w:delText>
              </w:r>
            </w:del>
            <w:ins w:id="34" w:author="Maria Teresa Messias Afonso" w:date="2024-03-03T14:29:00Z">
              <w:r w:rsidR="00D836A9">
                <w:rPr>
                  <w:b/>
                  <w:sz w:val="20"/>
                  <w:szCs w:val="20"/>
                </w:rPr>
                <w:t>20</w:t>
              </w:r>
              <w:r w:rsidR="00D836A9" w:rsidRPr="00134216">
                <w:rPr>
                  <w:bCs/>
                  <w:sz w:val="20"/>
                  <w:szCs w:val="20"/>
                </w:rPr>
                <w:t xml:space="preserve"> </w:t>
              </w:r>
            </w:ins>
            <w:r w:rsidRPr="00134216">
              <w:rPr>
                <w:b/>
                <w:sz w:val="20"/>
                <w:szCs w:val="20"/>
              </w:rPr>
              <w:t>zonas</w:t>
            </w:r>
            <w:r w:rsidRPr="00C35651">
              <w:rPr>
                <w:b/>
                <w:sz w:val="20"/>
                <w:szCs w:val="20"/>
              </w:rPr>
              <w:t xml:space="preserve"> demarcadas</w:t>
            </w:r>
          </w:p>
          <w:p w14:paraId="52641BA0" w14:textId="6584B758" w:rsidR="00CA50A9" w:rsidRDefault="00B80F3B" w:rsidP="00CA50A9">
            <w:pPr>
              <w:pStyle w:val="PargrafodaLista"/>
              <w:numPr>
                <w:ilvl w:val="1"/>
                <w:numId w:val="43"/>
              </w:numPr>
              <w:spacing w:before="240" w:line="360" w:lineRule="auto"/>
              <w:jc w:val="both"/>
              <w:rPr>
                <w:sz w:val="20"/>
                <w:szCs w:val="20"/>
              </w:rPr>
            </w:pPr>
            <w:r w:rsidRPr="00CA50A9">
              <w:rPr>
                <w:b/>
                <w:bCs/>
                <w:sz w:val="20"/>
                <w:szCs w:val="20"/>
              </w:rPr>
              <w:t>Região Norte</w:t>
            </w:r>
            <w:r w:rsidRPr="00CA50A9">
              <w:rPr>
                <w:sz w:val="20"/>
                <w:szCs w:val="20"/>
              </w:rPr>
              <w:t xml:space="preserve">: Área Metropolitana do </w:t>
            </w:r>
            <w:r w:rsidR="00C35651" w:rsidRPr="00CA50A9">
              <w:rPr>
                <w:sz w:val="20"/>
                <w:szCs w:val="20"/>
              </w:rPr>
              <w:t xml:space="preserve">Porto, Alijó, </w:t>
            </w:r>
            <w:r w:rsidRPr="00CA50A9">
              <w:rPr>
                <w:sz w:val="20"/>
                <w:szCs w:val="20"/>
              </w:rPr>
              <w:t>Baião</w:t>
            </w:r>
            <w:r w:rsidR="00C35651" w:rsidRPr="00CA50A9">
              <w:rPr>
                <w:sz w:val="20"/>
                <w:szCs w:val="20"/>
              </w:rPr>
              <w:t>, Bo</w:t>
            </w:r>
            <w:r w:rsidRPr="00CA50A9">
              <w:rPr>
                <w:sz w:val="20"/>
                <w:szCs w:val="20"/>
              </w:rPr>
              <w:t>ugado (concelho da Trofa)</w:t>
            </w:r>
            <w:r w:rsidR="00C35651" w:rsidRPr="00CA50A9">
              <w:rPr>
                <w:sz w:val="20"/>
                <w:szCs w:val="20"/>
              </w:rPr>
              <w:t>,</w:t>
            </w:r>
            <w:r w:rsidRPr="00CA50A9">
              <w:rPr>
                <w:sz w:val="20"/>
                <w:szCs w:val="20"/>
              </w:rPr>
              <w:t xml:space="preserve"> Mirandela</w:t>
            </w:r>
            <w:r w:rsidR="00C35651" w:rsidRPr="00CA50A9">
              <w:rPr>
                <w:sz w:val="20"/>
                <w:szCs w:val="20"/>
              </w:rPr>
              <w:t xml:space="preserve">, </w:t>
            </w:r>
            <w:r w:rsidRPr="00CA50A9">
              <w:rPr>
                <w:sz w:val="20"/>
                <w:szCs w:val="20"/>
              </w:rPr>
              <w:t>Mirandela II</w:t>
            </w:r>
            <w:r w:rsidR="00C35651" w:rsidRPr="00CA50A9">
              <w:rPr>
                <w:sz w:val="20"/>
                <w:szCs w:val="20"/>
              </w:rPr>
              <w:t xml:space="preserve"> e </w:t>
            </w:r>
            <w:r w:rsidRPr="00CA50A9">
              <w:rPr>
                <w:sz w:val="20"/>
                <w:szCs w:val="20"/>
              </w:rPr>
              <w:t>Sabrosa</w:t>
            </w:r>
          </w:p>
          <w:p w14:paraId="1138AB02" w14:textId="73F7C90D" w:rsidR="00CA50A9" w:rsidRDefault="00B80F3B" w:rsidP="00CA50A9">
            <w:pPr>
              <w:pStyle w:val="PargrafodaLista"/>
              <w:numPr>
                <w:ilvl w:val="1"/>
                <w:numId w:val="43"/>
              </w:numPr>
              <w:spacing w:before="240" w:line="360" w:lineRule="auto"/>
              <w:jc w:val="both"/>
              <w:rPr>
                <w:sz w:val="20"/>
                <w:szCs w:val="20"/>
              </w:rPr>
            </w:pPr>
            <w:r w:rsidRPr="00CA50A9">
              <w:rPr>
                <w:b/>
                <w:bCs/>
                <w:sz w:val="20"/>
                <w:szCs w:val="20"/>
              </w:rPr>
              <w:t>Região Centro</w:t>
            </w:r>
            <w:r w:rsidR="00C35651" w:rsidRPr="00CA50A9">
              <w:rPr>
                <w:sz w:val="20"/>
                <w:szCs w:val="20"/>
              </w:rPr>
              <w:t xml:space="preserve">: </w:t>
            </w:r>
            <w:ins w:id="35" w:author="Maria Teresa Messias Afonso" w:date="2024-03-03T14:30:00Z">
              <w:r w:rsidR="00D836A9">
                <w:rPr>
                  <w:sz w:val="20"/>
                  <w:szCs w:val="20"/>
                </w:rPr>
                <w:t xml:space="preserve">Castelo Branco, </w:t>
              </w:r>
            </w:ins>
            <w:r w:rsidR="00C35651" w:rsidRPr="00CA50A9">
              <w:rPr>
                <w:sz w:val="20"/>
                <w:szCs w:val="20"/>
              </w:rPr>
              <w:t>C</w:t>
            </w:r>
            <w:r w:rsidRPr="00CA50A9">
              <w:rPr>
                <w:sz w:val="20"/>
                <w:szCs w:val="20"/>
              </w:rPr>
              <w:t>astelo Novo (concelho do Fundão</w:t>
            </w:r>
            <w:r w:rsidR="00C35651" w:rsidRPr="00134216">
              <w:rPr>
                <w:sz w:val="20"/>
                <w:szCs w:val="20"/>
              </w:rPr>
              <w:t xml:space="preserve">), </w:t>
            </w:r>
            <w:r w:rsidR="00643CFE" w:rsidRPr="00134216">
              <w:rPr>
                <w:sz w:val="20"/>
                <w:szCs w:val="20"/>
              </w:rPr>
              <w:t xml:space="preserve">Covilhã, </w:t>
            </w:r>
            <w:r w:rsidRPr="00134216">
              <w:rPr>
                <w:sz w:val="20"/>
                <w:szCs w:val="20"/>
              </w:rPr>
              <w:t>Fundão</w:t>
            </w:r>
            <w:r w:rsidR="00C35651" w:rsidRPr="00CA50A9">
              <w:rPr>
                <w:sz w:val="20"/>
                <w:szCs w:val="20"/>
              </w:rPr>
              <w:t xml:space="preserve">, </w:t>
            </w:r>
            <w:r w:rsidRPr="00CA50A9">
              <w:rPr>
                <w:sz w:val="20"/>
                <w:szCs w:val="20"/>
              </w:rPr>
              <w:t xml:space="preserve">Gândaras (Concelho </w:t>
            </w:r>
            <w:r w:rsidR="00C35651" w:rsidRPr="00CA50A9">
              <w:rPr>
                <w:sz w:val="20"/>
                <w:szCs w:val="20"/>
              </w:rPr>
              <w:t xml:space="preserve">       </w:t>
            </w:r>
            <w:r w:rsidRPr="00CA50A9">
              <w:rPr>
                <w:sz w:val="20"/>
                <w:szCs w:val="20"/>
              </w:rPr>
              <w:t>da Lousã)</w:t>
            </w:r>
            <w:r w:rsidR="00C35651" w:rsidRPr="00CA50A9">
              <w:rPr>
                <w:sz w:val="20"/>
                <w:szCs w:val="20"/>
              </w:rPr>
              <w:t xml:space="preserve">, </w:t>
            </w:r>
            <w:r w:rsidRPr="00CA50A9">
              <w:rPr>
                <w:sz w:val="20"/>
                <w:szCs w:val="20"/>
              </w:rPr>
              <w:t>Marrazes (concelho de Leiria)</w:t>
            </w:r>
            <w:r w:rsidR="00C35651" w:rsidRPr="00CA50A9">
              <w:rPr>
                <w:sz w:val="20"/>
                <w:szCs w:val="20"/>
              </w:rPr>
              <w:t xml:space="preserve">, </w:t>
            </w:r>
            <w:r w:rsidRPr="00CA50A9">
              <w:rPr>
                <w:sz w:val="20"/>
                <w:szCs w:val="20"/>
              </w:rPr>
              <w:t>Monte Redondo (concelho de Leiria</w:t>
            </w:r>
            <w:r w:rsidR="00C35651" w:rsidRPr="00CA50A9">
              <w:rPr>
                <w:sz w:val="20"/>
                <w:szCs w:val="20"/>
              </w:rPr>
              <w:t xml:space="preserve">), </w:t>
            </w:r>
            <w:r w:rsidRPr="00CA50A9">
              <w:rPr>
                <w:sz w:val="20"/>
                <w:szCs w:val="20"/>
              </w:rPr>
              <w:t>Penamacor</w:t>
            </w:r>
            <w:r w:rsidR="00C35651" w:rsidRPr="00CA50A9">
              <w:rPr>
                <w:sz w:val="20"/>
                <w:szCs w:val="20"/>
              </w:rPr>
              <w:t xml:space="preserve">, </w:t>
            </w:r>
            <w:r w:rsidRPr="00CA50A9">
              <w:rPr>
                <w:sz w:val="20"/>
                <w:szCs w:val="20"/>
              </w:rPr>
              <w:t>Póvoa de Midões (concelho da Tábua)</w:t>
            </w:r>
            <w:r w:rsidR="00C35651" w:rsidRPr="00CA50A9">
              <w:rPr>
                <w:sz w:val="20"/>
                <w:szCs w:val="20"/>
              </w:rPr>
              <w:t xml:space="preserve">, </w:t>
            </w:r>
          </w:p>
          <w:p w14:paraId="7EE1490F" w14:textId="5DF81489" w:rsidR="00A97BAF" w:rsidRDefault="00B80F3B" w:rsidP="00CA50A9">
            <w:pPr>
              <w:pStyle w:val="PargrafodaLista"/>
              <w:numPr>
                <w:ilvl w:val="1"/>
                <w:numId w:val="43"/>
              </w:numPr>
              <w:spacing w:before="240" w:line="360" w:lineRule="auto"/>
              <w:jc w:val="both"/>
              <w:rPr>
                <w:ins w:id="36" w:author="Maria Teresa Messias Afonso" w:date="2024-03-03T14:29:00Z"/>
                <w:sz w:val="20"/>
                <w:szCs w:val="20"/>
              </w:rPr>
            </w:pPr>
            <w:r w:rsidRPr="00CA50A9">
              <w:rPr>
                <w:b/>
                <w:bCs/>
                <w:sz w:val="20"/>
                <w:szCs w:val="20"/>
              </w:rPr>
              <w:lastRenderedPageBreak/>
              <w:t>Região Lisboa e Vale do Tejo</w:t>
            </w:r>
            <w:r w:rsidR="00C35651" w:rsidRPr="00CA50A9">
              <w:rPr>
                <w:b/>
                <w:bCs/>
                <w:sz w:val="20"/>
                <w:szCs w:val="20"/>
              </w:rPr>
              <w:t>:</w:t>
            </w:r>
            <w:r w:rsidR="00C35651" w:rsidRPr="00CA50A9">
              <w:rPr>
                <w:sz w:val="20"/>
                <w:szCs w:val="20"/>
              </w:rPr>
              <w:t xml:space="preserve"> </w:t>
            </w:r>
            <w:r w:rsidRPr="00CA50A9">
              <w:rPr>
                <w:sz w:val="20"/>
                <w:szCs w:val="20"/>
              </w:rPr>
              <w:t xml:space="preserve"> Área Metropolitana de Lisboa</w:t>
            </w:r>
            <w:r w:rsidR="00C35651" w:rsidRPr="00CA50A9">
              <w:rPr>
                <w:sz w:val="20"/>
                <w:szCs w:val="20"/>
              </w:rPr>
              <w:t xml:space="preserve">, </w:t>
            </w:r>
            <w:r w:rsidRPr="00CA50A9">
              <w:rPr>
                <w:sz w:val="20"/>
                <w:szCs w:val="20"/>
              </w:rPr>
              <w:t>Colares (Concelho de Sintra</w:t>
            </w:r>
            <w:r w:rsidR="00C35651" w:rsidRPr="00CA50A9">
              <w:rPr>
                <w:sz w:val="20"/>
                <w:szCs w:val="20"/>
              </w:rPr>
              <w:t>), Palmela</w:t>
            </w:r>
            <w:r w:rsidR="000A6FAF" w:rsidRPr="00CA50A9">
              <w:rPr>
                <w:sz w:val="20"/>
                <w:szCs w:val="20"/>
              </w:rPr>
              <w:t>.</w:t>
            </w:r>
          </w:p>
          <w:p w14:paraId="7AD01559" w14:textId="141085E7" w:rsidR="00D836A9" w:rsidRPr="00CA50A9" w:rsidRDefault="00D836A9" w:rsidP="00CA50A9">
            <w:pPr>
              <w:pStyle w:val="PargrafodaLista"/>
              <w:numPr>
                <w:ilvl w:val="1"/>
                <w:numId w:val="43"/>
              </w:numPr>
              <w:spacing w:before="240" w:line="360" w:lineRule="auto"/>
              <w:jc w:val="both"/>
              <w:rPr>
                <w:sz w:val="20"/>
                <w:szCs w:val="20"/>
              </w:rPr>
            </w:pPr>
            <w:ins w:id="37" w:author="Maria Teresa Messias Afonso" w:date="2024-03-03T14:29:00Z">
              <w:r>
                <w:rPr>
                  <w:b/>
                  <w:bCs/>
                  <w:sz w:val="20"/>
                  <w:szCs w:val="20"/>
                </w:rPr>
                <w:t>Região Alentejo:</w:t>
              </w:r>
              <w:r>
                <w:rPr>
                  <w:sz w:val="20"/>
                  <w:szCs w:val="20"/>
                </w:rPr>
                <w:t xml:space="preserve"> </w:t>
              </w:r>
            </w:ins>
            <w:ins w:id="38" w:author="Maria Teresa Messias Afonso" w:date="2024-03-03T14:30:00Z">
              <w:r>
                <w:rPr>
                  <w:sz w:val="20"/>
                  <w:szCs w:val="20"/>
                </w:rPr>
                <w:t>Marvão</w:t>
              </w:r>
            </w:ins>
          </w:p>
          <w:p w14:paraId="4DC2246A" w14:textId="152292BD" w:rsidR="00B80F3B" w:rsidRDefault="00B80F3B">
            <w:pPr>
              <w:spacing w:before="240" w:line="360" w:lineRule="auto"/>
              <w:jc w:val="both"/>
              <w:rPr>
                <w:ins w:id="39" w:author="Maria Teresa Messias Afonso" w:date="2024-03-03T14:30:00Z"/>
                <w:sz w:val="20"/>
                <w:szCs w:val="20"/>
              </w:rPr>
            </w:pPr>
            <w:r w:rsidRPr="00C35651">
              <w:rPr>
                <w:sz w:val="20"/>
                <w:szCs w:val="20"/>
              </w:rPr>
              <w:t xml:space="preserve">Alem das zonas demarcadas </w:t>
            </w:r>
            <w:r w:rsidR="00C35651" w:rsidRPr="00C35651">
              <w:rPr>
                <w:sz w:val="20"/>
                <w:szCs w:val="20"/>
              </w:rPr>
              <w:t>mencionadas,</w:t>
            </w:r>
            <w:r w:rsidRPr="00C35651">
              <w:rPr>
                <w:sz w:val="20"/>
                <w:szCs w:val="20"/>
              </w:rPr>
              <w:t xml:space="preserve"> foram ainda </w:t>
            </w:r>
            <w:r w:rsidR="00C35651" w:rsidRPr="00C35651">
              <w:rPr>
                <w:sz w:val="20"/>
                <w:szCs w:val="20"/>
              </w:rPr>
              <w:t>detetados casos</w:t>
            </w:r>
            <w:r w:rsidRPr="00C35651">
              <w:rPr>
                <w:sz w:val="20"/>
                <w:szCs w:val="20"/>
              </w:rPr>
              <w:t xml:space="preserve"> positivos em </w:t>
            </w:r>
            <w:r w:rsidR="00C35651" w:rsidRPr="000A6FAF">
              <w:rPr>
                <w:b/>
                <w:bCs/>
                <w:sz w:val="20"/>
                <w:szCs w:val="20"/>
              </w:rPr>
              <w:t>7 locais</w:t>
            </w:r>
            <w:r w:rsidR="00C35651">
              <w:rPr>
                <w:sz w:val="20"/>
                <w:szCs w:val="20"/>
              </w:rPr>
              <w:t xml:space="preserve"> (viveiros e garden centres) que não originaram demarcação de zonas dado que as plantas infetadas se encontravam nesses locais há muito pouco tempo, não podendo assim se excluir a possibilidade de terem já chegado infetadas</w:t>
            </w:r>
            <w:r w:rsidR="00134216">
              <w:rPr>
                <w:sz w:val="20"/>
                <w:szCs w:val="20"/>
              </w:rPr>
              <w:t>.</w:t>
            </w:r>
          </w:p>
          <w:p w14:paraId="791DE294" w14:textId="43259B64" w:rsidR="00D836A9" w:rsidRPr="00C35651" w:rsidRDefault="00D836A9">
            <w:pPr>
              <w:spacing w:before="240" w:line="360" w:lineRule="auto"/>
              <w:jc w:val="both"/>
              <w:rPr>
                <w:sz w:val="20"/>
                <w:szCs w:val="20"/>
              </w:rPr>
            </w:pPr>
            <w:ins w:id="40" w:author="Maria Teresa Messias Afonso" w:date="2024-03-03T14:31:00Z">
              <w:r>
                <w:rPr>
                  <w:sz w:val="20"/>
                  <w:szCs w:val="20"/>
                </w:rPr>
                <w:t>Na</w:t>
              </w:r>
            </w:ins>
            <w:ins w:id="41" w:author="Maria Teresa Messias Afonso" w:date="2024-03-03T14:30:00Z">
              <w:r>
                <w:rPr>
                  <w:sz w:val="20"/>
                  <w:szCs w:val="20"/>
                </w:rPr>
                <w:t xml:space="preserve"> zona demarcada de Palmela </w:t>
              </w:r>
            </w:ins>
            <w:ins w:id="42" w:author="Maria Teresa Messias Afonso" w:date="2024-03-03T14:31:00Z">
              <w:r>
                <w:rPr>
                  <w:sz w:val="20"/>
                  <w:szCs w:val="20"/>
                </w:rPr>
                <w:t xml:space="preserve">foi possível aplicar a derrogação que permitiu a redução da zona tampão para 1 km e </w:t>
              </w:r>
            </w:ins>
            <w:ins w:id="43" w:author="Maria Teresa Messias Afonso" w:date="2024-03-03T14:32:00Z">
              <w:r w:rsidR="00CE53A6">
                <w:rPr>
                  <w:sz w:val="20"/>
                  <w:szCs w:val="20"/>
                </w:rPr>
                <w:t>está atualmente com boas perspetivas de ser suprimida</w:t>
              </w:r>
            </w:ins>
            <w:ins w:id="44" w:author="Maria Teresa Messias Afonso" w:date="2024-03-03T22:32:00Z">
              <w:r w:rsidR="00FA050D">
                <w:rPr>
                  <w:sz w:val="20"/>
                  <w:szCs w:val="20"/>
                </w:rPr>
                <w:t xml:space="preserve"> a zona demarcada</w:t>
              </w:r>
            </w:ins>
            <w:ins w:id="45" w:author="Maria Teresa Messias Afonso" w:date="2024-03-03T14:32:00Z">
              <w:r w:rsidR="00CE53A6">
                <w:rPr>
                  <w:sz w:val="20"/>
                  <w:szCs w:val="20"/>
                </w:rPr>
                <w:t xml:space="preserve">, caso não se obtenha nenhum resultado positivo </w:t>
              </w:r>
            </w:ins>
            <w:ins w:id="46" w:author="Maria Teresa Messias Afonso" w:date="2024-03-03T14:33:00Z">
              <w:r w:rsidR="00CE53A6">
                <w:rPr>
                  <w:sz w:val="20"/>
                  <w:szCs w:val="20"/>
                </w:rPr>
                <w:t>nos últimos resultados laboratoriais que se aguardam para muito breve. A confirmar-se esta situação, será a segunda zona demarcada a ser suprimida, após</w:t>
              </w:r>
            </w:ins>
            <w:ins w:id="47" w:author="Maria Teresa Messias Afonso" w:date="2024-03-03T14:34:00Z">
              <w:r w:rsidR="00CE53A6">
                <w:rPr>
                  <w:sz w:val="20"/>
                  <w:szCs w:val="20"/>
                </w:rPr>
                <w:t xml:space="preserve"> a de Tavira em 2022.</w:t>
              </w:r>
            </w:ins>
          </w:p>
          <w:p w14:paraId="47618B46" w14:textId="77777777" w:rsidR="00CA50A9" w:rsidRDefault="00A97BAF" w:rsidP="00CA50A9">
            <w:pPr>
              <w:pStyle w:val="PargrafodaLista"/>
              <w:numPr>
                <w:ilvl w:val="0"/>
                <w:numId w:val="45"/>
              </w:numPr>
              <w:spacing w:before="240" w:line="360" w:lineRule="auto"/>
              <w:jc w:val="both"/>
              <w:rPr>
                <w:i/>
                <w:iCs/>
                <w:sz w:val="20"/>
                <w:szCs w:val="20"/>
              </w:rPr>
            </w:pPr>
            <w:r w:rsidRPr="00CA50A9">
              <w:rPr>
                <w:i/>
                <w:iCs/>
                <w:sz w:val="20"/>
                <w:szCs w:val="20"/>
              </w:rPr>
              <w:t>Colaborações:</w:t>
            </w:r>
          </w:p>
          <w:p w14:paraId="2D6A5EBB" w14:textId="358A9C18" w:rsidR="00CA50A9" w:rsidRPr="00CA50A9" w:rsidRDefault="00A97BAF" w:rsidP="00CA50A9">
            <w:pPr>
              <w:pStyle w:val="PargrafodaLista"/>
              <w:numPr>
                <w:ilvl w:val="1"/>
                <w:numId w:val="45"/>
              </w:numPr>
              <w:spacing w:before="240" w:line="360" w:lineRule="auto"/>
              <w:jc w:val="both"/>
              <w:rPr>
                <w:i/>
                <w:iCs/>
                <w:sz w:val="20"/>
                <w:szCs w:val="20"/>
              </w:rPr>
            </w:pPr>
            <w:r w:rsidRPr="00CA50A9">
              <w:rPr>
                <w:b/>
                <w:sz w:val="20"/>
                <w:szCs w:val="20"/>
              </w:rPr>
              <w:t>Municípios</w:t>
            </w:r>
            <w:r w:rsidRPr="00CA50A9">
              <w:rPr>
                <w:sz w:val="20"/>
                <w:szCs w:val="20"/>
              </w:rPr>
              <w:t xml:space="preserve">: prospeção e colheita de amostras nas áreas publicas e de informação aos munícipes com as regras fitossanitárias. Protocolos já assinados entre a DGAV e os municípios de Vila Nova de Gaia, Matosinhos, Gondomar, Santa Maria da Feira e Espinho. </w:t>
            </w:r>
            <w:del w:id="48" w:author="Maria Teresa Messias Afonso" w:date="2024-03-03T14:37:00Z">
              <w:r w:rsidRPr="00CE53A6" w:rsidDel="00CE53A6">
                <w:rPr>
                  <w:sz w:val="20"/>
                  <w:szCs w:val="20"/>
                </w:rPr>
                <w:delText>Em fase de finalização</w:delText>
              </w:r>
            </w:del>
            <w:ins w:id="49" w:author="Maria Teresa Messias Afonso" w:date="2024-03-03T14:37:00Z">
              <w:r w:rsidR="00CE53A6">
                <w:rPr>
                  <w:sz w:val="20"/>
                  <w:szCs w:val="20"/>
                </w:rPr>
                <w:t xml:space="preserve"> </w:t>
              </w:r>
            </w:ins>
            <w:ins w:id="50" w:author="Maria Teresa Messias Afonso" w:date="2024-03-03T22:44:00Z">
              <w:r w:rsidR="002B6D13">
                <w:rPr>
                  <w:sz w:val="20"/>
                  <w:szCs w:val="20"/>
                </w:rPr>
                <w:t>Foi, entretanto,</w:t>
              </w:r>
            </w:ins>
            <w:ins w:id="51" w:author="Maria Teresa Messias Afonso" w:date="2024-03-03T14:37:00Z">
              <w:r w:rsidR="00CE53A6">
                <w:rPr>
                  <w:sz w:val="20"/>
                  <w:szCs w:val="20"/>
                </w:rPr>
                <w:t xml:space="preserve"> também já assinado protocolo</w:t>
              </w:r>
            </w:ins>
            <w:r w:rsidRPr="00CE53A6">
              <w:rPr>
                <w:sz w:val="20"/>
                <w:szCs w:val="20"/>
              </w:rPr>
              <w:t xml:space="preserve"> com CM PORTO</w:t>
            </w:r>
            <w:r w:rsidRPr="00CA50A9">
              <w:rPr>
                <w:sz w:val="20"/>
                <w:szCs w:val="20"/>
              </w:rPr>
              <w:t>.</w:t>
            </w:r>
            <w:r w:rsidR="00762CC4" w:rsidRPr="00CA50A9">
              <w:rPr>
                <w:sz w:val="20"/>
                <w:szCs w:val="20"/>
              </w:rPr>
              <w:t xml:space="preserve"> DGAV promoveu reunião com CM Sintra, Amadora e Oeiras para </w:t>
            </w:r>
            <w:r w:rsidR="000A6FAF" w:rsidRPr="00CA50A9">
              <w:rPr>
                <w:sz w:val="20"/>
                <w:szCs w:val="20"/>
              </w:rPr>
              <w:t>articular possível</w:t>
            </w:r>
            <w:r w:rsidR="00762CC4" w:rsidRPr="00CA50A9">
              <w:rPr>
                <w:sz w:val="20"/>
                <w:szCs w:val="20"/>
              </w:rPr>
              <w:t xml:space="preserve"> forma de colaboração.</w:t>
            </w:r>
            <w:r w:rsidR="00AC4E83" w:rsidRPr="00CA50A9">
              <w:rPr>
                <w:sz w:val="20"/>
                <w:szCs w:val="20"/>
              </w:rPr>
              <w:t xml:space="preserve"> </w:t>
            </w:r>
            <w:r w:rsidR="00AC4E83" w:rsidRPr="00CE53A6">
              <w:rPr>
                <w:sz w:val="20"/>
                <w:szCs w:val="20"/>
              </w:rPr>
              <w:t xml:space="preserve">A CM Sintra foi até á data a única </w:t>
            </w:r>
            <w:del w:id="52" w:author="Maria Teresa Messias Afonso" w:date="2024-03-03T14:35:00Z">
              <w:r w:rsidR="00AC4E83" w:rsidRPr="00CE53A6" w:rsidDel="00CE53A6">
                <w:rPr>
                  <w:sz w:val="20"/>
                  <w:szCs w:val="20"/>
                </w:rPr>
                <w:delText>que avançou com proposta de protocolo</w:delText>
              </w:r>
            </w:del>
            <w:ins w:id="53" w:author="Maria Teresa Messias Afonso" w:date="2024-03-03T14:35:00Z">
              <w:r w:rsidR="00CE53A6">
                <w:rPr>
                  <w:sz w:val="20"/>
                  <w:szCs w:val="20"/>
                </w:rPr>
                <w:t>com a qual foi assinado protocolo</w:t>
              </w:r>
            </w:ins>
            <w:r w:rsidR="00AC4E83" w:rsidRPr="00CA50A9">
              <w:rPr>
                <w:sz w:val="20"/>
                <w:szCs w:val="20"/>
              </w:rPr>
              <w:t>.</w:t>
            </w:r>
          </w:p>
          <w:p w14:paraId="464DDEB8" w14:textId="77777777" w:rsidR="00CA50A9" w:rsidRPr="00CA50A9" w:rsidRDefault="00A97BAF" w:rsidP="00CA50A9">
            <w:pPr>
              <w:pStyle w:val="PargrafodaLista"/>
              <w:numPr>
                <w:ilvl w:val="1"/>
                <w:numId w:val="45"/>
              </w:numPr>
              <w:spacing w:before="240" w:line="360" w:lineRule="auto"/>
              <w:jc w:val="both"/>
              <w:rPr>
                <w:i/>
                <w:iCs/>
                <w:sz w:val="20"/>
                <w:szCs w:val="20"/>
              </w:rPr>
            </w:pPr>
            <w:r w:rsidRPr="00CA50A9">
              <w:rPr>
                <w:b/>
                <w:sz w:val="20"/>
                <w:szCs w:val="20"/>
              </w:rPr>
              <w:t xml:space="preserve">PSP, GNR e </w:t>
            </w:r>
            <w:r w:rsidRPr="00CA50A9">
              <w:rPr>
                <w:b/>
                <w:bCs/>
                <w:sz w:val="20"/>
                <w:szCs w:val="20"/>
              </w:rPr>
              <w:t>Entidades de logística do Aeroporto</w:t>
            </w:r>
            <w:r w:rsidRPr="00CA50A9">
              <w:rPr>
                <w:b/>
                <w:sz w:val="20"/>
                <w:szCs w:val="20"/>
              </w:rPr>
              <w:t xml:space="preserve"> de Sá Carneiro e do Terminal de cruzeiros de leixões</w:t>
            </w:r>
            <w:r w:rsidRPr="00CA50A9">
              <w:rPr>
                <w:sz w:val="20"/>
                <w:szCs w:val="20"/>
              </w:rPr>
              <w:t>: apoio nos controlos de movimentos de plantas</w:t>
            </w:r>
            <w:r w:rsidR="00AC4E83" w:rsidRPr="00CA50A9">
              <w:rPr>
                <w:sz w:val="20"/>
                <w:szCs w:val="20"/>
              </w:rPr>
              <w:t>, na ZD Porto</w:t>
            </w:r>
          </w:p>
          <w:p w14:paraId="6C9968EB" w14:textId="11BE22E8" w:rsidR="00A97BAF" w:rsidRPr="00CA50A9" w:rsidRDefault="00A97BAF" w:rsidP="00CA50A9">
            <w:pPr>
              <w:pStyle w:val="PargrafodaLista"/>
              <w:numPr>
                <w:ilvl w:val="1"/>
                <w:numId w:val="45"/>
              </w:numPr>
              <w:spacing w:before="240" w:line="360" w:lineRule="auto"/>
              <w:jc w:val="both"/>
              <w:rPr>
                <w:i/>
                <w:iCs/>
                <w:sz w:val="20"/>
                <w:szCs w:val="20"/>
              </w:rPr>
            </w:pPr>
            <w:r w:rsidRPr="00CA50A9">
              <w:rPr>
                <w:b/>
                <w:sz w:val="20"/>
                <w:szCs w:val="20"/>
              </w:rPr>
              <w:t>ASAE</w:t>
            </w:r>
            <w:r w:rsidRPr="00CA50A9">
              <w:rPr>
                <w:sz w:val="20"/>
                <w:szCs w:val="20"/>
              </w:rPr>
              <w:t>: inspeção mercados e feiras e estabelecimentos venda de plantas.</w:t>
            </w:r>
          </w:p>
          <w:p w14:paraId="545AE8B8" w14:textId="5ED04604" w:rsidR="00A97BAF" w:rsidRPr="005A6A83" w:rsidRDefault="00AC4E83" w:rsidP="00A97BAF">
            <w:pPr>
              <w:pStyle w:val="PargrafodaLista"/>
              <w:numPr>
                <w:ilvl w:val="0"/>
                <w:numId w:val="43"/>
              </w:num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Análises</w:t>
            </w:r>
            <w:r w:rsidR="00A97BAF" w:rsidRPr="005A6A83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pedido reforço financeiro para se poder lançar concurso internacional face ao muito elevado </w:t>
            </w:r>
            <w:r w:rsidR="0053435A">
              <w:rPr>
                <w:sz w:val="20"/>
                <w:szCs w:val="20"/>
              </w:rPr>
              <w:t>número</w:t>
            </w:r>
            <w:r>
              <w:rPr>
                <w:sz w:val="20"/>
                <w:szCs w:val="20"/>
              </w:rPr>
              <w:t xml:space="preserve"> de analises (atualmente estimadas em 20 mil). Perspetiva-se que </w:t>
            </w:r>
            <w:del w:id="54" w:author="Maria Teresa Messias Afonso" w:date="2024-03-03T14:44:00Z">
              <w:r w:rsidRPr="00FC1B67" w:rsidDel="00FC1B67">
                <w:rPr>
                  <w:sz w:val="20"/>
                  <w:szCs w:val="20"/>
                </w:rPr>
                <w:delText>a DRAPLVT</w:delText>
              </w:r>
              <w:r w:rsidDel="00FC1B67">
                <w:rPr>
                  <w:sz w:val="20"/>
                  <w:szCs w:val="20"/>
                </w:rPr>
                <w:delText xml:space="preserve"> e </w:delText>
              </w:r>
            </w:del>
            <w:r w:rsidRPr="003A581A">
              <w:rPr>
                <w:sz w:val="20"/>
                <w:szCs w:val="20"/>
              </w:rPr>
              <w:t>ICNF</w:t>
            </w:r>
            <w:r>
              <w:rPr>
                <w:sz w:val="20"/>
                <w:szCs w:val="20"/>
              </w:rPr>
              <w:t xml:space="preserve"> venha</w:t>
            </w:r>
            <w:del w:id="55" w:author="Maria Teresa Messias Afonso" w:date="2024-03-05T11:04:00Z">
              <w:r w:rsidDel="003E4842">
                <w:rPr>
                  <w:sz w:val="20"/>
                  <w:szCs w:val="20"/>
                </w:rPr>
                <w:delText>m</w:delText>
              </w:r>
            </w:del>
            <w:r>
              <w:rPr>
                <w:sz w:val="20"/>
                <w:szCs w:val="20"/>
              </w:rPr>
              <w:t xml:space="preserve"> a celebrar contrato com FITOLAB. DGAV tem acordo com o </w:t>
            </w:r>
            <w:r w:rsidRPr="00AC4E83">
              <w:rPr>
                <w:sz w:val="20"/>
                <w:szCs w:val="20"/>
              </w:rPr>
              <w:t>Laboratório Nacional de Sanidad Vegetal</w:t>
            </w:r>
            <w:r>
              <w:rPr>
                <w:sz w:val="20"/>
                <w:szCs w:val="20"/>
              </w:rPr>
              <w:t>, de Espanha, que oferece gratuitamente a realização de 50 analises /semana</w:t>
            </w:r>
            <w:r w:rsidR="000A6FAF">
              <w:rPr>
                <w:sz w:val="20"/>
                <w:szCs w:val="20"/>
              </w:rPr>
              <w:t xml:space="preserve">, </w:t>
            </w:r>
            <w:del w:id="56" w:author="Maria Teresa Messias Afonso" w:date="2024-03-03T14:45:00Z">
              <w:r w:rsidR="000A6FAF" w:rsidDel="00FC1B67">
                <w:rPr>
                  <w:sz w:val="20"/>
                  <w:szCs w:val="20"/>
                </w:rPr>
                <w:delText>estando já a ser</w:delText>
              </w:r>
            </w:del>
            <w:ins w:id="57" w:author="Maria Teresa Messias Afonso" w:date="2024-03-03T14:45:00Z">
              <w:r w:rsidR="00FC1B67">
                <w:rPr>
                  <w:sz w:val="20"/>
                  <w:szCs w:val="20"/>
                </w:rPr>
                <w:t xml:space="preserve"> vão esta semana começar a ser</w:t>
              </w:r>
            </w:ins>
            <w:r w:rsidR="000A6FAF">
              <w:rPr>
                <w:sz w:val="20"/>
                <w:szCs w:val="20"/>
              </w:rPr>
              <w:t xml:space="preserve"> enviadas amostras.</w:t>
            </w:r>
          </w:p>
          <w:p w14:paraId="67FF6519" w14:textId="2B46E715" w:rsidR="000A6FAF" w:rsidRPr="00CA50A9" w:rsidRDefault="000A6FAF" w:rsidP="00762CC4">
            <w:pPr>
              <w:pStyle w:val="PargrafodaLista"/>
              <w:numPr>
                <w:ilvl w:val="0"/>
                <w:numId w:val="43"/>
              </w:numPr>
              <w:spacing w:line="360" w:lineRule="auto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CA50A9">
              <w:rPr>
                <w:bCs/>
                <w:sz w:val="20"/>
                <w:szCs w:val="20"/>
              </w:rPr>
              <w:t>A DG</w:t>
            </w:r>
            <w:r w:rsidRPr="00CE53A6">
              <w:rPr>
                <w:bCs/>
                <w:sz w:val="20"/>
                <w:szCs w:val="20"/>
              </w:rPr>
              <w:t xml:space="preserve">AV solicitou á Comissão Europeia que fosse organizada uma reunião com os países afetados (PT, FR, ES, </w:t>
            </w:r>
            <w:r w:rsidR="00765801" w:rsidRPr="00CE53A6">
              <w:rPr>
                <w:bCs/>
                <w:sz w:val="20"/>
                <w:szCs w:val="20"/>
              </w:rPr>
              <w:t>IT) para</w:t>
            </w:r>
            <w:r w:rsidRPr="00CE53A6">
              <w:rPr>
                <w:bCs/>
                <w:sz w:val="20"/>
                <w:szCs w:val="20"/>
              </w:rPr>
              <w:t xml:space="preserve"> se avaliar a </w:t>
            </w:r>
            <w:r w:rsidR="00953096" w:rsidRPr="00CE53A6">
              <w:rPr>
                <w:bCs/>
                <w:sz w:val="20"/>
                <w:szCs w:val="20"/>
              </w:rPr>
              <w:t>situação e</w:t>
            </w:r>
            <w:r w:rsidRPr="00CE53A6">
              <w:rPr>
                <w:bCs/>
                <w:sz w:val="20"/>
                <w:szCs w:val="20"/>
              </w:rPr>
              <w:t xml:space="preserve"> se ponderar atualizações na abordagem de controlo</w:t>
            </w:r>
            <w:r w:rsidRPr="00CE53A6">
              <w:rPr>
                <w:bCs/>
                <w:i/>
                <w:iCs/>
                <w:sz w:val="20"/>
                <w:szCs w:val="20"/>
              </w:rPr>
              <w:t xml:space="preserve">. </w:t>
            </w:r>
            <w:del w:id="58" w:author="Maria Teresa Messias Afonso" w:date="2024-03-03T14:38:00Z">
              <w:r w:rsidRPr="00CE53A6" w:rsidDel="00CE53A6">
                <w:rPr>
                  <w:bCs/>
                  <w:sz w:val="20"/>
                  <w:szCs w:val="20"/>
                </w:rPr>
                <w:delText xml:space="preserve">A reunião decorreu a 20 de janeiro, em Bruxelas, e </w:delText>
              </w:r>
              <w:r w:rsidR="00643CFE" w:rsidRPr="00CE53A6" w:rsidDel="00CE53A6">
                <w:rPr>
                  <w:bCs/>
                  <w:sz w:val="20"/>
                  <w:szCs w:val="20"/>
                </w:rPr>
                <w:delText xml:space="preserve">a DGAV já enviou proposta para discussão, </w:delText>
              </w:r>
              <w:r w:rsidR="005E2079" w:rsidRPr="00CE53A6" w:rsidDel="00CE53A6">
                <w:rPr>
                  <w:bCs/>
                  <w:sz w:val="20"/>
                  <w:szCs w:val="20"/>
                </w:rPr>
                <w:delText>aguarda-se</w:delText>
              </w:r>
              <w:r w:rsidR="00643CFE" w:rsidRPr="00CE53A6" w:rsidDel="00CE53A6">
                <w:rPr>
                  <w:bCs/>
                  <w:sz w:val="20"/>
                  <w:szCs w:val="20"/>
                </w:rPr>
                <w:delText xml:space="preserve"> </w:delText>
              </w:r>
              <w:r w:rsidR="005E2079" w:rsidRPr="00CE53A6" w:rsidDel="00CE53A6">
                <w:rPr>
                  <w:bCs/>
                  <w:sz w:val="20"/>
                  <w:szCs w:val="20"/>
                </w:rPr>
                <w:delText>agendamento de nova reunião</w:delText>
              </w:r>
            </w:del>
            <w:r w:rsidR="005E2079" w:rsidRPr="00134216">
              <w:rPr>
                <w:bCs/>
                <w:sz w:val="20"/>
                <w:szCs w:val="20"/>
              </w:rPr>
              <w:t>.</w:t>
            </w:r>
            <w:ins w:id="59" w:author="Maria Teresa Messias Afonso" w:date="2024-03-03T14:17:00Z">
              <w:r w:rsidR="004751E5">
                <w:rPr>
                  <w:bCs/>
                  <w:sz w:val="20"/>
                  <w:szCs w:val="20"/>
                </w:rPr>
                <w:t xml:space="preserve"> Na sequência </w:t>
              </w:r>
              <w:del w:id="60" w:author="PCG" w:date="2024-03-05T11:30:00Z">
                <w:r w:rsidR="004751E5" w:rsidDel="00DB5E87">
                  <w:rPr>
                    <w:bCs/>
                    <w:sz w:val="20"/>
                    <w:szCs w:val="20"/>
                  </w:rPr>
                  <w:delText>do pedido da DGAV</w:delText>
                </w:r>
              </w:del>
            </w:ins>
            <w:ins w:id="61" w:author="PCG" w:date="2024-03-05T11:30:00Z">
              <w:r w:rsidR="00DB5E87">
                <w:rPr>
                  <w:bCs/>
                  <w:sz w:val="20"/>
                  <w:szCs w:val="20"/>
                </w:rPr>
                <w:t xml:space="preserve">deste pedido </w:t>
              </w:r>
            </w:ins>
            <w:ins w:id="62" w:author="Maria Teresa Messias Afonso" w:date="2024-03-03T14:17:00Z">
              <w:r w:rsidR="004751E5">
                <w:rPr>
                  <w:bCs/>
                  <w:sz w:val="20"/>
                  <w:szCs w:val="20"/>
                </w:rPr>
                <w:t xml:space="preserve"> </w:t>
              </w:r>
            </w:ins>
            <w:ins w:id="63" w:author="Maria Teresa Messias Afonso" w:date="2024-03-03T14:18:00Z">
              <w:r w:rsidR="004751E5">
                <w:rPr>
                  <w:bCs/>
                  <w:sz w:val="20"/>
                  <w:szCs w:val="20"/>
                </w:rPr>
                <w:t>foi organizado um grupo de trabalho para ponderar revisão legislativa com vista a acomo</w:t>
              </w:r>
            </w:ins>
            <w:ins w:id="64" w:author="Maria Teresa Messias Afonso" w:date="2024-03-03T14:19:00Z">
              <w:r w:rsidR="004751E5">
                <w:rPr>
                  <w:bCs/>
                  <w:sz w:val="20"/>
                  <w:szCs w:val="20"/>
                </w:rPr>
                <w:t xml:space="preserve">dar a experiência e os constrangimentos </w:t>
              </w:r>
            </w:ins>
            <w:ins w:id="65" w:author="Maria Teresa Messias Afonso" w:date="2024-03-03T14:38:00Z">
              <w:r w:rsidR="00CE53A6">
                <w:rPr>
                  <w:bCs/>
                  <w:sz w:val="20"/>
                  <w:szCs w:val="20"/>
                </w:rPr>
                <w:t>sentidos pelos</w:t>
              </w:r>
            </w:ins>
            <w:ins w:id="66" w:author="Maria Teresa Messias Afonso" w:date="2024-03-03T14:19:00Z">
              <w:r w:rsidR="004751E5">
                <w:rPr>
                  <w:bCs/>
                  <w:sz w:val="20"/>
                  <w:szCs w:val="20"/>
                </w:rPr>
                <w:t xml:space="preserve"> EM afetados. Dess</w:t>
              </w:r>
            </w:ins>
            <w:ins w:id="67" w:author="Maria Teresa Messias Afonso" w:date="2024-03-03T14:20:00Z">
              <w:r w:rsidR="004751E5">
                <w:rPr>
                  <w:bCs/>
                  <w:sz w:val="20"/>
                  <w:szCs w:val="20"/>
                </w:rPr>
                <w:t>a</w:t>
              </w:r>
            </w:ins>
            <w:ins w:id="68" w:author="Maria Teresa Messias Afonso" w:date="2024-03-03T14:19:00Z">
              <w:r w:rsidR="004751E5">
                <w:rPr>
                  <w:bCs/>
                  <w:sz w:val="20"/>
                  <w:szCs w:val="20"/>
                </w:rPr>
                <w:t xml:space="preserve"> </w:t>
              </w:r>
            </w:ins>
            <w:ins w:id="69" w:author="Maria Teresa Messias Afonso" w:date="2024-03-03T14:20:00Z">
              <w:r w:rsidR="004751E5">
                <w:rPr>
                  <w:bCs/>
                  <w:sz w:val="20"/>
                  <w:szCs w:val="20"/>
                </w:rPr>
                <w:t xml:space="preserve">discussão surgiram </w:t>
              </w:r>
              <w:r w:rsidR="004751E5">
                <w:rPr>
                  <w:bCs/>
                  <w:sz w:val="20"/>
                  <w:szCs w:val="20"/>
                </w:rPr>
                <w:lastRenderedPageBreak/>
                <w:t xml:space="preserve">propostas que foram submetidas à apreciação do comité </w:t>
              </w:r>
            </w:ins>
            <w:ins w:id="70" w:author="Maria Teresa Messias Afonso" w:date="2024-03-03T22:50:00Z">
              <w:r w:rsidR="001F49CB">
                <w:rPr>
                  <w:bCs/>
                  <w:sz w:val="20"/>
                  <w:szCs w:val="20"/>
                </w:rPr>
                <w:t xml:space="preserve">fitossanitário </w:t>
              </w:r>
            </w:ins>
            <w:ins w:id="71" w:author="Maria Teresa Messias Afonso" w:date="2024-03-03T14:20:00Z">
              <w:r w:rsidR="004751E5">
                <w:rPr>
                  <w:bCs/>
                  <w:sz w:val="20"/>
                  <w:szCs w:val="20"/>
                </w:rPr>
                <w:t>per</w:t>
              </w:r>
            </w:ins>
            <w:ins w:id="72" w:author="Maria Teresa Messias Afonso" w:date="2024-03-03T14:21:00Z">
              <w:r w:rsidR="004751E5">
                <w:rPr>
                  <w:bCs/>
                  <w:sz w:val="20"/>
                  <w:szCs w:val="20"/>
                </w:rPr>
                <w:t>manente. Aguarda-se a continuação dessa discussão neste fórum, estimando-se que a mesma seja agendada para a reunião de abril.</w:t>
              </w:r>
            </w:ins>
          </w:p>
          <w:p w14:paraId="6103EFB4" w14:textId="77777777" w:rsidR="00FE0183" w:rsidRPr="00CE53A6" w:rsidRDefault="00EE3B49" w:rsidP="00762CC4">
            <w:pPr>
              <w:pStyle w:val="PargrafodaLista"/>
              <w:numPr>
                <w:ilvl w:val="0"/>
                <w:numId w:val="43"/>
              </w:numPr>
              <w:spacing w:line="360" w:lineRule="auto"/>
              <w:jc w:val="both"/>
              <w:rPr>
                <w:ins w:id="73" w:author="Maria Teresa Messias Afonso" w:date="2024-03-03T14:39:00Z"/>
                <w:i/>
                <w:iCs/>
                <w:sz w:val="20"/>
                <w:szCs w:val="20"/>
              </w:rPr>
            </w:pPr>
            <w:r w:rsidRPr="00CA50A9">
              <w:rPr>
                <w:bCs/>
                <w:sz w:val="20"/>
                <w:szCs w:val="20"/>
              </w:rPr>
              <w:t>A DGAV</w:t>
            </w:r>
            <w:r w:rsidR="00765801" w:rsidRPr="00CA50A9">
              <w:rPr>
                <w:bCs/>
                <w:sz w:val="20"/>
                <w:szCs w:val="20"/>
              </w:rPr>
              <w:t xml:space="preserve"> promoveu a organização de um consorcio de investigação, </w:t>
            </w:r>
            <w:r w:rsidR="007F4E7A" w:rsidRPr="00CA50A9">
              <w:rPr>
                <w:bCs/>
                <w:sz w:val="20"/>
                <w:szCs w:val="20"/>
              </w:rPr>
              <w:t>para estudo dos insetos vetores da X.</w:t>
            </w:r>
            <w:r w:rsidR="007F4E7A" w:rsidRPr="00CA50A9">
              <w:rPr>
                <w:bCs/>
                <w:i/>
                <w:iCs/>
                <w:sz w:val="20"/>
                <w:szCs w:val="20"/>
              </w:rPr>
              <w:t xml:space="preserve"> fastidiosa</w:t>
            </w:r>
            <w:r w:rsidR="007F4E7A" w:rsidRPr="00CA50A9">
              <w:rPr>
                <w:bCs/>
                <w:sz w:val="20"/>
                <w:szCs w:val="20"/>
              </w:rPr>
              <w:t>,</w:t>
            </w:r>
            <w:r w:rsidR="00D20930" w:rsidRPr="00CA50A9">
              <w:rPr>
                <w:bCs/>
                <w:sz w:val="20"/>
                <w:szCs w:val="20"/>
              </w:rPr>
              <w:t xml:space="preserve"> que é</w:t>
            </w:r>
            <w:r w:rsidR="007F4E7A" w:rsidRPr="00CA50A9">
              <w:rPr>
                <w:bCs/>
                <w:sz w:val="20"/>
                <w:szCs w:val="20"/>
              </w:rPr>
              <w:t xml:space="preserve"> financiado pela EFSA. O</w:t>
            </w:r>
            <w:r w:rsidR="007F4E7A" w:rsidRPr="005A1A66">
              <w:rPr>
                <w:sz w:val="20"/>
                <w:szCs w:val="20"/>
              </w:rPr>
              <w:t xml:space="preserve"> </w:t>
            </w:r>
            <w:r w:rsidR="005A1A66" w:rsidRPr="005A1A66">
              <w:rPr>
                <w:sz w:val="20"/>
                <w:szCs w:val="20"/>
              </w:rPr>
              <w:t xml:space="preserve">consorcio é coordenado pelo IPB e </w:t>
            </w:r>
            <w:r w:rsidR="00BA6BB7">
              <w:rPr>
                <w:sz w:val="20"/>
                <w:szCs w:val="20"/>
              </w:rPr>
              <w:t>participam, além da DGAV,</w:t>
            </w:r>
            <w:r w:rsidR="005A1A66" w:rsidRPr="005A1A66">
              <w:rPr>
                <w:sz w:val="20"/>
                <w:szCs w:val="20"/>
              </w:rPr>
              <w:t xml:space="preserve"> o INIAV, a Faculdade de Ciências da U. Porto,</w:t>
            </w:r>
            <w:r w:rsidR="005A1A66">
              <w:rPr>
                <w:i/>
                <w:iCs/>
                <w:sz w:val="20"/>
                <w:szCs w:val="20"/>
              </w:rPr>
              <w:t xml:space="preserve"> o </w:t>
            </w:r>
            <w:r w:rsidR="005A1A66" w:rsidRPr="005A1A66">
              <w:rPr>
                <w:sz w:val="20"/>
                <w:szCs w:val="20"/>
              </w:rPr>
              <w:t>INNOPLANTPROTECT e o ISA.</w:t>
            </w:r>
            <w:r w:rsidR="00953096">
              <w:rPr>
                <w:sz w:val="20"/>
                <w:szCs w:val="20"/>
              </w:rPr>
              <w:t xml:space="preserve"> </w:t>
            </w:r>
          </w:p>
          <w:p w14:paraId="3E9EC3AB" w14:textId="12F18F4F" w:rsidR="00CE53A6" w:rsidRPr="00CE53A6" w:rsidRDefault="00FC1B67" w:rsidP="00762CC4">
            <w:pPr>
              <w:pStyle w:val="PargrafodaLista"/>
              <w:numPr>
                <w:ilvl w:val="0"/>
                <w:numId w:val="43"/>
              </w:numPr>
              <w:spacing w:line="360" w:lineRule="auto"/>
              <w:jc w:val="both"/>
              <w:rPr>
                <w:sz w:val="20"/>
                <w:szCs w:val="20"/>
              </w:rPr>
            </w:pPr>
            <w:ins w:id="74" w:author="Maria Teresa Messias Afonso" w:date="2024-03-03T14:47:00Z">
              <w:r>
                <w:rPr>
                  <w:sz w:val="20"/>
                  <w:szCs w:val="20"/>
                </w:rPr>
                <w:t xml:space="preserve">Foi aprovado o projeto PRR: </w:t>
              </w:r>
              <w:r w:rsidRPr="00FC1B67">
                <w:rPr>
                  <w:sz w:val="20"/>
                  <w:szCs w:val="20"/>
                </w:rPr>
                <w:t xml:space="preserve">SNM_XylellaVt - Sistema Nacional de Monitorização de Insetos Vetores da </w:t>
              </w:r>
              <w:r w:rsidRPr="00DB5E87">
                <w:rPr>
                  <w:i/>
                  <w:iCs/>
                  <w:sz w:val="20"/>
                  <w:szCs w:val="20"/>
                  <w:rPrChange w:id="75" w:author="PCG" w:date="2024-03-05T11:31:00Z">
                    <w:rPr>
                      <w:sz w:val="20"/>
                      <w:szCs w:val="20"/>
                    </w:rPr>
                  </w:rPrChange>
                </w:rPr>
                <w:t>Xylella fastidios</w:t>
              </w:r>
              <w:r w:rsidRPr="00FC1B67">
                <w:rPr>
                  <w:sz w:val="20"/>
                  <w:szCs w:val="20"/>
                </w:rPr>
                <w:t>a</w:t>
              </w:r>
            </w:ins>
            <w:ins w:id="76" w:author="PCG" w:date="2024-03-05T11:31:00Z">
              <w:r w:rsidR="00DB5E87">
                <w:rPr>
                  <w:sz w:val="20"/>
                  <w:szCs w:val="20"/>
                </w:rPr>
                <w:t xml:space="preserve">, promovido pela DGAV, e coordeanado pela Ex- DRAPC </w:t>
              </w:r>
            </w:ins>
            <w:ins w:id="77" w:author="Maria Teresa Messias Afonso" w:date="2024-03-03T14:49:00Z">
              <w:r>
                <w:rPr>
                  <w:sz w:val="20"/>
                  <w:szCs w:val="20"/>
                </w:rPr>
                <w:t>. Pretende-se com este projeto</w:t>
              </w:r>
            </w:ins>
            <w:ins w:id="78" w:author="Maria Teresa Messias Afonso" w:date="2024-03-03T14:50:00Z">
              <w:r>
                <w:rPr>
                  <w:sz w:val="20"/>
                  <w:szCs w:val="20"/>
                </w:rPr>
                <w:t>, em complemento do programa de prospeção oficial,</w:t>
              </w:r>
            </w:ins>
            <w:ins w:id="79" w:author="Maria Teresa Messias Afonso" w:date="2024-03-03T14:49:00Z">
              <w:r>
                <w:rPr>
                  <w:sz w:val="20"/>
                  <w:szCs w:val="20"/>
                </w:rPr>
                <w:t xml:space="preserve"> estabelecer</w:t>
              </w:r>
              <w:r w:rsidRPr="00FC1B67">
                <w:rPr>
                  <w:sz w:val="20"/>
                  <w:szCs w:val="20"/>
                </w:rPr>
                <w:t xml:space="preserve"> um sistema de monitorização </w:t>
              </w:r>
            </w:ins>
            <w:ins w:id="80" w:author="Maria Teresa Messias Afonso" w:date="2024-03-03T14:50:00Z">
              <w:r>
                <w:rPr>
                  <w:sz w:val="20"/>
                  <w:szCs w:val="20"/>
                </w:rPr>
                <w:t>de insetos vetores da Xylella fastidiosa</w:t>
              </w:r>
            </w:ins>
            <w:ins w:id="81" w:author="Maria Teresa Messias Afonso" w:date="2024-03-03T14:49:00Z">
              <w:r w:rsidRPr="00FC1B67">
                <w:rPr>
                  <w:sz w:val="20"/>
                  <w:szCs w:val="20"/>
                </w:rPr>
                <w:t>, para obter informação sobre a sua presença em locais de maior risco e estados de desenvolvimento, que permita acionar de forma mais eficaz as ações fitossanitárias para o seu controlo, reduzindo o risco da dispersão da bactéria</w:t>
              </w:r>
            </w:ins>
            <w:ins w:id="82" w:author="Maria Teresa Messias Afonso" w:date="2024-03-03T14:51:00Z">
              <w:r>
                <w:rPr>
                  <w:sz w:val="20"/>
                  <w:szCs w:val="20"/>
                </w:rPr>
                <w:t>. Participam neste projeto, além da DGAV, a CCDRC (ex-</w:t>
              </w:r>
              <w:r w:rsidRPr="00C21823">
                <w:rPr>
                  <w:sz w:val="20"/>
                  <w:szCs w:val="20"/>
                </w:rPr>
                <w:t>DRAPC</w:t>
              </w:r>
            </w:ins>
            <w:ins w:id="83" w:author="Maria Teresa Messias Afonso" w:date="2024-03-03T14:52:00Z">
              <w:r>
                <w:rPr>
                  <w:sz w:val="20"/>
                  <w:szCs w:val="20"/>
                </w:rPr>
                <w:t xml:space="preserve">), </w:t>
              </w:r>
              <w:r w:rsidR="007B1109">
                <w:rPr>
                  <w:sz w:val="20"/>
                  <w:szCs w:val="20"/>
                </w:rPr>
                <w:t xml:space="preserve">o COTHN, FNOP, </w:t>
              </w:r>
            </w:ins>
            <w:ins w:id="84" w:author="Maria Teresa Messias Afonso" w:date="2024-03-03T14:53:00Z">
              <w:r w:rsidR="007B1109">
                <w:rPr>
                  <w:sz w:val="20"/>
                  <w:szCs w:val="20"/>
                </w:rPr>
                <w:t xml:space="preserve">ADVID, </w:t>
              </w:r>
              <w:r w:rsidR="007B1109" w:rsidRPr="007B1109">
                <w:rPr>
                  <w:sz w:val="20"/>
                  <w:szCs w:val="20"/>
                </w:rPr>
                <w:t>InnovPlantProtect</w:t>
              </w:r>
              <w:r w:rsidR="007B1109">
                <w:rPr>
                  <w:sz w:val="20"/>
                  <w:szCs w:val="20"/>
                </w:rPr>
                <w:t xml:space="preserve">, </w:t>
              </w:r>
            </w:ins>
            <w:ins w:id="85" w:author="Maria Teresa Messias Afonso" w:date="2024-03-03T14:54:00Z">
              <w:r w:rsidR="007B1109">
                <w:rPr>
                  <w:sz w:val="20"/>
                  <w:szCs w:val="20"/>
                </w:rPr>
                <w:t xml:space="preserve">e as PME VeraCruz Agro SA, Aveleda </w:t>
              </w:r>
            </w:ins>
            <w:ins w:id="86" w:author="Maria Teresa Messias Afonso" w:date="2024-03-03T14:55:00Z">
              <w:r w:rsidR="007B1109">
                <w:rPr>
                  <w:sz w:val="20"/>
                  <w:szCs w:val="20"/>
                </w:rPr>
                <w:t xml:space="preserve">SA </w:t>
              </w:r>
            </w:ins>
            <w:ins w:id="87" w:author="Maria Teresa Messias Afonso" w:date="2024-03-03T14:54:00Z">
              <w:r w:rsidR="007B1109">
                <w:rPr>
                  <w:sz w:val="20"/>
                  <w:szCs w:val="20"/>
                </w:rPr>
                <w:t>e Granfer</w:t>
              </w:r>
            </w:ins>
            <w:ins w:id="88" w:author="Maria Teresa Messias Afonso" w:date="2024-03-03T14:55:00Z">
              <w:r w:rsidR="007B1109">
                <w:rPr>
                  <w:sz w:val="20"/>
                  <w:szCs w:val="20"/>
                </w:rPr>
                <w:t xml:space="preserve"> CRL</w:t>
              </w:r>
            </w:ins>
            <w:ins w:id="89" w:author="Maria Teresa Messias Afonso" w:date="2024-03-03T14:54:00Z">
              <w:r w:rsidR="007B1109">
                <w:rPr>
                  <w:sz w:val="20"/>
                  <w:szCs w:val="20"/>
                </w:rPr>
                <w:t>.</w:t>
              </w:r>
            </w:ins>
          </w:p>
        </w:tc>
      </w:tr>
    </w:tbl>
    <w:p w14:paraId="4B085323" w14:textId="070D73B3" w:rsidR="008F5C9B" w:rsidRPr="00354BD4" w:rsidRDefault="008F5C9B" w:rsidP="001A452B">
      <w:pPr>
        <w:spacing w:line="240" w:lineRule="auto"/>
        <w:jc w:val="right"/>
      </w:pPr>
    </w:p>
    <w:sectPr w:rsidR="008F5C9B" w:rsidRPr="00354BD4" w:rsidSect="00217F93">
      <w:footerReference w:type="default" r:id="rId14"/>
      <w:pgSz w:w="11906" w:h="16838"/>
      <w:pgMar w:top="993" w:right="1133" w:bottom="568" w:left="1701" w:header="568" w:footer="33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CG" w:date="2024-03-05T11:27:00Z" w:initials="PCG">
    <w:p w14:paraId="11160812" w14:textId="77777777" w:rsidR="00DB5E87" w:rsidRDefault="00DB5E87" w:rsidP="00DB5E87">
      <w:pPr>
        <w:pStyle w:val="Textodecomentrio"/>
      </w:pPr>
      <w:r>
        <w:rPr>
          <w:rStyle w:val="Refdecomentrio"/>
        </w:rPr>
        <w:annotationRef/>
      </w:r>
      <w:r>
        <w:t>A atualizar pela AG PDR2020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1608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D97BCA" w16cex:dateUtc="2024-03-05T11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160812" w16cid:durableId="23D97B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F9E9" w14:textId="77777777" w:rsidR="00BF47FC" w:rsidRDefault="00BF47FC" w:rsidP="000501BC">
      <w:pPr>
        <w:spacing w:after="0" w:line="240" w:lineRule="auto"/>
      </w:pPr>
      <w:r>
        <w:separator/>
      </w:r>
    </w:p>
  </w:endnote>
  <w:endnote w:type="continuationSeparator" w:id="0">
    <w:p w14:paraId="4510B2FF" w14:textId="77777777" w:rsidR="00BF47FC" w:rsidRDefault="00BF47FC" w:rsidP="00050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16"/>
        <w:szCs w:val="16"/>
      </w:rPr>
      <w:id w:val="-1749187950"/>
      <w:docPartObj>
        <w:docPartGallery w:val="Page Numbers (Bottom of Page)"/>
        <w:docPartUnique/>
      </w:docPartObj>
    </w:sdtPr>
    <w:sdtContent>
      <w:p w14:paraId="6368037F" w14:textId="77777777" w:rsidR="00F23617" w:rsidRDefault="00F23617">
        <w:pPr>
          <w:pStyle w:val="Rodap"/>
          <w:pBdr>
            <w:bottom w:val="single" w:sz="12" w:space="1" w:color="auto"/>
          </w:pBdr>
          <w:jc w:val="right"/>
          <w:rPr>
            <w:b/>
            <w:sz w:val="16"/>
            <w:szCs w:val="16"/>
          </w:rPr>
        </w:pPr>
      </w:p>
      <w:p w14:paraId="285B0E8F" w14:textId="51925E25" w:rsidR="00F23617" w:rsidRPr="000747B6" w:rsidRDefault="00F23617" w:rsidP="000747B6">
        <w:pPr>
          <w:pStyle w:val="Rodap"/>
          <w:rPr>
            <w:b/>
            <w:sz w:val="16"/>
            <w:szCs w:val="16"/>
          </w:rPr>
        </w:pPr>
        <w:r>
          <w:rPr>
            <w:b/>
            <w:sz w:val="16"/>
            <w:szCs w:val="16"/>
          </w:rPr>
          <w:t>Memo</w:t>
        </w:r>
        <w:r w:rsidRPr="000747B6">
          <w:rPr>
            <w:b/>
            <w:sz w:val="16"/>
            <w:szCs w:val="16"/>
          </w:rPr>
          <w:t xml:space="preserve"> </w:t>
        </w:r>
        <w:r>
          <w:rPr>
            <w:b/>
            <w:sz w:val="16"/>
            <w:szCs w:val="16"/>
          </w:rPr>
          <w:tab/>
        </w:r>
        <w:r>
          <w:rPr>
            <w:b/>
            <w:sz w:val="16"/>
            <w:szCs w:val="16"/>
          </w:rPr>
          <w:tab/>
        </w:r>
        <w:r w:rsidRPr="000747B6">
          <w:rPr>
            <w:b/>
            <w:sz w:val="16"/>
            <w:szCs w:val="16"/>
          </w:rPr>
          <w:fldChar w:fldCharType="begin"/>
        </w:r>
        <w:r w:rsidRPr="000747B6">
          <w:rPr>
            <w:b/>
            <w:sz w:val="16"/>
            <w:szCs w:val="16"/>
          </w:rPr>
          <w:instrText>PAGE   \* MERGEFORMAT</w:instrText>
        </w:r>
        <w:r w:rsidRPr="000747B6">
          <w:rPr>
            <w:b/>
            <w:sz w:val="16"/>
            <w:szCs w:val="16"/>
          </w:rPr>
          <w:fldChar w:fldCharType="separate"/>
        </w:r>
        <w:r w:rsidRPr="000747B6">
          <w:rPr>
            <w:b/>
            <w:sz w:val="16"/>
            <w:szCs w:val="16"/>
          </w:rPr>
          <w:t>2</w:t>
        </w:r>
        <w:r w:rsidRPr="000747B6">
          <w:rPr>
            <w:b/>
            <w:sz w:val="16"/>
            <w:szCs w:val="16"/>
          </w:rPr>
          <w:fldChar w:fldCharType="end"/>
        </w:r>
      </w:p>
    </w:sdtContent>
  </w:sdt>
  <w:p w14:paraId="484A3B3F" w14:textId="77777777" w:rsidR="00F23617" w:rsidRPr="000747B6" w:rsidRDefault="00F23617">
    <w:pPr>
      <w:pStyle w:val="Rodap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4D2D9" w14:textId="77777777" w:rsidR="00BF47FC" w:rsidRDefault="00BF47FC" w:rsidP="000501BC">
      <w:pPr>
        <w:spacing w:after="0" w:line="240" w:lineRule="auto"/>
      </w:pPr>
      <w:r>
        <w:separator/>
      </w:r>
    </w:p>
  </w:footnote>
  <w:footnote w:type="continuationSeparator" w:id="0">
    <w:p w14:paraId="3019E9C9" w14:textId="77777777" w:rsidR="00BF47FC" w:rsidRDefault="00BF47FC" w:rsidP="00050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D99"/>
    <w:multiLevelType w:val="hybridMultilevel"/>
    <w:tmpl w:val="FC0E3234"/>
    <w:lvl w:ilvl="0" w:tplc="43104C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A28C3"/>
    <w:multiLevelType w:val="hybridMultilevel"/>
    <w:tmpl w:val="F70416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C6FC2"/>
    <w:multiLevelType w:val="hybridMultilevel"/>
    <w:tmpl w:val="35AEA6AC"/>
    <w:lvl w:ilvl="0" w:tplc="ACB8C4D8">
      <w:start w:val="1"/>
      <w:numFmt w:val="decimal"/>
      <w:lvlText w:val="%1."/>
      <w:lvlJc w:val="left"/>
      <w:pPr>
        <w:ind w:left="426" w:hanging="360"/>
      </w:pPr>
      <w:rPr>
        <w:rFonts w:asciiTheme="minorHAnsi" w:eastAsiaTheme="minorHAnsi" w:hAnsiTheme="minorHAnsi" w:cstheme="minorBidi"/>
      </w:rPr>
    </w:lvl>
    <w:lvl w:ilvl="1" w:tplc="08160019">
      <w:start w:val="1"/>
      <w:numFmt w:val="lowerLetter"/>
      <w:lvlText w:val="%2."/>
      <w:lvlJc w:val="left"/>
      <w:pPr>
        <w:ind w:left="1146" w:hanging="360"/>
      </w:pPr>
    </w:lvl>
    <w:lvl w:ilvl="2" w:tplc="0816001B" w:tentative="1">
      <w:start w:val="1"/>
      <w:numFmt w:val="lowerRoman"/>
      <w:lvlText w:val="%3."/>
      <w:lvlJc w:val="right"/>
      <w:pPr>
        <w:ind w:left="1866" w:hanging="180"/>
      </w:pPr>
    </w:lvl>
    <w:lvl w:ilvl="3" w:tplc="0816000F" w:tentative="1">
      <w:start w:val="1"/>
      <w:numFmt w:val="decimal"/>
      <w:lvlText w:val="%4."/>
      <w:lvlJc w:val="left"/>
      <w:pPr>
        <w:ind w:left="2586" w:hanging="360"/>
      </w:pPr>
    </w:lvl>
    <w:lvl w:ilvl="4" w:tplc="08160019" w:tentative="1">
      <w:start w:val="1"/>
      <w:numFmt w:val="lowerLetter"/>
      <w:lvlText w:val="%5."/>
      <w:lvlJc w:val="left"/>
      <w:pPr>
        <w:ind w:left="3306" w:hanging="360"/>
      </w:pPr>
    </w:lvl>
    <w:lvl w:ilvl="5" w:tplc="0816001B" w:tentative="1">
      <w:start w:val="1"/>
      <w:numFmt w:val="lowerRoman"/>
      <w:lvlText w:val="%6."/>
      <w:lvlJc w:val="right"/>
      <w:pPr>
        <w:ind w:left="4026" w:hanging="180"/>
      </w:pPr>
    </w:lvl>
    <w:lvl w:ilvl="6" w:tplc="0816000F" w:tentative="1">
      <w:start w:val="1"/>
      <w:numFmt w:val="decimal"/>
      <w:lvlText w:val="%7."/>
      <w:lvlJc w:val="left"/>
      <w:pPr>
        <w:ind w:left="4746" w:hanging="360"/>
      </w:pPr>
    </w:lvl>
    <w:lvl w:ilvl="7" w:tplc="08160019" w:tentative="1">
      <w:start w:val="1"/>
      <w:numFmt w:val="lowerLetter"/>
      <w:lvlText w:val="%8."/>
      <w:lvlJc w:val="left"/>
      <w:pPr>
        <w:ind w:left="5466" w:hanging="360"/>
      </w:pPr>
    </w:lvl>
    <w:lvl w:ilvl="8" w:tplc="0816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" w15:restartNumberingAfterBreak="0">
    <w:nsid w:val="11144ECD"/>
    <w:multiLevelType w:val="hybridMultilevel"/>
    <w:tmpl w:val="58C60AF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F3628"/>
    <w:multiLevelType w:val="hybridMultilevel"/>
    <w:tmpl w:val="916429B8"/>
    <w:lvl w:ilvl="0" w:tplc="B5ACF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64403"/>
    <w:multiLevelType w:val="hybridMultilevel"/>
    <w:tmpl w:val="FC98DC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D7C6B"/>
    <w:multiLevelType w:val="hybridMultilevel"/>
    <w:tmpl w:val="EFBC83BC"/>
    <w:lvl w:ilvl="0" w:tplc="0816000F">
      <w:start w:val="1"/>
      <w:numFmt w:val="decimal"/>
      <w:lvlText w:val="%1."/>
      <w:lvlJc w:val="left"/>
      <w:pPr>
        <w:ind w:left="1146" w:hanging="360"/>
      </w:pPr>
    </w:lvl>
    <w:lvl w:ilvl="1" w:tplc="08160019" w:tentative="1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EC81577"/>
    <w:multiLevelType w:val="hybridMultilevel"/>
    <w:tmpl w:val="69E01BC4"/>
    <w:lvl w:ilvl="0" w:tplc="B5ACF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F03C4"/>
    <w:multiLevelType w:val="hybridMultilevel"/>
    <w:tmpl w:val="DFEAC0B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70A52"/>
    <w:multiLevelType w:val="hybridMultilevel"/>
    <w:tmpl w:val="35AEA6AC"/>
    <w:lvl w:ilvl="0" w:tplc="ACB8C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022A4"/>
    <w:multiLevelType w:val="hybridMultilevel"/>
    <w:tmpl w:val="60E6ED5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883A85"/>
    <w:multiLevelType w:val="hybridMultilevel"/>
    <w:tmpl w:val="35AEA6AC"/>
    <w:lvl w:ilvl="0" w:tplc="ACB8C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16493"/>
    <w:multiLevelType w:val="hybridMultilevel"/>
    <w:tmpl w:val="759A1A28"/>
    <w:lvl w:ilvl="0" w:tplc="43104C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90F00"/>
    <w:multiLevelType w:val="hybridMultilevel"/>
    <w:tmpl w:val="635897B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4F056D"/>
    <w:multiLevelType w:val="hybridMultilevel"/>
    <w:tmpl w:val="759A1A28"/>
    <w:lvl w:ilvl="0" w:tplc="43104C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17635"/>
    <w:multiLevelType w:val="hybridMultilevel"/>
    <w:tmpl w:val="0F0A6A68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BC0DE7"/>
    <w:multiLevelType w:val="hybridMultilevel"/>
    <w:tmpl w:val="1666B9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54870"/>
    <w:multiLevelType w:val="hybridMultilevel"/>
    <w:tmpl w:val="4DAAFC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16ABA"/>
    <w:multiLevelType w:val="hybridMultilevel"/>
    <w:tmpl w:val="3B98A20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2D116E"/>
    <w:multiLevelType w:val="hybridMultilevel"/>
    <w:tmpl w:val="94BA3A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F03F9F"/>
    <w:multiLevelType w:val="hybridMultilevel"/>
    <w:tmpl w:val="6AF256B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401081"/>
    <w:multiLevelType w:val="hybridMultilevel"/>
    <w:tmpl w:val="0F0A6A68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A61E01"/>
    <w:multiLevelType w:val="hybridMultilevel"/>
    <w:tmpl w:val="521A06CC"/>
    <w:lvl w:ilvl="0" w:tplc="43104C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55067"/>
    <w:multiLevelType w:val="hybridMultilevel"/>
    <w:tmpl w:val="9362B6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4D6D82"/>
    <w:multiLevelType w:val="hybridMultilevel"/>
    <w:tmpl w:val="35AEA6AC"/>
    <w:lvl w:ilvl="0" w:tplc="ACB8C4D8">
      <w:start w:val="1"/>
      <w:numFmt w:val="decimal"/>
      <w:lvlText w:val="%1."/>
      <w:lvlJc w:val="left"/>
      <w:pPr>
        <w:ind w:left="426" w:hanging="360"/>
      </w:pPr>
      <w:rPr>
        <w:rFonts w:asciiTheme="minorHAnsi" w:eastAsiaTheme="minorHAnsi" w:hAnsiTheme="minorHAnsi" w:cstheme="minorBidi"/>
      </w:rPr>
    </w:lvl>
    <w:lvl w:ilvl="1" w:tplc="08160019">
      <w:start w:val="1"/>
      <w:numFmt w:val="lowerLetter"/>
      <w:lvlText w:val="%2."/>
      <w:lvlJc w:val="left"/>
      <w:pPr>
        <w:ind w:left="1146" w:hanging="360"/>
      </w:pPr>
    </w:lvl>
    <w:lvl w:ilvl="2" w:tplc="0816001B" w:tentative="1">
      <w:start w:val="1"/>
      <w:numFmt w:val="lowerRoman"/>
      <w:lvlText w:val="%3."/>
      <w:lvlJc w:val="right"/>
      <w:pPr>
        <w:ind w:left="1866" w:hanging="180"/>
      </w:pPr>
    </w:lvl>
    <w:lvl w:ilvl="3" w:tplc="0816000F" w:tentative="1">
      <w:start w:val="1"/>
      <w:numFmt w:val="decimal"/>
      <w:lvlText w:val="%4."/>
      <w:lvlJc w:val="left"/>
      <w:pPr>
        <w:ind w:left="2586" w:hanging="360"/>
      </w:pPr>
    </w:lvl>
    <w:lvl w:ilvl="4" w:tplc="08160019" w:tentative="1">
      <w:start w:val="1"/>
      <w:numFmt w:val="lowerLetter"/>
      <w:lvlText w:val="%5."/>
      <w:lvlJc w:val="left"/>
      <w:pPr>
        <w:ind w:left="3306" w:hanging="360"/>
      </w:pPr>
    </w:lvl>
    <w:lvl w:ilvl="5" w:tplc="0816001B" w:tentative="1">
      <w:start w:val="1"/>
      <w:numFmt w:val="lowerRoman"/>
      <w:lvlText w:val="%6."/>
      <w:lvlJc w:val="right"/>
      <w:pPr>
        <w:ind w:left="4026" w:hanging="180"/>
      </w:pPr>
    </w:lvl>
    <w:lvl w:ilvl="6" w:tplc="0816000F" w:tentative="1">
      <w:start w:val="1"/>
      <w:numFmt w:val="decimal"/>
      <w:lvlText w:val="%7."/>
      <w:lvlJc w:val="left"/>
      <w:pPr>
        <w:ind w:left="4746" w:hanging="360"/>
      </w:pPr>
    </w:lvl>
    <w:lvl w:ilvl="7" w:tplc="08160019" w:tentative="1">
      <w:start w:val="1"/>
      <w:numFmt w:val="lowerLetter"/>
      <w:lvlText w:val="%8."/>
      <w:lvlJc w:val="left"/>
      <w:pPr>
        <w:ind w:left="5466" w:hanging="360"/>
      </w:pPr>
    </w:lvl>
    <w:lvl w:ilvl="8" w:tplc="0816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5" w15:restartNumberingAfterBreak="0">
    <w:nsid w:val="3F9D2DB1"/>
    <w:multiLevelType w:val="hybridMultilevel"/>
    <w:tmpl w:val="B316CDFC"/>
    <w:lvl w:ilvl="0" w:tplc="B5ACF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6125B0"/>
    <w:multiLevelType w:val="hybridMultilevel"/>
    <w:tmpl w:val="CFB60FC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D90D8D"/>
    <w:multiLevelType w:val="hybridMultilevel"/>
    <w:tmpl w:val="B316CDFC"/>
    <w:lvl w:ilvl="0" w:tplc="B5ACF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975585"/>
    <w:multiLevelType w:val="hybridMultilevel"/>
    <w:tmpl w:val="210C2A8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83333A"/>
    <w:multiLevelType w:val="hybridMultilevel"/>
    <w:tmpl w:val="35AEA6AC"/>
    <w:lvl w:ilvl="0" w:tplc="ACB8C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927D4D"/>
    <w:multiLevelType w:val="hybridMultilevel"/>
    <w:tmpl w:val="848685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151D07"/>
    <w:multiLevelType w:val="hybridMultilevel"/>
    <w:tmpl w:val="FC0E3234"/>
    <w:lvl w:ilvl="0" w:tplc="43104C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252EC1"/>
    <w:multiLevelType w:val="hybridMultilevel"/>
    <w:tmpl w:val="35AEA6AC"/>
    <w:lvl w:ilvl="0" w:tplc="ACB8C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696E07"/>
    <w:multiLevelType w:val="hybridMultilevel"/>
    <w:tmpl w:val="8D6CFD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7A6192"/>
    <w:multiLevelType w:val="hybridMultilevel"/>
    <w:tmpl w:val="C3B0AC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F6829"/>
    <w:multiLevelType w:val="hybridMultilevel"/>
    <w:tmpl w:val="7F0ED7C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F27A3B"/>
    <w:multiLevelType w:val="hybridMultilevel"/>
    <w:tmpl w:val="1EA401C2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62761B9C"/>
    <w:multiLevelType w:val="hybridMultilevel"/>
    <w:tmpl w:val="BBD8C74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B">
      <w:start w:val="1"/>
      <w:numFmt w:val="lowerRoman"/>
      <w:lvlText w:val="%2."/>
      <w:lvlJc w:val="righ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62643B"/>
    <w:multiLevelType w:val="hybridMultilevel"/>
    <w:tmpl w:val="73F27B8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EF78E0"/>
    <w:multiLevelType w:val="hybridMultilevel"/>
    <w:tmpl w:val="1DACCE9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6758C2"/>
    <w:multiLevelType w:val="hybridMultilevel"/>
    <w:tmpl w:val="9372193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727FC9"/>
    <w:multiLevelType w:val="hybridMultilevel"/>
    <w:tmpl w:val="2304B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B50E38"/>
    <w:multiLevelType w:val="hybridMultilevel"/>
    <w:tmpl w:val="9C281BE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8F3570"/>
    <w:multiLevelType w:val="hybridMultilevel"/>
    <w:tmpl w:val="7D0480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065773"/>
    <w:multiLevelType w:val="hybridMultilevel"/>
    <w:tmpl w:val="521A06CC"/>
    <w:lvl w:ilvl="0" w:tplc="43104C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286984">
    <w:abstractNumId w:val="32"/>
  </w:num>
  <w:num w:numId="2" w16cid:durableId="791746886">
    <w:abstractNumId w:val="29"/>
  </w:num>
  <w:num w:numId="3" w16cid:durableId="628512721">
    <w:abstractNumId w:val="9"/>
  </w:num>
  <w:num w:numId="4" w16cid:durableId="1916235579">
    <w:abstractNumId w:val="11"/>
  </w:num>
  <w:num w:numId="5" w16cid:durableId="1602182050">
    <w:abstractNumId w:val="36"/>
  </w:num>
  <w:num w:numId="6" w16cid:durableId="397168200">
    <w:abstractNumId w:val="2"/>
  </w:num>
  <w:num w:numId="7" w16cid:durableId="682707229">
    <w:abstractNumId w:val="24"/>
  </w:num>
  <w:num w:numId="8" w16cid:durableId="670834252">
    <w:abstractNumId w:val="6"/>
  </w:num>
  <w:num w:numId="9" w16cid:durableId="1227956206">
    <w:abstractNumId w:val="0"/>
  </w:num>
  <w:num w:numId="10" w16cid:durableId="146240673">
    <w:abstractNumId w:val="5"/>
  </w:num>
  <w:num w:numId="11" w16cid:durableId="235288850">
    <w:abstractNumId w:val="42"/>
  </w:num>
  <w:num w:numId="12" w16cid:durableId="368264934">
    <w:abstractNumId w:val="43"/>
  </w:num>
  <w:num w:numId="13" w16cid:durableId="535972029">
    <w:abstractNumId w:val="35"/>
  </w:num>
  <w:num w:numId="14" w16cid:durableId="33427591">
    <w:abstractNumId w:val="3"/>
  </w:num>
  <w:num w:numId="15" w16cid:durableId="646976334">
    <w:abstractNumId w:val="44"/>
  </w:num>
  <w:num w:numId="16" w16cid:durableId="314646558">
    <w:abstractNumId w:val="22"/>
  </w:num>
  <w:num w:numId="17" w16cid:durableId="1928684016">
    <w:abstractNumId w:val="10"/>
  </w:num>
  <w:num w:numId="18" w16cid:durableId="1624579728">
    <w:abstractNumId w:val="14"/>
  </w:num>
  <w:num w:numId="19" w16cid:durableId="1519737439">
    <w:abstractNumId w:val="33"/>
  </w:num>
  <w:num w:numId="20" w16cid:durableId="652223845">
    <w:abstractNumId w:val="12"/>
  </w:num>
  <w:num w:numId="21" w16cid:durableId="913706830">
    <w:abstractNumId w:val="31"/>
  </w:num>
  <w:num w:numId="22" w16cid:durableId="1230462500">
    <w:abstractNumId w:val="28"/>
  </w:num>
  <w:num w:numId="23" w16cid:durableId="320743784">
    <w:abstractNumId w:val="8"/>
  </w:num>
  <w:num w:numId="24" w16cid:durableId="1751778337">
    <w:abstractNumId w:val="20"/>
  </w:num>
  <w:num w:numId="25" w16cid:durableId="1672944812">
    <w:abstractNumId w:val="37"/>
  </w:num>
  <w:num w:numId="26" w16cid:durableId="1736394514">
    <w:abstractNumId w:val="30"/>
  </w:num>
  <w:num w:numId="27" w16cid:durableId="374934275">
    <w:abstractNumId w:val="17"/>
  </w:num>
  <w:num w:numId="28" w16cid:durableId="236792981">
    <w:abstractNumId w:val="23"/>
  </w:num>
  <w:num w:numId="29" w16cid:durableId="168451869">
    <w:abstractNumId w:val="1"/>
  </w:num>
  <w:num w:numId="30" w16cid:durableId="675152772">
    <w:abstractNumId w:val="7"/>
  </w:num>
  <w:num w:numId="31" w16cid:durableId="161816472">
    <w:abstractNumId w:val="16"/>
  </w:num>
  <w:num w:numId="32" w16cid:durableId="737827">
    <w:abstractNumId w:val="19"/>
  </w:num>
  <w:num w:numId="33" w16cid:durableId="514805114">
    <w:abstractNumId w:val="25"/>
  </w:num>
  <w:num w:numId="34" w16cid:durableId="1364137275">
    <w:abstractNumId w:val="27"/>
  </w:num>
  <w:num w:numId="35" w16cid:durableId="897323760">
    <w:abstractNumId w:val="4"/>
  </w:num>
  <w:num w:numId="36" w16cid:durableId="330837030">
    <w:abstractNumId w:val="34"/>
  </w:num>
  <w:num w:numId="37" w16cid:durableId="690494015">
    <w:abstractNumId w:val="18"/>
  </w:num>
  <w:num w:numId="38" w16cid:durableId="287012146">
    <w:abstractNumId w:val="26"/>
  </w:num>
  <w:num w:numId="39" w16cid:durableId="156189340">
    <w:abstractNumId w:val="21"/>
  </w:num>
  <w:num w:numId="40" w16cid:durableId="1192379572">
    <w:abstractNumId w:val="15"/>
  </w:num>
  <w:num w:numId="41" w16cid:durableId="275530118">
    <w:abstractNumId w:val="39"/>
  </w:num>
  <w:num w:numId="42" w16cid:durableId="525679275">
    <w:abstractNumId w:val="41"/>
  </w:num>
  <w:num w:numId="43" w16cid:durableId="1632249095">
    <w:abstractNumId w:val="38"/>
  </w:num>
  <w:num w:numId="44" w16cid:durableId="1234202508">
    <w:abstractNumId w:val="13"/>
  </w:num>
  <w:num w:numId="45" w16cid:durableId="1434982561">
    <w:abstractNumId w:val="4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CG">
    <w15:presenceInfo w15:providerId="None" w15:userId="PCG"/>
  </w15:person>
  <w15:person w15:author="Maria Teresa Messias Afonso">
    <w15:presenceInfo w15:providerId="AD" w15:userId="S::tafonso@dgav.pt::c3f515b4-f17d-45b0-ab90-612f94a738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BC"/>
    <w:rsid w:val="000031A5"/>
    <w:rsid w:val="00005D7A"/>
    <w:rsid w:val="000102EC"/>
    <w:rsid w:val="000121C6"/>
    <w:rsid w:val="00013C9D"/>
    <w:rsid w:val="00013EEF"/>
    <w:rsid w:val="000161CF"/>
    <w:rsid w:val="000169F4"/>
    <w:rsid w:val="00021DA6"/>
    <w:rsid w:val="0002519E"/>
    <w:rsid w:val="000268DD"/>
    <w:rsid w:val="00027AC3"/>
    <w:rsid w:val="000346EA"/>
    <w:rsid w:val="000354EA"/>
    <w:rsid w:val="000374D2"/>
    <w:rsid w:val="00041979"/>
    <w:rsid w:val="000440B6"/>
    <w:rsid w:val="000501BC"/>
    <w:rsid w:val="00052FAC"/>
    <w:rsid w:val="000543D8"/>
    <w:rsid w:val="000557AA"/>
    <w:rsid w:val="00056B13"/>
    <w:rsid w:val="000579A4"/>
    <w:rsid w:val="000637A8"/>
    <w:rsid w:val="000747B6"/>
    <w:rsid w:val="00075A5A"/>
    <w:rsid w:val="00076A7B"/>
    <w:rsid w:val="00082376"/>
    <w:rsid w:val="00084EE2"/>
    <w:rsid w:val="00087370"/>
    <w:rsid w:val="00092C54"/>
    <w:rsid w:val="00092F76"/>
    <w:rsid w:val="000A2B1E"/>
    <w:rsid w:val="000A6FAF"/>
    <w:rsid w:val="000B0B23"/>
    <w:rsid w:val="000B232F"/>
    <w:rsid w:val="000B27C8"/>
    <w:rsid w:val="000B5F6D"/>
    <w:rsid w:val="000D0147"/>
    <w:rsid w:val="000D11F9"/>
    <w:rsid w:val="000D37F9"/>
    <w:rsid w:val="000D5521"/>
    <w:rsid w:val="000D6191"/>
    <w:rsid w:val="000D6D14"/>
    <w:rsid w:val="000E29A2"/>
    <w:rsid w:val="000E3287"/>
    <w:rsid w:val="000E5814"/>
    <w:rsid w:val="000E602A"/>
    <w:rsid w:val="000F0472"/>
    <w:rsid w:val="000F1886"/>
    <w:rsid w:val="000F73E5"/>
    <w:rsid w:val="0010238A"/>
    <w:rsid w:val="0010554E"/>
    <w:rsid w:val="0011094A"/>
    <w:rsid w:val="0011680E"/>
    <w:rsid w:val="001249D3"/>
    <w:rsid w:val="00132212"/>
    <w:rsid w:val="00133CAC"/>
    <w:rsid w:val="00134216"/>
    <w:rsid w:val="001352B5"/>
    <w:rsid w:val="001405B0"/>
    <w:rsid w:val="001454D9"/>
    <w:rsid w:val="00145E82"/>
    <w:rsid w:val="00146E27"/>
    <w:rsid w:val="00151C61"/>
    <w:rsid w:val="0015717B"/>
    <w:rsid w:val="00162972"/>
    <w:rsid w:val="0016731A"/>
    <w:rsid w:val="0017049C"/>
    <w:rsid w:val="001814C2"/>
    <w:rsid w:val="001829CA"/>
    <w:rsid w:val="00183B62"/>
    <w:rsid w:val="00191AD6"/>
    <w:rsid w:val="00194100"/>
    <w:rsid w:val="00194C80"/>
    <w:rsid w:val="00194FD4"/>
    <w:rsid w:val="00195C69"/>
    <w:rsid w:val="001A365B"/>
    <w:rsid w:val="001A3801"/>
    <w:rsid w:val="001A452B"/>
    <w:rsid w:val="001A7804"/>
    <w:rsid w:val="001A7F98"/>
    <w:rsid w:val="001B6970"/>
    <w:rsid w:val="001B742D"/>
    <w:rsid w:val="001B7ADE"/>
    <w:rsid w:val="001C0261"/>
    <w:rsid w:val="001C42AD"/>
    <w:rsid w:val="001C4497"/>
    <w:rsid w:val="001D3BB9"/>
    <w:rsid w:val="001D61B1"/>
    <w:rsid w:val="001D7EC4"/>
    <w:rsid w:val="001E280C"/>
    <w:rsid w:val="001E7D6B"/>
    <w:rsid w:val="001F1B1E"/>
    <w:rsid w:val="001F247E"/>
    <w:rsid w:val="001F48A0"/>
    <w:rsid w:val="001F49CB"/>
    <w:rsid w:val="001F7938"/>
    <w:rsid w:val="00202936"/>
    <w:rsid w:val="00205B9B"/>
    <w:rsid w:val="00205DAE"/>
    <w:rsid w:val="0020749A"/>
    <w:rsid w:val="00210232"/>
    <w:rsid w:val="00210F94"/>
    <w:rsid w:val="00212B98"/>
    <w:rsid w:val="002150B6"/>
    <w:rsid w:val="00217957"/>
    <w:rsid w:val="00217F93"/>
    <w:rsid w:val="00220289"/>
    <w:rsid w:val="002231E1"/>
    <w:rsid w:val="002246F7"/>
    <w:rsid w:val="002259FC"/>
    <w:rsid w:val="00230BD7"/>
    <w:rsid w:val="00241553"/>
    <w:rsid w:val="00243CAC"/>
    <w:rsid w:val="00261720"/>
    <w:rsid w:val="00265A41"/>
    <w:rsid w:val="00265BC7"/>
    <w:rsid w:val="00266AE7"/>
    <w:rsid w:val="0027118D"/>
    <w:rsid w:val="0027348F"/>
    <w:rsid w:val="002872DC"/>
    <w:rsid w:val="00291E16"/>
    <w:rsid w:val="00294A5B"/>
    <w:rsid w:val="00294C38"/>
    <w:rsid w:val="002952EA"/>
    <w:rsid w:val="00295961"/>
    <w:rsid w:val="002A183D"/>
    <w:rsid w:val="002A2302"/>
    <w:rsid w:val="002A348E"/>
    <w:rsid w:val="002A3BE6"/>
    <w:rsid w:val="002A63FE"/>
    <w:rsid w:val="002A770C"/>
    <w:rsid w:val="002B342F"/>
    <w:rsid w:val="002B3B98"/>
    <w:rsid w:val="002B45BA"/>
    <w:rsid w:val="002B6D13"/>
    <w:rsid w:val="002C00A0"/>
    <w:rsid w:val="002C0499"/>
    <w:rsid w:val="002C16E0"/>
    <w:rsid w:val="002C23CC"/>
    <w:rsid w:val="002C3B09"/>
    <w:rsid w:val="002C61F3"/>
    <w:rsid w:val="002C6953"/>
    <w:rsid w:val="002E5031"/>
    <w:rsid w:val="002E533D"/>
    <w:rsid w:val="002F44FF"/>
    <w:rsid w:val="00311DA7"/>
    <w:rsid w:val="00315439"/>
    <w:rsid w:val="00315D50"/>
    <w:rsid w:val="0031645E"/>
    <w:rsid w:val="003177D3"/>
    <w:rsid w:val="0032301E"/>
    <w:rsid w:val="00326857"/>
    <w:rsid w:val="00326F58"/>
    <w:rsid w:val="003304DF"/>
    <w:rsid w:val="003325D9"/>
    <w:rsid w:val="003403A3"/>
    <w:rsid w:val="003418BF"/>
    <w:rsid w:val="003432D3"/>
    <w:rsid w:val="003439FC"/>
    <w:rsid w:val="0035071F"/>
    <w:rsid w:val="00351056"/>
    <w:rsid w:val="00351B49"/>
    <w:rsid w:val="00354BD4"/>
    <w:rsid w:val="00357B4D"/>
    <w:rsid w:val="0036156F"/>
    <w:rsid w:val="0036568E"/>
    <w:rsid w:val="0037155E"/>
    <w:rsid w:val="003738EE"/>
    <w:rsid w:val="0037744C"/>
    <w:rsid w:val="00382B7C"/>
    <w:rsid w:val="0038421F"/>
    <w:rsid w:val="00386273"/>
    <w:rsid w:val="00392D6B"/>
    <w:rsid w:val="00393526"/>
    <w:rsid w:val="00394AA0"/>
    <w:rsid w:val="003A09DE"/>
    <w:rsid w:val="003A581A"/>
    <w:rsid w:val="003B5ED8"/>
    <w:rsid w:val="003B73CB"/>
    <w:rsid w:val="003C5A08"/>
    <w:rsid w:val="003C6E6B"/>
    <w:rsid w:val="003C7A04"/>
    <w:rsid w:val="003D5E54"/>
    <w:rsid w:val="003E1D64"/>
    <w:rsid w:val="003E4842"/>
    <w:rsid w:val="004017F7"/>
    <w:rsid w:val="004035AE"/>
    <w:rsid w:val="00403CB5"/>
    <w:rsid w:val="00412CDA"/>
    <w:rsid w:val="0041338B"/>
    <w:rsid w:val="004140C0"/>
    <w:rsid w:val="00417475"/>
    <w:rsid w:val="0042063E"/>
    <w:rsid w:val="004223D9"/>
    <w:rsid w:val="004230B7"/>
    <w:rsid w:val="00423AA5"/>
    <w:rsid w:val="00426245"/>
    <w:rsid w:val="004270D7"/>
    <w:rsid w:val="00432187"/>
    <w:rsid w:val="00436F09"/>
    <w:rsid w:val="004423B5"/>
    <w:rsid w:val="0045174B"/>
    <w:rsid w:val="00457A6E"/>
    <w:rsid w:val="00460235"/>
    <w:rsid w:val="00472EAD"/>
    <w:rsid w:val="004734A0"/>
    <w:rsid w:val="004751E5"/>
    <w:rsid w:val="00477116"/>
    <w:rsid w:val="0048474A"/>
    <w:rsid w:val="004848EF"/>
    <w:rsid w:val="00492F4A"/>
    <w:rsid w:val="0049573B"/>
    <w:rsid w:val="004A242D"/>
    <w:rsid w:val="004A49E8"/>
    <w:rsid w:val="004A5BAA"/>
    <w:rsid w:val="004B116A"/>
    <w:rsid w:val="004B1B1E"/>
    <w:rsid w:val="004B2B97"/>
    <w:rsid w:val="004B42F1"/>
    <w:rsid w:val="004B6B81"/>
    <w:rsid w:val="004C1DA2"/>
    <w:rsid w:val="004C2B66"/>
    <w:rsid w:val="004C462A"/>
    <w:rsid w:val="004C543F"/>
    <w:rsid w:val="004C6E40"/>
    <w:rsid w:val="004C7A09"/>
    <w:rsid w:val="004D0925"/>
    <w:rsid w:val="004D669F"/>
    <w:rsid w:val="004E2A83"/>
    <w:rsid w:val="004E3220"/>
    <w:rsid w:val="004E336C"/>
    <w:rsid w:val="004F0460"/>
    <w:rsid w:val="004F548D"/>
    <w:rsid w:val="00500AB1"/>
    <w:rsid w:val="00500C34"/>
    <w:rsid w:val="005014E3"/>
    <w:rsid w:val="00501688"/>
    <w:rsid w:val="00503876"/>
    <w:rsid w:val="005057A4"/>
    <w:rsid w:val="0051008D"/>
    <w:rsid w:val="00512DC6"/>
    <w:rsid w:val="00514C6C"/>
    <w:rsid w:val="00516F00"/>
    <w:rsid w:val="00516F75"/>
    <w:rsid w:val="00517F8F"/>
    <w:rsid w:val="00533B37"/>
    <w:rsid w:val="00533CDD"/>
    <w:rsid w:val="0053435A"/>
    <w:rsid w:val="0053581D"/>
    <w:rsid w:val="005411E4"/>
    <w:rsid w:val="005453AA"/>
    <w:rsid w:val="00546A27"/>
    <w:rsid w:val="005470D8"/>
    <w:rsid w:val="00547427"/>
    <w:rsid w:val="00551471"/>
    <w:rsid w:val="005563D2"/>
    <w:rsid w:val="00556C43"/>
    <w:rsid w:val="00562E1E"/>
    <w:rsid w:val="00563C01"/>
    <w:rsid w:val="005644D5"/>
    <w:rsid w:val="00570C25"/>
    <w:rsid w:val="0057196D"/>
    <w:rsid w:val="0058296C"/>
    <w:rsid w:val="0058339D"/>
    <w:rsid w:val="00591201"/>
    <w:rsid w:val="00592FD8"/>
    <w:rsid w:val="005A1A66"/>
    <w:rsid w:val="005A1E45"/>
    <w:rsid w:val="005A3547"/>
    <w:rsid w:val="005A6A83"/>
    <w:rsid w:val="005B1218"/>
    <w:rsid w:val="005B2165"/>
    <w:rsid w:val="005B3A79"/>
    <w:rsid w:val="005B4076"/>
    <w:rsid w:val="005C665B"/>
    <w:rsid w:val="005E2079"/>
    <w:rsid w:val="005E6BDD"/>
    <w:rsid w:val="005F2842"/>
    <w:rsid w:val="005F3DCA"/>
    <w:rsid w:val="005F58B3"/>
    <w:rsid w:val="00601FF5"/>
    <w:rsid w:val="0060424A"/>
    <w:rsid w:val="00613463"/>
    <w:rsid w:val="00613B9F"/>
    <w:rsid w:val="00615A99"/>
    <w:rsid w:val="0062138F"/>
    <w:rsid w:val="00626121"/>
    <w:rsid w:val="00626527"/>
    <w:rsid w:val="00635F7F"/>
    <w:rsid w:val="00643CFE"/>
    <w:rsid w:val="00647102"/>
    <w:rsid w:val="00647D2A"/>
    <w:rsid w:val="00651C63"/>
    <w:rsid w:val="00652AB2"/>
    <w:rsid w:val="006540A6"/>
    <w:rsid w:val="006556B2"/>
    <w:rsid w:val="00655A07"/>
    <w:rsid w:val="00657C59"/>
    <w:rsid w:val="00657EB6"/>
    <w:rsid w:val="0066004A"/>
    <w:rsid w:val="006705AB"/>
    <w:rsid w:val="00673732"/>
    <w:rsid w:val="00675569"/>
    <w:rsid w:val="006755F9"/>
    <w:rsid w:val="00676BE7"/>
    <w:rsid w:val="006816FD"/>
    <w:rsid w:val="00682754"/>
    <w:rsid w:val="00686DDD"/>
    <w:rsid w:val="00687CCB"/>
    <w:rsid w:val="0069029E"/>
    <w:rsid w:val="006916E5"/>
    <w:rsid w:val="00692DE3"/>
    <w:rsid w:val="00693399"/>
    <w:rsid w:val="00695085"/>
    <w:rsid w:val="00697C2E"/>
    <w:rsid w:val="006A0293"/>
    <w:rsid w:val="006A2752"/>
    <w:rsid w:val="006A7E3F"/>
    <w:rsid w:val="006B559F"/>
    <w:rsid w:val="006B5CC1"/>
    <w:rsid w:val="006B708C"/>
    <w:rsid w:val="006C69DC"/>
    <w:rsid w:val="006D74AB"/>
    <w:rsid w:val="006E0607"/>
    <w:rsid w:val="006E4B6E"/>
    <w:rsid w:val="006E6DBF"/>
    <w:rsid w:val="006E76B7"/>
    <w:rsid w:val="006F5C77"/>
    <w:rsid w:val="006F65ED"/>
    <w:rsid w:val="006F7F34"/>
    <w:rsid w:val="00700A60"/>
    <w:rsid w:val="00701639"/>
    <w:rsid w:val="00706267"/>
    <w:rsid w:val="0071046B"/>
    <w:rsid w:val="00714EF8"/>
    <w:rsid w:val="00714F60"/>
    <w:rsid w:val="00715790"/>
    <w:rsid w:val="00716D68"/>
    <w:rsid w:val="007228CC"/>
    <w:rsid w:val="007238AE"/>
    <w:rsid w:val="00731151"/>
    <w:rsid w:val="00732272"/>
    <w:rsid w:val="00736F59"/>
    <w:rsid w:val="00746365"/>
    <w:rsid w:val="00747AD9"/>
    <w:rsid w:val="00747D29"/>
    <w:rsid w:val="00754725"/>
    <w:rsid w:val="00755F99"/>
    <w:rsid w:val="0076022B"/>
    <w:rsid w:val="00762CC4"/>
    <w:rsid w:val="00765801"/>
    <w:rsid w:val="007675D7"/>
    <w:rsid w:val="00772986"/>
    <w:rsid w:val="00773F5D"/>
    <w:rsid w:val="007761FE"/>
    <w:rsid w:val="007841F3"/>
    <w:rsid w:val="00791E81"/>
    <w:rsid w:val="00793DBC"/>
    <w:rsid w:val="007A163C"/>
    <w:rsid w:val="007A2030"/>
    <w:rsid w:val="007A25C2"/>
    <w:rsid w:val="007A42AE"/>
    <w:rsid w:val="007A49F6"/>
    <w:rsid w:val="007A6AF7"/>
    <w:rsid w:val="007B1109"/>
    <w:rsid w:val="007B3777"/>
    <w:rsid w:val="007B5C97"/>
    <w:rsid w:val="007D09A4"/>
    <w:rsid w:val="007D6690"/>
    <w:rsid w:val="007D7452"/>
    <w:rsid w:val="007E0CAB"/>
    <w:rsid w:val="007E1413"/>
    <w:rsid w:val="007E2422"/>
    <w:rsid w:val="007E6B1B"/>
    <w:rsid w:val="007F01E9"/>
    <w:rsid w:val="007F4E7A"/>
    <w:rsid w:val="007F5C33"/>
    <w:rsid w:val="007F5F47"/>
    <w:rsid w:val="007F61D9"/>
    <w:rsid w:val="00800A02"/>
    <w:rsid w:val="008011B4"/>
    <w:rsid w:val="008063ED"/>
    <w:rsid w:val="0080794C"/>
    <w:rsid w:val="008150C5"/>
    <w:rsid w:val="0083122E"/>
    <w:rsid w:val="00832A0D"/>
    <w:rsid w:val="00833290"/>
    <w:rsid w:val="00842819"/>
    <w:rsid w:val="008437C6"/>
    <w:rsid w:val="008457DE"/>
    <w:rsid w:val="00850E92"/>
    <w:rsid w:val="008518DE"/>
    <w:rsid w:val="00864BBC"/>
    <w:rsid w:val="00867FDF"/>
    <w:rsid w:val="00874148"/>
    <w:rsid w:val="008777B3"/>
    <w:rsid w:val="00882FDC"/>
    <w:rsid w:val="00884D2D"/>
    <w:rsid w:val="008855E9"/>
    <w:rsid w:val="00890CF7"/>
    <w:rsid w:val="00894906"/>
    <w:rsid w:val="00896006"/>
    <w:rsid w:val="008960D2"/>
    <w:rsid w:val="008A34A1"/>
    <w:rsid w:val="008A4982"/>
    <w:rsid w:val="008B0F12"/>
    <w:rsid w:val="008B7B23"/>
    <w:rsid w:val="008C2A04"/>
    <w:rsid w:val="008C422B"/>
    <w:rsid w:val="008E10B5"/>
    <w:rsid w:val="008E3B7C"/>
    <w:rsid w:val="008E4413"/>
    <w:rsid w:val="008F1DC7"/>
    <w:rsid w:val="008F4B1A"/>
    <w:rsid w:val="008F4B7C"/>
    <w:rsid w:val="008F5C9B"/>
    <w:rsid w:val="008F5E37"/>
    <w:rsid w:val="008F63C0"/>
    <w:rsid w:val="008F65C4"/>
    <w:rsid w:val="008F6B44"/>
    <w:rsid w:val="009013B0"/>
    <w:rsid w:val="00901C0D"/>
    <w:rsid w:val="00904905"/>
    <w:rsid w:val="009072C7"/>
    <w:rsid w:val="00907D55"/>
    <w:rsid w:val="009110C7"/>
    <w:rsid w:val="00915BCA"/>
    <w:rsid w:val="009163F8"/>
    <w:rsid w:val="009177CA"/>
    <w:rsid w:val="00920687"/>
    <w:rsid w:val="009301C8"/>
    <w:rsid w:val="0093272F"/>
    <w:rsid w:val="00932A80"/>
    <w:rsid w:val="00941E54"/>
    <w:rsid w:val="00943FCD"/>
    <w:rsid w:val="009476F7"/>
    <w:rsid w:val="00950BBF"/>
    <w:rsid w:val="00952295"/>
    <w:rsid w:val="00953096"/>
    <w:rsid w:val="00955D42"/>
    <w:rsid w:val="00971B88"/>
    <w:rsid w:val="00975A8B"/>
    <w:rsid w:val="00980A45"/>
    <w:rsid w:val="00981908"/>
    <w:rsid w:val="00985B4D"/>
    <w:rsid w:val="00991410"/>
    <w:rsid w:val="0099189D"/>
    <w:rsid w:val="00994509"/>
    <w:rsid w:val="00996298"/>
    <w:rsid w:val="00996C6D"/>
    <w:rsid w:val="009A0D22"/>
    <w:rsid w:val="009A1391"/>
    <w:rsid w:val="009A1D51"/>
    <w:rsid w:val="009A4CF5"/>
    <w:rsid w:val="009A6E0A"/>
    <w:rsid w:val="009B04E0"/>
    <w:rsid w:val="009B102D"/>
    <w:rsid w:val="009B4456"/>
    <w:rsid w:val="009C4256"/>
    <w:rsid w:val="009C4FE0"/>
    <w:rsid w:val="009C5FB6"/>
    <w:rsid w:val="009C66CD"/>
    <w:rsid w:val="009D01E3"/>
    <w:rsid w:val="009E24A3"/>
    <w:rsid w:val="009E5F97"/>
    <w:rsid w:val="009F3E91"/>
    <w:rsid w:val="009F4297"/>
    <w:rsid w:val="009F66C1"/>
    <w:rsid w:val="009F68B6"/>
    <w:rsid w:val="00A006AE"/>
    <w:rsid w:val="00A12B9D"/>
    <w:rsid w:val="00A15657"/>
    <w:rsid w:val="00A2005B"/>
    <w:rsid w:val="00A214A3"/>
    <w:rsid w:val="00A218C6"/>
    <w:rsid w:val="00A2236E"/>
    <w:rsid w:val="00A3517B"/>
    <w:rsid w:val="00A378B9"/>
    <w:rsid w:val="00A50141"/>
    <w:rsid w:val="00A532D8"/>
    <w:rsid w:val="00A554F6"/>
    <w:rsid w:val="00A648C2"/>
    <w:rsid w:val="00A66D76"/>
    <w:rsid w:val="00A710BD"/>
    <w:rsid w:val="00A71928"/>
    <w:rsid w:val="00A71A57"/>
    <w:rsid w:val="00A75EB9"/>
    <w:rsid w:val="00A85B21"/>
    <w:rsid w:val="00A90C18"/>
    <w:rsid w:val="00A92131"/>
    <w:rsid w:val="00A951EF"/>
    <w:rsid w:val="00A9653D"/>
    <w:rsid w:val="00A97BAF"/>
    <w:rsid w:val="00AA0019"/>
    <w:rsid w:val="00AA3C59"/>
    <w:rsid w:val="00AA42E0"/>
    <w:rsid w:val="00AA4752"/>
    <w:rsid w:val="00AA6FF2"/>
    <w:rsid w:val="00AA7E63"/>
    <w:rsid w:val="00AB4A04"/>
    <w:rsid w:val="00AC4E83"/>
    <w:rsid w:val="00AD1937"/>
    <w:rsid w:val="00AE15E0"/>
    <w:rsid w:val="00AE3521"/>
    <w:rsid w:val="00AE6707"/>
    <w:rsid w:val="00AE77EA"/>
    <w:rsid w:val="00AF366B"/>
    <w:rsid w:val="00B002F1"/>
    <w:rsid w:val="00B03019"/>
    <w:rsid w:val="00B04C34"/>
    <w:rsid w:val="00B11D5B"/>
    <w:rsid w:val="00B12145"/>
    <w:rsid w:val="00B1331B"/>
    <w:rsid w:val="00B143EB"/>
    <w:rsid w:val="00B24178"/>
    <w:rsid w:val="00B26898"/>
    <w:rsid w:val="00B274C8"/>
    <w:rsid w:val="00B276D8"/>
    <w:rsid w:val="00B31D0E"/>
    <w:rsid w:val="00B31F71"/>
    <w:rsid w:val="00B34E87"/>
    <w:rsid w:val="00B359E7"/>
    <w:rsid w:val="00B4199E"/>
    <w:rsid w:val="00B5175A"/>
    <w:rsid w:val="00B532DA"/>
    <w:rsid w:val="00B62825"/>
    <w:rsid w:val="00B62CF4"/>
    <w:rsid w:val="00B63604"/>
    <w:rsid w:val="00B747DD"/>
    <w:rsid w:val="00B74F48"/>
    <w:rsid w:val="00B80CC2"/>
    <w:rsid w:val="00B80F3B"/>
    <w:rsid w:val="00B82288"/>
    <w:rsid w:val="00B83ABA"/>
    <w:rsid w:val="00B84BC9"/>
    <w:rsid w:val="00B877A8"/>
    <w:rsid w:val="00BA36B7"/>
    <w:rsid w:val="00BA44E2"/>
    <w:rsid w:val="00BA6BB7"/>
    <w:rsid w:val="00BB682C"/>
    <w:rsid w:val="00BB6AD6"/>
    <w:rsid w:val="00BC1409"/>
    <w:rsid w:val="00BC46D0"/>
    <w:rsid w:val="00BC4FDB"/>
    <w:rsid w:val="00BC60B9"/>
    <w:rsid w:val="00BC6AC9"/>
    <w:rsid w:val="00BD1157"/>
    <w:rsid w:val="00BD1F69"/>
    <w:rsid w:val="00BE226F"/>
    <w:rsid w:val="00BE422C"/>
    <w:rsid w:val="00BE5D29"/>
    <w:rsid w:val="00BF369D"/>
    <w:rsid w:val="00BF47FC"/>
    <w:rsid w:val="00C06EB4"/>
    <w:rsid w:val="00C076D6"/>
    <w:rsid w:val="00C10613"/>
    <w:rsid w:val="00C1182A"/>
    <w:rsid w:val="00C11FBD"/>
    <w:rsid w:val="00C21823"/>
    <w:rsid w:val="00C21A2A"/>
    <w:rsid w:val="00C3143A"/>
    <w:rsid w:val="00C315F6"/>
    <w:rsid w:val="00C35651"/>
    <w:rsid w:val="00C362E4"/>
    <w:rsid w:val="00C36891"/>
    <w:rsid w:val="00C375DB"/>
    <w:rsid w:val="00C42495"/>
    <w:rsid w:val="00C42CCD"/>
    <w:rsid w:val="00C4603E"/>
    <w:rsid w:val="00C47453"/>
    <w:rsid w:val="00C52225"/>
    <w:rsid w:val="00C545EB"/>
    <w:rsid w:val="00C63174"/>
    <w:rsid w:val="00C64D94"/>
    <w:rsid w:val="00C65DA8"/>
    <w:rsid w:val="00C67EDC"/>
    <w:rsid w:val="00C7038E"/>
    <w:rsid w:val="00C704F7"/>
    <w:rsid w:val="00C73B17"/>
    <w:rsid w:val="00C82F9E"/>
    <w:rsid w:val="00C85FC1"/>
    <w:rsid w:val="00C90133"/>
    <w:rsid w:val="00CA1AB4"/>
    <w:rsid w:val="00CA1B98"/>
    <w:rsid w:val="00CA37D9"/>
    <w:rsid w:val="00CA3A82"/>
    <w:rsid w:val="00CA494E"/>
    <w:rsid w:val="00CA50A9"/>
    <w:rsid w:val="00CA6574"/>
    <w:rsid w:val="00CB0E2A"/>
    <w:rsid w:val="00CB1661"/>
    <w:rsid w:val="00CB1842"/>
    <w:rsid w:val="00CB1CC4"/>
    <w:rsid w:val="00CC5818"/>
    <w:rsid w:val="00CD4A74"/>
    <w:rsid w:val="00CD4B7B"/>
    <w:rsid w:val="00CD6956"/>
    <w:rsid w:val="00CE099B"/>
    <w:rsid w:val="00CE53A6"/>
    <w:rsid w:val="00CF1CC2"/>
    <w:rsid w:val="00CF297D"/>
    <w:rsid w:val="00CF3CAE"/>
    <w:rsid w:val="00D20930"/>
    <w:rsid w:val="00D215B9"/>
    <w:rsid w:val="00D21966"/>
    <w:rsid w:val="00D35346"/>
    <w:rsid w:val="00D37982"/>
    <w:rsid w:val="00D46D74"/>
    <w:rsid w:val="00D51A61"/>
    <w:rsid w:val="00D60166"/>
    <w:rsid w:val="00D62A09"/>
    <w:rsid w:val="00D63033"/>
    <w:rsid w:val="00D715D2"/>
    <w:rsid w:val="00D7550C"/>
    <w:rsid w:val="00D836A9"/>
    <w:rsid w:val="00D86180"/>
    <w:rsid w:val="00D90607"/>
    <w:rsid w:val="00D913A4"/>
    <w:rsid w:val="00D92E12"/>
    <w:rsid w:val="00D9782D"/>
    <w:rsid w:val="00D97B79"/>
    <w:rsid w:val="00DA3C2A"/>
    <w:rsid w:val="00DA54F3"/>
    <w:rsid w:val="00DA7A0A"/>
    <w:rsid w:val="00DB5E87"/>
    <w:rsid w:val="00DC42EC"/>
    <w:rsid w:val="00DC5589"/>
    <w:rsid w:val="00DC573D"/>
    <w:rsid w:val="00DD0E18"/>
    <w:rsid w:val="00DD612F"/>
    <w:rsid w:val="00DE122D"/>
    <w:rsid w:val="00DE1C2D"/>
    <w:rsid w:val="00DF250F"/>
    <w:rsid w:val="00DF26F0"/>
    <w:rsid w:val="00DF495A"/>
    <w:rsid w:val="00DF5135"/>
    <w:rsid w:val="00E0322E"/>
    <w:rsid w:val="00E05085"/>
    <w:rsid w:val="00E224B7"/>
    <w:rsid w:val="00E300BA"/>
    <w:rsid w:val="00E3107E"/>
    <w:rsid w:val="00E312A9"/>
    <w:rsid w:val="00E33CD5"/>
    <w:rsid w:val="00E365E0"/>
    <w:rsid w:val="00E51684"/>
    <w:rsid w:val="00E528BA"/>
    <w:rsid w:val="00E54C44"/>
    <w:rsid w:val="00E6120C"/>
    <w:rsid w:val="00E65A0A"/>
    <w:rsid w:val="00E70457"/>
    <w:rsid w:val="00E84ADF"/>
    <w:rsid w:val="00E853EA"/>
    <w:rsid w:val="00E94A1A"/>
    <w:rsid w:val="00E96C59"/>
    <w:rsid w:val="00E97531"/>
    <w:rsid w:val="00EA0B77"/>
    <w:rsid w:val="00EA67F4"/>
    <w:rsid w:val="00EB2821"/>
    <w:rsid w:val="00EB48EA"/>
    <w:rsid w:val="00EB6B16"/>
    <w:rsid w:val="00EB6D59"/>
    <w:rsid w:val="00ED34C6"/>
    <w:rsid w:val="00ED45C1"/>
    <w:rsid w:val="00ED6129"/>
    <w:rsid w:val="00EE28AF"/>
    <w:rsid w:val="00EE3AA5"/>
    <w:rsid w:val="00EE3B49"/>
    <w:rsid w:val="00EE7FC7"/>
    <w:rsid w:val="00EF3020"/>
    <w:rsid w:val="00EF33DB"/>
    <w:rsid w:val="00F025E0"/>
    <w:rsid w:val="00F02CB4"/>
    <w:rsid w:val="00F101C9"/>
    <w:rsid w:val="00F14982"/>
    <w:rsid w:val="00F17181"/>
    <w:rsid w:val="00F17E93"/>
    <w:rsid w:val="00F23052"/>
    <w:rsid w:val="00F234BA"/>
    <w:rsid w:val="00F23617"/>
    <w:rsid w:val="00F279EA"/>
    <w:rsid w:val="00F354AE"/>
    <w:rsid w:val="00F36386"/>
    <w:rsid w:val="00F414C8"/>
    <w:rsid w:val="00F45F8A"/>
    <w:rsid w:val="00F46896"/>
    <w:rsid w:val="00F47C61"/>
    <w:rsid w:val="00F50C4D"/>
    <w:rsid w:val="00F53CBE"/>
    <w:rsid w:val="00F54193"/>
    <w:rsid w:val="00F55404"/>
    <w:rsid w:val="00F566D7"/>
    <w:rsid w:val="00F60123"/>
    <w:rsid w:val="00F61486"/>
    <w:rsid w:val="00F6352A"/>
    <w:rsid w:val="00F70D9E"/>
    <w:rsid w:val="00F712D2"/>
    <w:rsid w:val="00F74EE5"/>
    <w:rsid w:val="00F75175"/>
    <w:rsid w:val="00F7776D"/>
    <w:rsid w:val="00F83F56"/>
    <w:rsid w:val="00F84F1A"/>
    <w:rsid w:val="00F91E50"/>
    <w:rsid w:val="00F9356D"/>
    <w:rsid w:val="00F97CBB"/>
    <w:rsid w:val="00FA050D"/>
    <w:rsid w:val="00FA35CA"/>
    <w:rsid w:val="00FA35DB"/>
    <w:rsid w:val="00FC15BE"/>
    <w:rsid w:val="00FC1B67"/>
    <w:rsid w:val="00FC4305"/>
    <w:rsid w:val="00FC58D9"/>
    <w:rsid w:val="00FD03DE"/>
    <w:rsid w:val="00FD2A51"/>
    <w:rsid w:val="00FD3A98"/>
    <w:rsid w:val="00FD6A68"/>
    <w:rsid w:val="00FD6E95"/>
    <w:rsid w:val="00FD6FC1"/>
    <w:rsid w:val="00FE0183"/>
    <w:rsid w:val="00FE34D5"/>
    <w:rsid w:val="00FE432D"/>
    <w:rsid w:val="00FF31B3"/>
    <w:rsid w:val="00FF6740"/>
    <w:rsid w:val="00FF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E49C5"/>
  <w15:chartTrackingRefBased/>
  <w15:docId w15:val="{412FCF38-78F6-454A-9CD4-8270288E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298"/>
    <w:pPr>
      <w:spacing w:line="256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501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501BC"/>
  </w:style>
  <w:style w:type="paragraph" w:styleId="Rodap">
    <w:name w:val="footer"/>
    <w:basedOn w:val="Normal"/>
    <w:link w:val="RodapCarter"/>
    <w:uiPriority w:val="99"/>
    <w:unhideWhenUsed/>
    <w:rsid w:val="000501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501BC"/>
  </w:style>
  <w:style w:type="table" w:styleId="TabelacomGrelha">
    <w:name w:val="Table Grid"/>
    <w:basedOn w:val="Tabelanormal"/>
    <w:uiPriority w:val="39"/>
    <w:rsid w:val="00050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Heading3,Fig,Parágrafo da Lista1,Parágrafos Texto,Parágrafo da Informação,Dot pt,F5 List Paragraph,List Paragraph1,No Spacing1,List Paragraph Char Char Char,Indicator Text,Colorful List - Accent 11,Numbered Para 1,L,Bullets 1,Bullet l"/>
    <w:basedOn w:val="Normal"/>
    <w:link w:val="PargrafodaListaCarter"/>
    <w:uiPriority w:val="34"/>
    <w:qFormat/>
    <w:rsid w:val="000501BC"/>
    <w:pPr>
      <w:spacing w:line="259" w:lineRule="auto"/>
      <w:ind w:left="720"/>
      <w:contextualSpacing/>
    </w:pPr>
  </w:style>
  <w:style w:type="paragraph" w:customStyle="1" w:styleId="CM1">
    <w:name w:val="CM1"/>
    <w:basedOn w:val="Normal"/>
    <w:next w:val="Normal"/>
    <w:uiPriority w:val="99"/>
    <w:rsid w:val="00B24178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</w:rPr>
  </w:style>
  <w:style w:type="paragraph" w:customStyle="1" w:styleId="CM3">
    <w:name w:val="CM3"/>
    <w:basedOn w:val="Normal"/>
    <w:next w:val="Normal"/>
    <w:uiPriority w:val="99"/>
    <w:rsid w:val="00B24178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</w:rPr>
  </w:style>
  <w:style w:type="paragraph" w:customStyle="1" w:styleId="CM4">
    <w:name w:val="CM4"/>
    <w:basedOn w:val="Normal"/>
    <w:next w:val="Normal"/>
    <w:uiPriority w:val="99"/>
    <w:rsid w:val="00B24178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AA7E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A7E63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DF26F0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DF26F0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DF26F0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F26F0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F26F0"/>
    <w:rPr>
      <w:b/>
      <w:bCs/>
      <w:sz w:val="20"/>
      <w:szCs w:val="20"/>
    </w:rPr>
  </w:style>
  <w:style w:type="character" w:customStyle="1" w:styleId="PargrafodaListaCarter">
    <w:name w:val="Parágrafo da Lista Caráter"/>
    <w:aliases w:val="Heading3 Caráter,Fig Caráter,Parágrafo da Lista1 Caráter,Parágrafos Texto Caráter,Parágrafo da Informação Caráter,Dot pt Caráter,F5 List Paragraph Caráter,List Paragraph1 Caráter,No Spacing1 Caráter,Indicator Text Caráter"/>
    <w:link w:val="PargrafodaLista"/>
    <w:uiPriority w:val="34"/>
    <w:qFormat/>
    <w:locked/>
    <w:rsid w:val="00A97BAF"/>
  </w:style>
  <w:style w:type="paragraph" w:styleId="Reviso">
    <w:name w:val="Revision"/>
    <w:hidden/>
    <w:uiPriority w:val="99"/>
    <w:semiHidden/>
    <w:rsid w:val="00B5175A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0A6FA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A6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339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446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52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2701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4263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74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62118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2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7C3B494FA0454D9736035677D2AC0A" ma:contentTypeVersion="4" ma:contentTypeDescription="Criar um novo documento." ma:contentTypeScope="" ma:versionID="62b35f8cdfa27ca5379e3b25f5aa5cf6">
  <xsd:schema xmlns:xsd="http://www.w3.org/2001/XMLSchema" xmlns:xs="http://www.w3.org/2001/XMLSchema" xmlns:p="http://schemas.microsoft.com/office/2006/metadata/properties" xmlns:ns3="f7096e57-1f21-4af9-8e9d-3e183f3af859" targetNamespace="http://schemas.microsoft.com/office/2006/metadata/properties" ma:root="true" ma:fieldsID="b15ec66b1c383170a3df09fa35f9f7fb" ns3:_="">
    <xsd:import namespace="f7096e57-1f21-4af9-8e9d-3e183f3af8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096e57-1f21-4af9-8e9d-3e183f3af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14D11A-E401-4217-8927-9F13CCEDC0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3327D6-167A-4BFA-ADC0-596943F353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096e57-1f21-4af9-8e9d-3e183f3af8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C67754-CB85-486B-BA64-338E707461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1221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Coelho</dc:creator>
  <cp:keywords/>
  <dc:description/>
  <cp:lastModifiedBy>Rui André Vidal</cp:lastModifiedBy>
  <cp:revision>2</cp:revision>
  <cp:lastPrinted>2022-02-03T08:59:00Z</cp:lastPrinted>
  <dcterms:created xsi:type="dcterms:W3CDTF">2026-03-22T23:50:00Z</dcterms:created>
  <dcterms:modified xsi:type="dcterms:W3CDTF">2026-03-22T23:50:00Z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0x010100117C3B494FA0454D9736035677D2AC0A</vt:lpwstr>
  </property>
  <property fmtid="{D5CDD505-2E9C-101B-9397-08002B2CF9AE}" pid="3" name="_DocHome">
    <vt:i4>360900108</vt:i4>
  </property>
</Properties>
</file>