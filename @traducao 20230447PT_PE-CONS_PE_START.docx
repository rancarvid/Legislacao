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AC5A005" w14:textId="75659C1E" w:rsidR="00361656" w:rsidRPr="0013008F" w:rsidRDefault="000F6A06" w:rsidP="00361656">
      <w:pPr>
        <w:pStyle w:val="Statut"/>
        <w:spacing w:before="0"/>
        <w:jc w:val="left"/>
        <w:rPr>
          <w:b/>
        </w:rPr>
      </w:pPr>
      <w:r w:rsidRPr="0013008F">
        <w:rPr>
          <w:b/>
        </w:rPr>
        <w:t>PE</w:t>
      </w:r>
      <w:r w:rsidRPr="0013008F">
        <w:rPr>
          <w:b/>
        </w:rPr>
        <w:noBreakHyphen/>
        <w:t xml:space="preserve">CONS </w:t>
      </w:r>
      <w:del w:id="0" w:author="MARTINSIsabelAlex" w:date="2026-03-03T16:18:00Z">
        <w:r w:rsidRPr="0013008F" w:rsidDel="00B76A47">
          <w:rPr>
            <w:b/>
          </w:rPr>
          <w:delText xml:space="preserve">No </w:delText>
        </w:r>
      </w:del>
      <w:r w:rsidRPr="0013008F">
        <w:rPr>
          <w:b/>
        </w:rPr>
        <w:t>2/</w:t>
      </w:r>
      <w:del w:id="1" w:author="MARTINSIsabelAlex" w:date="2026-03-03T16:27:00Z">
        <w:r w:rsidRPr="0013008F" w:rsidDel="00F373A8">
          <w:rPr>
            <w:b/>
          </w:rPr>
          <w:delText>20</w:delText>
        </w:r>
      </w:del>
      <w:r w:rsidRPr="0013008F">
        <w:rPr>
          <w:b/>
        </w:rPr>
        <w:t xml:space="preserve">26 </w:t>
      </w:r>
      <w:r w:rsidRPr="0013008F">
        <w:rPr>
          <w:b/>
        </w:rPr>
        <w:noBreakHyphen/>
        <w:t xml:space="preserve"> 2023/0447(COD)</w:t>
      </w:r>
    </w:p>
    <w:p w14:paraId="2A62F567" w14:textId="6A36B485" w:rsidR="00361656" w:rsidRPr="0013008F" w:rsidRDefault="000F6A06" w:rsidP="00B76A47">
      <w:pPr>
        <w:spacing w:before="840" w:after="0"/>
        <w:jc w:val="center"/>
        <w:rPr>
          <w:b/>
        </w:rPr>
      </w:pPr>
      <w:r w:rsidRPr="0013008F">
        <w:rPr>
          <w:b/>
        </w:rPr>
        <w:t xml:space="preserve">REGULAMENTO (UE) </w:t>
      </w:r>
      <w:del w:id="2" w:author="MARTINSIsabelAlex" w:date="2026-03-03T16:19:00Z">
        <w:r w:rsidRPr="0013008F" w:rsidDel="00B76A47">
          <w:rPr>
            <w:b/>
          </w:rPr>
          <w:delText>…/...</w:delText>
        </w:r>
      </w:del>
      <w:ins w:id="3" w:author="MARTINSIsabelAlex" w:date="2026-03-03T16:19:00Z">
        <w:r w:rsidR="00B76A47" w:rsidRPr="0013008F">
          <w:rPr>
            <w:b/>
          </w:rPr>
          <w:t>2026/...</w:t>
        </w:r>
      </w:ins>
      <w:r w:rsidR="00B76A47" w:rsidRPr="0013008F">
        <w:rPr>
          <w:b/>
        </w:rPr>
        <w:br/>
      </w:r>
      <w:r w:rsidRPr="0013008F">
        <w:rPr>
          <w:b/>
        </w:rPr>
        <w:t>DO PARLAMENTO EUROPEU E DO CONSELHO</w:t>
      </w:r>
    </w:p>
    <w:p w14:paraId="316D3953" w14:textId="03337A45" w:rsidR="00361656" w:rsidRPr="0013008F" w:rsidRDefault="000F6A06" w:rsidP="00361656">
      <w:pPr>
        <w:spacing w:before="360" w:after="0"/>
        <w:jc w:val="center"/>
        <w:rPr>
          <w:b/>
        </w:rPr>
      </w:pPr>
      <w:r w:rsidRPr="0013008F">
        <w:rPr>
          <w:b/>
        </w:rPr>
        <w:t>de</w:t>
      </w:r>
      <w:ins w:id="4" w:author="MARTINSIsabelAlex" w:date="2026-03-03T16:26:00Z">
        <w:r w:rsidR="0055741F" w:rsidRPr="0013008F">
          <w:rPr>
            <w:b/>
          </w:rPr>
          <w:t xml:space="preserve"> </w:t>
        </w:r>
      </w:ins>
      <w:r w:rsidRPr="0013008F">
        <w:rPr>
          <w:b/>
        </w:rPr>
        <w:t>...</w:t>
      </w:r>
    </w:p>
    <w:p w14:paraId="74B89F80" w14:textId="1BE37118" w:rsidR="00CC0CE4" w:rsidRPr="0013008F" w:rsidRDefault="000F6A06">
      <w:pPr>
        <w:pStyle w:val="Titreobjet"/>
      </w:pPr>
      <w:r w:rsidRPr="0013008F">
        <w:t>relativo ao bem</w:t>
      </w:r>
      <w:r w:rsidRPr="0013008F">
        <w:noBreakHyphen/>
        <w:t>estar dos cães e dos gatos e à respetiva rastreabilidade</w:t>
      </w:r>
    </w:p>
    <w:p w14:paraId="69CBF67F" w14:textId="77777777" w:rsidR="00CC0CE4" w:rsidRPr="0013008F" w:rsidRDefault="000F6A06">
      <w:pPr>
        <w:pStyle w:val="IntrtEEE"/>
      </w:pPr>
      <w:r w:rsidRPr="0013008F">
        <w:t>(Texto relevante para efeitos do EEE)</w:t>
      </w:r>
    </w:p>
    <w:p w14:paraId="50BC4FDC" w14:textId="77777777" w:rsidR="00CC0CE4" w:rsidRPr="0013008F" w:rsidRDefault="000F6A06">
      <w:pPr>
        <w:pStyle w:val="Institutionquiagit"/>
      </w:pPr>
      <w:r w:rsidRPr="0013008F">
        <w:t>O PARLAMENTO EUROPEU E O CONSELHO DA UNIÃO EUROPEIA,</w:t>
      </w:r>
    </w:p>
    <w:p w14:paraId="63509013" w14:textId="77777777" w:rsidR="00CC0CE4" w:rsidRPr="0013008F" w:rsidRDefault="000F6A06">
      <w:pPr>
        <w:pStyle w:val="Normale"/>
      </w:pPr>
      <w:r w:rsidRPr="0013008F">
        <w:t>Tendo em conta o Tratado sobre o Funcionamento da União Europeia, nomeadamente o artigo 43.º, n.º 2, e o artigo 114.º,</w:t>
      </w:r>
    </w:p>
    <w:p w14:paraId="24B40AFC" w14:textId="77777777" w:rsidR="00CC0CE4" w:rsidRPr="0013008F" w:rsidRDefault="000F6A06">
      <w:pPr>
        <w:pStyle w:val="Normale"/>
      </w:pPr>
      <w:r w:rsidRPr="0013008F">
        <w:t xml:space="preserve">Tendo em conta a </w:t>
      </w:r>
      <w:commentRangeStart w:id="5"/>
      <w:r w:rsidRPr="0013008F">
        <w:t>p</w:t>
      </w:r>
      <w:commentRangeEnd w:id="5"/>
      <w:r w:rsidR="00F373A8" w:rsidRPr="0013008F">
        <w:rPr>
          <w:rStyle w:val="CommentReference"/>
        </w:rPr>
        <w:commentReference w:id="5"/>
      </w:r>
      <w:r w:rsidRPr="0013008F">
        <w:t>roposta da Comissão Europeia,</w:t>
      </w:r>
    </w:p>
    <w:p w14:paraId="2A163679" w14:textId="77777777" w:rsidR="00CC0CE4" w:rsidRPr="0013008F" w:rsidRDefault="000F6A06">
      <w:pPr>
        <w:pStyle w:val="Normale"/>
      </w:pPr>
      <w:r w:rsidRPr="0013008F">
        <w:t>Após transmissão do projeto de ato legislativo aos parlamentos nacionais,</w:t>
      </w:r>
    </w:p>
    <w:p w14:paraId="31347A07" w14:textId="77777777" w:rsidR="00CC0CE4" w:rsidRPr="0013008F" w:rsidRDefault="000F6A06">
      <w:pPr>
        <w:pStyle w:val="Normale"/>
      </w:pPr>
      <w:r w:rsidRPr="0013008F">
        <w:t>Tendo em conta o parecer do Comité Económico e Social Europeu</w:t>
      </w:r>
      <w:r w:rsidRPr="0013008F">
        <w:rPr>
          <w:rStyle w:val="FootnoteReference"/>
        </w:rPr>
        <w:footnoteReference w:id="2"/>
      </w:r>
      <w:r w:rsidRPr="0013008F">
        <w:t>,</w:t>
      </w:r>
    </w:p>
    <w:p w14:paraId="453A2F9E" w14:textId="57D2F47B" w:rsidR="00CC0CE4" w:rsidRPr="0013008F" w:rsidRDefault="000F6A06">
      <w:pPr>
        <w:pStyle w:val="Normale"/>
      </w:pPr>
      <w:r w:rsidRPr="0013008F">
        <w:t xml:space="preserve">Após consulta </w:t>
      </w:r>
      <w:ins w:id="7" w:author="Cristina FC" w:date="2026-03-09T17:37:00Z">
        <w:r w:rsidR="0000184C">
          <w:t>a</w:t>
        </w:r>
      </w:ins>
      <w:del w:id="8" w:author="Cristina FC" w:date="2026-03-09T17:37:00Z">
        <w:r w:rsidRPr="0013008F" w:rsidDel="0000184C">
          <w:delText>d</w:delText>
        </w:r>
      </w:del>
      <w:r w:rsidRPr="0013008F">
        <w:t>o Comité das Regiões</w:t>
      </w:r>
      <w:ins w:id="9" w:author="MARTINSIsabelAlex" w:date="2026-03-05T08:21:00Z">
        <w:r w:rsidR="00CD5008" w:rsidRPr="0013008F">
          <w:t xml:space="preserve"> </w:t>
        </w:r>
      </w:ins>
      <w:r w:rsidRPr="0013008F">
        <w:rPr>
          <w:rStyle w:val="FootnoteReference"/>
        </w:rPr>
        <w:footnoteReference w:customMarkFollows="1" w:id="3"/>
        <w:t>▌</w:t>
      </w:r>
      <w:r w:rsidRPr="0013008F">
        <w:t>,</w:t>
      </w:r>
    </w:p>
    <w:p w14:paraId="64418867" w14:textId="77777777" w:rsidR="00CC0CE4" w:rsidRPr="0013008F" w:rsidRDefault="000F6A06">
      <w:pPr>
        <w:pStyle w:val="Normale"/>
      </w:pPr>
      <w:r w:rsidRPr="0013008F">
        <w:t>Deliberando de acordo com o processo legislativo ordinário,</w:t>
      </w:r>
    </w:p>
    <w:p w14:paraId="411AC69D" w14:textId="5BCE6883" w:rsidR="00CC0CE4" w:rsidRPr="0013008F" w:rsidRDefault="000F6A06">
      <w:pPr>
        <w:pStyle w:val="Normale"/>
      </w:pPr>
      <w:r w:rsidRPr="0013008F">
        <w:br w:type="page"/>
      </w:r>
      <w:r w:rsidRPr="0013008F">
        <w:lastRenderedPageBreak/>
        <w:t>Considerando o seguinte:</w:t>
      </w:r>
    </w:p>
    <w:p w14:paraId="3B423DCB" w14:textId="27726E6B" w:rsidR="00CC0CE4" w:rsidRPr="0013008F" w:rsidRDefault="000F6A06">
      <w:pPr>
        <w:pStyle w:val="Considrant"/>
      </w:pPr>
      <w:r w:rsidRPr="0013008F">
        <w:t>(1)</w:t>
      </w:r>
      <w:r w:rsidRPr="0013008F">
        <w:tab/>
        <w:t xml:space="preserve">Os animais vivos, incluindo </w:t>
      </w:r>
      <w:r w:rsidRPr="0013008F">
        <w:rPr>
          <w:b/>
          <w:i/>
        </w:rPr>
        <w:t>os cães e os gatos</w:t>
      </w:r>
      <w:r w:rsidRPr="0013008F">
        <w:t>, são abrangidos pelo anexo I do Tratado sobre o Funcionamento da União Europeia</w:t>
      </w:r>
      <w:ins w:id="11" w:author="MARTINSIsabelAlex" w:date="2026-03-03T16:31:00Z">
        <w:r w:rsidR="005042DE" w:rsidRPr="0013008F">
          <w:t xml:space="preserve"> (TFUE)</w:t>
        </w:r>
      </w:ins>
      <w:r w:rsidRPr="0013008F">
        <w:t xml:space="preserve"> e fazem parte integrante da política agrícola comum da União, </w:t>
      </w:r>
      <w:r w:rsidRPr="0013008F">
        <w:rPr>
          <w:b/>
          <w:i/>
        </w:rPr>
        <w:t>devendo o seu bem</w:t>
      </w:r>
      <w:r w:rsidRPr="0013008F">
        <w:rPr>
          <w:b/>
          <w:i/>
        </w:rPr>
        <w:noBreakHyphen/>
      </w:r>
      <w:proofErr w:type="gramStart"/>
      <w:r w:rsidRPr="0013008F">
        <w:rPr>
          <w:b/>
          <w:i/>
        </w:rPr>
        <w:t>estar</w:t>
      </w:r>
      <w:proofErr w:type="gramEnd"/>
      <w:r w:rsidRPr="0013008F">
        <w:rPr>
          <w:b/>
          <w:i/>
        </w:rPr>
        <w:t xml:space="preserve"> ser protegido</w:t>
      </w:r>
      <w:r w:rsidRPr="0013008F">
        <w:t xml:space="preserve">. Existe um mercado para estes animais na União e um comércio transfronteiriço substancial. ▌Os Estados‑Membros </w:t>
      </w:r>
      <w:r w:rsidRPr="0013008F">
        <w:rPr>
          <w:b/>
          <w:i/>
        </w:rPr>
        <w:t>estão empenhados na proteção dos animais de companhia e a maioria dos</w:t>
      </w:r>
      <w:r w:rsidRPr="0013008F">
        <w:t xml:space="preserve"> Estados</w:t>
      </w:r>
      <w:r w:rsidRPr="0013008F">
        <w:noBreakHyphen/>
        <w:t>Membros são signatários da Convenção Europeia para a Proteção dos Animais de Companhia</w:t>
      </w:r>
      <w:r w:rsidRPr="0013008F">
        <w:rPr>
          <w:b/>
          <w:i/>
        </w:rPr>
        <w:t>, de 13 de novembro de 1987, que inclui disposições em matéria de criação, detenção e comercialização de animais de companhia</w:t>
      </w:r>
      <w:r w:rsidRPr="0013008F">
        <w:t>. Há amplas provas do funcionamento deficiente do mercado ▌de cães e gatos na União, bem como do comércio ilegal destes animais na União</w:t>
      </w:r>
      <w:r w:rsidR="00B6694D" w:rsidRPr="0013008F">
        <w:t>,</w:t>
      </w:r>
      <w:r w:rsidRPr="0013008F">
        <w:t xml:space="preserve"> e da sua importação para a União </w:t>
      </w:r>
      <w:r w:rsidRPr="0013008F">
        <w:rPr>
          <w:b/>
          <w:i/>
        </w:rPr>
        <w:t>em condições prejudiciais ao seu bem</w:t>
      </w:r>
      <w:r w:rsidRPr="0013008F">
        <w:rPr>
          <w:b/>
          <w:i/>
        </w:rPr>
        <w:noBreakHyphen/>
        <w:t>estar</w:t>
      </w:r>
      <w:r w:rsidRPr="0013008F">
        <w:t xml:space="preserve">. Por conseguinte, </w:t>
      </w:r>
      <w:r w:rsidRPr="0013008F">
        <w:rPr>
          <w:b/>
          <w:i/>
        </w:rPr>
        <w:t>tendo em conta que os animais são seres sensíveis que são capazes de sentir emoções e dor e de interagir socialmente uns com os outros,</w:t>
      </w:r>
      <w:r w:rsidRPr="0013008F">
        <w:t xml:space="preserve"> é necessário estabelecer requisitos mínimos para o bem‑estar dos cães e gatos criados e detidos em estabelecimentos, bem como requisitos reforçados em matéria de rastreabilidade dos cães e gatos ▌.</w:t>
      </w:r>
    </w:p>
    <w:p w14:paraId="77495688" w14:textId="0A4AFD32" w:rsidR="00CC0CE4" w:rsidRPr="0013008F" w:rsidRDefault="000F6A06">
      <w:pPr>
        <w:pStyle w:val="Considrant"/>
      </w:pPr>
      <w:r w:rsidRPr="0013008F">
        <w:br w:type="page"/>
      </w:r>
      <w:r w:rsidRPr="0013008F">
        <w:rPr>
          <w:b/>
          <w:i/>
        </w:rPr>
        <w:lastRenderedPageBreak/>
        <w:t>(2)</w:t>
      </w:r>
      <w:r w:rsidRPr="0013008F">
        <w:tab/>
      </w:r>
      <w:r w:rsidRPr="0013008F">
        <w:rPr>
          <w:b/>
          <w:i/>
        </w:rPr>
        <w:t xml:space="preserve">O número de </w:t>
      </w:r>
      <w:del w:id="12" w:author="MARTINSIsabelAlex" w:date="2026-03-03T16:32:00Z">
        <w:r w:rsidRPr="0013008F" w:rsidDel="005042DE">
          <w:rPr>
            <w:b/>
            <w:i/>
          </w:rPr>
          <w:delText xml:space="preserve">animais de </w:delText>
        </w:r>
      </w:del>
      <w:r w:rsidRPr="0013008F">
        <w:rPr>
          <w:b/>
          <w:i/>
        </w:rPr>
        <w:t>cães e gatos detidos como animais de companhia na União aumentou significativamente nos últimos anos, o que reflete o forte apego dos cidadãos da União a estes animais. O bem</w:t>
      </w:r>
      <w:r w:rsidRPr="0013008F">
        <w:rPr>
          <w:b/>
          <w:i/>
        </w:rPr>
        <w:noBreakHyphen/>
        <w:t>estar dos animais é um valor da União consagrado no artigo 13.º do TFUE, nos termos do qual, uma vez que os animais são seres sensíveis, a União e os seus Estados</w:t>
      </w:r>
      <w:r w:rsidRPr="0013008F">
        <w:rPr>
          <w:b/>
          <w:i/>
        </w:rPr>
        <w:noBreakHyphen/>
        <w:t>Membros devem ter plenamente em conta o seu bem</w:t>
      </w:r>
      <w:r w:rsidRPr="0013008F">
        <w:rPr>
          <w:b/>
          <w:i/>
        </w:rPr>
        <w:noBreakHyphen/>
        <w:t>estar.</w:t>
      </w:r>
    </w:p>
    <w:p w14:paraId="53898BAD" w14:textId="2D100CD6" w:rsidR="00CC0CE4" w:rsidRPr="0013008F" w:rsidRDefault="000F6A06">
      <w:pPr>
        <w:pStyle w:val="Considrant"/>
      </w:pPr>
      <w:r w:rsidRPr="0013008F">
        <w:t>(3)</w:t>
      </w:r>
      <w:r w:rsidRPr="0013008F">
        <w:tab/>
      </w:r>
      <w:r w:rsidRPr="0013008F">
        <w:rPr>
          <w:b/>
          <w:i/>
        </w:rPr>
        <w:t xml:space="preserve">Os cães e os gatos são comercializados e detidos na União. Têm as suas próprias necessidades biológicas e comportamentais únicas. </w:t>
      </w:r>
      <w:r w:rsidRPr="0013008F">
        <w:t>A ausência de disposições da União em matéria de bem</w:t>
      </w:r>
      <w:r w:rsidRPr="0013008F">
        <w:noBreakHyphen/>
        <w:t xml:space="preserve">estar que incidam sobre a criação, detenção e colocação de cães e gatos no mercado, bem como as eventuais regras nacionais divergentes, levaram </w:t>
      </w:r>
      <w:r w:rsidRPr="0013008F">
        <w:rPr>
          <w:b/>
          <w:i/>
        </w:rPr>
        <w:t>por vezes</w:t>
      </w:r>
      <w:r w:rsidRPr="0013008F">
        <w:t xml:space="preserve"> a que esses animais nascessem, fossem criados e vendidos ou adotados sem custos em circunstâncias </w:t>
      </w:r>
      <w:r w:rsidRPr="0013008F">
        <w:rPr>
          <w:b/>
          <w:i/>
        </w:rPr>
        <w:t>que poderiam ter tido consequências</w:t>
      </w:r>
      <w:r w:rsidRPr="0013008F">
        <w:t xml:space="preserve"> prejudiciais </w:t>
      </w:r>
      <w:r w:rsidRPr="0013008F">
        <w:rPr>
          <w:b/>
          <w:i/>
        </w:rPr>
        <w:t xml:space="preserve">graves </w:t>
      </w:r>
      <w:r w:rsidRPr="0013008F">
        <w:t>para o seu bem</w:t>
      </w:r>
      <w:r w:rsidRPr="0013008F">
        <w:noBreakHyphen/>
        <w:t>estar. Não existem condições de concorrência equitativas para os criadores comerciais de cães e gatos nos diferentes Estados</w:t>
      </w:r>
      <w:r w:rsidRPr="0013008F">
        <w:noBreakHyphen/>
        <w:t>Membros. As regras relativas ao bem</w:t>
      </w:r>
      <w:r w:rsidRPr="0013008F">
        <w:noBreakHyphen/>
        <w:t>estar dos animais variam consideravelmente entre Estados</w:t>
      </w:r>
      <w:r w:rsidRPr="0013008F">
        <w:noBreakHyphen/>
        <w:t>Membros</w:t>
      </w:r>
      <w:ins w:id="13" w:author="MARTINSIsabelAlex" w:date="2026-03-03T16:33:00Z">
        <w:r w:rsidR="005042DE" w:rsidRPr="0013008F">
          <w:t>.</w:t>
        </w:r>
      </w:ins>
      <w:r w:rsidRPr="0013008F">
        <w:t xml:space="preserve"> </w:t>
      </w:r>
      <w:del w:id="14" w:author="MARTINSIsabelAlex" w:date="2026-03-03T16:34:00Z">
        <w:r w:rsidRPr="0013008F" w:rsidDel="005042DE">
          <w:delText xml:space="preserve">e </w:delText>
        </w:r>
      </w:del>
      <w:ins w:id="15" w:author="MARTINSIsabelAlex" w:date="2026-03-03T16:34:00Z">
        <w:r w:rsidR="005042DE" w:rsidRPr="0013008F">
          <w:t xml:space="preserve">Essas regras </w:t>
        </w:r>
      </w:ins>
      <w:r w:rsidRPr="0013008F">
        <w:t xml:space="preserve">são um dos principais elementos que influenciam a competitividade </w:t>
      </w:r>
      <w:del w:id="16" w:author="MARTINSIsabelAlex" w:date="2026-03-03T16:34:00Z">
        <w:r w:rsidRPr="0013008F" w:rsidDel="005042DE">
          <w:delText xml:space="preserve">destes </w:delText>
        </w:r>
      </w:del>
      <w:ins w:id="17" w:author="MARTINSIsabelAlex" w:date="2026-03-05T08:31:00Z">
        <w:r w:rsidR="002F53B2" w:rsidRPr="0013008F">
          <w:t>desses</w:t>
        </w:r>
      </w:ins>
      <w:ins w:id="18" w:author="MARTINSIsabelAlex" w:date="2026-03-03T16:34:00Z">
        <w:r w:rsidR="005042DE" w:rsidRPr="0013008F">
          <w:t xml:space="preserve"> </w:t>
        </w:r>
      </w:ins>
      <w:r w:rsidRPr="0013008F">
        <w:t xml:space="preserve">operadores. Consequentemente, a concorrência é distorcida. Os criadores e detentores que cumprem normas elevadas não conseguem </w:t>
      </w:r>
      <w:ins w:id="19" w:author="MARTINSIsabelAlex" w:date="2026-03-05T08:33:00Z">
        <w:r w:rsidR="002F53B2" w:rsidRPr="0013008F">
          <w:t xml:space="preserve">obter </w:t>
        </w:r>
      </w:ins>
      <w:r w:rsidRPr="0013008F">
        <w:t>um retorno justo dos seus investimentos no bem</w:t>
      </w:r>
      <w:r w:rsidRPr="0013008F">
        <w:noBreakHyphen/>
        <w:t>estar dos animais quando efetuam trocas comerciais transfronteiriças, uma vez que se veem confrontados com operadores que tiram proveito de condições insuficientes em matéria de bem</w:t>
      </w:r>
      <w:r w:rsidRPr="0013008F">
        <w:noBreakHyphen/>
        <w:t>estar dos animais</w:t>
      </w:r>
      <w:ins w:id="20" w:author="MARTINSIsabelAlex" w:date="2026-03-05T08:34:00Z">
        <w:r w:rsidR="002F53B2" w:rsidRPr="0013008F">
          <w:t>,</w:t>
        </w:r>
      </w:ins>
      <w:r w:rsidRPr="0013008F">
        <w:t xml:space="preserve"> </w:t>
      </w:r>
      <w:del w:id="21" w:author="MARTINSIsabelAlex" w:date="2026-03-05T08:34:00Z">
        <w:r w:rsidRPr="0013008F" w:rsidDel="002F53B2">
          <w:delText>para exercer</w:delText>
        </w:r>
      </w:del>
      <w:ins w:id="22" w:author="MARTINSIsabelAlex" w:date="2026-03-05T08:34:00Z">
        <w:r w:rsidR="002F53B2" w:rsidRPr="0013008F">
          <w:t>exercendo</w:t>
        </w:r>
      </w:ins>
      <w:r w:rsidRPr="0013008F">
        <w:t xml:space="preserve"> pressão concorrencial e </w:t>
      </w:r>
      <w:del w:id="23" w:author="MARTINSIsabelAlex" w:date="2026-03-07T08:05:00Z">
        <w:r w:rsidRPr="0013008F" w:rsidDel="000A5EE0">
          <w:delText xml:space="preserve">fazer </w:delText>
        </w:r>
      </w:del>
      <w:ins w:id="24" w:author="MARTINSIsabelAlex" w:date="2026-03-07T08:05:00Z">
        <w:r w:rsidR="000A5EE0" w:rsidRPr="0013008F">
          <w:t xml:space="preserve">fazendo </w:t>
        </w:r>
      </w:ins>
      <w:r w:rsidRPr="0013008F">
        <w:t>baixar</w:t>
      </w:r>
      <w:r w:rsidR="000A5EE0" w:rsidRPr="0013008F">
        <w:t xml:space="preserve"> </w:t>
      </w:r>
      <w:del w:id="25" w:author="MARTINSIsabelAlex" w:date="2026-03-07T08:05:00Z">
        <w:r w:rsidRPr="0013008F" w:rsidDel="000A5EE0">
          <w:delText xml:space="preserve"> </w:delText>
        </w:r>
      </w:del>
      <w:r w:rsidRPr="0013008F">
        <w:t>os preços e o nível das normas.</w:t>
      </w:r>
    </w:p>
    <w:p w14:paraId="5EC057D1" w14:textId="15501FCE" w:rsidR="00CC0CE4" w:rsidRPr="0013008F" w:rsidRDefault="000F6A06">
      <w:pPr>
        <w:pStyle w:val="Considrant"/>
      </w:pPr>
      <w:r w:rsidRPr="0013008F">
        <w:br w:type="page"/>
      </w:r>
      <w:r w:rsidRPr="0013008F">
        <w:lastRenderedPageBreak/>
        <w:t>(4)</w:t>
      </w:r>
      <w:r w:rsidRPr="0013008F">
        <w:tab/>
        <w:t>Além disso, os consumidores não estão suficientemente protegidos quando adquirem um cão ou um gato. São frequentemente confrontados com as consequências negativas das más condições de bem</w:t>
      </w:r>
      <w:r w:rsidRPr="0013008F">
        <w:noBreakHyphen/>
        <w:t>estar nos estabelecimentos em que o</w:t>
      </w:r>
      <w:del w:id="26" w:author="MARTINSIsabelAlex" w:date="2026-03-03T16:36:00Z">
        <w:r w:rsidRPr="0013008F" w:rsidDel="00FD69FB">
          <w:delText>s</w:delText>
        </w:r>
      </w:del>
      <w:r w:rsidRPr="0013008F">
        <w:t xml:space="preserve"> </w:t>
      </w:r>
      <w:del w:id="27" w:author="MARTINSIsabelAlex" w:date="2026-03-03T16:36:00Z">
        <w:r w:rsidRPr="0013008F" w:rsidDel="00FD69FB">
          <w:rPr>
            <w:b/>
            <w:bCs/>
            <w:i/>
            <w:iCs/>
            <w:rPrChange w:id="28" w:author="MARTINSIsabelAlex" w:date="2026-03-03T16:36:00Z">
              <w:rPr/>
            </w:rPrChange>
          </w:rPr>
          <w:delText>animais</w:delText>
        </w:r>
        <w:r w:rsidRPr="0013008F" w:rsidDel="00FD69FB">
          <w:delText xml:space="preserve"> </w:delText>
        </w:r>
      </w:del>
      <w:ins w:id="29" w:author="MARTINSIsabelAlex" w:date="2026-03-03T16:36:00Z">
        <w:r w:rsidR="00FD69FB" w:rsidRPr="0013008F">
          <w:rPr>
            <w:b/>
            <w:bCs/>
            <w:i/>
            <w:iCs/>
          </w:rPr>
          <w:t>cão ou o gato</w:t>
        </w:r>
        <w:r w:rsidR="00FD69FB" w:rsidRPr="0013008F">
          <w:t xml:space="preserve"> </w:t>
        </w:r>
      </w:ins>
      <w:del w:id="30" w:author="MARTINSIsabelAlex" w:date="2026-03-03T16:36:00Z">
        <w:r w:rsidRPr="0013008F" w:rsidDel="00FD69FB">
          <w:delText xml:space="preserve">foram </w:delText>
        </w:r>
      </w:del>
      <w:ins w:id="31" w:author="MARTINSIsabelAlex" w:date="2026-03-03T16:36:00Z">
        <w:r w:rsidR="00FD69FB" w:rsidRPr="0013008F">
          <w:t xml:space="preserve">foi </w:t>
        </w:r>
      </w:ins>
      <w:r w:rsidRPr="0013008F">
        <w:t>criado</w:t>
      </w:r>
      <w:del w:id="32" w:author="MARTINSIsabelAlex" w:date="2026-03-03T16:36:00Z">
        <w:r w:rsidRPr="0013008F" w:rsidDel="00FD69FB">
          <w:delText>s</w:delText>
        </w:r>
      </w:del>
      <w:r w:rsidRPr="0013008F">
        <w:t xml:space="preserve"> e detido</w:t>
      </w:r>
      <w:del w:id="33" w:author="MARTINSIsabelAlex" w:date="2026-03-03T16:36:00Z">
        <w:r w:rsidRPr="0013008F" w:rsidDel="00FD69FB">
          <w:delText>s</w:delText>
        </w:r>
      </w:del>
      <w:r w:rsidRPr="0013008F">
        <w:t>. Essas consequências negativas incluem problemas de saúde, problemas comportamentais ou defeitos genéticos ▌</w:t>
      </w:r>
      <w:del w:id="34" w:author="MARTINSIsabelAlex" w:date="2026-03-05T08:37:00Z">
        <w:r w:rsidRPr="0013008F" w:rsidDel="00591833">
          <w:delText xml:space="preserve"> </w:delText>
        </w:r>
      </w:del>
      <w:r w:rsidRPr="0013008F">
        <w:t>presentes no cão ou gato adquirido.</w:t>
      </w:r>
      <w:del w:id="35" w:author="MARTINSIsabelAlex" w:date="2026-03-03T16:35:00Z">
        <w:r w:rsidRPr="0013008F" w:rsidDel="00FD69FB">
          <w:rPr>
            <w:b/>
            <w:i/>
          </w:rPr>
          <w:delText xml:space="preserve"> </w:delText>
        </w:r>
      </w:del>
    </w:p>
    <w:p w14:paraId="13F5E351" w14:textId="61A9D21B" w:rsidR="00CC0CE4" w:rsidRPr="0013008F" w:rsidRDefault="000F6A06">
      <w:pPr>
        <w:pStyle w:val="Considrant"/>
      </w:pPr>
      <w:r w:rsidRPr="0013008F">
        <w:t>(5)</w:t>
      </w:r>
      <w:r w:rsidRPr="0013008F">
        <w:tab/>
        <w:t xml:space="preserve">Por conseguinte, </w:t>
      </w:r>
      <w:del w:id="36" w:author="MARTINSIsabelAlex" w:date="2026-03-06T11:50:00Z">
        <w:r w:rsidRPr="0013008F" w:rsidDel="002B1B50">
          <w:delText xml:space="preserve">devem </w:delText>
        </w:r>
      </w:del>
      <w:ins w:id="37" w:author="MARTINSIsabelAlex" w:date="2026-03-06T11:50:00Z">
        <w:r w:rsidR="002B1B50" w:rsidRPr="0013008F">
          <w:t xml:space="preserve">deverão </w:t>
        </w:r>
      </w:ins>
      <w:r w:rsidRPr="0013008F">
        <w:t xml:space="preserve">ser </w:t>
      </w:r>
      <w:del w:id="38" w:author="MARTINSIsabelAlex" w:date="2026-03-06T11:50:00Z">
        <w:r w:rsidRPr="0013008F" w:rsidDel="002B1B50">
          <w:delText xml:space="preserve">estabelecidos </w:delText>
        </w:r>
      </w:del>
      <w:ins w:id="39" w:author="MARTINSIsabelAlex" w:date="2026-03-06T11:51:00Z">
        <w:r w:rsidR="002B1B50" w:rsidRPr="0013008F">
          <w:t>criados</w:t>
        </w:r>
      </w:ins>
      <w:ins w:id="40" w:author="MARTINSIsabelAlex" w:date="2026-03-06T11:50:00Z">
        <w:r w:rsidR="002B1B50" w:rsidRPr="0013008F">
          <w:t xml:space="preserve"> </w:t>
        </w:r>
      </w:ins>
      <w:r w:rsidRPr="0013008F">
        <w:t>requisitos mínimos de bem</w:t>
      </w:r>
      <w:r w:rsidRPr="0013008F">
        <w:noBreakHyphen/>
        <w:t xml:space="preserve">estar dos animais para os estabelecimentos que se dedicam à criação, detenção e colocação de cães e gatos no mercado. Tais requisitos mínimos deverão garantir o desenvolvimento racional do setor, condições de concorrência </w:t>
      </w:r>
      <w:r w:rsidRPr="0013008F">
        <w:rPr>
          <w:b/>
          <w:i/>
        </w:rPr>
        <w:t xml:space="preserve">equitativas </w:t>
      </w:r>
      <w:r w:rsidRPr="0013008F">
        <w:t>e a proteção adequada dos consumidores, assegurando simultaneamente um elevado nível de bem</w:t>
      </w:r>
      <w:r w:rsidRPr="0013008F">
        <w:noBreakHyphen/>
        <w:t>estar dos animais.</w:t>
      </w:r>
      <w:del w:id="41" w:author="MARTINSIsabelAlex" w:date="2026-03-03T16:35:00Z">
        <w:r w:rsidRPr="0013008F" w:rsidDel="00FD69FB">
          <w:rPr>
            <w:b/>
            <w:i/>
          </w:rPr>
          <w:delText xml:space="preserve"> </w:delText>
        </w:r>
      </w:del>
    </w:p>
    <w:p w14:paraId="5B1E4D9A" w14:textId="62D94149" w:rsidR="00CC0CE4" w:rsidRPr="0013008F" w:rsidRDefault="000F6A06">
      <w:pPr>
        <w:pStyle w:val="Considrant"/>
      </w:pPr>
      <w:r w:rsidRPr="0013008F">
        <w:rPr>
          <w:b/>
          <w:i/>
        </w:rPr>
        <w:t>(6)</w:t>
      </w:r>
      <w:r w:rsidRPr="0013008F">
        <w:tab/>
      </w:r>
      <w:r w:rsidRPr="0013008F">
        <w:rPr>
          <w:b/>
          <w:i/>
        </w:rPr>
        <w:t>A rede de animais de companhia (</w:t>
      </w:r>
      <w:del w:id="42" w:author="MARTINSIsabelAlex" w:date="2026-03-07T00:30:00Z">
        <w:r w:rsidRPr="0013008F" w:rsidDel="00CB3DF9">
          <w:rPr>
            <w:b/>
            <w:i/>
          </w:rPr>
          <w:delText xml:space="preserve">Pet Animal Network, </w:delText>
        </w:r>
      </w:del>
      <w:r w:rsidRPr="0013008F">
        <w:rPr>
          <w:b/>
          <w:i/>
        </w:rPr>
        <w:t>PAN</w:t>
      </w:r>
      <w:ins w:id="43" w:author="MARTINSIsabelAlex" w:date="2026-03-07T00:30:00Z">
        <w:r w:rsidR="00CB3DF9" w:rsidRPr="0013008F">
          <w:rPr>
            <w:b/>
            <w:i/>
          </w:rPr>
          <w:t>, do inglês «</w:t>
        </w:r>
        <w:proofErr w:type="spellStart"/>
        <w:r w:rsidR="00CB3DF9" w:rsidRPr="0013008F">
          <w:rPr>
            <w:b/>
            <w:i/>
          </w:rPr>
          <w:t>Pet</w:t>
        </w:r>
        <w:proofErr w:type="spellEnd"/>
        <w:r w:rsidR="00CB3DF9" w:rsidRPr="0013008F">
          <w:rPr>
            <w:b/>
            <w:i/>
          </w:rPr>
          <w:t xml:space="preserve"> Animal Network»</w:t>
        </w:r>
      </w:ins>
      <w:r w:rsidRPr="0013008F">
        <w:rPr>
          <w:b/>
          <w:i/>
        </w:rPr>
        <w:t>) no âmbito da rede de assistência e cooperação administrativas (</w:t>
      </w:r>
      <w:commentRangeStart w:id="44"/>
      <w:r w:rsidRPr="0013008F">
        <w:rPr>
          <w:b/>
          <w:i/>
        </w:rPr>
        <w:t>AAC</w:t>
      </w:r>
      <w:commentRangeEnd w:id="44"/>
      <w:r w:rsidR="00727858">
        <w:rPr>
          <w:rStyle w:val="CommentReference"/>
        </w:rPr>
        <w:commentReference w:id="44"/>
      </w:r>
      <w:ins w:id="45" w:author="MARTINSIsabelAlex" w:date="2026-03-07T08:19:00Z">
        <w:r w:rsidR="00727858">
          <w:rPr>
            <w:b/>
            <w:i/>
          </w:rPr>
          <w:t>, do inglês «</w:t>
        </w:r>
        <w:proofErr w:type="spellStart"/>
        <w:r w:rsidR="00727858" w:rsidRPr="00727858">
          <w:rPr>
            <w:b/>
            <w:i/>
          </w:rPr>
          <w:t>administrative</w:t>
        </w:r>
        <w:proofErr w:type="spellEnd"/>
        <w:r w:rsidR="00727858" w:rsidRPr="00727858">
          <w:rPr>
            <w:b/>
            <w:i/>
          </w:rPr>
          <w:t xml:space="preserve"> </w:t>
        </w:r>
        <w:proofErr w:type="spellStart"/>
        <w:r w:rsidR="00727858" w:rsidRPr="00727858">
          <w:rPr>
            <w:b/>
            <w:i/>
          </w:rPr>
          <w:t>assistance</w:t>
        </w:r>
        <w:proofErr w:type="spellEnd"/>
        <w:r w:rsidR="00727858" w:rsidRPr="00727858">
          <w:rPr>
            <w:b/>
            <w:i/>
          </w:rPr>
          <w:t xml:space="preserve"> </w:t>
        </w:r>
        <w:proofErr w:type="spellStart"/>
        <w:r w:rsidR="00727858" w:rsidRPr="00727858">
          <w:rPr>
            <w:b/>
            <w:i/>
          </w:rPr>
          <w:t>and</w:t>
        </w:r>
        <w:proofErr w:type="spellEnd"/>
        <w:r w:rsidR="00727858" w:rsidRPr="00727858">
          <w:rPr>
            <w:b/>
            <w:i/>
          </w:rPr>
          <w:t xml:space="preserve"> </w:t>
        </w:r>
        <w:proofErr w:type="spellStart"/>
        <w:r w:rsidR="00727858" w:rsidRPr="00727858">
          <w:rPr>
            <w:b/>
            <w:i/>
          </w:rPr>
          <w:t>cooperation</w:t>
        </w:r>
        <w:proofErr w:type="spellEnd"/>
        <w:r w:rsidR="00727858">
          <w:rPr>
            <w:b/>
            <w:i/>
          </w:rPr>
          <w:t>»</w:t>
        </w:r>
      </w:ins>
      <w:r w:rsidRPr="0013008F">
        <w:rPr>
          <w:b/>
          <w:i/>
        </w:rPr>
        <w:t>) facilita a cooperação entre os Estados</w:t>
      </w:r>
      <w:r w:rsidRPr="0013008F">
        <w:rPr>
          <w:b/>
          <w:i/>
        </w:rPr>
        <w:noBreakHyphen/>
        <w:t>Membros, ajudando</w:t>
      </w:r>
      <w:r w:rsidRPr="0013008F">
        <w:rPr>
          <w:b/>
          <w:i/>
        </w:rPr>
        <w:noBreakHyphen/>
        <w:t xml:space="preserve">os a identificar estabelecimentos ilegais, a desmantelar redes associadas e a assegurar a aplicação efetiva das regras aplicáveis. Em conformidade com o título IV do Regulamento (UE) 2017/625 </w:t>
      </w:r>
      <w:r w:rsidRPr="0013008F">
        <w:t>do Parlamento Europeu e do Conselho</w:t>
      </w:r>
      <w:r w:rsidRPr="0013008F">
        <w:rPr>
          <w:rStyle w:val="FootnoteReference"/>
        </w:rPr>
        <w:footnoteReference w:id="4"/>
      </w:r>
      <w:r w:rsidRPr="0013008F">
        <w:rPr>
          <w:b/>
          <w:i/>
        </w:rPr>
        <w:t>, os casos de incumprimento do presente regulamento deverão ser comunicados através da PAN. Esta medida contribui para o reforço da colaboração transfronteiriça e do intercâmbio de informações e é essencial para abordar a natureza transnacional de determinadas atividades ilegais e proteger o bem</w:t>
      </w:r>
      <w:r w:rsidRPr="0013008F">
        <w:rPr>
          <w:b/>
          <w:i/>
        </w:rPr>
        <w:noBreakHyphen/>
        <w:t>estar dos animais e os interesses dos consumidores em toda a União.</w:t>
      </w:r>
    </w:p>
    <w:p w14:paraId="3493E91C" w14:textId="562D7B2C" w:rsidR="00CC0CE4" w:rsidRPr="0013008F" w:rsidRDefault="000F6A06">
      <w:pPr>
        <w:pStyle w:val="Considrant"/>
      </w:pPr>
      <w:r w:rsidRPr="0013008F">
        <w:br w:type="page"/>
      </w:r>
      <w:r w:rsidRPr="0013008F">
        <w:lastRenderedPageBreak/>
        <w:t>(7)</w:t>
      </w:r>
      <w:r w:rsidRPr="0013008F">
        <w:tab/>
        <w:t>Ao longo da última década, a procura de cães e gatos ▌</w:t>
      </w:r>
      <w:del w:id="46" w:author="MARTINSIsabelAlex" w:date="2026-03-03T16:38:00Z">
        <w:r w:rsidRPr="0013008F" w:rsidDel="009E0C9E">
          <w:delText xml:space="preserve"> </w:delText>
        </w:r>
      </w:del>
      <w:r w:rsidRPr="0013008F">
        <w:t>como animais de companhia aumentou significativamente. Desta forma, registou</w:t>
      </w:r>
      <w:r w:rsidRPr="0013008F">
        <w:noBreakHyphen/>
        <w:t xml:space="preserve">se um </w:t>
      </w:r>
      <w:del w:id="47" w:author="MARTINSIsabelAlex" w:date="2026-03-06T11:11:00Z">
        <w:r w:rsidRPr="0013008F" w:rsidDel="00B5544A">
          <w:delText xml:space="preserve">crescimento </w:delText>
        </w:r>
      </w:del>
      <w:ins w:id="48" w:author="MARTINSIsabelAlex" w:date="2026-03-06T11:11:00Z">
        <w:r w:rsidR="00B5544A" w:rsidRPr="0013008F">
          <w:t xml:space="preserve">aumento </w:t>
        </w:r>
      </w:ins>
      <w:r w:rsidRPr="0013008F">
        <w:t>substancial da criação de cães e gatos na União e do seu comércio no mercado da União, incluindo vendas</w:t>
      </w:r>
      <w:del w:id="49" w:author="MARTINSIsabelAlex" w:date="2026-03-06T11:12:00Z">
        <w:r w:rsidRPr="0013008F" w:rsidDel="00B5544A">
          <w:delText>,</w:delText>
        </w:r>
      </w:del>
      <w:ins w:id="50" w:author="MARTINSIsabelAlex" w:date="2026-03-06T11:12:00Z">
        <w:r w:rsidR="00B5544A" w:rsidRPr="0013008F">
          <w:t xml:space="preserve"> e</w:t>
        </w:r>
      </w:ins>
      <w:r w:rsidRPr="0013008F">
        <w:t xml:space="preserve"> adoções</w:t>
      </w:r>
      <w:ins w:id="51" w:author="MARTINSIsabelAlex" w:date="2026-03-06T11:12:00Z">
        <w:r w:rsidR="00B5544A" w:rsidRPr="0013008F">
          <w:t>,</w:t>
        </w:r>
      </w:ins>
      <w:r w:rsidRPr="0013008F">
        <w:t xml:space="preserve"> e importações provenientes de países terceiros. A falta de requisitos da União em matéria de bem</w:t>
      </w:r>
      <w:r w:rsidRPr="0013008F">
        <w:noBreakHyphen/>
        <w:t>estar destes animais e as disparidades entre os requisitos aplicáveis nos diferentes Estados</w:t>
      </w:r>
      <w:r w:rsidRPr="0013008F">
        <w:noBreakHyphen/>
        <w:t>Membros deram origem a um volume significativo de comércio ilegal e</w:t>
      </w:r>
      <w:r w:rsidRPr="0013008F">
        <w:rPr>
          <w:b/>
          <w:i/>
        </w:rPr>
        <w:t xml:space="preserve"> a práticas comerciais enganosas ou suscetíveis de induzir em erro, no quadro das quais</w:t>
      </w:r>
      <w:r w:rsidRPr="0013008F">
        <w:t xml:space="preserve"> cães e gatos </w:t>
      </w:r>
      <w:r w:rsidRPr="0013008F">
        <w:rPr>
          <w:b/>
          <w:i/>
        </w:rPr>
        <w:t>são detidos</w:t>
      </w:r>
      <w:r w:rsidRPr="0013008F">
        <w:t xml:space="preserve"> em condições altamente prejudiciais para o seu bem</w:t>
      </w:r>
      <w:r w:rsidRPr="0013008F">
        <w:noBreakHyphen/>
        <w:t>estar.</w:t>
      </w:r>
    </w:p>
    <w:p w14:paraId="29629AAF" w14:textId="54B63664" w:rsidR="00CC0CE4" w:rsidRPr="0013008F" w:rsidRDefault="000F6A06">
      <w:pPr>
        <w:pStyle w:val="Considrant"/>
      </w:pPr>
      <w:r w:rsidRPr="0013008F">
        <w:rPr>
          <w:b/>
          <w:i/>
        </w:rPr>
        <w:t>(8)</w:t>
      </w:r>
      <w:r w:rsidRPr="0013008F">
        <w:tab/>
      </w:r>
      <w:r w:rsidRPr="0013008F">
        <w:rPr>
          <w:b/>
          <w:i/>
        </w:rPr>
        <w:t>A rastreabilidade é importante para assegurar o bom funcionamento do mercado dos cães e gatos na União com um elevado nível de bem</w:t>
      </w:r>
      <w:r w:rsidRPr="0013008F">
        <w:rPr>
          <w:b/>
          <w:i/>
        </w:rPr>
        <w:noBreakHyphen/>
        <w:t>estar dos animais, uma vez que o comércio ilegal distorce a concorrência e permite o desenvolvimento de condições negativas para o bem</w:t>
      </w:r>
      <w:r w:rsidRPr="0013008F">
        <w:rPr>
          <w:b/>
          <w:i/>
        </w:rPr>
        <w:noBreakHyphen/>
        <w:t>estar dos animais devido à falta de controlo e à procura da maximização dos lucros. Além disso, são necessários requisitos de rastreabilidade para permitir determinar a origem dos cães e gatos e apurar responsabilidades, em especial em caso de problemas relacionados com o bem</w:t>
      </w:r>
      <w:r w:rsidRPr="0013008F">
        <w:rPr>
          <w:b/>
          <w:i/>
        </w:rPr>
        <w:noBreakHyphen/>
        <w:t>estar identificados no respeitante a um determinado animal.</w:t>
      </w:r>
    </w:p>
    <w:p w14:paraId="46D4F84D" w14:textId="46621FB6" w:rsidR="00CC0CE4" w:rsidRPr="0013008F" w:rsidRDefault="000F6A06">
      <w:pPr>
        <w:pStyle w:val="Considrant"/>
      </w:pPr>
      <w:r w:rsidRPr="0013008F">
        <w:br w:type="page"/>
      </w:r>
      <w:r w:rsidRPr="0013008F">
        <w:lastRenderedPageBreak/>
        <w:t>(9)</w:t>
      </w:r>
      <w:r w:rsidRPr="0013008F">
        <w:tab/>
      </w:r>
      <w:r w:rsidRPr="0013008F">
        <w:rPr>
          <w:b/>
          <w:i/>
        </w:rPr>
        <w:t>Em resultado d</w:t>
      </w:r>
      <w:ins w:id="52" w:author="MARTINSIsabelAlex" w:date="2026-03-06T11:05:00Z">
        <w:r w:rsidR="00D51E6B" w:rsidRPr="0013008F">
          <w:rPr>
            <w:b/>
            <w:i/>
          </w:rPr>
          <w:t>o</w:t>
        </w:r>
      </w:ins>
      <w:ins w:id="53" w:author="MARTINSIsabelAlex" w:date="2026-03-06T10:43:00Z">
        <w:r w:rsidR="005412CB" w:rsidRPr="0013008F">
          <w:rPr>
            <w:b/>
            <w:i/>
          </w:rPr>
          <w:t xml:space="preserve"> aumento d</w:t>
        </w:r>
      </w:ins>
      <w:r w:rsidRPr="0013008F">
        <w:rPr>
          <w:b/>
          <w:i/>
        </w:rPr>
        <w:t>a procura</w:t>
      </w:r>
      <w:r w:rsidRPr="0013008F">
        <w:t xml:space="preserve"> de cães e gatos </w:t>
      </w:r>
      <w:r w:rsidRPr="0013008F">
        <w:rPr>
          <w:b/>
          <w:i/>
        </w:rPr>
        <w:t>por parte dos consumidores</w:t>
      </w:r>
      <w:r w:rsidRPr="0013008F">
        <w:t xml:space="preserve">, </w:t>
      </w:r>
      <w:r w:rsidRPr="0013008F">
        <w:rPr>
          <w:b/>
          <w:i/>
        </w:rPr>
        <w:t>facilitada pelas compras em linha, surgiram práticas comerciais inaceitáveis ou ilegais,</w:t>
      </w:r>
      <w:r w:rsidRPr="0013008F">
        <w:t xml:space="preserve"> em parte devido à incapacidade de rastrear os animais até </w:t>
      </w:r>
      <w:r w:rsidRPr="0013008F">
        <w:rPr>
          <w:b/>
          <w:i/>
        </w:rPr>
        <w:t xml:space="preserve">ao estabelecimento de </w:t>
      </w:r>
      <w:r w:rsidRPr="0013008F">
        <w:t xml:space="preserve">origem. Por sua vez, as </w:t>
      </w:r>
      <w:r w:rsidRPr="0013008F">
        <w:rPr>
          <w:b/>
          <w:i/>
        </w:rPr>
        <w:t>referidas</w:t>
      </w:r>
      <w:r w:rsidRPr="0013008F">
        <w:t xml:space="preserve"> práticas comerciais </w:t>
      </w:r>
      <w:r w:rsidRPr="0013008F">
        <w:rPr>
          <w:b/>
          <w:i/>
        </w:rPr>
        <w:t xml:space="preserve">inaceitáveis ou </w:t>
      </w:r>
      <w:r w:rsidRPr="0013008F">
        <w:t>ilegais estão associadas ao sofrimento dos cães e gatos sujeitos, resultante de práticas de criação não controladas. Não é possível garantir que os operadores respeitem as mesmas normas de bem</w:t>
      </w:r>
      <w:r w:rsidRPr="0013008F">
        <w:noBreakHyphen/>
        <w:t xml:space="preserve">estar dos animais e assegurar condições de concorrência </w:t>
      </w:r>
      <w:r w:rsidRPr="0013008F">
        <w:rPr>
          <w:b/>
          <w:i/>
        </w:rPr>
        <w:t>equitativas</w:t>
      </w:r>
      <w:r w:rsidRPr="0013008F">
        <w:t xml:space="preserve"> no mercado interno no que respeita </w:t>
      </w:r>
      <w:r w:rsidRPr="0013008F">
        <w:rPr>
          <w:b/>
          <w:i/>
        </w:rPr>
        <w:t>à colocação</w:t>
      </w:r>
      <w:r w:rsidRPr="0013008F">
        <w:t xml:space="preserve"> de cães e gatos </w:t>
      </w:r>
      <w:r w:rsidRPr="0013008F">
        <w:rPr>
          <w:b/>
          <w:i/>
        </w:rPr>
        <w:t>no mercado</w:t>
      </w:r>
      <w:r w:rsidRPr="0013008F">
        <w:t xml:space="preserve"> sem meios fiáveis para rastrear os </w:t>
      </w:r>
      <w:r w:rsidRPr="0013008F">
        <w:rPr>
          <w:b/>
          <w:i/>
        </w:rPr>
        <w:t>referidos</w:t>
      </w:r>
      <w:r w:rsidRPr="0013008F">
        <w:t xml:space="preserve"> animais até à sua origem. Por conseguinte, é fundamental assegurar a rastreabilidade dos cães e gatos através de um sistema que os identifique e registe </w:t>
      </w:r>
      <w:r w:rsidRPr="0013008F">
        <w:rPr>
          <w:b/>
          <w:i/>
        </w:rPr>
        <w:t xml:space="preserve">e complemente as informações registadas </w:t>
      </w:r>
      <w:r w:rsidRPr="0013008F">
        <w:t xml:space="preserve">sempre que se verifique uma mudança de propriedade </w:t>
      </w:r>
      <w:del w:id="54" w:author="MARTINSIsabelAlex" w:date="2026-03-06T11:06:00Z">
        <w:r w:rsidRPr="0013008F" w:rsidDel="00D51E6B">
          <w:delText xml:space="preserve">dos cães e gatos </w:delText>
        </w:r>
      </w:del>
      <w:r w:rsidRPr="0013008F">
        <w:rPr>
          <w:b/>
          <w:i/>
        </w:rPr>
        <w:t xml:space="preserve">ou </w:t>
      </w:r>
      <w:del w:id="55" w:author="MARTINSIsabelAlex" w:date="2026-03-06T11:07:00Z">
        <w:r w:rsidRPr="0013008F" w:rsidDel="004A5A30">
          <w:rPr>
            <w:b/>
            <w:i/>
          </w:rPr>
          <w:delText xml:space="preserve">uma mudança em termos </w:delText>
        </w:r>
      </w:del>
      <w:r w:rsidRPr="0013008F">
        <w:rPr>
          <w:b/>
          <w:i/>
        </w:rPr>
        <w:t xml:space="preserve">de </w:t>
      </w:r>
      <w:del w:id="56" w:author="MARTINSIsabelAlex" w:date="2026-03-06T11:08:00Z">
        <w:r w:rsidRPr="0013008F" w:rsidDel="004A5A30">
          <w:rPr>
            <w:b/>
            <w:i/>
          </w:rPr>
          <w:delText>pessoa responsável</w:delText>
        </w:r>
      </w:del>
      <w:ins w:id="57" w:author="MARTINSIsabelAlex" w:date="2026-03-06T11:08:00Z">
        <w:r w:rsidR="004A5A30" w:rsidRPr="0013008F">
          <w:rPr>
            <w:b/>
            <w:i/>
          </w:rPr>
          <w:t xml:space="preserve">responsabilidade </w:t>
        </w:r>
      </w:ins>
      <w:ins w:id="58" w:author="MARTINSIsabelAlex" w:date="2026-03-06T11:07:00Z">
        <w:r w:rsidR="004A5A30" w:rsidRPr="0013008F">
          <w:rPr>
            <w:b/>
            <w:i/>
          </w:rPr>
          <w:t>por um determinad</w:t>
        </w:r>
      </w:ins>
      <w:ins w:id="59" w:author="MARTINSIsabelAlex" w:date="2026-03-06T11:08:00Z">
        <w:r w:rsidR="004A5A30" w:rsidRPr="0013008F">
          <w:rPr>
            <w:b/>
            <w:i/>
          </w:rPr>
          <w:t>o animal</w:t>
        </w:r>
      </w:ins>
      <w:r w:rsidRPr="0013008F">
        <w:t>.</w:t>
      </w:r>
    </w:p>
    <w:p w14:paraId="1CD37EE1" w14:textId="17665D91" w:rsidR="0024043D" w:rsidRPr="0013008F" w:rsidRDefault="000F6A06">
      <w:pPr>
        <w:pStyle w:val="Considrant"/>
      </w:pPr>
      <w:r w:rsidRPr="0013008F">
        <w:br w:type="page"/>
      </w:r>
    </w:p>
    <w:p w14:paraId="737CE1E2" w14:textId="63B88C10" w:rsidR="0024043D" w:rsidRPr="0013008F" w:rsidRDefault="000F6A06" w:rsidP="00507D1B">
      <w:pPr>
        <w:pStyle w:val="Considrant"/>
      </w:pPr>
      <w:r w:rsidRPr="0013008F">
        <w:rPr>
          <w:b/>
          <w:i/>
        </w:rPr>
        <w:lastRenderedPageBreak/>
        <w:t>(10)</w:t>
      </w:r>
      <w:r w:rsidRPr="0013008F">
        <w:tab/>
      </w:r>
      <w:r w:rsidRPr="0013008F">
        <w:rPr>
          <w:b/>
          <w:i/>
        </w:rPr>
        <w:t>Existem provas de que os comerciantes ilegais exercem frequentemente as suas atividades fazendo</w:t>
      </w:r>
      <w:r w:rsidRPr="0013008F">
        <w:rPr>
          <w:b/>
          <w:i/>
        </w:rPr>
        <w:noBreakHyphen/>
        <w:t xml:space="preserve">se passar por proprietários de animais de companhia. Por exemplo, a ação coordenada da UE no domínio do comércio ilegal de gatos e cães realizada em 2022 e 2023 mostra que a circulação de cães e gatos para fins comerciais é geralmente dissimulada como circulação sem caráter comercial. As investigações sobre a publicidade em linha </w:t>
      </w:r>
      <w:del w:id="60" w:author="MARTINSIsabelAlex" w:date="2026-03-06T11:13:00Z">
        <w:r w:rsidRPr="0013008F" w:rsidDel="00B5544A">
          <w:rPr>
            <w:b/>
            <w:i/>
          </w:rPr>
          <w:delText xml:space="preserve">na União a </w:delText>
        </w:r>
      </w:del>
      <w:ins w:id="61" w:author="MARTINSIsabelAlex" w:date="2026-03-06T11:13:00Z">
        <w:r w:rsidR="00B5544A" w:rsidRPr="0013008F">
          <w:rPr>
            <w:b/>
            <w:i/>
          </w:rPr>
          <w:t xml:space="preserve">de </w:t>
        </w:r>
      </w:ins>
      <w:r w:rsidRPr="0013008F">
        <w:rPr>
          <w:b/>
          <w:i/>
        </w:rPr>
        <w:t xml:space="preserve">cães e gatos para venda </w:t>
      </w:r>
      <w:ins w:id="62" w:author="MARTINSIsabelAlex" w:date="2026-03-06T11:13:00Z">
        <w:r w:rsidR="00B5544A" w:rsidRPr="0013008F">
          <w:rPr>
            <w:b/>
            <w:i/>
          </w:rPr>
          <w:t xml:space="preserve">na União </w:t>
        </w:r>
      </w:ins>
      <w:r w:rsidRPr="0013008F">
        <w:rPr>
          <w:b/>
          <w:i/>
        </w:rPr>
        <w:t>também demonstraram que os comerciantes ilegais se fazem frequentemente passar por proprietários de animais de companhia. A rede de alerta e cooperação da União recebe um número considerável de notificações relativas ao comércio ilegal de cães e gatos que são anunciados como animais de companhia por comerciantes que se apresentam como proprietários de animais de companhia, ou que são deslocados na União por comerciantes que se apresentam como proprietários de animais de companhia. É necessário lutar contra um padrão de atividades fraudulentas que beneficia</w:t>
      </w:r>
      <w:ins w:id="63" w:author="Cristina FC" w:date="2026-03-11T16:30:00Z">
        <w:r w:rsidR="00962A19">
          <w:rPr>
            <w:b/>
            <w:i/>
          </w:rPr>
          <w:t>m</w:t>
        </w:r>
      </w:ins>
      <w:r w:rsidRPr="0013008F">
        <w:rPr>
          <w:b/>
          <w:i/>
        </w:rPr>
        <w:t xml:space="preserve"> das más condições de bem</w:t>
      </w:r>
      <w:r w:rsidRPr="0013008F">
        <w:rPr>
          <w:b/>
          <w:i/>
        </w:rPr>
        <w:noBreakHyphen/>
        <w:t>estar, que induz os consumidores em erro e que acarreta riscos para a saúde pública e animal. Alguns Estados</w:t>
      </w:r>
      <w:r w:rsidRPr="0013008F">
        <w:rPr>
          <w:b/>
          <w:i/>
        </w:rPr>
        <w:noBreakHyphen/>
        <w:t>Membros já exigem que todos os proprietários</w:t>
      </w:r>
      <w:ins w:id="64" w:author="MARTINSIsabelAlex" w:date="2026-03-06T11:25:00Z">
        <w:r w:rsidR="001A7D04" w:rsidRPr="0013008F">
          <w:rPr>
            <w:b/>
            <w:i/>
          </w:rPr>
          <w:t>, incluindo os proprietários de animais de companhia,</w:t>
        </w:r>
      </w:ins>
      <w:r w:rsidRPr="0013008F">
        <w:rPr>
          <w:b/>
          <w:i/>
        </w:rPr>
        <w:t xml:space="preserve"> identifiquem e registem </w:t>
      </w:r>
      <w:ins w:id="65" w:author="MARTINSIsabelAlex" w:date="2026-03-06T11:21:00Z">
        <w:r w:rsidR="002F3F46" w:rsidRPr="0013008F">
          <w:rPr>
            <w:b/>
            <w:i/>
          </w:rPr>
          <w:t xml:space="preserve">todos </w:t>
        </w:r>
      </w:ins>
      <w:r w:rsidRPr="0013008F">
        <w:rPr>
          <w:b/>
          <w:i/>
        </w:rPr>
        <w:t xml:space="preserve">os </w:t>
      </w:r>
      <w:del w:id="66" w:author="MARTINSIsabelAlex" w:date="2026-03-06T11:21:00Z">
        <w:r w:rsidRPr="0013008F" w:rsidDel="002F3F46">
          <w:rPr>
            <w:b/>
            <w:i/>
          </w:rPr>
          <w:delText xml:space="preserve">seus </w:delText>
        </w:r>
      </w:del>
      <w:r w:rsidRPr="0013008F">
        <w:rPr>
          <w:b/>
          <w:i/>
        </w:rPr>
        <w:t>cães e gatos</w:t>
      </w:r>
      <w:ins w:id="67" w:author="MARTINSIsabelAlex" w:date="2026-03-06T11:22:00Z">
        <w:r w:rsidR="002F3F46" w:rsidRPr="0013008F">
          <w:rPr>
            <w:b/>
            <w:i/>
          </w:rPr>
          <w:t xml:space="preserve"> que </w:t>
        </w:r>
      </w:ins>
      <w:ins w:id="68" w:author="MARTINSIsabelAlex" w:date="2026-03-06T11:26:00Z">
        <w:r w:rsidR="001A7D04" w:rsidRPr="0013008F">
          <w:rPr>
            <w:b/>
            <w:i/>
          </w:rPr>
          <w:t>sejam sua propriedade</w:t>
        </w:r>
      </w:ins>
      <w:r w:rsidRPr="0013008F">
        <w:rPr>
          <w:b/>
          <w:i/>
        </w:rPr>
        <w:t>,</w:t>
      </w:r>
      <w:del w:id="69" w:author="MARTINSIsabelAlex" w:date="2026-03-06T11:25:00Z">
        <w:r w:rsidRPr="0013008F" w:rsidDel="001A7D04">
          <w:rPr>
            <w:b/>
            <w:i/>
          </w:rPr>
          <w:delText xml:space="preserve"> incluindo os proprietários de animais de companhia,</w:delText>
        </w:r>
      </w:del>
      <w:r w:rsidRPr="0013008F">
        <w:rPr>
          <w:b/>
          <w:i/>
        </w:rPr>
        <w:t xml:space="preserve"> independentemente de tencionarem colocar os cães ou gatos no mercado. As diferenças entre os sistemas nacionais de rastreabilidade de cães e gatos deixam inevitavelmente margem para os </w:t>
      </w:r>
      <w:del w:id="70" w:author="MARTINSIsabelAlex" w:date="2026-03-06T11:19:00Z">
        <w:r w:rsidRPr="0013008F" w:rsidDel="00C50377">
          <w:rPr>
            <w:b/>
            <w:i/>
          </w:rPr>
          <w:delText xml:space="preserve">fluxos </w:delText>
        </w:r>
      </w:del>
      <w:ins w:id="71" w:author="MARTINSIsabelAlex" w:date="2026-03-06T11:19:00Z">
        <w:r w:rsidR="00C50377" w:rsidRPr="0013008F">
          <w:rPr>
            <w:b/>
            <w:i/>
          </w:rPr>
          <w:t xml:space="preserve">padrões </w:t>
        </w:r>
      </w:ins>
      <w:ins w:id="72" w:author="MARTINSIsabelAlex" w:date="2026-03-06T11:18:00Z">
        <w:r w:rsidR="00C50377" w:rsidRPr="0013008F">
          <w:rPr>
            <w:b/>
            <w:i/>
          </w:rPr>
          <w:t xml:space="preserve">de </w:t>
        </w:r>
      </w:ins>
      <w:del w:id="73" w:author="MARTINSIsabelAlex" w:date="2026-03-06T11:18:00Z">
        <w:r w:rsidRPr="0013008F" w:rsidDel="00C50377">
          <w:rPr>
            <w:b/>
            <w:i/>
          </w:rPr>
          <w:delText xml:space="preserve">comerciais </w:delText>
        </w:r>
      </w:del>
      <w:ins w:id="74" w:author="MARTINSIsabelAlex" w:date="2026-03-06T11:18:00Z">
        <w:r w:rsidR="00C50377" w:rsidRPr="0013008F">
          <w:rPr>
            <w:b/>
            <w:i/>
          </w:rPr>
          <w:t xml:space="preserve">comércio </w:t>
        </w:r>
      </w:ins>
      <w:del w:id="75" w:author="MARTINSIsabelAlex" w:date="2026-03-06T11:18:00Z">
        <w:r w:rsidRPr="0013008F" w:rsidDel="00C50377">
          <w:rPr>
            <w:b/>
            <w:i/>
          </w:rPr>
          <w:delText xml:space="preserve">ilegais </w:delText>
        </w:r>
      </w:del>
      <w:ins w:id="76" w:author="MARTINSIsabelAlex" w:date="2026-03-06T11:18:00Z">
        <w:r w:rsidR="00C50377" w:rsidRPr="0013008F">
          <w:rPr>
            <w:b/>
            <w:i/>
          </w:rPr>
          <w:t xml:space="preserve">ilegal </w:t>
        </w:r>
      </w:ins>
      <w:r w:rsidRPr="0013008F">
        <w:rPr>
          <w:b/>
          <w:i/>
        </w:rPr>
        <w:t>que o presente regulamento visa combater. Por conseguinte, é necessário alargar as obrigações de identificação e registo a todos os proprietários de cães e gatos na União. Essas medidas assegurariam condições de concorrência equitativas para todos os intervenientes envolvidos na colocação de cães e gatos no mercado. Um sistema de rastreabilidade harmonizado evitaria igualmente a elisão das normas de bem</w:t>
      </w:r>
      <w:r w:rsidRPr="0013008F">
        <w:rPr>
          <w:b/>
          <w:i/>
        </w:rPr>
        <w:noBreakHyphen/>
        <w:t>estar dos animais e combateria as práticas enganosas e desonestas no mercado, reforçando a luta contra o comércio ilegal de cães e gatos.</w:t>
      </w:r>
    </w:p>
    <w:p w14:paraId="73467BCF" w14:textId="422FCF80" w:rsidR="00CC0CE4" w:rsidRPr="0013008F" w:rsidRDefault="000F6A06" w:rsidP="0024043D">
      <w:pPr>
        <w:pStyle w:val="Considrant"/>
      </w:pPr>
      <w:r w:rsidRPr="0013008F">
        <w:br w:type="page"/>
      </w:r>
    </w:p>
    <w:p w14:paraId="7208AC3B" w14:textId="3F1F834D" w:rsidR="00CC0CE4" w:rsidRPr="0013008F" w:rsidRDefault="000F6A06">
      <w:pPr>
        <w:pStyle w:val="Considrant"/>
      </w:pPr>
      <w:r w:rsidRPr="0013008F">
        <w:lastRenderedPageBreak/>
        <w:t>(11)</w:t>
      </w:r>
      <w:r w:rsidRPr="0013008F">
        <w:tab/>
      </w:r>
      <w:r w:rsidRPr="0013008F">
        <w:rPr>
          <w:b/>
          <w:i/>
        </w:rPr>
        <w:t>A importação</w:t>
      </w:r>
      <w:r w:rsidRPr="0013008F">
        <w:t xml:space="preserve"> ilegal </w:t>
      </w:r>
      <w:r w:rsidRPr="0013008F">
        <w:rPr>
          <w:b/>
          <w:i/>
        </w:rPr>
        <w:t xml:space="preserve">de cães e </w:t>
      </w:r>
      <w:r w:rsidRPr="0013008F">
        <w:t xml:space="preserve">gatos provenientes de fora da União tem vindo a aumentar. As atuais regras da </w:t>
      </w:r>
      <w:del w:id="77" w:author="MARTINSIsabelAlex" w:date="2026-03-06T11:22:00Z">
        <w:r w:rsidRPr="0013008F" w:rsidDel="002F3F46">
          <w:delText xml:space="preserve">UE </w:delText>
        </w:r>
      </w:del>
      <w:ins w:id="78" w:author="MARTINSIsabelAlex" w:date="2026-03-06T11:22:00Z">
        <w:r w:rsidR="002F3F46" w:rsidRPr="0013008F">
          <w:t xml:space="preserve">União </w:t>
        </w:r>
      </w:ins>
      <w:r w:rsidRPr="0013008F">
        <w:t xml:space="preserve">em matéria de circulação de cães e gatos </w:t>
      </w:r>
      <w:ins w:id="79" w:author="MARTINSIsabelAlex" w:date="2026-03-06T11:23:00Z">
        <w:r w:rsidR="009032D0" w:rsidRPr="0013008F">
          <w:t>na Uni</w:t>
        </w:r>
      </w:ins>
      <w:ins w:id="80" w:author="MARTINSIsabelAlex" w:date="2026-03-06T11:24:00Z">
        <w:r w:rsidR="009032D0" w:rsidRPr="0013008F">
          <w:t xml:space="preserve">ão e </w:t>
        </w:r>
      </w:ins>
      <w:del w:id="81" w:author="MARTINSIsabelAlex" w:date="2026-03-06T11:24:00Z">
        <w:r w:rsidRPr="0013008F" w:rsidDel="009032D0">
          <w:delText xml:space="preserve">que </w:delText>
        </w:r>
      </w:del>
      <w:ins w:id="82" w:author="MARTINSIsabelAlex" w:date="2026-03-06T11:24:00Z">
        <w:r w:rsidR="009032D0" w:rsidRPr="0013008F">
          <w:t xml:space="preserve">relativas à sua </w:t>
        </w:r>
      </w:ins>
      <w:del w:id="83" w:author="MARTINSIsabelAlex" w:date="2026-03-06T11:24:00Z">
        <w:r w:rsidRPr="0013008F" w:rsidDel="009032D0">
          <w:delText xml:space="preserve">entram </w:delText>
        </w:r>
      </w:del>
      <w:ins w:id="84" w:author="MARTINSIsabelAlex" w:date="2026-03-06T11:24:00Z">
        <w:r w:rsidR="009032D0" w:rsidRPr="0013008F">
          <w:t xml:space="preserve">entrada </w:t>
        </w:r>
      </w:ins>
      <w:r w:rsidRPr="0013008F">
        <w:t xml:space="preserve">na </w:t>
      </w:r>
      <w:del w:id="85" w:author="MARTINSIsabelAlex" w:date="2026-03-06T11:22:00Z">
        <w:r w:rsidRPr="0013008F" w:rsidDel="002F3F46">
          <w:delText>UE</w:delText>
        </w:r>
      </w:del>
      <w:ins w:id="86" w:author="MARTINSIsabelAlex" w:date="2026-03-06T11:22:00Z">
        <w:r w:rsidR="002F3F46" w:rsidRPr="0013008F">
          <w:t>União</w:t>
        </w:r>
      </w:ins>
      <w:r w:rsidRPr="0013008F">
        <w:t xml:space="preserve">, como as disposições do </w:t>
      </w:r>
      <w:r w:rsidRPr="0013008F">
        <w:rPr>
          <w:b/>
          <w:i/>
        </w:rPr>
        <w:t>Regulamento (CE) n.º 2016/429 do Parlamento Europeu e do Conselho</w:t>
      </w:r>
      <w:r w:rsidRPr="0013008F">
        <w:rPr>
          <w:b/>
          <w:bCs/>
          <w:i/>
          <w:iCs/>
          <w:vertAlign w:val="superscript"/>
        </w:rPr>
        <w:footnoteReference w:id="5"/>
      </w:r>
      <w:r w:rsidRPr="0013008F">
        <w:t xml:space="preserve">, não incluem instrumentos suficientes para impedir este comércio ilegal </w:t>
      </w:r>
      <w:r w:rsidRPr="0013008F">
        <w:rPr>
          <w:b/>
          <w:i/>
        </w:rPr>
        <w:t>e os problemas de bem</w:t>
      </w:r>
      <w:r w:rsidRPr="0013008F">
        <w:rPr>
          <w:b/>
          <w:i/>
        </w:rPr>
        <w:noBreakHyphen/>
        <w:t>estar animal a ele associados</w:t>
      </w:r>
      <w:r w:rsidRPr="0013008F">
        <w:t xml:space="preserve">. Tal significa que são necessárias regras adicionais para lutar contra </w:t>
      </w:r>
      <w:r w:rsidRPr="0013008F">
        <w:rPr>
          <w:b/>
          <w:i/>
        </w:rPr>
        <w:t xml:space="preserve">as práticas fraudulentas e </w:t>
      </w:r>
      <w:r w:rsidRPr="0013008F">
        <w:t>o comércio ilegal de cães e gatos. ▌</w:t>
      </w:r>
    </w:p>
    <w:p w14:paraId="51C45356" w14:textId="19DD0967" w:rsidR="00CC0CE4" w:rsidRPr="0013008F" w:rsidRDefault="000F6A06">
      <w:pPr>
        <w:pStyle w:val="Considrant"/>
      </w:pPr>
      <w:r w:rsidRPr="0013008F">
        <w:t>(12)</w:t>
      </w:r>
      <w:r w:rsidRPr="0013008F">
        <w:tab/>
        <w:t xml:space="preserve">As disposições do presente </w:t>
      </w:r>
      <w:r w:rsidRPr="0013008F">
        <w:rPr>
          <w:b/>
          <w:i/>
        </w:rPr>
        <w:t xml:space="preserve">regulamento </w:t>
      </w:r>
      <w:r w:rsidRPr="0013008F">
        <w:t>em matéria de rastreabilidade contribuem igualmente para a proteção da saúde pública por intermédio de um melhor bem</w:t>
      </w:r>
      <w:r w:rsidRPr="0013008F">
        <w:noBreakHyphen/>
        <w:t xml:space="preserve">estar dos animais </w:t>
      </w:r>
      <w:r w:rsidRPr="0013008F">
        <w:rPr>
          <w:b/>
          <w:i/>
        </w:rPr>
        <w:t>e</w:t>
      </w:r>
      <w:r w:rsidRPr="0013008F">
        <w:t xml:space="preserve"> de uma melhor saúde dos animais, </w:t>
      </w:r>
      <w:r w:rsidRPr="0013008F">
        <w:rPr>
          <w:b/>
          <w:i/>
        </w:rPr>
        <w:t>bem como</w:t>
      </w:r>
      <w:r w:rsidRPr="0013008F">
        <w:t xml:space="preserve"> </w:t>
      </w:r>
      <w:r w:rsidRPr="0013008F">
        <w:rPr>
          <w:b/>
          <w:i/>
        </w:rPr>
        <w:t xml:space="preserve">mediante </w:t>
      </w:r>
      <w:r w:rsidRPr="0013008F">
        <w:t xml:space="preserve">um melhor controlo da possível transmissão de doenças animais (algumas das quais de natureza </w:t>
      </w:r>
      <w:proofErr w:type="spellStart"/>
      <w:r w:rsidRPr="0013008F">
        <w:t>zoonótica</w:t>
      </w:r>
      <w:proofErr w:type="spellEnd"/>
      <w:r w:rsidRPr="0013008F">
        <w:t>), seguindo uma abordagem «Uma Só Saúde».</w:t>
      </w:r>
      <w:r w:rsidRPr="0013008F">
        <w:rPr>
          <w:b/>
          <w:i/>
        </w:rPr>
        <w:t xml:space="preserve"> </w:t>
      </w:r>
    </w:p>
    <w:p w14:paraId="468E2706" w14:textId="4CC37CC9" w:rsidR="004B4656" w:rsidRPr="0013008F" w:rsidRDefault="000F6A06" w:rsidP="004B4656">
      <w:pPr>
        <w:pStyle w:val="Considrant"/>
      </w:pPr>
      <w:r w:rsidRPr="0013008F">
        <w:br w:type="page"/>
      </w:r>
      <w:r w:rsidRPr="0013008F">
        <w:lastRenderedPageBreak/>
        <w:t>(13)</w:t>
      </w:r>
      <w:r w:rsidRPr="0013008F">
        <w:tab/>
        <w:t>Foi desenvolvido um conceito de «cinco domínios» (nutrição, ambiente físico, saúde, interações comportamentais e estado mental) com base em provas científicas para descrever as várias dimensões do bem</w:t>
      </w:r>
      <w:r w:rsidRPr="0013008F">
        <w:noBreakHyphen/>
        <w:t>estar animal. Centra</w:t>
      </w:r>
      <w:r w:rsidRPr="0013008F">
        <w:noBreakHyphen/>
        <w:t>se na ausência de experiências negativas para o animal, abrangendo também as experiências positivas. O presente regulamento deve</w:t>
      </w:r>
      <w:ins w:id="88" w:author="MARTINSIsabelAlex" w:date="2026-03-05T08:41:00Z">
        <w:r w:rsidR="00C878DA" w:rsidRPr="0013008F">
          <w:t>rá</w:t>
        </w:r>
      </w:ins>
      <w:r w:rsidRPr="0013008F">
        <w:t>, por conseguinte, basear</w:t>
      </w:r>
      <w:r w:rsidRPr="0013008F">
        <w:noBreakHyphen/>
        <w:t>se no conceito de «cinco domínios».</w:t>
      </w:r>
    </w:p>
    <w:p w14:paraId="73BDE67A" w14:textId="1FB09B77" w:rsidR="00CC0CE4" w:rsidRPr="0013008F" w:rsidRDefault="000F6A06">
      <w:pPr>
        <w:pStyle w:val="Considrant"/>
      </w:pPr>
      <w:r w:rsidRPr="0013008F">
        <w:t>(14)</w:t>
      </w:r>
      <w:r w:rsidRPr="0013008F">
        <w:tab/>
        <w:t xml:space="preserve">O Regulamento (UE) 2016/429 regula as doenças animais transmissíveis para evitar a sua propagação na União. </w:t>
      </w:r>
      <w:r w:rsidRPr="0013008F">
        <w:rPr>
          <w:b/>
          <w:i/>
        </w:rPr>
        <w:t>Por conseguinte, o Regulamento (UE) 2016/429 não aborda diretamente o bem</w:t>
      </w:r>
      <w:r w:rsidRPr="0013008F">
        <w:rPr>
          <w:b/>
          <w:i/>
        </w:rPr>
        <w:noBreakHyphen/>
        <w:t>estar dos animais. No entanto, a propagação de doenças tem, claramente, um efeito na</w:t>
      </w:r>
      <w:r w:rsidRPr="0013008F">
        <w:t xml:space="preserve"> saúde dos animais, que é um dos cinco domínios. </w:t>
      </w:r>
      <w:r w:rsidRPr="0013008F">
        <w:rPr>
          <w:b/>
          <w:i/>
        </w:rPr>
        <w:t>Embora o presente</w:t>
      </w:r>
      <w:r w:rsidRPr="0013008F">
        <w:t xml:space="preserve"> regulamento não incida sobre as doenças enumeradas no Regulamento (UE) 2016/429, diz respeito ao bem</w:t>
      </w:r>
      <w:r w:rsidRPr="0013008F">
        <w:noBreakHyphen/>
        <w:t>estar dos animais. Aborda o estado de saúde dos cães e gatos em função das doenças não transmissíveis</w:t>
      </w:r>
      <w:r w:rsidRPr="0013008F">
        <w:rPr>
          <w:b/>
          <w:i/>
        </w:rPr>
        <w:t>, por exemplo lesões e mordidelas em animais provocadas por ataques</w:t>
      </w:r>
      <w:r w:rsidRPr="0013008F">
        <w:t>, ou doenças não listadas, como as causadas por parasitas</w:t>
      </w:r>
      <w:r w:rsidRPr="0013008F">
        <w:rPr>
          <w:b/>
          <w:i/>
        </w:rPr>
        <w:t>, por exemplo</w:t>
      </w:r>
      <w:ins w:id="89" w:author="MARTINSIsabelAlex" w:date="2026-03-06T11:28:00Z">
        <w:r w:rsidR="007767B4" w:rsidRPr="0013008F">
          <w:rPr>
            <w:b/>
            <w:i/>
          </w:rPr>
          <w:t>,</w:t>
        </w:r>
      </w:ins>
      <w:r w:rsidRPr="0013008F">
        <w:rPr>
          <w:b/>
          <w:i/>
        </w:rPr>
        <w:t xml:space="preserve"> Giardia e </w:t>
      </w:r>
      <w:proofErr w:type="spellStart"/>
      <w:r w:rsidRPr="0013008F">
        <w:rPr>
          <w:b/>
          <w:i/>
        </w:rPr>
        <w:t>Leishmania</w:t>
      </w:r>
      <w:proofErr w:type="spellEnd"/>
      <w:r w:rsidRPr="0013008F">
        <w:rPr>
          <w:b/>
          <w:i/>
        </w:rPr>
        <w:t xml:space="preserve">, infeções bacterianas com Leptospira, infeções cutâneas como a </w:t>
      </w:r>
      <w:proofErr w:type="spellStart"/>
      <w:r w:rsidRPr="0013008F">
        <w:rPr>
          <w:b/>
          <w:i/>
        </w:rPr>
        <w:t>dermatofitose</w:t>
      </w:r>
      <w:proofErr w:type="spellEnd"/>
      <w:r w:rsidRPr="0013008F">
        <w:rPr>
          <w:b/>
          <w:i/>
        </w:rPr>
        <w:t xml:space="preserve">, assim como a sarna (sarna </w:t>
      </w:r>
      <w:proofErr w:type="spellStart"/>
      <w:r w:rsidRPr="0013008F">
        <w:rPr>
          <w:b/>
          <w:i/>
        </w:rPr>
        <w:t>sarcóptica</w:t>
      </w:r>
      <w:proofErr w:type="spellEnd"/>
      <w:r w:rsidRPr="0013008F">
        <w:rPr>
          <w:b/>
          <w:i/>
        </w:rPr>
        <w:t>)</w:t>
      </w:r>
      <w:r w:rsidRPr="0013008F">
        <w:t>.</w:t>
      </w:r>
      <w:r w:rsidRPr="0013008F">
        <w:rPr>
          <w:b/>
          <w:i/>
        </w:rPr>
        <w:t xml:space="preserve"> Além disso, os cães e os gatos podem transportar agentes como bactérias resistentes que podem causar infeções nos seres humanos. Uma vez que o requisito de rastreabilidade tem dois objetivos, ou seja, combater as práticas fraudulentas e o comércio ilegal e proteger a saúde pública, é adequado alargar o requisito de rastreabilidade a todos os proprietários de cães e gatos, incluindo os operadores, as pessoas que colocam cães e gatos no mercado e os proprietários de animais de companhia.</w:t>
      </w:r>
    </w:p>
    <w:p w14:paraId="573FC729" w14:textId="6270C397" w:rsidR="00CC0CE4" w:rsidRPr="0013008F" w:rsidRDefault="000F6A06">
      <w:pPr>
        <w:pStyle w:val="Considrant"/>
      </w:pPr>
      <w:r w:rsidRPr="0013008F">
        <w:br w:type="page"/>
      </w:r>
      <w:r w:rsidRPr="0013008F">
        <w:lastRenderedPageBreak/>
        <w:t>(</w:t>
      </w:r>
      <w:del w:id="90" w:author="MARTINSIsabelAlex" w:date="2026-03-06T11:29:00Z">
        <w:r w:rsidRPr="0013008F" w:rsidDel="007767B4">
          <w:delText>14</w:delText>
        </w:r>
      </w:del>
      <w:ins w:id="91" w:author="MARTINSIsabelAlex" w:date="2026-03-06T11:29:00Z">
        <w:r w:rsidR="007767B4" w:rsidRPr="0013008F">
          <w:t>15</w:t>
        </w:r>
      </w:ins>
      <w:r w:rsidRPr="0013008F">
        <w:t>)</w:t>
      </w:r>
      <w:r w:rsidRPr="0013008F">
        <w:tab/>
        <w:t xml:space="preserve">O Regulamento (UE) 2016/429 exige a identificação de cães e gatos com um </w:t>
      </w:r>
      <w:proofErr w:type="spellStart"/>
      <w:r w:rsidRPr="0013008F">
        <w:t>transpondedor</w:t>
      </w:r>
      <w:proofErr w:type="spellEnd"/>
      <w:r w:rsidRPr="0013008F">
        <w:t xml:space="preserve">, mas apenas se circularem entre Estados‑Membros </w:t>
      </w:r>
      <w:r w:rsidRPr="0013008F">
        <w:rPr>
          <w:b/>
          <w:i/>
        </w:rPr>
        <w:t xml:space="preserve">ou quando entram </w:t>
      </w:r>
      <w:r w:rsidRPr="0013008F">
        <w:t xml:space="preserve">na União. A identificação exigida pelo referido regulamento não está totalmente harmonizada, uma vez que não inclui normas precisas relativas aos </w:t>
      </w:r>
      <w:proofErr w:type="spellStart"/>
      <w:r w:rsidRPr="0013008F">
        <w:t>transpondedores</w:t>
      </w:r>
      <w:proofErr w:type="spellEnd"/>
      <w:r w:rsidRPr="0013008F">
        <w:t>. Além disso, o referido regulamento não exige que os Estados</w:t>
      </w:r>
      <w:r w:rsidRPr="0013008F">
        <w:noBreakHyphen/>
        <w:t xml:space="preserve">Membros mantenham bases de dados de cães e gatos. </w:t>
      </w:r>
      <w:r w:rsidRPr="0013008F">
        <w:rPr>
          <w:b/>
          <w:i/>
        </w:rPr>
        <w:t>As regras do presente regulamento destinam</w:t>
      </w:r>
      <w:r w:rsidRPr="0013008F">
        <w:rPr>
          <w:b/>
          <w:i/>
        </w:rPr>
        <w:noBreakHyphen/>
        <w:t>se, por conseguinte, a complementar as do Regulamento (UE) 2016/429, e não a criar duplicações ou sobreposições.</w:t>
      </w:r>
      <w:del w:id="92" w:author="MARTINSIsabelAlex" w:date="2026-03-06T11:29:00Z">
        <w:r w:rsidRPr="0013008F" w:rsidDel="007767B4">
          <w:rPr>
            <w:b/>
            <w:i/>
          </w:rPr>
          <w:delText xml:space="preserve"> </w:delText>
        </w:r>
      </w:del>
    </w:p>
    <w:p w14:paraId="44C85F03" w14:textId="5F320405" w:rsidR="00CC0CE4" w:rsidRPr="0013008F" w:rsidRDefault="000F6A06">
      <w:pPr>
        <w:pStyle w:val="Considrant"/>
      </w:pPr>
      <w:r w:rsidRPr="0013008F">
        <w:rPr>
          <w:b/>
          <w:i/>
        </w:rPr>
        <w:t>(</w:t>
      </w:r>
      <w:del w:id="93" w:author="MARTINSIsabelAlex" w:date="2026-03-06T11:29:00Z">
        <w:r w:rsidRPr="0013008F" w:rsidDel="007767B4">
          <w:rPr>
            <w:b/>
            <w:i/>
          </w:rPr>
          <w:delText>15</w:delText>
        </w:r>
      </w:del>
      <w:ins w:id="94" w:author="MARTINSIsabelAlex" w:date="2026-03-06T11:29:00Z">
        <w:r w:rsidR="007767B4" w:rsidRPr="0013008F">
          <w:rPr>
            <w:b/>
            <w:i/>
          </w:rPr>
          <w:t>16</w:t>
        </w:r>
      </w:ins>
      <w:r w:rsidRPr="0013008F">
        <w:rPr>
          <w:b/>
          <w:i/>
        </w:rPr>
        <w:t>)</w:t>
      </w:r>
      <w:r w:rsidRPr="0013008F">
        <w:tab/>
      </w:r>
      <w:r w:rsidRPr="0013008F">
        <w:rPr>
          <w:b/>
          <w:i/>
        </w:rPr>
        <w:t>O presente regulamento centra</w:t>
      </w:r>
      <w:r w:rsidRPr="0013008F">
        <w:rPr>
          <w:b/>
          <w:i/>
        </w:rPr>
        <w:noBreakHyphen/>
        <w:t>se em dois elementos. Regula os requisitos em matéria de bem</w:t>
      </w:r>
      <w:r w:rsidRPr="0013008F">
        <w:rPr>
          <w:b/>
          <w:i/>
        </w:rPr>
        <w:noBreakHyphen/>
        <w:t xml:space="preserve">estar no quadro da criação </w:t>
      </w:r>
      <w:del w:id="95" w:author="MARTINSIsabelAlex" w:date="2026-03-06T11:29:00Z">
        <w:r w:rsidRPr="0013008F" w:rsidDel="007767B4">
          <w:rPr>
            <w:b/>
            <w:i/>
          </w:rPr>
          <w:delText xml:space="preserve">e </w:delText>
        </w:r>
      </w:del>
      <w:ins w:id="96" w:author="MARTINSIsabelAlex" w:date="2026-03-06T11:29:00Z">
        <w:r w:rsidR="007767B4" w:rsidRPr="0013008F">
          <w:rPr>
            <w:b/>
            <w:i/>
          </w:rPr>
          <w:t xml:space="preserve">ou </w:t>
        </w:r>
      </w:ins>
      <w:r w:rsidRPr="0013008F">
        <w:rPr>
          <w:b/>
          <w:i/>
        </w:rPr>
        <w:t>detenção de cães e gatos destinados a serem colocados no mercado. Esses requisitos de bem</w:t>
      </w:r>
      <w:r w:rsidRPr="0013008F">
        <w:rPr>
          <w:b/>
          <w:i/>
        </w:rPr>
        <w:noBreakHyphen/>
        <w:t xml:space="preserve">estar </w:t>
      </w:r>
      <w:ins w:id="97" w:author="MARTINSIsabelAlex" w:date="2026-03-05T08:42:00Z">
        <w:r w:rsidR="00C878DA" w:rsidRPr="0013008F">
          <w:rPr>
            <w:b/>
            <w:i/>
          </w:rPr>
          <w:t xml:space="preserve">deverão </w:t>
        </w:r>
      </w:ins>
      <w:del w:id="98" w:author="MARTINSIsabelAlex" w:date="2026-03-05T08:42:00Z">
        <w:r w:rsidRPr="0013008F" w:rsidDel="00C878DA">
          <w:rPr>
            <w:b/>
            <w:i/>
          </w:rPr>
          <w:delText>aplicam</w:delText>
        </w:r>
      </w:del>
      <w:ins w:id="99" w:author="MARTINSIsabelAlex" w:date="2026-03-05T08:42:00Z">
        <w:r w:rsidR="00C878DA" w:rsidRPr="0013008F">
          <w:rPr>
            <w:b/>
            <w:i/>
          </w:rPr>
          <w:t>aplicar</w:t>
        </w:r>
      </w:ins>
      <w:r w:rsidRPr="0013008F">
        <w:rPr>
          <w:b/>
          <w:i/>
        </w:rPr>
        <w:noBreakHyphen/>
        <w:t xml:space="preserve">se aos operadores de estabelecimentos de criação, estabelecimentos de venda e abrigos, bem como aos operadores que colocam cães ou gatos em casas de acolhimento e por eles são responsáveis nesses espaços. As pessoas que não são consideradas operadores não </w:t>
      </w:r>
      <w:ins w:id="100" w:author="MARTINSIsabelAlex" w:date="2026-03-05T08:42:00Z">
        <w:r w:rsidR="00C878DA" w:rsidRPr="0013008F">
          <w:rPr>
            <w:b/>
            <w:i/>
          </w:rPr>
          <w:t xml:space="preserve">deverão </w:t>
        </w:r>
      </w:ins>
      <w:del w:id="101" w:author="MARTINSIsabelAlex" w:date="2026-03-05T08:42:00Z">
        <w:r w:rsidRPr="0013008F" w:rsidDel="00C878DA">
          <w:rPr>
            <w:b/>
            <w:i/>
          </w:rPr>
          <w:delText xml:space="preserve">são </w:delText>
        </w:r>
      </w:del>
      <w:ins w:id="102" w:author="MARTINSIsabelAlex" w:date="2026-03-05T08:42:00Z">
        <w:r w:rsidR="00C878DA" w:rsidRPr="0013008F">
          <w:rPr>
            <w:b/>
            <w:i/>
          </w:rPr>
          <w:t xml:space="preserve">ser </w:t>
        </w:r>
      </w:ins>
      <w:r w:rsidRPr="0013008F">
        <w:rPr>
          <w:b/>
          <w:i/>
        </w:rPr>
        <w:t xml:space="preserve">abrangidas por </w:t>
      </w:r>
      <w:del w:id="103" w:author="MARTINSIsabelAlex" w:date="2026-03-06T11:30:00Z">
        <w:r w:rsidRPr="0013008F" w:rsidDel="007767B4">
          <w:rPr>
            <w:b/>
            <w:i/>
          </w:rPr>
          <w:delText xml:space="preserve">estes </w:delText>
        </w:r>
      </w:del>
      <w:ins w:id="104" w:author="MARTINSIsabelAlex" w:date="2026-03-06T11:30:00Z">
        <w:r w:rsidR="007767B4" w:rsidRPr="0013008F">
          <w:rPr>
            <w:b/>
            <w:i/>
          </w:rPr>
          <w:t xml:space="preserve">esses </w:t>
        </w:r>
      </w:ins>
      <w:r w:rsidRPr="0013008F">
        <w:rPr>
          <w:b/>
          <w:i/>
        </w:rPr>
        <w:t xml:space="preserve">requisitos. Além disso, o presente regulamento </w:t>
      </w:r>
      <w:del w:id="105" w:author="MARTINSIsabelAlex" w:date="2026-03-06T11:30:00Z">
        <w:r w:rsidRPr="0013008F" w:rsidDel="007767B4">
          <w:rPr>
            <w:b/>
            <w:i/>
          </w:rPr>
          <w:delText xml:space="preserve">estabelece </w:delText>
        </w:r>
      </w:del>
      <w:ins w:id="106" w:author="MARTINSIsabelAlex" w:date="2026-03-06T11:30:00Z">
        <w:r w:rsidR="007767B4" w:rsidRPr="0013008F">
          <w:rPr>
            <w:b/>
            <w:i/>
          </w:rPr>
          <w:t xml:space="preserve">define </w:t>
        </w:r>
      </w:ins>
      <w:r w:rsidRPr="0013008F">
        <w:rPr>
          <w:b/>
          <w:i/>
        </w:rPr>
        <w:t xml:space="preserve">requisitos em matéria de rastreabilidade de cães e gatos. Todas as pessoas que sejam proprietárias de um cão ou gato, incluindo os operadores, os proprietários de animais de companhia e outras pessoas singulares ou coletivas, </w:t>
      </w:r>
      <w:ins w:id="107" w:author="MARTINSIsabelAlex" w:date="2026-03-05T08:43:00Z">
        <w:r w:rsidR="00C878DA" w:rsidRPr="0013008F">
          <w:rPr>
            <w:b/>
            <w:i/>
          </w:rPr>
          <w:t xml:space="preserve">deverão </w:t>
        </w:r>
      </w:ins>
      <w:del w:id="108" w:author="MARTINSIsabelAlex" w:date="2026-03-05T08:43:00Z">
        <w:r w:rsidRPr="0013008F" w:rsidDel="00C878DA">
          <w:rPr>
            <w:b/>
            <w:i/>
          </w:rPr>
          <w:delText xml:space="preserve">são </w:delText>
        </w:r>
      </w:del>
      <w:ins w:id="109" w:author="MARTINSIsabelAlex" w:date="2026-03-05T08:43:00Z">
        <w:r w:rsidR="00C878DA" w:rsidRPr="0013008F">
          <w:rPr>
            <w:b/>
            <w:i/>
          </w:rPr>
          <w:t xml:space="preserve">ser </w:t>
        </w:r>
      </w:ins>
      <w:r w:rsidRPr="0013008F">
        <w:rPr>
          <w:b/>
          <w:i/>
        </w:rPr>
        <w:t xml:space="preserve">obrigadas a identificar ou registar os seus cães e gatos em bases de dados nacionais interoperáveis criadas para o efeito. Os operadores ou outras pessoas singulares ou coletivas que coloquem cães e gatos no mercado </w:t>
      </w:r>
      <w:ins w:id="110" w:author="MARTINSIsabelAlex" w:date="2026-03-05T08:43:00Z">
        <w:r w:rsidR="00C878DA" w:rsidRPr="0013008F">
          <w:rPr>
            <w:b/>
            <w:i/>
          </w:rPr>
          <w:t xml:space="preserve">deverão </w:t>
        </w:r>
      </w:ins>
      <w:del w:id="111" w:author="MARTINSIsabelAlex" w:date="2026-03-05T08:43:00Z">
        <w:r w:rsidRPr="0013008F" w:rsidDel="00C878DA">
          <w:rPr>
            <w:b/>
            <w:i/>
          </w:rPr>
          <w:delText xml:space="preserve">são </w:delText>
        </w:r>
      </w:del>
      <w:ins w:id="112" w:author="MARTINSIsabelAlex" w:date="2026-03-05T08:43:00Z">
        <w:r w:rsidR="00C878DA" w:rsidRPr="0013008F">
          <w:rPr>
            <w:b/>
            <w:i/>
          </w:rPr>
          <w:t xml:space="preserve">ser </w:t>
        </w:r>
      </w:ins>
      <w:r w:rsidRPr="0013008F">
        <w:rPr>
          <w:b/>
          <w:i/>
        </w:rPr>
        <w:t>obrigados a fornecer essas informações sobre o cão ou o gato aquando da sua colocação no mercado.</w:t>
      </w:r>
    </w:p>
    <w:p w14:paraId="55F1DE3D" w14:textId="0FAA3847" w:rsidR="00CC0CE4" w:rsidRPr="0013008F" w:rsidRDefault="000F6A06" w:rsidP="00813D3C">
      <w:pPr>
        <w:pStyle w:val="Considrant"/>
        <w:rPr>
          <w:b/>
          <w:i/>
        </w:rPr>
      </w:pPr>
      <w:r w:rsidRPr="0013008F">
        <w:br w:type="page"/>
      </w:r>
      <w:r w:rsidRPr="0013008F">
        <w:rPr>
          <w:b/>
          <w:i/>
        </w:rPr>
        <w:lastRenderedPageBreak/>
        <w:t>(</w:t>
      </w:r>
      <w:del w:id="113" w:author="MARTINSIsabelAlex" w:date="2026-03-06T11:31:00Z">
        <w:r w:rsidRPr="0013008F" w:rsidDel="007767B4">
          <w:rPr>
            <w:b/>
            <w:i/>
          </w:rPr>
          <w:delText>16</w:delText>
        </w:r>
      </w:del>
      <w:ins w:id="114" w:author="MARTINSIsabelAlex" w:date="2026-03-06T11:31:00Z">
        <w:r w:rsidR="007767B4" w:rsidRPr="0013008F">
          <w:rPr>
            <w:b/>
            <w:i/>
          </w:rPr>
          <w:t>17</w:t>
        </w:r>
      </w:ins>
      <w:r w:rsidRPr="0013008F">
        <w:rPr>
          <w:b/>
          <w:i/>
        </w:rPr>
        <w:t>)</w:t>
      </w:r>
      <w:r w:rsidRPr="0013008F">
        <w:tab/>
      </w:r>
      <w:r w:rsidRPr="0013008F">
        <w:rPr>
          <w:b/>
          <w:i/>
        </w:rPr>
        <w:t>O desenvolvimento e a utilização de ferramentas digitais no domínio da saúde e do bem</w:t>
      </w:r>
      <w:r w:rsidRPr="0013008F">
        <w:rPr>
          <w:b/>
          <w:i/>
        </w:rPr>
        <w:noBreakHyphen/>
        <w:t>estar dos animais oferecem inúmeros benefícios, como uma maior eficiência operacional, uma recolha de dados mais simples e fiável, uma rastreabilidade reforçada e uma melhor supervisão normativa. O presente regulamento inclui múltiplas soluções digitais concebidas para reforçar a rastreabilidade dos cães e gatos em toda a União. O objetivo dessas medidas é facilitar a agregação e a transmissão de dados relevantes às autoridades competentes, assegurando assim a aplicação coerente do presente regulamento. As medidas ajudarão igualmente as autoridades a recolher novas perspetivas e a coordenar esforços e combater a fraude de forma mais eficaz. Além disso, apoiarão os compradores interessados na tomada de decisões baseadas em factos no momento da aquisição de um cão ou de um gato.</w:t>
      </w:r>
    </w:p>
    <w:p w14:paraId="3AE7B66F" w14:textId="6A75FCA2" w:rsidR="00CC0CE4" w:rsidRPr="0013008F" w:rsidRDefault="000F6A06" w:rsidP="006E218E">
      <w:pPr>
        <w:pStyle w:val="Considrant"/>
      </w:pPr>
      <w:r w:rsidRPr="0013008F">
        <w:t>(</w:t>
      </w:r>
      <w:del w:id="115" w:author="MARTINSIsabelAlex" w:date="2026-03-06T11:31:00Z">
        <w:r w:rsidRPr="0013008F" w:rsidDel="007767B4">
          <w:delText>17</w:delText>
        </w:r>
      </w:del>
      <w:ins w:id="116" w:author="MARTINSIsabelAlex" w:date="2026-03-06T11:31:00Z">
        <w:r w:rsidR="007767B4" w:rsidRPr="0013008F">
          <w:t>18</w:t>
        </w:r>
      </w:ins>
      <w:r w:rsidRPr="0013008F">
        <w:t>)</w:t>
      </w:r>
      <w:r w:rsidRPr="0013008F">
        <w:tab/>
      </w:r>
      <w:r w:rsidRPr="0013008F">
        <w:rPr>
          <w:b/>
          <w:i/>
        </w:rPr>
        <w:t>A colocação</w:t>
      </w:r>
      <w:r w:rsidRPr="0013008F">
        <w:t xml:space="preserve"> de cães e gatos </w:t>
      </w:r>
      <w:r w:rsidRPr="0013008F">
        <w:rPr>
          <w:b/>
          <w:i/>
        </w:rPr>
        <w:t>no mercado</w:t>
      </w:r>
      <w:r w:rsidRPr="0013008F">
        <w:t xml:space="preserve">, seja com fins lucrativos seja sem custos, tem impacto no mercado interno. Por conseguinte, a fim de evitar fraudes, há que assegurar a rastreabilidade de todos os </w:t>
      </w:r>
      <w:r w:rsidRPr="0013008F">
        <w:rPr>
          <w:b/>
          <w:i/>
        </w:rPr>
        <w:t xml:space="preserve">cães e gatos </w:t>
      </w:r>
      <w:r w:rsidRPr="0013008F">
        <w:t xml:space="preserve">comercializados no mercado da União, e a detenção de </w:t>
      </w:r>
      <w:r w:rsidRPr="0013008F">
        <w:rPr>
          <w:b/>
          <w:i/>
        </w:rPr>
        <w:t xml:space="preserve">cães e gatos </w:t>
      </w:r>
      <w:r w:rsidRPr="0013008F">
        <w:t xml:space="preserve">em estabelecimentos de criação, </w:t>
      </w:r>
      <w:r w:rsidRPr="0013008F">
        <w:rPr>
          <w:b/>
          <w:i/>
        </w:rPr>
        <w:t>estabelecimentos de venda,</w:t>
      </w:r>
      <w:r w:rsidRPr="0013008F">
        <w:t xml:space="preserve"> abrigos e </w:t>
      </w:r>
      <w:r w:rsidRPr="0013008F">
        <w:rPr>
          <w:b/>
          <w:i/>
        </w:rPr>
        <w:t xml:space="preserve">casas de acolhimento </w:t>
      </w:r>
      <w:r w:rsidRPr="0013008F">
        <w:t>deve</w:t>
      </w:r>
      <w:ins w:id="117" w:author="MARTINSIsabelAlex" w:date="2026-03-05T08:43:00Z">
        <w:r w:rsidR="00993F8D" w:rsidRPr="0013008F">
          <w:t>rá</w:t>
        </w:r>
      </w:ins>
      <w:r w:rsidRPr="0013008F">
        <w:t xml:space="preserve"> ser sujeita a regras pormenorizadas.</w:t>
      </w:r>
    </w:p>
    <w:p w14:paraId="6D7211F9" w14:textId="565316C8" w:rsidR="00CC0CE4" w:rsidRPr="0013008F" w:rsidRDefault="000F6A06">
      <w:pPr>
        <w:pStyle w:val="Considrant"/>
      </w:pPr>
      <w:r w:rsidRPr="0013008F">
        <w:br w:type="page"/>
      </w:r>
      <w:r w:rsidRPr="0013008F">
        <w:rPr>
          <w:b/>
          <w:i/>
        </w:rPr>
        <w:lastRenderedPageBreak/>
        <w:t>(</w:t>
      </w:r>
      <w:del w:id="118" w:author="MARTINSIsabelAlex" w:date="2026-03-06T11:32:00Z">
        <w:r w:rsidRPr="0013008F" w:rsidDel="00230049">
          <w:rPr>
            <w:b/>
            <w:i/>
          </w:rPr>
          <w:delText>18</w:delText>
        </w:r>
      </w:del>
      <w:ins w:id="119" w:author="MARTINSIsabelAlex" w:date="2026-03-06T11:32:00Z">
        <w:r w:rsidR="00230049" w:rsidRPr="0013008F">
          <w:rPr>
            <w:b/>
            <w:i/>
          </w:rPr>
          <w:t>19</w:t>
        </w:r>
      </w:ins>
      <w:r w:rsidRPr="0013008F">
        <w:rPr>
          <w:b/>
          <w:i/>
        </w:rPr>
        <w:t>)</w:t>
      </w:r>
      <w:r w:rsidRPr="0013008F">
        <w:tab/>
      </w:r>
      <w:r w:rsidRPr="0013008F">
        <w:rPr>
          <w:b/>
          <w:i/>
        </w:rPr>
        <w:t xml:space="preserve">A fim de garantir o bom funcionamento do mercado de cães e gatos e contribuir para o desenvolvimento racional do setor dos animais de companhia no seu todo, o presente regulamento </w:t>
      </w:r>
      <w:del w:id="120" w:author="MARTINSIsabelAlex" w:date="2026-03-05T08:43:00Z">
        <w:r w:rsidRPr="0013008F" w:rsidDel="00993F8D">
          <w:rPr>
            <w:b/>
            <w:i/>
          </w:rPr>
          <w:delText xml:space="preserve">estabelece </w:delText>
        </w:r>
      </w:del>
      <w:ins w:id="121" w:author="MARTINSIsabelAlex" w:date="2026-03-05T08:43:00Z">
        <w:r w:rsidR="00993F8D" w:rsidRPr="0013008F">
          <w:rPr>
            <w:b/>
            <w:i/>
          </w:rPr>
          <w:t xml:space="preserve">deverá definir </w:t>
        </w:r>
      </w:ins>
      <w:r w:rsidRPr="0013008F">
        <w:rPr>
          <w:b/>
          <w:i/>
        </w:rPr>
        <w:t xml:space="preserve">regras relativas à criação, detenção e colocação de cães e gatos no mercado da União. </w:t>
      </w:r>
      <w:del w:id="122" w:author="MARTINSIsabelAlex" w:date="2026-03-06T11:32:00Z">
        <w:r w:rsidRPr="0013008F" w:rsidDel="009F3F14">
          <w:rPr>
            <w:b/>
            <w:i/>
          </w:rPr>
          <w:delText xml:space="preserve">Estas </w:delText>
        </w:r>
      </w:del>
      <w:ins w:id="123" w:author="MARTINSIsabelAlex" w:date="2026-03-06T11:32:00Z">
        <w:r w:rsidR="009F3F14" w:rsidRPr="0013008F">
          <w:rPr>
            <w:b/>
            <w:i/>
          </w:rPr>
          <w:t xml:space="preserve">Essas </w:t>
        </w:r>
      </w:ins>
      <w:r w:rsidRPr="0013008F">
        <w:rPr>
          <w:b/>
          <w:i/>
        </w:rPr>
        <w:t xml:space="preserve">atividades estão associadas à oferta regular de bens e serviços no mercado, a título oneroso ou gratuito. A intenção de obter lucros e o estatuto jurídico ou económico do operador não são elementos decisivos. O que importa é o contexto profissional ou comercial em que essas atividades são exercidas. </w:t>
      </w:r>
      <w:ins w:id="124" w:author="MARTINSIsabelAlex" w:date="2026-03-06T11:33:00Z">
        <w:r w:rsidR="009F3F14" w:rsidRPr="0013008F">
          <w:rPr>
            <w:b/>
            <w:i/>
          </w:rPr>
          <w:t xml:space="preserve">A situação é diferente no caso </w:t>
        </w:r>
      </w:ins>
      <w:del w:id="125" w:author="MARTINSIsabelAlex" w:date="2026-03-06T11:33:00Z">
        <w:r w:rsidRPr="0013008F" w:rsidDel="009F3F14">
          <w:rPr>
            <w:b/>
            <w:i/>
          </w:rPr>
          <w:delText xml:space="preserve">As </w:delText>
        </w:r>
      </w:del>
      <w:ins w:id="126" w:author="MARTINSIsabelAlex" w:date="2026-03-06T11:33:00Z">
        <w:r w:rsidR="009F3F14" w:rsidRPr="0013008F">
          <w:rPr>
            <w:b/>
            <w:i/>
          </w:rPr>
          <w:t>d</w:t>
        </w:r>
      </w:ins>
      <w:ins w:id="127" w:author="MARTINSIsabelAlex" w:date="2026-03-06T17:25:00Z">
        <w:r w:rsidR="00821230" w:rsidRPr="0013008F">
          <w:rPr>
            <w:b/>
            <w:i/>
          </w:rPr>
          <w:t>o</w:t>
        </w:r>
      </w:ins>
      <w:ins w:id="128" w:author="MARTINSIsabelAlex" w:date="2026-03-06T11:33:00Z">
        <w:r w:rsidR="009F3F14" w:rsidRPr="0013008F">
          <w:rPr>
            <w:b/>
            <w:i/>
          </w:rPr>
          <w:t xml:space="preserve">s </w:t>
        </w:r>
      </w:ins>
      <w:del w:id="129" w:author="MARTINSIsabelAlex" w:date="2026-03-06T17:25:00Z">
        <w:r w:rsidRPr="0013008F" w:rsidDel="00821230">
          <w:rPr>
            <w:b/>
            <w:i/>
          </w:rPr>
          <w:delText>forças armadas</w:delText>
        </w:r>
      </w:del>
      <w:ins w:id="130" w:author="MARTINSIsabelAlex" w:date="2026-03-06T17:25:00Z">
        <w:r w:rsidR="00821230" w:rsidRPr="0013008F">
          <w:rPr>
            <w:b/>
            <w:i/>
          </w:rPr>
          <w:t>serviços militares</w:t>
        </w:r>
      </w:ins>
      <w:r w:rsidRPr="0013008F">
        <w:rPr>
          <w:b/>
          <w:i/>
        </w:rPr>
        <w:t xml:space="preserve">, </w:t>
      </w:r>
      <w:del w:id="131" w:author="MARTINSIsabelAlex" w:date="2026-03-06T17:26:00Z">
        <w:r w:rsidRPr="0013008F" w:rsidDel="00821230">
          <w:rPr>
            <w:b/>
            <w:i/>
          </w:rPr>
          <w:delText>a</w:delText>
        </w:r>
      </w:del>
      <w:del w:id="132" w:author="MARTINSIsabelAlex" w:date="2026-03-07T08:07:00Z">
        <w:r w:rsidRPr="0013008F" w:rsidDel="00FF34F0">
          <w:rPr>
            <w:b/>
            <w:i/>
          </w:rPr>
          <w:delText xml:space="preserve"> </w:delText>
        </w:r>
      </w:del>
      <w:ins w:id="133" w:author="MARTINSIsabelAlex" w:date="2026-03-06T17:26:00Z">
        <w:r w:rsidR="00821230" w:rsidRPr="0013008F">
          <w:rPr>
            <w:b/>
            <w:i/>
          </w:rPr>
          <w:t>e o serviços</w:t>
        </w:r>
      </w:ins>
      <w:del w:id="134" w:author="MARTINSIsabelAlex" w:date="2026-03-06T17:26:00Z">
        <w:r w:rsidRPr="0013008F" w:rsidDel="00821230">
          <w:rPr>
            <w:b/>
            <w:i/>
          </w:rPr>
          <w:delText>polícia</w:delText>
        </w:r>
      </w:del>
      <w:r w:rsidRPr="0013008F">
        <w:rPr>
          <w:b/>
          <w:i/>
        </w:rPr>
        <w:t xml:space="preserve"> </w:t>
      </w:r>
      <w:ins w:id="135" w:author="MARTINSIsabelAlex" w:date="2026-03-06T17:26:00Z">
        <w:r w:rsidR="00821230" w:rsidRPr="0013008F">
          <w:rPr>
            <w:b/>
            <w:i/>
          </w:rPr>
          <w:t xml:space="preserve">policiais </w:t>
        </w:r>
      </w:ins>
      <w:r w:rsidRPr="0013008F">
        <w:rPr>
          <w:b/>
          <w:i/>
        </w:rPr>
        <w:t xml:space="preserve">ou </w:t>
      </w:r>
      <w:del w:id="136" w:author="MARTINSIsabelAlex" w:date="2026-03-06T17:26:00Z">
        <w:r w:rsidRPr="0013008F" w:rsidDel="00821230">
          <w:rPr>
            <w:b/>
            <w:i/>
          </w:rPr>
          <w:delText xml:space="preserve">os serviços </w:delText>
        </w:r>
      </w:del>
      <w:r w:rsidRPr="0013008F">
        <w:rPr>
          <w:b/>
          <w:i/>
        </w:rPr>
        <w:t>aduaneiros que criam ou detêm cães para as suas missões oficiais</w:t>
      </w:r>
      <w:del w:id="137" w:author="MARTINSIsabelAlex" w:date="2026-03-06T11:34:00Z">
        <w:r w:rsidRPr="0013008F" w:rsidDel="009F3F14">
          <w:rPr>
            <w:b/>
            <w:i/>
          </w:rPr>
          <w:delText xml:space="preserve"> encontram</w:delText>
        </w:r>
        <w:r w:rsidRPr="0013008F" w:rsidDel="009F3F14">
          <w:rPr>
            <w:b/>
            <w:i/>
          </w:rPr>
          <w:noBreakHyphen/>
          <w:delText>se numa situação diferente</w:delText>
        </w:r>
      </w:del>
      <w:r w:rsidRPr="0013008F">
        <w:rPr>
          <w:b/>
          <w:i/>
        </w:rPr>
        <w:t xml:space="preserve">, uma vez que não realizam </w:t>
      </w:r>
      <w:del w:id="138" w:author="MARTINSIsabelAlex" w:date="2026-03-06T11:34:00Z">
        <w:r w:rsidRPr="0013008F" w:rsidDel="009F3F14">
          <w:rPr>
            <w:b/>
            <w:i/>
          </w:rPr>
          <w:delText>as suas</w:delText>
        </w:r>
      </w:del>
      <w:ins w:id="139" w:author="MARTINSIsabelAlex" w:date="2026-03-06T11:34:00Z">
        <w:r w:rsidR="009F3F14" w:rsidRPr="0013008F">
          <w:rPr>
            <w:b/>
            <w:i/>
          </w:rPr>
          <w:t>essas</w:t>
        </w:r>
      </w:ins>
      <w:r w:rsidRPr="0013008F">
        <w:rPr>
          <w:b/>
          <w:i/>
        </w:rPr>
        <w:t xml:space="preserve"> atividades </w:t>
      </w:r>
      <w:del w:id="140" w:author="MARTINSIsabelAlex" w:date="2026-03-06T11:35:00Z">
        <w:r w:rsidRPr="0013008F" w:rsidDel="009F3F14">
          <w:rPr>
            <w:b/>
            <w:i/>
          </w:rPr>
          <w:delText xml:space="preserve">de criação ou detenção </w:delText>
        </w:r>
      </w:del>
      <w:del w:id="141" w:author="MARTINSIsabelAlex" w:date="2026-03-06T11:37:00Z">
        <w:r w:rsidRPr="0013008F" w:rsidDel="00524D69">
          <w:rPr>
            <w:b/>
            <w:i/>
          </w:rPr>
          <w:delText>com objetivos relacionados com</w:delText>
        </w:r>
      </w:del>
      <w:ins w:id="142" w:author="MARTINSIsabelAlex" w:date="2026-03-06T11:37:00Z">
        <w:r w:rsidR="00524D69" w:rsidRPr="0013008F">
          <w:rPr>
            <w:b/>
            <w:i/>
          </w:rPr>
          <w:t>para</w:t>
        </w:r>
      </w:ins>
      <w:r w:rsidRPr="0013008F">
        <w:rPr>
          <w:b/>
          <w:i/>
        </w:rPr>
        <w:t xml:space="preserve"> o mercado. Os proprietários de animais de companhia que, ocasionalmente e a intervalos irregulares, doam um cão ou um gato sem publicidade em linha não deverão ser considerados como estando a colocar esses animais no mercado. Tal deverá significar, por exemplo, que uma doação de</w:t>
      </w:r>
      <w:ins w:id="143" w:author="MARTINSIsabelAlex" w:date="2026-03-06T11:37:00Z">
        <w:r w:rsidR="00524D69" w:rsidRPr="0013008F">
          <w:rPr>
            <w:b/>
            <w:i/>
          </w:rPr>
          <w:t>,</w:t>
        </w:r>
      </w:ins>
      <w:r w:rsidRPr="0013008F">
        <w:rPr>
          <w:b/>
          <w:i/>
        </w:rPr>
        <w:t xml:space="preserve"> </w:t>
      </w:r>
      <w:del w:id="144" w:author="MARTINSIsabelAlex" w:date="2026-03-06T11:37:00Z">
        <w:r w:rsidRPr="0013008F" w:rsidDel="00524D69">
          <w:rPr>
            <w:b/>
            <w:i/>
          </w:rPr>
          <w:delText xml:space="preserve">um </w:delText>
        </w:r>
      </w:del>
      <w:ins w:id="145" w:author="MARTINSIsabelAlex" w:date="2026-03-06T11:37:00Z">
        <w:r w:rsidR="00524D69" w:rsidRPr="0013008F">
          <w:rPr>
            <w:b/>
            <w:i/>
          </w:rPr>
          <w:t xml:space="preserve">no </w:t>
        </w:r>
      </w:ins>
      <w:r w:rsidRPr="0013008F">
        <w:rPr>
          <w:b/>
          <w:i/>
        </w:rPr>
        <w:t>máximo</w:t>
      </w:r>
      <w:ins w:id="146" w:author="MARTINSIsabelAlex" w:date="2026-03-06T11:37:00Z">
        <w:r w:rsidR="00524D69" w:rsidRPr="0013008F">
          <w:rPr>
            <w:b/>
            <w:i/>
          </w:rPr>
          <w:t>,</w:t>
        </w:r>
      </w:ins>
      <w:r w:rsidRPr="0013008F">
        <w:rPr>
          <w:b/>
          <w:i/>
        </w:rPr>
        <w:t xml:space="preserve"> </w:t>
      </w:r>
      <w:del w:id="147" w:author="MARTINSIsabelAlex" w:date="2026-03-06T11:37:00Z">
        <w:r w:rsidRPr="0013008F" w:rsidDel="00524D69">
          <w:rPr>
            <w:b/>
            <w:i/>
          </w:rPr>
          <w:delText xml:space="preserve">de </w:delText>
        </w:r>
      </w:del>
      <w:r w:rsidRPr="0013008F">
        <w:rPr>
          <w:b/>
          <w:i/>
        </w:rPr>
        <w:t xml:space="preserve">uma ninhada a cada 24 meses entre membros </w:t>
      </w:r>
      <w:del w:id="148" w:author="MARTINSIsabelAlex" w:date="2026-03-06T11:38:00Z">
        <w:r w:rsidRPr="0013008F" w:rsidDel="00524D69">
          <w:rPr>
            <w:b/>
            <w:i/>
          </w:rPr>
          <w:delText>de uma</w:delText>
        </w:r>
      </w:del>
      <w:ins w:id="149" w:author="MARTINSIsabelAlex" w:date="2026-03-06T11:38:00Z">
        <w:r w:rsidR="00524D69" w:rsidRPr="0013008F">
          <w:rPr>
            <w:b/>
            <w:i/>
          </w:rPr>
          <w:t>da</w:t>
        </w:r>
      </w:ins>
      <w:r w:rsidRPr="0013008F">
        <w:rPr>
          <w:b/>
          <w:i/>
        </w:rPr>
        <w:t xml:space="preserve"> família ou vizinhos não </w:t>
      </w:r>
      <w:del w:id="150" w:author="MARTINSIsabelAlex" w:date="2026-03-06T11:38:00Z">
        <w:r w:rsidRPr="0013008F" w:rsidDel="00524D69">
          <w:rPr>
            <w:b/>
            <w:i/>
          </w:rPr>
          <w:delText xml:space="preserve">será </w:delText>
        </w:r>
      </w:del>
      <w:ins w:id="151" w:author="MARTINSIsabelAlex" w:date="2026-03-06T11:38:00Z">
        <w:r w:rsidR="00524D69" w:rsidRPr="0013008F">
          <w:rPr>
            <w:b/>
            <w:i/>
          </w:rPr>
          <w:t xml:space="preserve">deve ser </w:t>
        </w:r>
      </w:ins>
      <w:r w:rsidRPr="0013008F">
        <w:rPr>
          <w:b/>
          <w:i/>
        </w:rPr>
        <w:t>entendida como colocação no mercado para efeitos do presente regulamento.</w:t>
      </w:r>
    </w:p>
    <w:p w14:paraId="4C28817B" w14:textId="4739833B" w:rsidR="00CC0CE4" w:rsidRPr="0013008F" w:rsidRDefault="000F6A06">
      <w:pPr>
        <w:pStyle w:val="Considrant"/>
      </w:pPr>
      <w:r w:rsidRPr="0013008F">
        <w:br w:type="page"/>
      </w:r>
      <w:r w:rsidRPr="0013008F">
        <w:lastRenderedPageBreak/>
        <w:t>(</w:t>
      </w:r>
      <w:del w:id="152" w:author="MARTINSIsabelAlex" w:date="2026-03-06T11:38:00Z">
        <w:r w:rsidRPr="0013008F" w:rsidDel="00524D69">
          <w:delText>19</w:delText>
        </w:r>
      </w:del>
      <w:ins w:id="153" w:author="MARTINSIsabelAlex" w:date="2026-03-06T11:38:00Z">
        <w:r w:rsidR="00524D69" w:rsidRPr="0013008F">
          <w:t>20</w:t>
        </w:r>
      </w:ins>
      <w:r w:rsidRPr="0013008F">
        <w:t>)</w:t>
      </w:r>
      <w:r w:rsidRPr="0013008F">
        <w:tab/>
        <w:t xml:space="preserve">A detenção de cães e gatos por conta dos proprietários, nomeadamente as atividades de alojamento de animais de companhia, é uma atividade </w:t>
      </w:r>
      <w:r w:rsidRPr="0013008F">
        <w:rPr>
          <w:b/>
          <w:i/>
        </w:rPr>
        <w:t xml:space="preserve">a curto prazo </w:t>
      </w:r>
      <w:r w:rsidRPr="0013008F">
        <w:t xml:space="preserve">e local e não tem um impacto significativo no mercado ▌. </w:t>
      </w:r>
      <w:r w:rsidRPr="0013008F">
        <w:rPr>
          <w:b/>
          <w:i/>
        </w:rPr>
        <w:t>Uma vez que tais atividades não implicam a colocação no mercado, não é necessário incluí</w:t>
      </w:r>
      <w:r w:rsidRPr="0013008F">
        <w:rPr>
          <w:b/>
          <w:i/>
        </w:rPr>
        <w:noBreakHyphen/>
        <w:t>las no presente regulamento. Do mesmo modo, os canis ou gatis não detêm cães ou gatos com o objetivo de os colocar no mercado. Ao contrário dos abrigos, proporcionam alojamento de emergência quando um cão ou gato perdido é encontrado e guardam</w:t>
      </w:r>
      <w:r w:rsidRPr="0013008F">
        <w:rPr>
          <w:b/>
          <w:i/>
        </w:rPr>
        <w:noBreakHyphen/>
        <w:t>no durante um curto período para permitir que o proprietário o recupere.</w:t>
      </w:r>
    </w:p>
    <w:p w14:paraId="48FC279F" w14:textId="7EC816E1" w:rsidR="00CC0CE4" w:rsidRPr="0013008F" w:rsidRDefault="000F6A06">
      <w:pPr>
        <w:pStyle w:val="Considrant"/>
      </w:pPr>
      <w:r w:rsidRPr="0013008F">
        <w:t>(</w:t>
      </w:r>
      <w:del w:id="154" w:author="MARTINSIsabelAlex" w:date="2026-03-06T11:38:00Z">
        <w:r w:rsidRPr="0013008F" w:rsidDel="00524D69">
          <w:delText>20</w:delText>
        </w:r>
      </w:del>
      <w:ins w:id="155" w:author="MARTINSIsabelAlex" w:date="2026-03-06T11:38:00Z">
        <w:r w:rsidR="00524D69" w:rsidRPr="0013008F">
          <w:t>21</w:t>
        </w:r>
      </w:ins>
      <w:r w:rsidRPr="0013008F">
        <w:t>)</w:t>
      </w:r>
      <w:r w:rsidRPr="0013008F">
        <w:tab/>
        <w:t>A Diretiva 2010/63/UE do Parlamento Europeu e do Conselho</w:t>
      </w:r>
      <w:r w:rsidRPr="0013008F">
        <w:rPr>
          <w:rStyle w:val="FootnoteReference"/>
        </w:rPr>
        <w:footnoteReference w:id="6"/>
      </w:r>
      <w:r w:rsidRPr="0013008F">
        <w:t xml:space="preserve"> regula a detenção, a criação e o fornecimento de animais detidos para fins científicos, incluindo cães e gatos. </w:t>
      </w:r>
      <w:r w:rsidRPr="0013008F">
        <w:rPr>
          <w:b/>
          <w:i/>
        </w:rPr>
        <w:t>O Regulamento (UE) 2019/6 do Parlamento Europeu e do Conselho</w:t>
      </w:r>
      <w:r w:rsidRPr="0013008F">
        <w:rPr>
          <w:rStyle w:val="FootnoteReference"/>
          <w:b/>
          <w:i/>
        </w:rPr>
        <w:footnoteReference w:id="7"/>
      </w:r>
      <w:r w:rsidRPr="0013008F">
        <w:rPr>
          <w:b/>
          <w:i/>
        </w:rPr>
        <w:t xml:space="preserve"> rege os ensaios clínicos para medicamentos veterinários que impliquem a utilização de animais, inclusive de cães e gatos. </w:t>
      </w:r>
      <w:r w:rsidRPr="0013008F">
        <w:t xml:space="preserve">Os cães e gatos destinados </w:t>
      </w:r>
      <w:r w:rsidRPr="0013008F">
        <w:rPr>
          <w:b/>
          <w:i/>
        </w:rPr>
        <w:t xml:space="preserve">ou utilizados </w:t>
      </w:r>
      <w:r w:rsidRPr="0013008F">
        <w:t xml:space="preserve">para fins científicos </w:t>
      </w:r>
      <w:r w:rsidRPr="0013008F">
        <w:rPr>
          <w:b/>
          <w:i/>
        </w:rPr>
        <w:t xml:space="preserve">e os cães e gatos utilizados em ensaios clínicos exigidos para a autorização de comercialização de medicamentos veterinários </w:t>
      </w:r>
      <w:r w:rsidRPr="0013008F">
        <w:t>deverão, por conseguinte, ser excluídos do âmbito de aplicação do presente regulamento.</w:t>
      </w:r>
      <w:r w:rsidRPr="0013008F">
        <w:rPr>
          <w:b/>
          <w:i/>
        </w:rPr>
        <w:t xml:space="preserve"> Os gatos vadios que circulam livremente nas explorações agrícolas e em seu redor têm muitas vezes uma utilidade, controlando as populações de roedores na exploração. Os agricultores que alimentam e dão abrigo a esses gatos para efeitos de controlo de pragas estão igualmente excluídos do âmbito de aplicação do presente regulamento, desde que não sejam operadores e que não coloquem esses gatos no mercado.</w:t>
      </w:r>
    </w:p>
    <w:p w14:paraId="0C88D3BC" w14:textId="0C7DFDFD" w:rsidR="00CC0CE4" w:rsidRPr="0013008F" w:rsidRDefault="000F6A06">
      <w:pPr>
        <w:pStyle w:val="Considrant"/>
      </w:pPr>
      <w:r w:rsidRPr="0013008F">
        <w:br w:type="page"/>
      </w:r>
      <w:r w:rsidRPr="0013008F">
        <w:lastRenderedPageBreak/>
        <w:t>(</w:t>
      </w:r>
      <w:del w:id="158" w:author="MARTINSIsabelAlex" w:date="2026-03-06T11:39:00Z">
        <w:r w:rsidRPr="0013008F" w:rsidDel="00434397">
          <w:delText>21</w:delText>
        </w:r>
      </w:del>
      <w:ins w:id="159" w:author="MARTINSIsabelAlex" w:date="2026-03-06T11:39:00Z">
        <w:r w:rsidR="00434397" w:rsidRPr="0013008F">
          <w:t>22</w:t>
        </w:r>
      </w:ins>
      <w:r w:rsidRPr="0013008F">
        <w:t>)</w:t>
      </w:r>
      <w:r w:rsidRPr="0013008F">
        <w:tab/>
      </w:r>
      <w:ins w:id="160" w:author="MARTINSIsabelAlex" w:date="2026-03-06T11:40:00Z">
        <w:r w:rsidR="00DC6C6B" w:rsidRPr="0013008F">
          <w:t>Em consequência da aplicação d</w:t>
        </w:r>
      </w:ins>
      <w:ins w:id="161" w:author="MARTINSIsabelAlex" w:date="2026-03-06T11:45:00Z">
        <w:r w:rsidR="0082360C" w:rsidRPr="0013008F">
          <w:t>o</w:t>
        </w:r>
      </w:ins>
      <w:ins w:id="162" w:author="MARTINSIsabelAlex" w:date="2026-03-06T11:40:00Z">
        <w:r w:rsidR="00DC6C6B" w:rsidRPr="0013008F">
          <w:t xml:space="preserve"> presente regulamento, </w:t>
        </w:r>
      </w:ins>
      <w:del w:id="163" w:author="MARTINSIsabelAlex" w:date="2026-03-06T11:40:00Z">
        <w:r w:rsidRPr="0013008F" w:rsidDel="00DC6C6B">
          <w:delText>Serão muitos os</w:delText>
        </w:r>
      </w:del>
      <w:ins w:id="164" w:author="MARTINSIsabelAlex" w:date="2026-03-06T11:40:00Z">
        <w:r w:rsidR="00DC6C6B" w:rsidRPr="0013008F">
          <w:t>um grande número de</w:t>
        </w:r>
      </w:ins>
      <w:r w:rsidRPr="0013008F">
        <w:t xml:space="preserve"> cães e gatos </w:t>
      </w:r>
      <w:ins w:id="165" w:author="MARTINSIsabelAlex" w:date="2026-03-06T11:40:00Z">
        <w:r w:rsidR="00DC6C6B" w:rsidRPr="0013008F">
          <w:t xml:space="preserve">será </w:t>
        </w:r>
      </w:ins>
      <w:r w:rsidRPr="0013008F">
        <w:t>abrangido</w:t>
      </w:r>
      <w:del w:id="166" w:author="MARTINSIsabelAlex" w:date="2026-03-06T11:41:00Z">
        <w:r w:rsidRPr="0013008F" w:rsidDel="00DC6C6B">
          <w:delText>s,</w:delText>
        </w:r>
      </w:del>
      <w:r w:rsidRPr="0013008F">
        <w:t xml:space="preserve"> pela primeira vez</w:t>
      </w:r>
      <w:del w:id="167" w:author="MARTINSIsabelAlex" w:date="2026-03-06T11:41:00Z">
        <w:r w:rsidRPr="0013008F" w:rsidDel="00DC6C6B">
          <w:delText>,</w:delText>
        </w:r>
      </w:del>
      <w:r w:rsidRPr="0013008F">
        <w:t xml:space="preserve"> por regras </w:t>
      </w:r>
      <w:ins w:id="168" w:author="MARTINSIsabelAlex" w:date="2026-03-06T11:44:00Z">
        <w:r w:rsidR="00C71C4B" w:rsidRPr="0013008F">
          <w:t xml:space="preserve">pormenorizadas </w:t>
        </w:r>
      </w:ins>
      <w:r w:rsidRPr="0013008F">
        <w:t>de bem</w:t>
      </w:r>
      <w:r w:rsidRPr="0013008F">
        <w:noBreakHyphen/>
        <w:t>estar específicas, o que lhes permitirá beneficiar de melhores condições de vida. No entanto</w:t>
      </w:r>
      <w:r w:rsidRPr="0013008F">
        <w:rPr>
          <w:b/>
          <w:i/>
        </w:rPr>
        <w:t>,</w:t>
      </w:r>
      <w:r w:rsidRPr="0013008F">
        <w:t xml:space="preserve"> em </w:t>
      </w:r>
      <w:r w:rsidRPr="0013008F">
        <w:rPr>
          <w:b/>
          <w:i/>
        </w:rPr>
        <w:t xml:space="preserve">alguns </w:t>
      </w:r>
      <w:r w:rsidRPr="0013008F">
        <w:t>casos</w:t>
      </w:r>
      <w:r w:rsidRPr="0013008F">
        <w:rPr>
          <w:b/>
          <w:i/>
        </w:rPr>
        <w:t>, tal pode resultar em custos significativos para os operadores. O risco potencial de problemas de bem</w:t>
      </w:r>
      <w:del w:id="169" w:author="MARTINSIsabelAlex" w:date="2026-03-06T11:39:00Z">
        <w:r w:rsidRPr="0013008F" w:rsidDel="00434397">
          <w:rPr>
            <w:b/>
            <w:i/>
          </w:rPr>
          <w:delText xml:space="preserve"> </w:delText>
        </w:r>
      </w:del>
      <w:ins w:id="170" w:author="MARTINSIsabelAlex" w:date="2026-03-06T11:39:00Z">
        <w:r w:rsidR="00434397" w:rsidRPr="0013008F">
          <w:rPr>
            <w:b/>
            <w:i/>
          </w:rPr>
          <w:noBreakHyphen/>
        </w:r>
      </w:ins>
      <w:r w:rsidRPr="0013008F">
        <w:rPr>
          <w:b/>
          <w:i/>
        </w:rPr>
        <w:t xml:space="preserve">estar aumenta </w:t>
      </w:r>
      <w:del w:id="171" w:author="MARTINSIsabelAlex" w:date="2026-03-06T11:48:00Z">
        <w:r w:rsidRPr="0013008F" w:rsidDel="0082360C">
          <w:rPr>
            <w:b/>
            <w:i/>
          </w:rPr>
          <w:delText>em consonância com o</w:delText>
        </w:r>
      </w:del>
      <w:ins w:id="172" w:author="MARTINSIsabelAlex" w:date="2026-03-06T11:48:00Z">
        <w:r w:rsidR="0082360C" w:rsidRPr="0013008F">
          <w:rPr>
            <w:b/>
            <w:i/>
          </w:rPr>
          <w:t>em função do</w:t>
        </w:r>
      </w:ins>
      <w:r w:rsidRPr="0013008F">
        <w:rPr>
          <w:b/>
          <w:i/>
        </w:rPr>
        <w:t xml:space="preserve"> número de cães e gatos detidos num determinado estabelecimento. Por conseguinte, por uma questão de proporcionalidade, é adequado ter este facto em conta, estabelecendo uma distinção entre estabelecimentos de dimensões diferentes. Independentemente do número de ninhadas criadas ou do número de cães e gatos detidos, todos os estabelecimentos deverão estar sujeitos aos princípios gerais de bem</w:t>
      </w:r>
      <w:r w:rsidRPr="0013008F">
        <w:rPr>
          <w:b/>
          <w:i/>
        </w:rPr>
        <w:noBreakHyphen/>
        <w:t>estar, assim como a certos requisitos específicos nesta matéria.</w:t>
      </w:r>
      <w:r w:rsidRPr="0013008F">
        <w:t xml:space="preserve"> </w:t>
      </w:r>
      <w:r w:rsidRPr="0013008F">
        <w:rPr>
          <w:b/>
          <w:i/>
        </w:rPr>
        <w:t>Somente estabelecimentos que detenham ou coloquem</w:t>
      </w:r>
      <w:r w:rsidRPr="0013008F">
        <w:t xml:space="preserve"> no mercado um certo número de cães </w:t>
      </w:r>
      <w:r w:rsidRPr="0013008F">
        <w:rPr>
          <w:b/>
          <w:i/>
        </w:rPr>
        <w:t>ou gatos deverão estar</w:t>
      </w:r>
      <w:r w:rsidRPr="0013008F">
        <w:t xml:space="preserve"> sujeitos </w:t>
      </w:r>
      <w:r w:rsidRPr="0013008F">
        <w:rPr>
          <w:b/>
          <w:i/>
        </w:rPr>
        <w:t xml:space="preserve">a </w:t>
      </w:r>
      <w:del w:id="173" w:author="MARTINSIsabelAlex" w:date="2026-03-06T11:52:00Z">
        <w:r w:rsidRPr="0013008F" w:rsidDel="002B1B50">
          <w:rPr>
            <w:b/>
            <w:i/>
          </w:rPr>
          <w:delText xml:space="preserve">obrigações </w:delText>
        </w:r>
      </w:del>
      <w:ins w:id="174" w:author="MARTINSIsabelAlex" w:date="2026-03-06T11:52:00Z">
        <w:r w:rsidR="002B1B50" w:rsidRPr="0013008F">
          <w:rPr>
            <w:b/>
            <w:i/>
          </w:rPr>
          <w:t xml:space="preserve">requisitos </w:t>
        </w:r>
      </w:ins>
      <w:r w:rsidRPr="0013008F">
        <w:rPr>
          <w:b/>
          <w:i/>
        </w:rPr>
        <w:t>de bem</w:t>
      </w:r>
      <w:r w:rsidRPr="0013008F">
        <w:rPr>
          <w:b/>
          <w:i/>
        </w:rPr>
        <w:noBreakHyphen/>
        <w:t>estar mais completas e pormenorizadas. Esta abordagem tem em conta os encargos financeiros decorrentes de</w:t>
      </w:r>
      <w:r w:rsidRPr="0013008F">
        <w:t xml:space="preserve"> requisitos </w:t>
      </w:r>
      <w:r w:rsidRPr="0013008F">
        <w:rPr>
          <w:b/>
          <w:i/>
        </w:rPr>
        <w:t>de bem</w:t>
      </w:r>
      <w:r w:rsidRPr="0013008F">
        <w:rPr>
          <w:b/>
          <w:i/>
        </w:rPr>
        <w:noBreakHyphen/>
        <w:t>estar mais completos e pormenorizados, como investimentos estruturais onerosos</w:t>
      </w:r>
      <w:r w:rsidRPr="0013008F">
        <w:t>.</w:t>
      </w:r>
      <w:r w:rsidRPr="0013008F">
        <w:rPr>
          <w:b/>
          <w:i/>
        </w:rPr>
        <w:t xml:space="preserve"> </w:t>
      </w:r>
    </w:p>
    <w:p w14:paraId="782F8605" w14:textId="0F473C0E" w:rsidR="00CC0CE4" w:rsidRPr="0013008F" w:rsidRDefault="000F6A06">
      <w:pPr>
        <w:pStyle w:val="Considrant"/>
      </w:pPr>
      <w:r w:rsidRPr="0013008F">
        <w:br w:type="page"/>
      </w:r>
      <w:r w:rsidRPr="0013008F">
        <w:lastRenderedPageBreak/>
        <w:t>(</w:t>
      </w:r>
      <w:del w:id="175" w:author="MARTINSIsabelAlex" w:date="2026-03-06T11:53:00Z">
        <w:r w:rsidRPr="0013008F" w:rsidDel="00F225E1">
          <w:delText>22</w:delText>
        </w:r>
      </w:del>
      <w:ins w:id="176" w:author="MARTINSIsabelAlex" w:date="2026-03-06T11:53:00Z">
        <w:r w:rsidR="00F225E1" w:rsidRPr="0013008F">
          <w:t>23</w:t>
        </w:r>
      </w:ins>
      <w:r w:rsidRPr="0013008F">
        <w:t>)</w:t>
      </w:r>
      <w:r w:rsidRPr="0013008F">
        <w:tab/>
      </w:r>
      <w:r w:rsidRPr="0013008F">
        <w:rPr>
          <w:b/>
          <w:i/>
        </w:rPr>
        <w:t>O presente regulamento</w:t>
      </w:r>
      <w:r w:rsidRPr="0013008F">
        <w:t xml:space="preserve"> deverá prever os limiares para as instalações utilizadas para fins de criação</w:t>
      </w:r>
      <w:r w:rsidRPr="0013008F">
        <w:rPr>
          <w:b/>
          <w:i/>
        </w:rPr>
        <w:t xml:space="preserve">, os abrigos e as casas de acolhimento </w:t>
      </w:r>
      <w:del w:id="177" w:author="MARTINSIsabelAlex" w:date="2026-03-06T11:55:00Z">
        <w:r w:rsidRPr="0013008F" w:rsidDel="00F225E1">
          <w:rPr>
            <w:b/>
            <w:i/>
          </w:rPr>
          <w:delText xml:space="preserve">que devem ser </w:delText>
        </w:r>
      </w:del>
      <w:r w:rsidRPr="0013008F">
        <w:rPr>
          <w:b/>
          <w:i/>
        </w:rPr>
        <w:t xml:space="preserve">sujeitos a </w:t>
      </w:r>
      <w:del w:id="178" w:author="MARTINSIsabelAlex" w:date="2026-03-06T11:55:00Z">
        <w:r w:rsidRPr="0013008F" w:rsidDel="00F225E1">
          <w:rPr>
            <w:b/>
            <w:i/>
          </w:rPr>
          <w:delText xml:space="preserve">regras </w:delText>
        </w:r>
      </w:del>
      <w:ins w:id="179" w:author="MARTINSIsabelAlex" w:date="2026-03-06T11:55:00Z">
        <w:r w:rsidR="00F225E1" w:rsidRPr="0013008F">
          <w:rPr>
            <w:b/>
            <w:i/>
          </w:rPr>
          <w:t xml:space="preserve">requisitos </w:t>
        </w:r>
      </w:ins>
      <w:del w:id="180" w:author="MARTINSIsabelAlex" w:date="2026-03-06T14:36:00Z">
        <w:r w:rsidRPr="0013008F" w:rsidDel="00F3006A">
          <w:rPr>
            <w:b/>
            <w:i/>
          </w:rPr>
          <w:delText xml:space="preserve">detalhadas </w:delText>
        </w:r>
      </w:del>
      <w:ins w:id="181" w:author="MARTINSIsabelAlex" w:date="2026-03-06T14:36:00Z">
        <w:r w:rsidR="00F3006A" w:rsidRPr="0013008F">
          <w:rPr>
            <w:b/>
            <w:i/>
          </w:rPr>
          <w:t xml:space="preserve">detalhados </w:t>
        </w:r>
      </w:ins>
      <w:del w:id="182" w:author="MARTINSIsabelAlex" w:date="2026-03-06T11:55:00Z">
        <w:r w:rsidRPr="0013008F" w:rsidDel="00F225E1">
          <w:rPr>
            <w:b/>
            <w:i/>
          </w:rPr>
          <w:delText xml:space="preserve">sobre </w:delText>
        </w:r>
      </w:del>
      <w:ins w:id="183" w:author="MARTINSIsabelAlex" w:date="2026-03-06T11:55:00Z">
        <w:r w:rsidR="00F225E1" w:rsidRPr="0013008F">
          <w:rPr>
            <w:b/>
            <w:i/>
          </w:rPr>
          <w:t xml:space="preserve">em matéria de </w:t>
        </w:r>
      </w:ins>
      <w:r w:rsidRPr="0013008F">
        <w:rPr>
          <w:b/>
          <w:i/>
        </w:rPr>
        <w:t>bem</w:t>
      </w:r>
      <w:r w:rsidRPr="0013008F">
        <w:rPr>
          <w:b/>
          <w:i/>
        </w:rPr>
        <w:noBreakHyphen/>
        <w:t>estar dos animais.</w:t>
      </w:r>
      <w:r w:rsidRPr="0013008F">
        <w:t xml:space="preserve"> Mesmo que as atividades de criação tenham lugar em </w:t>
      </w:r>
      <w:commentRangeStart w:id="184"/>
      <w:commentRangeStart w:id="185"/>
      <w:r w:rsidRPr="0013008F">
        <w:t>casas particulares</w:t>
      </w:r>
      <w:commentRangeEnd w:id="184"/>
      <w:r w:rsidR="00CC23F7" w:rsidRPr="0013008F">
        <w:rPr>
          <w:rStyle w:val="CommentReference"/>
        </w:rPr>
        <w:commentReference w:id="184"/>
      </w:r>
      <w:commentRangeEnd w:id="185"/>
      <w:r w:rsidR="00633BCE">
        <w:rPr>
          <w:rStyle w:val="CommentReference"/>
        </w:rPr>
        <w:commentReference w:id="185"/>
      </w:r>
      <w:r w:rsidRPr="0013008F">
        <w:t xml:space="preserve">, como é frequentemente o caso de </w:t>
      </w:r>
      <w:del w:id="186" w:author="MARTINSIsabelAlex" w:date="2026-03-06T12:12:00Z">
        <w:r w:rsidRPr="0013008F" w:rsidDel="00CC23F7">
          <w:delText>diferentes tipos de</w:delText>
        </w:r>
      </w:del>
      <w:ins w:id="187" w:author="MARTINSIsabelAlex" w:date="2026-03-06T12:12:00Z">
        <w:r w:rsidR="00CC23F7" w:rsidRPr="0013008F">
          <w:t>vários</w:t>
        </w:r>
      </w:ins>
      <w:r w:rsidRPr="0013008F">
        <w:t xml:space="preserve"> criadores comerciais</w:t>
      </w:r>
      <w:r w:rsidRPr="0013008F">
        <w:rPr>
          <w:b/>
          <w:i/>
        </w:rPr>
        <w:t xml:space="preserve">, </w:t>
      </w:r>
      <w:del w:id="188" w:author="MARTINSIsabelAlex" w:date="2026-03-06T12:10:00Z">
        <w:r w:rsidRPr="0013008F" w:rsidDel="00CC23F7">
          <w:rPr>
            <w:b/>
            <w:i/>
          </w:rPr>
          <w:delText xml:space="preserve">todas </w:delText>
        </w:r>
      </w:del>
      <w:ins w:id="189" w:author="MARTINSIsabelAlex" w:date="2026-03-06T12:13:00Z">
        <w:r w:rsidR="00CC23F7" w:rsidRPr="0013008F">
          <w:rPr>
            <w:b/>
            <w:i/>
          </w:rPr>
          <w:t>deverão aplicar</w:t>
        </w:r>
        <w:r w:rsidR="00CC23F7" w:rsidRPr="0013008F">
          <w:rPr>
            <w:b/>
            <w:i/>
          </w:rPr>
          <w:noBreakHyphen/>
          <w:t xml:space="preserve">se </w:t>
        </w:r>
      </w:ins>
      <w:ins w:id="190" w:author="MARTINSIsabelAlex" w:date="2026-03-06T12:10:00Z">
        <w:r w:rsidR="00CC23F7" w:rsidRPr="0013008F">
          <w:rPr>
            <w:b/>
            <w:i/>
          </w:rPr>
          <w:t xml:space="preserve">todos </w:t>
        </w:r>
      </w:ins>
      <w:del w:id="191" w:author="MARTINSIsabelAlex" w:date="2026-03-06T11:55:00Z">
        <w:r w:rsidRPr="0013008F" w:rsidDel="00F225E1">
          <w:rPr>
            <w:b/>
            <w:i/>
          </w:rPr>
          <w:delText xml:space="preserve">as </w:delText>
        </w:r>
      </w:del>
      <w:ins w:id="192" w:author="MARTINSIsabelAlex" w:date="2026-03-06T11:55:00Z">
        <w:r w:rsidR="00F225E1" w:rsidRPr="0013008F">
          <w:rPr>
            <w:b/>
            <w:i/>
          </w:rPr>
          <w:t xml:space="preserve">os </w:t>
        </w:r>
      </w:ins>
      <w:del w:id="193" w:author="MARTINSIsabelAlex" w:date="2026-03-06T11:55:00Z">
        <w:r w:rsidRPr="0013008F" w:rsidDel="00F225E1">
          <w:rPr>
            <w:b/>
            <w:i/>
          </w:rPr>
          <w:delText xml:space="preserve">regras </w:delText>
        </w:r>
      </w:del>
      <w:ins w:id="194" w:author="MARTINSIsabelAlex" w:date="2026-03-06T11:55:00Z">
        <w:r w:rsidR="00F225E1" w:rsidRPr="0013008F">
          <w:rPr>
            <w:b/>
            <w:i/>
          </w:rPr>
          <w:t>requisitos</w:t>
        </w:r>
      </w:ins>
      <w:ins w:id="195" w:author="MARTINSIsabelAlex" w:date="2026-03-06T12:10:00Z">
        <w:r w:rsidR="00CC23F7" w:rsidRPr="0013008F">
          <w:rPr>
            <w:b/>
            <w:i/>
          </w:rPr>
          <w:t xml:space="preserve"> </w:t>
        </w:r>
      </w:ins>
      <w:del w:id="196" w:author="MARTINSIsabelAlex" w:date="2026-03-06T12:10:00Z">
        <w:r w:rsidRPr="0013008F" w:rsidDel="00CC23F7">
          <w:rPr>
            <w:b/>
            <w:i/>
          </w:rPr>
          <w:delText xml:space="preserve">relativas </w:delText>
        </w:r>
      </w:del>
      <w:ins w:id="197" w:author="MARTINSIsabelAlex" w:date="2026-03-06T12:11:00Z">
        <w:r w:rsidR="00CC23F7" w:rsidRPr="0013008F">
          <w:rPr>
            <w:b/>
            <w:i/>
          </w:rPr>
          <w:t>em matéria de</w:t>
        </w:r>
      </w:ins>
      <w:del w:id="198" w:author="MARTINSIsabelAlex" w:date="2026-03-06T12:11:00Z">
        <w:r w:rsidRPr="0013008F" w:rsidDel="00CC23F7">
          <w:rPr>
            <w:b/>
            <w:i/>
          </w:rPr>
          <w:delText>ao</w:delText>
        </w:r>
      </w:del>
      <w:r w:rsidRPr="0013008F">
        <w:rPr>
          <w:b/>
          <w:i/>
        </w:rPr>
        <w:t xml:space="preserve"> bem</w:t>
      </w:r>
      <w:r w:rsidRPr="0013008F">
        <w:rPr>
          <w:b/>
          <w:i/>
        </w:rPr>
        <w:noBreakHyphen/>
        <w:t xml:space="preserve">estar dos animais </w:t>
      </w:r>
      <w:del w:id="199" w:author="MARTINSIsabelAlex" w:date="2026-03-06T12:11:00Z">
        <w:r w:rsidRPr="0013008F" w:rsidDel="00CC23F7">
          <w:rPr>
            <w:b/>
            <w:i/>
          </w:rPr>
          <w:delText xml:space="preserve">previstas </w:delText>
        </w:r>
      </w:del>
      <w:ins w:id="200" w:author="MARTINSIsabelAlex" w:date="2026-03-06T12:11:00Z">
        <w:r w:rsidR="00CC23F7" w:rsidRPr="0013008F">
          <w:rPr>
            <w:b/>
            <w:i/>
          </w:rPr>
          <w:t xml:space="preserve">previstos </w:t>
        </w:r>
      </w:ins>
      <w:del w:id="201" w:author="Cristina FC" w:date="2026-03-11T16:36:00Z">
        <w:r w:rsidRPr="0013008F" w:rsidDel="00962A19">
          <w:rPr>
            <w:b/>
            <w:i/>
          </w:rPr>
          <w:delText>ao abrigo do</w:delText>
        </w:r>
      </w:del>
      <w:ins w:id="202" w:author="Cristina FC" w:date="2026-03-11T16:36:00Z">
        <w:r w:rsidR="00962A19">
          <w:rPr>
            <w:b/>
            <w:i/>
          </w:rPr>
          <w:t>no</w:t>
        </w:r>
      </w:ins>
      <w:r w:rsidRPr="0013008F">
        <w:rPr>
          <w:b/>
          <w:i/>
        </w:rPr>
        <w:t xml:space="preserve"> presente regulamento </w:t>
      </w:r>
      <w:del w:id="203" w:author="MARTINSIsabelAlex" w:date="2026-03-06T12:13:00Z">
        <w:r w:rsidRPr="0013008F" w:rsidDel="00CC23F7">
          <w:rPr>
            <w:b/>
            <w:i/>
          </w:rPr>
          <w:delText>deverão aplicar</w:delText>
        </w:r>
        <w:r w:rsidRPr="0013008F" w:rsidDel="00CC23F7">
          <w:rPr>
            <w:b/>
            <w:i/>
          </w:rPr>
          <w:noBreakHyphen/>
          <w:delText xml:space="preserve">se </w:delText>
        </w:r>
      </w:del>
      <w:r w:rsidRPr="0013008F">
        <w:rPr>
          <w:b/>
          <w:i/>
        </w:rPr>
        <w:t>uma vez atingidos esses limiares. Tendo em conta a natureza exclusivamente comercial dos</w:t>
      </w:r>
      <w:r w:rsidRPr="0013008F">
        <w:t xml:space="preserve"> estabelecimentos de </w:t>
      </w:r>
      <w:r w:rsidRPr="0013008F">
        <w:rPr>
          <w:b/>
          <w:i/>
        </w:rPr>
        <w:t>venda, não é necessário fixar limiares</w:t>
      </w:r>
      <w:ins w:id="204" w:author="MARTINSIsabelAlex" w:date="2026-03-06T12:41:00Z">
        <w:r w:rsidR="0004098A" w:rsidRPr="0013008F">
          <w:rPr>
            <w:b/>
            <w:i/>
          </w:rPr>
          <w:t>, pelo</w:t>
        </w:r>
      </w:ins>
      <w:r w:rsidRPr="0013008F">
        <w:rPr>
          <w:b/>
          <w:i/>
        </w:rPr>
        <w:t xml:space="preserve"> </w:t>
      </w:r>
      <w:del w:id="205" w:author="MARTINSIsabelAlex" w:date="2026-03-06T12:41:00Z">
        <w:r w:rsidRPr="0013008F" w:rsidDel="0004098A">
          <w:rPr>
            <w:b/>
            <w:i/>
          </w:rPr>
          <w:delText xml:space="preserve">e </w:delText>
        </w:r>
      </w:del>
      <w:ins w:id="206" w:author="MARTINSIsabelAlex" w:date="2026-03-06T12:41:00Z">
        <w:r w:rsidR="0004098A" w:rsidRPr="0013008F">
          <w:rPr>
            <w:b/>
            <w:i/>
          </w:rPr>
          <w:t xml:space="preserve">que </w:t>
        </w:r>
      </w:ins>
      <w:r w:rsidRPr="0013008F">
        <w:rPr>
          <w:b/>
          <w:i/>
        </w:rPr>
        <w:t>os requisitos</w:t>
      </w:r>
      <w:r w:rsidRPr="0013008F">
        <w:t xml:space="preserve"> do presente regulamento </w:t>
      </w:r>
      <w:r w:rsidRPr="0013008F">
        <w:rPr>
          <w:b/>
          <w:i/>
        </w:rPr>
        <w:t>deverão aplicar</w:t>
      </w:r>
      <w:r w:rsidRPr="0013008F">
        <w:rPr>
          <w:b/>
          <w:i/>
        </w:rPr>
        <w:noBreakHyphen/>
        <w:t>se a todos os estabelecimentos de venda, independentemente do número de cães e gatos detidos</w:t>
      </w:r>
      <w:r w:rsidRPr="0013008F">
        <w:t>.</w:t>
      </w:r>
      <w:r w:rsidRPr="0013008F">
        <w:rPr>
          <w:b/>
          <w:i/>
        </w:rPr>
        <w:t xml:space="preserve"> </w:t>
      </w:r>
    </w:p>
    <w:p w14:paraId="52356CE5" w14:textId="6E635EFC" w:rsidR="00CC0CE4" w:rsidRPr="0013008F" w:rsidRDefault="000F6A06">
      <w:pPr>
        <w:pStyle w:val="Considrant"/>
      </w:pPr>
      <w:r w:rsidRPr="0013008F">
        <w:rPr>
          <w:b/>
          <w:i/>
        </w:rPr>
        <w:t>(</w:t>
      </w:r>
      <w:del w:id="207" w:author="MARTINSIsabelAlex" w:date="2026-03-06T12:20:00Z">
        <w:r w:rsidRPr="0013008F" w:rsidDel="00491821">
          <w:rPr>
            <w:b/>
            <w:i/>
          </w:rPr>
          <w:delText>23</w:delText>
        </w:r>
      </w:del>
      <w:ins w:id="208" w:author="MARTINSIsabelAlex" w:date="2026-03-06T12:20:00Z">
        <w:r w:rsidR="00491821" w:rsidRPr="0013008F">
          <w:rPr>
            <w:b/>
            <w:i/>
          </w:rPr>
          <w:t>24</w:t>
        </w:r>
      </w:ins>
      <w:r w:rsidRPr="0013008F">
        <w:rPr>
          <w:b/>
          <w:i/>
        </w:rPr>
        <w:t>)</w:t>
      </w:r>
      <w:r w:rsidRPr="0013008F">
        <w:tab/>
      </w:r>
      <w:r w:rsidRPr="0013008F">
        <w:rPr>
          <w:b/>
          <w:i/>
        </w:rPr>
        <w:t xml:space="preserve">Atualmente, </w:t>
      </w:r>
      <w:del w:id="209" w:author="MARTINSIsabelAlex" w:date="2026-03-06T12:14:00Z">
        <w:r w:rsidRPr="0013008F" w:rsidDel="00B17537">
          <w:rPr>
            <w:b/>
            <w:i/>
          </w:rPr>
          <w:delText>certos tipos de estabelecimentos de venda não têm</w:delText>
        </w:r>
      </w:del>
      <w:ins w:id="210" w:author="MARTINSIsabelAlex" w:date="2026-03-06T12:14:00Z">
        <w:r w:rsidR="00B17537" w:rsidRPr="0013008F">
          <w:rPr>
            <w:b/>
            <w:i/>
          </w:rPr>
          <w:t>as</w:t>
        </w:r>
      </w:ins>
      <w:r w:rsidRPr="0013008F">
        <w:rPr>
          <w:b/>
          <w:i/>
        </w:rPr>
        <w:t xml:space="preserve"> condições materiais </w:t>
      </w:r>
      <w:ins w:id="211" w:author="MARTINSIsabelAlex" w:date="2026-03-06T12:14:00Z">
        <w:r w:rsidR="00B17537" w:rsidRPr="0013008F">
          <w:rPr>
            <w:b/>
            <w:i/>
          </w:rPr>
          <w:t>em determinado</w:t>
        </w:r>
      </w:ins>
      <w:ins w:id="212" w:author="MARTINSIsabelAlex" w:date="2026-03-06T12:15:00Z">
        <w:r w:rsidR="00B17537" w:rsidRPr="0013008F">
          <w:rPr>
            <w:b/>
            <w:i/>
          </w:rPr>
          <w:t>s</w:t>
        </w:r>
      </w:ins>
      <w:ins w:id="213" w:author="MARTINSIsabelAlex" w:date="2026-03-06T12:14:00Z">
        <w:r w:rsidR="00B17537" w:rsidRPr="0013008F">
          <w:rPr>
            <w:b/>
            <w:i/>
          </w:rPr>
          <w:t xml:space="preserve"> tipos de estabelecimentos de venda não </w:t>
        </w:r>
      </w:ins>
      <w:ins w:id="214" w:author="MARTINSIsabelAlex" w:date="2026-03-06T12:15:00Z">
        <w:r w:rsidR="00B17537" w:rsidRPr="0013008F">
          <w:rPr>
            <w:b/>
            <w:i/>
          </w:rPr>
          <w:t>são</w:t>
        </w:r>
      </w:ins>
      <w:ins w:id="215" w:author="MARTINSIsabelAlex" w:date="2026-03-06T12:14:00Z">
        <w:r w:rsidR="00B17537" w:rsidRPr="0013008F">
          <w:rPr>
            <w:b/>
            <w:i/>
          </w:rPr>
          <w:t xml:space="preserve"> </w:t>
        </w:r>
      </w:ins>
      <w:r w:rsidRPr="0013008F">
        <w:rPr>
          <w:b/>
          <w:i/>
        </w:rPr>
        <w:t>adequadas para garantir o bem</w:t>
      </w:r>
      <w:r w:rsidRPr="0013008F">
        <w:rPr>
          <w:b/>
          <w:i/>
        </w:rPr>
        <w:noBreakHyphen/>
        <w:t xml:space="preserve">estar dos cães e gatos </w:t>
      </w:r>
      <w:del w:id="216" w:author="MARTINSIsabelAlex" w:date="2026-03-06T12:15:00Z">
        <w:r w:rsidRPr="0013008F" w:rsidDel="00B17537">
          <w:rPr>
            <w:b/>
            <w:i/>
          </w:rPr>
          <w:delText>que detêm</w:delText>
        </w:r>
      </w:del>
      <w:ins w:id="217" w:author="MARTINSIsabelAlex" w:date="2026-03-06T12:15:00Z">
        <w:r w:rsidR="00B17537" w:rsidRPr="0013008F">
          <w:rPr>
            <w:b/>
            <w:i/>
          </w:rPr>
          <w:t>aí mantidos</w:t>
        </w:r>
      </w:ins>
      <w:r w:rsidRPr="0013008F">
        <w:rPr>
          <w:b/>
          <w:i/>
        </w:rPr>
        <w:t>. É o caso de algumas lojas de animais de companhia, onde os cães ou gatos são guardados em contentores com lados transparentes e espaço limitado e, no caso dos cães, sem acesso adequado ao exterior. Nesses estabelecimentos, os cães e gatos são exibidos ao público em geral, situação que cria um ambiente desgastante para os animais e aumenta simultaneamente o risco de compra por impulso por parte de determinados consumidores potenciais. O presente regulamento visa reforçar a proteção dos cães e gatos detidos em estabelecimentos de venda, melhorando as normas de bem</w:t>
      </w:r>
      <w:r w:rsidRPr="0013008F">
        <w:rPr>
          <w:b/>
          <w:i/>
        </w:rPr>
        <w:noBreakHyphen/>
        <w:t xml:space="preserve">estar que lhes são aplicáveis, em especial proibindo a detenção de cães e gatos em contentores, exigindo o acesso dos cães ao exterior e introduzindo </w:t>
      </w:r>
      <w:del w:id="218" w:author="MARTINSIsabelAlex" w:date="2026-03-06T12:18:00Z">
        <w:r w:rsidRPr="0013008F" w:rsidDel="00A94C7B">
          <w:rPr>
            <w:b/>
            <w:i/>
          </w:rPr>
          <w:delText xml:space="preserve">requisitos de densidade </w:delText>
        </w:r>
        <w:r w:rsidRPr="0013008F" w:rsidDel="00A94C7B">
          <w:rPr>
            <w:b/>
            <w:i/>
            <w:shd w:val="clear" w:color="auto" w:fill="9BBB59" w:themeFill="accent3"/>
          </w:rPr>
          <w:delText>máxima</w:delText>
        </w:r>
      </w:del>
      <w:ins w:id="219" w:author="MARTINSIsabelAlex" w:date="2026-03-06T12:18:00Z">
        <w:r w:rsidR="00A94C7B" w:rsidRPr="0013008F">
          <w:rPr>
            <w:b/>
            <w:i/>
          </w:rPr>
          <w:t>espaços disponíveis mínimos</w:t>
        </w:r>
      </w:ins>
      <w:r w:rsidRPr="0013008F">
        <w:rPr>
          <w:b/>
          <w:i/>
        </w:rPr>
        <w:t xml:space="preserve"> e obrigações tendentes a permitir que os cães e gatos socializem com animais da mesma espécie e com seres humanos. O objetivo é assegurar que, uma vez aplicados os requisitos, todos os estabelecimentos de venda disponham de estruturas e apliquem práticas que garantam o elevado nível de bem</w:t>
      </w:r>
      <w:r w:rsidRPr="0013008F">
        <w:rPr>
          <w:b/>
          <w:i/>
        </w:rPr>
        <w:noBreakHyphen/>
        <w:t>estar dos animais exigido.</w:t>
      </w:r>
    </w:p>
    <w:p w14:paraId="669F696D" w14:textId="34D6CE0C" w:rsidR="00CC0CE4" w:rsidRPr="0013008F" w:rsidRDefault="000F6A06">
      <w:pPr>
        <w:pStyle w:val="Considrant"/>
      </w:pPr>
      <w:r w:rsidRPr="0013008F">
        <w:br w:type="page"/>
      </w:r>
      <w:r w:rsidRPr="0013008F">
        <w:lastRenderedPageBreak/>
        <w:t>(</w:t>
      </w:r>
      <w:del w:id="220" w:author="MARTINSIsabelAlex" w:date="2026-03-06T12:20:00Z">
        <w:r w:rsidRPr="0013008F" w:rsidDel="00491821">
          <w:delText>24</w:delText>
        </w:r>
      </w:del>
      <w:ins w:id="221" w:author="MARTINSIsabelAlex" w:date="2026-03-06T12:20:00Z">
        <w:r w:rsidR="00491821" w:rsidRPr="0013008F">
          <w:t>25</w:t>
        </w:r>
      </w:ins>
      <w:r w:rsidRPr="0013008F">
        <w:t>)</w:t>
      </w:r>
      <w:r w:rsidRPr="0013008F">
        <w:tab/>
        <w:t>Embora alguns dos estabelecimentos de criação sejam geridos por criadores autorizados de acordo com ▌</w:t>
      </w:r>
      <w:del w:id="222" w:author="MARTINSIsabelAlex" w:date="2026-03-06T13:40:00Z">
        <w:r w:rsidRPr="0013008F" w:rsidDel="00B45683">
          <w:delText xml:space="preserve"> </w:delText>
        </w:r>
      </w:del>
      <w:r w:rsidRPr="0013008F">
        <w:t xml:space="preserve">boas normas de gestão animal, </w:t>
      </w:r>
      <w:r w:rsidRPr="0013008F">
        <w:rPr>
          <w:b/>
          <w:i/>
        </w:rPr>
        <w:t xml:space="preserve">um número </w:t>
      </w:r>
      <w:r w:rsidRPr="0013008F">
        <w:t xml:space="preserve">significativo </w:t>
      </w:r>
      <w:r w:rsidRPr="0013008F">
        <w:rPr>
          <w:b/>
          <w:i/>
        </w:rPr>
        <w:t xml:space="preserve">de cães e gatos </w:t>
      </w:r>
      <w:r w:rsidRPr="0013008F">
        <w:t>colocados no mercado da União provém de criadores do mercado cinzento e de criadores que não cumprem as normas e que não asseguram um nível suficiente de bem</w:t>
      </w:r>
      <w:r w:rsidRPr="0013008F">
        <w:noBreakHyphen/>
        <w:t>estar dos animais para os cães e gatos que criam. Esta situação gera uma concorrência desleal para os criadores de animais que aplicam normas elevadas de bem</w:t>
      </w:r>
      <w:r w:rsidRPr="0013008F">
        <w:noBreakHyphen/>
        <w:t>estar dos animais. Por conseguinte, é necessário estabelecer regras pormenorizadas de bem</w:t>
      </w:r>
      <w:r w:rsidRPr="0013008F">
        <w:noBreakHyphen/>
        <w:t>estar dos animais para os operadores de todos os estabelecimentos de criação.</w:t>
      </w:r>
      <w:r w:rsidRPr="0013008F">
        <w:rPr>
          <w:b/>
          <w:i/>
        </w:rPr>
        <w:t xml:space="preserve"> </w:t>
      </w:r>
    </w:p>
    <w:p w14:paraId="0C9C6B71" w14:textId="1F0A4109" w:rsidR="00CC0CE4" w:rsidRPr="0013008F" w:rsidRDefault="000F6A06">
      <w:pPr>
        <w:pStyle w:val="Considrant"/>
      </w:pPr>
      <w:r w:rsidRPr="0013008F">
        <w:t>(</w:t>
      </w:r>
      <w:del w:id="223" w:author="MARTINSIsabelAlex" w:date="2026-03-06T12:20:00Z">
        <w:r w:rsidRPr="0013008F" w:rsidDel="00491821">
          <w:delText>25</w:delText>
        </w:r>
      </w:del>
      <w:ins w:id="224" w:author="MARTINSIsabelAlex" w:date="2026-03-06T12:20:00Z">
        <w:r w:rsidR="00491821" w:rsidRPr="0013008F">
          <w:t>26</w:t>
        </w:r>
      </w:ins>
      <w:r w:rsidRPr="0013008F">
        <w:t>)</w:t>
      </w:r>
      <w:r w:rsidRPr="0013008F">
        <w:tab/>
        <w:t xml:space="preserve">Além disso, no mercado da União, </w:t>
      </w:r>
      <w:del w:id="225" w:author="MARTINSIsabelAlex" w:date="2026-03-06T12:22:00Z">
        <w:r w:rsidRPr="0013008F" w:rsidDel="007710A3">
          <w:delText xml:space="preserve">diferentes </w:delText>
        </w:r>
      </w:del>
      <w:ins w:id="226" w:author="MARTINSIsabelAlex" w:date="2026-03-06T12:22:00Z">
        <w:r w:rsidR="007710A3" w:rsidRPr="0013008F">
          <w:t xml:space="preserve">variados </w:t>
        </w:r>
      </w:ins>
      <w:r w:rsidRPr="0013008F">
        <w:t xml:space="preserve">tipos de operadores realizam diferentes tipos de atividades </w:t>
      </w:r>
      <w:r w:rsidRPr="0013008F">
        <w:rPr>
          <w:b/>
          <w:i/>
        </w:rPr>
        <w:t>relacionadas com a colocação de</w:t>
      </w:r>
      <w:r w:rsidRPr="0013008F">
        <w:t xml:space="preserve"> cães e gatos </w:t>
      </w:r>
      <w:r w:rsidRPr="0013008F">
        <w:rPr>
          <w:b/>
          <w:i/>
        </w:rPr>
        <w:t>no mercado</w:t>
      </w:r>
      <w:r w:rsidRPr="0013008F">
        <w:t xml:space="preserve">. Para além dos criadores comerciais, existem </w:t>
      </w:r>
      <w:ins w:id="227" w:author="MARTINSIsabelAlex" w:date="2026-03-06T12:22:00Z">
        <w:r w:rsidR="007710A3" w:rsidRPr="0013008F">
          <w:t xml:space="preserve">determinados </w:t>
        </w:r>
      </w:ins>
      <w:r w:rsidRPr="0013008F">
        <w:rPr>
          <w:b/>
          <w:i/>
        </w:rPr>
        <w:t>estabelecimentos de venda</w:t>
      </w:r>
      <w:r w:rsidRPr="0013008F">
        <w:t xml:space="preserve"> </w:t>
      </w:r>
      <w:del w:id="228" w:author="MARTINSIsabelAlex" w:date="2026-03-06T12:23:00Z">
        <w:r w:rsidRPr="0013008F" w:rsidDel="007710A3">
          <w:delText xml:space="preserve">onde </w:delText>
        </w:r>
      </w:del>
      <w:ins w:id="229" w:author="MARTINSIsabelAlex" w:date="2026-03-06T12:23:00Z">
        <w:r w:rsidR="007710A3" w:rsidRPr="0013008F">
          <w:t xml:space="preserve">em que normalmente </w:t>
        </w:r>
      </w:ins>
      <w:r w:rsidRPr="0013008F">
        <w:t>os cães e gatos que ▌</w:t>
      </w:r>
      <w:del w:id="230" w:author="MARTINSIsabelAlex" w:date="2026-03-06T12:20:00Z">
        <w:r w:rsidRPr="0013008F" w:rsidDel="00491821">
          <w:delText xml:space="preserve"> </w:delText>
        </w:r>
      </w:del>
      <w:del w:id="231" w:author="MARTINSIsabelAlex" w:date="2026-03-06T12:24:00Z">
        <w:r w:rsidRPr="0013008F" w:rsidDel="007710A3">
          <w:delText xml:space="preserve">nascem </w:delText>
        </w:r>
      </w:del>
      <w:ins w:id="232" w:author="MARTINSIsabelAlex" w:date="2026-03-06T12:24:00Z">
        <w:r w:rsidR="007710A3" w:rsidRPr="0013008F">
          <w:t xml:space="preserve">nascidos </w:t>
        </w:r>
      </w:ins>
      <w:r w:rsidRPr="0013008F">
        <w:t xml:space="preserve">e </w:t>
      </w:r>
      <w:del w:id="233" w:author="MARTINSIsabelAlex" w:date="2026-03-06T12:24:00Z">
        <w:r w:rsidRPr="0013008F" w:rsidDel="007710A3">
          <w:delText xml:space="preserve">são </w:delText>
        </w:r>
      </w:del>
      <w:r w:rsidRPr="0013008F">
        <w:t xml:space="preserve">criados noutros estabelecimentos são agrupados e detidos para </w:t>
      </w:r>
      <w:ins w:id="234" w:author="MARTINSIsabelAlex" w:date="2026-03-06T12:24:00Z">
        <w:r w:rsidR="00136107" w:rsidRPr="0013008F">
          <w:t xml:space="preserve">efeitos de </w:t>
        </w:r>
      </w:ins>
      <w:r w:rsidRPr="0013008F">
        <w:t xml:space="preserve">venda ou recolha. </w:t>
      </w:r>
      <w:ins w:id="235" w:author="MARTINSIsabelAlex" w:date="2026-03-06T12:24:00Z">
        <w:r w:rsidR="00136107" w:rsidRPr="0013008F">
          <w:t xml:space="preserve">Em alguns casos, </w:t>
        </w:r>
      </w:ins>
      <w:del w:id="236" w:author="MARTINSIsabelAlex" w:date="2026-03-06T12:24:00Z">
        <w:r w:rsidRPr="0013008F" w:rsidDel="00136107">
          <w:delText xml:space="preserve">A </w:delText>
        </w:r>
      </w:del>
      <w:ins w:id="237" w:author="MARTINSIsabelAlex" w:date="2026-03-06T12:24:00Z">
        <w:r w:rsidR="00136107" w:rsidRPr="0013008F">
          <w:t xml:space="preserve">a </w:t>
        </w:r>
      </w:ins>
      <w:r w:rsidRPr="0013008F">
        <w:t xml:space="preserve">proteção destes </w:t>
      </w:r>
      <w:r w:rsidRPr="0013008F">
        <w:rPr>
          <w:b/>
          <w:i/>
        </w:rPr>
        <w:t xml:space="preserve">cães e gatos </w:t>
      </w:r>
      <w:del w:id="238" w:author="MARTINSIsabelAlex" w:date="2026-03-06T12:25:00Z">
        <w:r w:rsidRPr="0013008F" w:rsidDel="00136107">
          <w:delText>pode ser</w:delText>
        </w:r>
      </w:del>
      <w:ins w:id="239" w:author="MARTINSIsabelAlex" w:date="2026-03-06T12:25:00Z">
        <w:r w:rsidR="00136107" w:rsidRPr="0013008F">
          <w:t>é</w:t>
        </w:r>
      </w:ins>
      <w:r w:rsidRPr="0013008F">
        <w:t xml:space="preserve"> insuficiente e</w:t>
      </w:r>
      <w:ins w:id="240" w:author="MARTINSIsabelAlex" w:date="2026-03-06T12:25:00Z">
        <w:r w:rsidR="00136107" w:rsidRPr="0013008F">
          <w:t>, atualmente,</w:t>
        </w:r>
      </w:ins>
      <w:r w:rsidRPr="0013008F">
        <w:t xml:space="preserve"> não </w:t>
      </w:r>
      <w:del w:id="241" w:author="MARTINSIsabelAlex" w:date="2026-03-06T12:25:00Z">
        <w:r w:rsidRPr="0013008F" w:rsidDel="00136107">
          <w:delText xml:space="preserve">existem </w:delText>
        </w:r>
      </w:del>
      <w:ins w:id="242" w:author="MARTINSIsabelAlex" w:date="2026-03-06T12:25:00Z">
        <w:r w:rsidR="00136107" w:rsidRPr="0013008F">
          <w:t xml:space="preserve">se aplicam </w:t>
        </w:r>
      </w:ins>
      <w:r w:rsidRPr="0013008F">
        <w:t>normas comuns de bem</w:t>
      </w:r>
      <w:r w:rsidRPr="0013008F">
        <w:noBreakHyphen/>
        <w:t xml:space="preserve">estar </w:t>
      </w:r>
      <w:del w:id="243" w:author="MARTINSIsabelAlex" w:date="2026-03-06T12:25:00Z">
        <w:r w:rsidRPr="0013008F" w:rsidDel="00136107">
          <w:delText>que devam ser observadas nestes</w:delText>
        </w:r>
      </w:del>
      <w:ins w:id="244" w:author="MARTINSIsabelAlex" w:date="2026-03-06T12:25:00Z">
        <w:r w:rsidR="00136107" w:rsidRPr="0013008F">
          <w:t>a esses</w:t>
        </w:r>
      </w:ins>
      <w:r w:rsidRPr="0013008F">
        <w:t xml:space="preserve"> estabelecimentos. Dado que </w:t>
      </w:r>
      <w:r w:rsidRPr="0013008F">
        <w:rPr>
          <w:b/>
          <w:i/>
        </w:rPr>
        <w:t xml:space="preserve">os estabelecimentos de venda </w:t>
      </w:r>
      <w:r w:rsidRPr="0013008F">
        <w:t xml:space="preserve">são operadores comerciais que colocam ▌cães e gatos </w:t>
      </w:r>
      <w:r w:rsidRPr="0013008F">
        <w:rPr>
          <w:b/>
          <w:i/>
        </w:rPr>
        <w:t>no mercado</w:t>
      </w:r>
      <w:r w:rsidRPr="0013008F">
        <w:t>, é, por conseguinte, necessário aplicar</w:t>
      </w:r>
      <w:ins w:id="245" w:author="MARTINSIsabelAlex" w:date="2026-03-06T12:26:00Z">
        <w:r w:rsidR="00136107" w:rsidRPr="0013008F">
          <w:noBreakHyphen/>
          <w:t>lhes</w:t>
        </w:r>
      </w:ins>
      <w:r w:rsidRPr="0013008F">
        <w:t xml:space="preserve"> os requisitos do presente regulamento</w:t>
      </w:r>
      <w:del w:id="246" w:author="MARTINSIsabelAlex" w:date="2026-03-06T12:26:00Z">
        <w:r w:rsidRPr="0013008F" w:rsidDel="00136107">
          <w:delText xml:space="preserve"> a esses estabelecimentos</w:delText>
        </w:r>
      </w:del>
      <w:r w:rsidRPr="0013008F">
        <w:t>.</w:t>
      </w:r>
      <w:del w:id="247" w:author="MARTINSIsabelAlex" w:date="2026-03-06T12:26:00Z">
        <w:r w:rsidR="00914890" w:rsidRPr="0013008F" w:rsidDel="00136107">
          <w:delText xml:space="preserve"> </w:delText>
        </w:r>
      </w:del>
    </w:p>
    <w:p w14:paraId="67D296A7" w14:textId="039B5A62" w:rsidR="00CC0CE4" w:rsidRPr="0013008F" w:rsidRDefault="000F6A06">
      <w:pPr>
        <w:pStyle w:val="Considrant"/>
        <w:rPr>
          <w:bCs/>
          <w:iCs/>
        </w:rPr>
      </w:pPr>
      <w:r w:rsidRPr="0013008F">
        <w:br w:type="page"/>
      </w:r>
      <w:r w:rsidRPr="0013008F">
        <w:lastRenderedPageBreak/>
        <w:t>(</w:t>
      </w:r>
      <w:del w:id="248" w:author="MARTINSIsabelAlex" w:date="2026-03-06T12:26:00Z">
        <w:r w:rsidRPr="0013008F" w:rsidDel="00136107">
          <w:delText>26</w:delText>
        </w:r>
      </w:del>
      <w:ins w:id="249" w:author="MARTINSIsabelAlex" w:date="2026-03-06T12:26:00Z">
        <w:r w:rsidR="00136107" w:rsidRPr="0013008F">
          <w:t>27</w:t>
        </w:r>
      </w:ins>
      <w:r w:rsidRPr="0013008F">
        <w:t>)</w:t>
      </w:r>
      <w:r w:rsidRPr="0013008F">
        <w:tab/>
        <w:t xml:space="preserve">Os </w:t>
      </w:r>
      <w:r w:rsidRPr="0013008F">
        <w:rPr>
          <w:b/>
          <w:i/>
        </w:rPr>
        <w:t xml:space="preserve">operadores de </w:t>
      </w:r>
      <w:r w:rsidRPr="0013008F">
        <w:t xml:space="preserve">abrigos para animais são empresas privadas ou públicas ou organizações sem fins lucrativos que recolhem e detêm cães e gatos </w:t>
      </w:r>
      <w:r w:rsidRPr="0013008F">
        <w:rPr>
          <w:b/>
          <w:i/>
        </w:rPr>
        <w:t xml:space="preserve">indesejados ou </w:t>
      </w:r>
      <w:r w:rsidRPr="0013008F">
        <w:t xml:space="preserve">vadios ou </w:t>
      </w:r>
      <w:r w:rsidRPr="0013008F">
        <w:rPr>
          <w:b/>
          <w:i/>
        </w:rPr>
        <w:t xml:space="preserve">cães e gatos </w:t>
      </w:r>
      <w:r w:rsidRPr="0013008F">
        <w:t>que anteriormente tinham dono e que foram perdidos, confiscados ou abandonados. Por vezes, a reprodução não controlada ou excessiva ▌</w:t>
      </w:r>
      <w:del w:id="250" w:author="MARTINSIsabelAlex" w:date="2026-03-06T12:26:00Z">
        <w:r w:rsidRPr="0013008F" w:rsidDel="00136107">
          <w:delText xml:space="preserve"> </w:delText>
        </w:r>
      </w:del>
      <w:r w:rsidRPr="0013008F">
        <w:t xml:space="preserve">resulta na proliferação de cães e gatos vadios que acabam nos abrigos. Consoante a sua origem, </w:t>
      </w:r>
      <w:del w:id="251" w:author="MARTINSIsabelAlex" w:date="2026-03-06T12:27:00Z">
        <w:r w:rsidRPr="0013008F" w:rsidDel="00190B80">
          <w:rPr>
            <w:b/>
            <w:i/>
          </w:rPr>
          <w:delText xml:space="preserve">estes </w:delText>
        </w:r>
      </w:del>
      <w:ins w:id="252" w:author="MARTINSIsabelAlex" w:date="2026-03-06T12:27:00Z">
        <w:r w:rsidR="00190B80" w:rsidRPr="0013008F">
          <w:rPr>
            <w:b/>
            <w:i/>
          </w:rPr>
          <w:t xml:space="preserve">esses </w:t>
        </w:r>
      </w:ins>
      <w:r w:rsidRPr="0013008F">
        <w:rPr>
          <w:b/>
          <w:i/>
        </w:rPr>
        <w:t xml:space="preserve">cães e gatos </w:t>
      </w:r>
      <w:r w:rsidRPr="0013008F">
        <w:t xml:space="preserve">podem ser </w:t>
      </w:r>
      <w:ins w:id="253" w:author="MARTINSIsabelAlex" w:date="2026-03-06T12:27:00Z">
        <w:r w:rsidR="00190B80" w:rsidRPr="0013008F">
          <w:t xml:space="preserve">de </w:t>
        </w:r>
      </w:ins>
      <w:r w:rsidRPr="0013008F">
        <w:t>raça</w:t>
      </w:r>
      <w:del w:id="254" w:author="MARTINSIsabelAlex" w:date="2026-03-06T12:27:00Z">
        <w:r w:rsidRPr="0013008F" w:rsidDel="00190B80">
          <w:delText>s</w:delText>
        </w:r>
      </w:del>
      <w:r w:rsidRPr="0013008F">
        <w:t xml:space="preserve"> pura</w:t>
      </w:r>
      <w:del w:id="255" w:author="MARTINSIsabelAlex" w:date="2026-03-06T12:27:00Z">
        <w:r w:rsidRPr="0013008F" w:rsidDel="00190B80">
          <w:delText>s</w:delText>
        </w:r>
      </w:del>
      <w:r w:rsidRPr="0013008F">
        <w:t xml:space="preserve"> ou </w:t>
      </w:r>
      <w:ins w:id="256" w:author="MARTINSIsabelAlex" w:date="2026-03-06T12:27:00Z">
        <w:r w:rsidR="00190B80" w:rsidRPr="0013008F">
          <w:t xml:space="preserve">de raça </w:t>
        </w:r>
      </w:ins>
      <w:r w:rsidRPr="0013008F">
        <w:t>mista</w:t>
      </w:r>
      <w:del w:id="257" w:author="MARTINSIsabelAlex" w:date="2026-03-06T12:27:00Z">
        <w:r w:rsidRPr="0013008F" w:rsidDel="00190B80">
          <w:delText>s</w:delText>
        </w:r>
      </w:del>
      <w:r w:rsidRPr="0013008F">
        <w:t xml:space="preserve"> e podem incluir as ninhadas de </w:t>
      </w:r>
      <w:r w:rsidRPr="0013008F">
        <w:rPr>
          <w:b/>
          <w:i/>
        </w:rPr>
        <w:t xml:space="preserve">cães e gatos </w:t>
      </w:r>
      <w:r w:rsidRPr="0013008F">
        <w:t xml:space="preserve">que se reproduziram no abrigo. Os abrigos podem deter um grande número de </w:t>
      </w:r>
      <w:r w:rsidRPr="0013008F">
        <w:rPr>
          <w:b/>
          <w:i/>
        </w:rPr>
        <w:t xml:space="preserve">cães e gatos </w:t>
      </w:r>
      <w:r w:rsidRPr="0013008F">
        <w:t>e vendê</w:t>
      </w:r>
      <w:r w:rsidRPr="0013008F">
        <w:noBreakHyphen/>
        <w:t>los ou oferecê</w:t>
      </w:r>
      <w:r w:rsidRPr="0013008F">
        <w:noBreakHyphen/>
        <w:t>los para adoção ou realojamento, por vezes gratuitamente ou mediante pagamento dos custos razoáveis incorridos.</w:t>
      </w:r>
      <w:del w:id="258" w:author="MARTINSIsabelAlex" w:date="2026-03-06T12:28:00Z">
        <w:r w:rsidRPr="0013008F" w:rsidDel="0001201D">
          <w:rPr>
            <w:b/>
            <w:i/>
          </w:rPr>
          <w:delText xml:space="preserve"> </w:delText>
        </w:r>
      </w:del>
    </w:p>
    <w:p w14:paraId="14EA853F" w14:textId="41AC585F" w:rsidR="00CC0CE4" w:rsidRPr="0013008F" w:rsidRDefault="000F6A06" w:rsidP="00AA6125">
      <w:pPr>
        <w:pStyle w:val="Considrant"/>
      </w:pPr>
      <w:r w:rsidRPr="0013008F">
        <w:br w:type="page"/>
      </w:r>
      <w:r w:rsidRPr="0013008F">
        <w:lastRenderedPageBreak/>
        <w:t>(2</w:t>
      </w:r>
      <w:ins w:id="259" w:author="MARTINSIsabelAlex" w:date="2026-03-06T12:28:00Z">
        <w:r w:rsidR="00CF452A" w:rsidRPr="0013008F">
          <w:t>8</w:t>
        </w:r>
      </w:ins>
      <w:del w:id="260" w:author="MARTINSIsabelAlex" w:date="2026-03-06T12:28:00Z">
        <w:r w:rsidRPr="0013008F" w:rsidDel="00CF452A">
          <w:delText>7</w:delText>
        </w:r>
      </w:del>
      <w:r w:rsidRPr="0013008F">
        <w:t>)</w:t>
      </w:r>
      <w:r w:rsidRPr="0013008F">
        <w:tab/>
        <w:t xml:space="preserve">Apesar das diferenças nas atividades realizadas por </w:t>
      </w:r>
      <w:r w:rsidRPr="0013008F">
        <w:rPr>
          <w:b/>
          <w:i/>
        </w:rPr>
        <w:t>estabelecimentos de criação e de venda</w:t>
      </w:r>
      <w:r w:rsidRPr="0013008F">
        <w:t xml:space="preserve">, por um lado, e por abrigos ▌, por outro </w:t>
      </w:r>
      <w:r w:rsidRPr="0013008F">
        <w:rPr>
          <w:b/>
          <w:i/>
        </w:rPr>
        <w:t>lado</w:t>
      </w:r>
      <w:r w:rsidRPr="0013008F">
        <w:t xml:space="preserve">, todos </w:t>
      </w:r>
      <w:r w:rsidRPr="0013008F">
        <w:rPr>
          <w:b/>
          <w:i/>
        </w:rPr>
        <w:t>colocam</w:t>
      </w:r>
      <w:r w:rsidRPr="0013008F">
        <w:t xml:space="preserve"> cães e gatos no mercado da União. Existe uma certa sobreposição, especialmente ao nível da procura. Quando tencionam adquirir um cão ou um gato, os consumidores fazem escolhas entre comprá</w:t>
      </w:r>
      <w:r w:rsidRPr="0013008F">
        <w:noBreakHyphen/>
        <w:t xml:space="preserve">lo a um criador (diretamente ou através de um </w:t>
      </w:r>
      <w:r w:rsidRPr="0013008F">
        <w:rPr>
          <w:b/>
          <w:i/>
        </w:rPr>
        <w:t>estabelecimento de venda</w:t>
      </w:r>
      <w:r w:rsidRPr="0013008F">
        <w:t xml:space="preserve"> ▌) ou adotar um animal de um abrigo. ▌</w:t>
      </w:r>
      <w:del w:id="261" w:author="MARTINSIsabelAlex" w:date="2026-03-06T12:28:00Z">
        <w:r w:rsidRPr="0013008F" w:rsidDel="00CF452A">
          <w:delText xml:space="preserve"> </w:delText>
        </w:r>
      </w:del>
      <w:r w:rsidRPr="0013008F">
        <w:t xml:space="preserve">Um fator importante na escolha de um cão ou de um gato é a </w:t>
      </w:r>
      <w:del w:id="262" w:author="MARTINSIsabelAlex" w:date="2026-03-06T12:29:00Z">
        <w:r w:rsidRPr="0013008F" w:rsidDel="00CF452A">
          <w:delText xml:space="preserve">eventual </w:delText>
        </w:r>
      </w:del>
      <w:r w:rsidRPr="0013008F">
        <w:t>existência de problemas comportamentais ou outro</w:t>
      </w:r>
      <w:del w:id="263" w:author="MARTINSIsabelAlex" w:date="2026-03-06T12:29:00Z">
        <w:r w:rsidRPr="0013008F" w:rsidDel="00CF452A">
          <w:delText>s</w:delText>
        </w:r>
      </w:del>
      <w:r w:rsidRPr="0013008F">
        <w:t xml:space="preserve"> </w:t>
      </w:r>
      <w:ins w:id="264" w:author="MARTINSIsabelAlex" w:date="2026-03-06T12:29:00Z">
        <w:r w:rsidR="00CF452A" w:rsidRPr="0013008F">
          <w:t xml:space="preserve">problema </w:t>
        </w:r>
      </w:ins>
      <w:r w:rsidRPr="0013008F">
        <w:t xml:space="preserve">que o </w:t>
      </w:r>
      <w:r w:rsidRPr="0013008F">
        <w:rPr>
          <w:b/>
          <w:i/>
        </w:rPr>
        <w:t xml:space="preserve">cão ou gato </w:t>
      </w:r>
      <w:r w:rsidRPr="0013008F">
        <w:t>pode exibir devido ao facto de ter sido detido em más condições de bem</w:t>
      </w:r>
      <w:r w:rsidRPr="0013008F">
        <w:noBreakHyphen/>
        <w:t>estar e que podem reduzir a sua aptidão para ser mantido como animal de companhia, independentemente de o animal ter sido detido num estabelecimento de criação ▌</w:t>
      </w:r>
      <w:del w:id="265" w:author="MARTINSIsabelAlex" w:date="2026-03-06T12:28:00Z">
        <w:r w:rsidRPr="0013008F" w:rsidDel="00CF452A">
          <w:delText xml:space="preserve"> </w:delText>
        </w:r>
      </w:del>
      <w:r w:rsidRPr="0013008F">
        <w:rPr>
          <w:b/>
          <w:i/>
        </w:rPr>
        <w:t>ou de venda</w:t>
      </w:r>
      <w:r w:rsidRPr="0013008F">
        <w:t xml:space="preserve"> ou num abrigo. Além disso, uma vez que o comércio também é realizado por intermediários e, na sua maioria, em linha, </w:t>
      </w:r>
      <w:del w:id="266" w:author="MARTINSIsabelAlex" w:date="2026-03-06T12:31:00Z">
        <w:r w:rsidRPr="0013008F" w:rsidDel="00CF452A">
          <w:delText xml:space="preserve">os consumidores podem ▌, </w:delText>
        </w:r>
      </w:del>
      <w:r w:rsidRPr="0013008F">
        <w:t>antes de adquirirem um cão ou um gato</w:t>
      </w:r>
      <w:r w:rsidRPr="0013008F">
        <w:rPr>
          <w:b/>
          <w:i/>
        </w:rPr>
        <w:t xml:space="preserve">, </w:t>
      </w:r>
      <w:ins w:id="267" w:author="MARTINSIsabelAlex" w:date="2026-03-06T12:31:00Z">
        <w:r w:rsidR="00CF452A" w:rsidRPr="0013008F">
          <w:t xml:space="preserve">os consumidores podem </w:t>
        </w:r>
      </w:ins>
      <w:r w:rsidRPr="0013008F">
        <w:rPr>
          <w:b/>
          <w:i/>
        </w:rPr>
        <w:t>não saber</w:t>
      </w:r>
      <w:r w:rsidRPr="0013008F">
        <w:t xml:space="preserve"> se o animal provém de um abrigo, de um criador ou de um </w:t>
      </w:r>
      <w:r w:rsidRPr="0013008F">
        <w:rPr>
          <w:b/>
          <w:i/>
        </w:rPr>
        <w:t>estabelecimento de venda</w:t>
      </w:r>
      <w:r w:rsidRPr="0013008F">
        <w:t>.</w:t>
      </w:r>
      <w:r w:rsidRPr="0013008F">
        <w:rPr>
          <w:b/>
          <w:i/>
        </w:rPr>
        <w:t xml:space="preserve"> A prestação dessas informações pode ajudar os consumidores a fazer escolhas responsáveis e baseadas em factos.</w:t>
      </w:r>
      <w:r w:rsidRPr="0013008F">
        <w:t xml:space="preserve"> Existem provas de que o número de </w:t>
      </w:r>
      <w:r w:rsidRPr="0013008F">
        <w:rPr>
          <w:b/>
          <w:i/>
        </w:rPr>
        <w:t xml:space="preserve">cães e gatos colocados </w:t>
      </w:r>
      <w:r w:rsidRPr="0013008F">
        <w:t xml:space="preserve">no mercado da União por abrigos é significativo, em especial no caso dos gatos. Existem também provas de que os </w:t>
      </w:r>
      <w:r w:rsidRPr="0013008F">
        <w:rPr>
          <w:b/>
          <w:i/>
        </w:rPr>
        <w:t xml:space="preserve">cães e gatos </w:t>
      </w:r>
      <w:r w:rsidRPr="0013008F">
        <w:t>▌</w:t>
      </w:r>
      <w:del w:id="268" w:author="MARTINSIsabelAlex" w:date="2026-03-06T12:28:00Z">
        <w:r w:rsidRPr="0013008F" w:rsidDel="00CF452A">
          <w:delText xml:space="preserve"> </w:delText>
        </w:r>
      </w:del>
      <w:r w:rsidRPr="0013008F">
        <w:t>de abrigos são transferidos para ▌</w:t>
      </w:r>
      <w:del w:id="269" w:author="MARTINSIsabelAlex" w:date="2026-03-06T12:28:00Z">
        <w:r w:rsidRPr="0013008F" w:rsidDel="00CF452A">
          <w:delText xml:space="preserve"> </w:delText>
        </w:r>
      </w:del>
      <w:r w:rsidRPr="0013008F">
        <w:t>proprietários de animais de companhia noutros Estados‑Membros, em especial no caso dos cães. A fim de assegurar a consecução dos objetivos do presente regulamento de assegurar o bom funcionamento do mercado ▌</w:t>
      </w:r>
      <w:del w:id="270" w:author="MARTINSIsabelAlex" w:date="2026-03-06T12:28:00Z">
        <w:r w:rsidRPr="0013008F" w:rsidDel="00CF452A">
          <w:delText xml:space="preserve"> </w:delText>
        </w:r>
      </w:del>
      <w:r w:rsidRPr="0013008F">
        <w:t>de cães e gatos e o desenvolvimento racional do setor, assegurando simultaneamente um elevado nível de bem</w:t>
      </w:r>
      <w:r w:rsidRPr="0013008F">
        <w:noBreakHyphen/>
        <w:t xml:space="preserve">estar dos animais, é necessário aplicar </w:t>
      </w:r>
      <w:r w:rsidRPr="0013008F">
        <w:rPr>
          <w:b/>
          <w:i/>
        </w:rPr>
        <w:t xml:space="preserve">determinados </w:t>
      </w:r>
      <w:r w:rsidRPr="0013008F">
        <w:t xml:space="preserve">requisitos do presente regulamento aos abrigos que detenham um determinado número mínimo de </w:t>
      </w:r>
      <w:r w:rsidRPr="0013008F">
        <w:rPr>
          <w:b/>
          <w:i/>
        </w:rPr>
        <w:t>cães e gatos</w:t>
      </w:r>
      <w:r w:rsidRPr="0013008F">
        <w:t xml:space="preserve">, independentemente de os </w:t>
      </w:r>
      <w:r w:rsidRPr="0013008F">
        <w:rPr>
          <w:b/>
          <w:i/>
        </w:rPr>
        <w:t xml:space="preserve">colocarem no mercado da União </w:t>
      </w:r>
      <w:del w:id="271" w:author="MARTINSIsabelAlex" w:date="2026-03-06T12:33:00Z">
        <w:r w:rsidRPr="0013008F" w:rsidDel="00B627E9">
          <w:delText>contra pagamento</w:delText>
        </w:r>
      </w:del>
      <w:ins w:id="272" w:author="MARTINSIsabelAlex" w:date="2026-03-06T12:33:00Z">
        <w:r w:rsidR="00B627E9" w:rsidRPr="0013008F">
          <w:t>a</w:t>
        </w:r>
        <w:commentRangeStart w:id="273"/>
        <w:r w:rsidR="00B627E9" w:rsidRPr="0013008F">
          <w:t xml:space="preserve"> </w:t>
        </w:r>
      </w:ins>
      <w:commentRangeEnd w:id="273"/>
      <w:ins w:id="274" w:author="MARTINSIsabelAlex" w:date="2026-03-06T12:34:00Z">
        <w:r w:rsidR="00B627E9" w:rsidRPr="0013008F">
          <w:rPr>
            <w:rStyle w:val="CommentReference"/>
          </w:rPr>
          <w:commentReference w:id="273"/>
        </w:r>
      </w:ins>
      <w:ins w:id="275" w:author="MARTINSIsabelAlex" w:date="2026-03-06T12:33:00Z">
        <w:r w:rsidR="00B627E9" w:rsidRPr="0013008F">
          <w:t>título oneroso</w:t>
        </w:r>
      </w:ins>
      <w:r w:rsidRPr="0013008F">
        <w:rPr>
          <w:b/>
          <w:i/>
        </w:rPr>
        <w:t>,</w:t>
      </w:r>
      <w:r w:rsidRPr="0013008F">
        <w:t xml:space="preserve"> gratuitamente ou mediante reembolso dos custos razoáveis. Porém, por motivos de proporcionalidade e tendo em conta que as atividades dos abrigos diferem das de outros operadores e ▌ desempenham uma função de interesse público, </w:t>
      </w:r>
      <w:r w:rsidRPr="0013008F">
        <w:rPr>
          <w:b/>
          <w:i/>
        </w:rPr>
        <w:t xml:space="preserve">certos </w:t>
      </w:r>
      <w:r w:rsidRPr="0013008F">
        <w:t xml:space="preserve">requisitos do presente regulamento </w:t>
      </w:r>
      <w:r w:rsidRPr="0013008F">
        <w:rPr>
          <w:b/>
          <w:i/>
        </w:rPr>
        <w:t xml:space="preserve">não </w:t>
      </w:r>
      <w:r w:rsidRPr="0013008F">
        <w:t xml:space="preserve">deverão ser aplicáveis aos abrigos. Estes incluem os requisitos relativos ao </w:t>
      </w:r>
      <w:r w:rsidRPr="0013008F">
        <w:rPr>
          <w:b/>
          <w:i/>
        </w:rPr>
        <w:t>espaço disponível</w:t>
      </w:r>
      <w:ins w:id="276" w:author="MARTINSIsabelAlex" w:date="2026-03-06T12:35:00Z">
        <w:r w:rsidR="00B627E9" w:rsidRPr="0013008F">
          <w:rPr>
            <w:b/>
            <w:i/>
          </w:rPr>
          <w:t xml:space="preserve"> </w:t>
        </w:r>
        <w:r w:rsidR="00B627E9" w:rsidRPr="0013008F">
          <w:rPr>
            <w:bCs/>
            <w:iCs/>
            <w:rPrChange w:id="277" w:author="MARTINSIsabelAlex" w:date="2026-03-06T12:36:00Z">
              <w:rPr>
                <w:b/>
                <w:i/>
              </w:rPr>
            </w:rPrChange>
          </w:rPr>
          <w:t>mínimo</w:t>
        </w:r>
      </w:ins>
      <w:r w:rsidRPr="0013008F">
        <w:t>.</w:t>
      </w:r>
    </w:p>
    <w:p w14:paraId="0406900A" w14:textId="625C7D4D" w:rsidR="00CC0CE4" w:rsidRPr="0013008F" w:rsidRDefault="000F6A06">
      <w:pPr>
        <w:pStyle w:val="Considrant"/>
      </w:pPr>
      <w:r w:rsidRPr="0013008F">
        <w:br w:type="page"/>
      </w:r>
      <w:r w:rsidRPr="0013008F">
        <w:rPr>
          <w:b/>
          <w:i/>
        </w:rPr>
        <w:lastRenderedPageBreak/>
        <w:t>(</w:t>
      </w:r>
      <w:del w:id="278" w:author="MARTINSIsabelAlex" w:date="2026-03-06T12:36:00Z">
        <w:r w:rsidRPr="0013008F" w:rsidDel="00B627E9">
          <w:rPr>
            <w:b/>
            <w:i/>
          </w:rPr>
          <w:delText>28</w:delText>
        </w:r>
      </w:del>
      <w:ins w:id="279" w:author="MARTINSIsabelAlex" w:date="2026-03-06T12:36:00Z">
        <w:r w:rsidR="00B627E9" w:rsidRPr="0013008F">
          <w:rPr>
            <w:b/>
            <w:i/>
          </w:rPr>
          <w:t>29</w:t>
        </w:r>
      </w:ins>
      <w:r w:rsidRPr="0013008F">
        <w:rPr>
          <w:b/>
          <w:i/>
        </w:rPr>
        <w:t>)</w:t>
      </w:r>
      <w:r w:rsidRPr="0013008F">
        <w:tab/>
      </w:r>
      <w:r w:rsidRPr="0013008F">
        <w:rPr>
          <w:b/>
          <w:i/>
        </w:rPr>
        <w:t>Os Estados</w:t>
      </w:r>
      <w:r w:rsidRPr="0013008F">
        <w:rPr>
          <w:b/>
          <w:i/>
        </w:rPr>
        <w:noBreakHyphen/>
        <w:t xml:space="preserve">Membros constataram que os operadores responsáveis por cães ou gatos não desejados, abandonados, vadios, perdidos ou confiscados têm vindo a recorrer, cada vez mais, a casas de acolhimento. Dado que o número de cães e gatos mantidos em casas de acolhimento pode ter impacto no mercado de cães e gatos, estas casas </w:t>
      </w:r>
      <w:ins w:id="280" w:author="MARTINSIsabelAlex" w:date="2026-03-06T14:36:00Z">
        <w:r w:rsidR="00F3006A" w:rsidRPr="0013008F">
          <w:rPr>
            <w:b/>
            <w:i/>
          </w:rPr>
          <w:t xml:space="preserve">de acolhimento </w:t>
        </w:r>
      </w:ins>
      <w:r w:rsidRPr="0013008F">
        <w:rPr>
          <w:b/>
          <w:i/>
        </w:rPr>
        <w:t>deverão ser abrangidas pelo presente regulamento. Os operadores que colocam cães ou gatos em casas de acolhimento deverão ser responsáveis por assegurar que essas casas cumpram os requisitos do presente regulamento. Tal pode ser feito, nomeadamente, através de uma relação contratual entre o operador e a família de acolhimento.</w:t>
      </w:r>
    </w:p>
    <w:p w14:paraId="0AD0946C" w14:textId="6B173E52" w:rsidR="00CC0CE4" w:rsidRPr="0013008F" w:rsidRDefault="000F6A06" w:rsidP="00B45683">
      <w:pPr>
        <w:pStyle w:val="Considrant"/>
      </w:pPr>
      <w:r w:rsidRPr="0013008F">
        <w:rPr>
          <w:b/>
          <w:i/>
        </w:rPr>
        <w:t>(</w:t>
      </w:r>
      <w:del w:id="281" w:author="MARTINSIsabelAlex" w:date="2026-03-06T12:36:00Z">
        <w:r w:rsidRPr="0013008F" w:rsidDel="00B627E9">
          <w:rPr>
            <w:b/>
            <w:i/>
          </w:rPr>
          <w:delText>29</w:delText>
        </w:r>
      </w:del>
      <w:ins w:id="282" w:author="MARTINSIsabelAlex" w:date="2026-03-06T12:36:00Z">
        <w:r w:rsidR="00B627E9" w:rsidRPr="0013008F">
          <w:rPr>
            <w:b/>
            <w:i/>
          </w:rPr>
          <w:t>30</w:t>
        </w:r>
      </w:ins>
      <w:r w:rsidRPr="0013008F">
        <w:rPr>
          <w:b/>
          <w:i/>
        </w:rPr>
        <w:t>)</w:t>
      </w:r>
      <w:r w:rsidRPr="0013008F">
        <w:tab/>
      </w:r>
      <w:r w:rsidRPr="0013008F">
        <w:rPr>
          <w:b/>
          <w:i/>
        </w:rPr>
        <w:t xml:space="preserve">Uma vez que, devido à sua natureza, as casas de acolhimento são </w:t>
      </w:r>
      <w:commentRangeStart w:id="283"/>
      <w:commentRangeStart w:id="284"/>
      <w:del w:id="285" w:author="Cristina FC" w:date="2026-03-10T10:05:00Z">
        <w:r w:rsidRPr="0013008F" w:rsidDel="00633BCE">
          <w:rPr>
            <w:b/>
            <w:i/>
          </w:rPr>
          <w:delText>agregados familiares</w:delText>
        </w:r>
        <w:commentRangeEnd w:id="283"/>
        <w:r w:rsidR="00B45683" w:rsidRPr="0013008F" w:rsidDel="00633BCE">
          <w:rPr>
            <w:rStyle w:val="CommentReference"/>
          </w:rPr>
          <w:commentReference w:id="283"/>
        </w:r>
      </w:del>
      <w:commentRangeEnd w:id="284"/>
      <w:r w:rsidR="00633BCE">
        <w:rPr>
          <w:rStyle w:val="CommentReference"/>
        </w:rPr>
        <w:commentReference w:id="284"/>
      </w:r>
      <w:ins w:id="286" w:author="Cristina FC" w:date="2026-03-10T10:05:00Z">
        <w:r w:rsidR="00633BCE">
          <w:rPr>
            <w:b/>
            <w:i/>
          </w:rPr>
          <w:t>casas particulares</w:t>
        </w:r>
      </w:ins>
      <w:r w:rsidRPr="0013008F">
        <w:rPr>
          <w:b/>
          <w:i/>
        </w:rPr>
        <w:t xml:space="preserve"> com uma capacidade limitada para alojar cães e gatos, os operadores não deverão colocar um grande número de cães e gatos numa dada casa de acolhimento. Por conseguinte, é adequado fixar o número máximo de cães e gatos que podem ser alojados numa casa. Esta é também a razão pela qual as casas de acolhimento só deverão estar sujeitas aos princípios e requisitos gerais de bem</w:t>
      </w:r>
      <w:r w:rsidRPr="0013008F">
        <w:rPr>
          <w:b/>
          <w:i/>
        </w:rPr>
        <w:noBreakHyphen/>
        <w:t>estar e a apenas alguns dos requisitos específicos em matéria de bem</w:t>
      </w:r>
      <w:r w:rsidRPr="0013008F">
        <w:rPr>
          <w:b/>
          <w:i/>
        </w:rPr>
        <w:noBreakHyphen/>
        <w:t>estar.</w:t>
      </w:r>
    </w:p>
    <w:p w14:paraId="7EDA9CF7" w14:textId="04EF8DA3" w:rsidR="00CC0CE4" w:rsidRPr="0013008F" w:rsidRDefault="000F6A06">
      <w:pPr>
        <w:pStyle w:val="Considrant"/>
      </w:pPr>
      <w:r w:rsidRPr="0013008F">
        <w:br w:type="page"/>
      </w:r>
      <w:r w:rsidRPr="0013008F">
        <w:lastRenderedPageBreak/>
        <w:t>▌</w:t>
      </w:r>
      <w:r w:rsidRPr="0013008F">
        <w:tab/>
        <w:t>▌</w:t>
      </w:r>
    </w:p>
    <w:p w14:paraId="23C4B69A" w14:textId="07DA7B18" w:rsidR="00CC0CE4" w:rsidRPr="0013008F" w:rsidRDefault="000F6A06">
      <w:pPr>
        <w:pStyle w:val="Considrant"/>
      </w:pPr>
      <w:r w:rsidRPr="0013008F">
        <w:t>(</w:t>
      </w:r>
      <w:del w:id="287" w:author="MARTINSIsabelAlex" w:date="2026-03-06T13:42:00Z">
        <w:r w:rsidRPr="0013008F" w:rsidDel="00B45683">
          <w:delText>30</w:delText>
        </w:r>
      </w:del>
      <w:ins w:id="288" w:author="MARTINSIsabelAlex" w:date="2026-03-06T13:42:00Z">
        <w:r w:rsidR="00B45683" w:rsidRPr="0013008F">
          <w:t>31</w:t>
        </w:r>
      </w:ins>
      <w:r w:rsidRPr="0013008F">
        <w:t>)</w:t>
      </w:r>
      <w:r w:rsidRPr="0013008F">
        <w:tab/>
        <w:t>Uma vez que o ▌</w:t>
      </w:r>
      <w:del w:id="289" w:author="MARTINSIsabelAlex" w:date="2026-03-06T13:42:00Z">
        <w:r w:rsidRPr="0013008F" w:rsidDel="00B45683">
          <w:delText xml:space="preserve"> </w:delText>
        </w:r>
      </w:del>
      <w:r w:rsidRPr="0013008F">
        <w:t xml:space="preserve">Regulamento (UE) 2017/625 </w:t>
      </w:r>
      <w:r w:rsidRPr="0013008F">
        <w:rPr>
          <w:b/>
          <w:i/>
        </w:rPr>
        <w:t>se aplica aos controlos oficiais levados a cabo para aferir o respeito das regras no domínio dos requisitos de bem</w:t>
      </w:r>
      <w:r w:rsidRPr="0013008F">
        <w:rPr>
          <w:b/>
          <w:i/>
        </w:rPr>
        <w:noBreakHyphen/>
        <w:t>estar dos animais, o que inclui requisitos de bem</w:t>
      </w:r>
      <w:r w:rsidRPr="0013008F">
        <w:rPr>
          <w:b/>
          <w:i/>
        </w:rPr>
        <w:noBreakHyphen/>
        <w:t>estar para cães e gatos, como os previstos no presente regulamento, afigura</w:t>
      </w:r>
      <w:r w:rsidRPr="0013008F">
        <w:rPr>
          <w:b/>
          <w:i/>
        </w:rPr>
        <w:noBreakHyphen/>
        <w:t>se adequado utilizar</w:t>
      </w:r>
      <w:r w:rsidRPr="0013008F">
        <w:t xml:space="preserve"> a definição ▌</w:t>
      </w:r>
      <w:del w:id="290" w:author="MARTINSIsabelAlex" w:date="2026-03-06T13:42:00Z">
        <w:r w:rsidRPr="0013008F" w:rsidDel="00B45683">
          <w:delText xml:space="preserve"> </w:delText>
        </w:r>
      </w:del>
      <w:r w:rsidRPr="0013008F">
        <w:t>de autoridades competentes do Regulamento (UE) 2017/625 no presente regulamento, a fim de assegurar a coerência com a aplicação das regras ▌</w:t>
      </w:r>
      <w:del w:id="291" w:author="MARTINSIsabelAlex" w:date="2026-03-06T13:42:00Z">
        <w:r w:rsidRPr="0013008F" w:rsidDel="00B45683">
          <w:delText xml:space="preserve"> </w:delText>
        </w:r>
      </w:del>
      <w:r w:rsidRPr="0013008F">
        <w:t>em matéria de controlos oficiais ▌</w:t>
      </w:r>
      <w:del w:id="292" w:author="MARTINSIsabelAlex" w:date="2026-03-06T13:42:00Z">
        <w:r w:rsidRPr="0013008F" w:rsidDel="00B45683">
          <w:delText xml:space="preserve"> </w:delText>
        </w:r>
      </w:del>
      <w:r w:rsidRPr="0013008F">
        <w:t>do bem‑estar dos animais.</w:t>
      </w:r>
      <w:r w:rsidRPr="0013008F">
        <w:rPr>
          <w:b/>
          <w:i/>
        </w:rPr>
        <w:t xml:space="preserve"> </w:t>
      </w:r>
    </w:p>
    <w:p w14:paraId="4C9E09FC" w14:textId="5B9501AC" w:rsidR="00CC0CE4" w:rsidRPr="0013008F" w:rsidRDefault="000F6A06">
      <w:pPr>
        <w:pStyle w:val="Considrant"/>
      </w:pPr>
      <w:r w:rsidRPr="0013008F">
        <w:rPr>
          <w:b/>
          <w:i/>
        </w:rPr>
        <w:t>(</w:t>
      </w:r>
      <w:del w:id="293" w:author="MARTINSIsabelAlex" w:date="2026-03-06T13:42:00Z">
        <w:r w:rsidRPr="0013008F" w:rsidDel="00B45683">
          <w:rPr>
            <w:b/>
            <w:i/>
          </w:rPr>
          <w:delText>31</w:delText>
        </w:r>
      </w:del>
      <w:ins w:id="294" w:author="MARTINSIsabelAlex" w:date="2026-03-06T13:42:00Z">
        <w:r w:rsidR="00B45683" w:rsidRPr="0013008F">
          <w:rPr>
            <w:b/>
            <w:i/>
          </w:rPr>
          <w:t>32</w:t>
        </w:r>
      </w:ins>
      <w:r w:rsidRPr="0013008F">
        <w:rPr>
          <w:b/>
          <w:i/>
        </w:rPr>
        <w:t>)</w:t>
      </w:r>
      <w:r w:rsidRPr="0013008F">
        <w:tab/>
      </w:r>
      <w:r w:rsidRPr="0013008F">
        <w:rPr>
          <w:b/>
          <w:i/>
        </w:rPr>
        <w:t>Uma vez que o presente regulamento é um exemplo de legislação da União no domínio dos requisitos em matéria de bem</w:t>
      </w:r>
      <w:r w:rsidRPr="0013008F">
        <w:rPr>
          <w:b/>
          <w:i/>
        </w:rPr>
        <w:noBreakHyphen/>
        <w:t>estar dos animais referidos no artigo 1.º, n.º 2, alínea</w:t>
      </w:r>
      <w:r w:rsidR="00B45683" w:rsidRPr="0013008F">
        <w:rPr>
          <w:b/>
          <w:i/>
        </w:rPr>
        <w:t> </w:t>
      </w:r>
      <w:r w:rsidRPr="0013008F">
        <w:rPr>
          <w:b/>
          <w:i/>
        </w:rPr>
        <w:t>f), do Regulamento (UE) 2017/625, os requisitos do Regulamento (UE) 2017/625 aplicam</w:t>
      </w:r>
      <w:r w:rsidRPr="0013008F">
        <w:rPr>
          <w:b/>
          <w:i/>
        </w:rPr>
        <w:noBreakHyphen/>
        <w:t xml:space="preserve">se em complemento dos </w:t>
      </w:r>
      <w:del w:id="295" w:author="MARTINSIsabelAlex" w:date="2026-03-06T13:43:00Z">
        <w:r w:rsidRPr="0013008F" w:rsidDel="00B45683">
          <w:rPr>
            <w:b/>
            <w:i/>
          </w:rPr>
          <w:delText xml:space="preserve">estabelecidos </w:delText>
        </w:r>
      </w:del>
      <w:ins w:id="296" w:author="MARTINSIsabelAlex" w:date="2026-03-06T13:43:00Z">
        <w:r w:rsidR="00B45683" w:rsidRPr="0013008F">
          <w:rPr>
            <w:b/>
            <w:i/>
          </w:rPr>
          <w:t xml:space="preserve">previstos </w:t>
        </w:r>
      </w:ins>
      <w:r w:rsidRPr="0013008F">
        <w:rPr>
          <w:b/>
          <w:i/>
        </w:rPr>
        <w:t>no presente regulamento. Em especial, os Estados</w:t>
      </w:r>
      <w:r w:rsidRPr="0013008F">
        <w:rPr>
          <w:b/>
          <w:i/>
        </w:rPr>
        <w:noBreakHyphen/>
        <w:t>Membros têm a obrigação, nos termos do Regulamento (UE) 2017/625, de apresentar um relatório anual dos controlos oficiais que realizaram no ano anterior. A referida obrigação deverá abranger os controlos oficiais realizados para verificar o cumprimento das regras em matéria de bem</w:t>
      </w:r>
      <w:r w:rsidRPr="0013008F">
        <w:rPr>
          <w:b/>
          <w:i/>
        </w:rPr>
        <w:noBreakHyphen/>
        <w:t>estar dos animais e de rastreabilidade no que diz respeito aos cães e gatos na União. O modelo normalizado de formulário a utilizar pelos Estados</w:t>
      </w:r>
      <w:r w:rsidRPr="0013008F">
        <w:rPr>
          <w:b/>
          <w:i/>
        </w:rPr>
        <w:noBreakHyphen/>
        <w:t>Membros para o referido relatório, previsto no Regulamento de Execução (UE) 2019/723 da Comissão</w:t>
      </w:r>
      <w:r w:rsidRPr="0013008F">
        <w:rPr>
          <w:rStyle w:val="FootnoteReference"/>
          <w:b/>
          <w:i/>
        </w:rPr>
        <w:footnoteReference w:id="8"/>
      </w:r>
      <w:r w:rsidRPr="0013008F">
        <w:rPr>
          <w:b/>
          <w:i/>
        </w:rPr>
        <w:t xml:space="preserve">, deverá ser atualizado para </w:t>
      </w:r>
      <w:r w:rsidRPr="0013008F">
        <w:rPr>
          <w:b/>
          <w:i/>
          <w:shd w:val="clear" w:color="auto" w:fill="9BBB59" w:themeFill="accent3"/>
        </w:rPr>
        <w:t>ter em conta</w:t>
      </w:r>
      <w:r w:rsidRPr="0013008F">
        <w:rPr>
          <w:b/>
          <w:i/>
        </w:rPr>
        <w:t xml:space="preserve"> o presente regulamento. </w:t>
      </w:r>
    </w:p>
    <w:p w14:paraId="65F1F2CB" w14:textId="5C50D76F" w:rsidR="00CC0CE4" w:rsidRPr="0013008F" w:rsidRDefault="000F6A06">
      <w:pPr>
        <w:pStyle w:val="Considrant"/>
      </w:pPr>
      <w:r w:rsidRPr="0013008F">
        <w:br w:type="page"/>
      </w:r>
      <w:r w:rsidRPr="0013008F">
        <w:rPr>
          <w:b/>
          <w:i/>
        </w:rPr>
        <w:lastRenderedPageBreak/>
        <w:t>(</w:t>
      </w:r>
      <w:del w:id="297" w:author="MARTINSIsabelAlex" w:date="2026-03-06T13:51:00Z">
        <w:r w:rsidRPr="0013008F" w:rsidDel="00FD0CDF">
          <w:rPr>
            <w:b/>
            <w:i/>
          </w:rPr>
          <w:delText>32</w:delText>
        </w:r>
      </w:del>
      <w:ins w:id="298" w:author="MARTINSIsabelAlex" w:date="2026-03-06T13:51:00Z">
        <w:r w:rsidR="00FD0CDF" w:rsidRPr="0013008F">
          <w:rPr>
            <w:b/>
            <w:i/>
          </w:rPr>
          <w:t>33</w:t>
        </w:r>
      </w:ins>
      <w:r w:rsidRPr="0013008F">
        <w:rPr>
          <w:b/>
          <w:i/>
        </w:rPr>
        <w:t>)</w:t>
      </w:r>
      <w:r w:rsidRPr="0013008F">
        <w:tab/>
      </w:r>
      <w:r w:rsidRPr="0013008F">
        <w:rPr>
          <w:b/>
          <w:i/>
        </w:rPr>
        <w:t>A abordagem «Uma Só Saúde» poderia ser um guia útil para os operadores na aplicação dos requisitos de bem</w:t>
      </w:r>
      <w:r w:rsidRPr="0013008F">
        <w:rPr>
          <w:b/>
          <w:i/>
        </w:rPr>
        <w:noBreakHyphen/>
        <w:t>estar previstos no presente regulamento. O Regulamento (UE) 2019/6 contém um conjunto abrangente de requisitos para assegurar a utilização prudente de agentes antimicrobianos nos animais. A fim de lutar contra os riscos de resistência antimicrobiana, garantindo simultaneamente elevados padrões de saúde e bem</w:t>
      </w:r>
      <w:r w:rsidRPr="0013008F">
        <w:rPr>
          <w:b/>
          <w:i/>
        </w:rPr>
        <w:noBreakHyphen/>
        <w:t>estar animal, os referidos requisitos também se aplicam aos cães e gatos detidos em estabelecimentos de criação, estabelecimentos de venda e abrigos. É essencial que os veterinários tenham em conta esses elementos durante as suas visitas de aconselhamento em matéria de bem</w:t>
      </w:r>
      <w:r w:rsidRPr="0013008F">
        <w:rPr>
          <w:b/>
          <w:i/>
        </w:rPr>
        <w:noBreakHyphen/>
        <w:t>estar.</w:t>
      </w:r>
      <w:del w:id="299" w:author="MARTINSIsabelAlex" w:date="2026-03-06T13:51:00Z">
        <w:r w:rsidRPr="0013008F" w:rsidDel="00FD0CDF">
          <w:rPr>
            <w:b/>
            <w:i/>
          </w:rPr>
          <w:delText xml:space="preserve"> </w:delText>
        </w:r>
      </w:del>
    </w:p>
    <w:p w14:paraId="21FBF9A9" w14:textId="6453DBFE" w:rsidR="00CC0CE4" w:rsidRPr="0013008F" w:rsidRDefault="000F6A06">
      <w:pPr>
        <w:pStyle w:val="Considrant"/>
      </w:pPr>
      <w:r w:rsidRPr="0013008F">
        <w:br w:type="page"/>
      </w:r>
      <w:r w:rsidRPr="0013008F">
        <w:rPr>
          <w:b/>
          <w:i/>
        </w:rPr>
        <w:lastRenderedPageBreak/>
        <w:t>(34)</w:t>
      </w:r>
      <w:r w:rsidRPr="0013008F">
        <w:tab/>
      </w:r>
      <w:r w:rsidRPr="0013008F">
        <w:rPr>
          <w:b/>
          <w:i/>
        </w:rPr>
        <w:t xml:space="preserve">Existem provas de que estão a ser realizadas no território da União algumas atividades, por vezes com um elemento transfronteiriço, que resultam em situações em que cães e gatos são sujeitos a sofrimento físico e mental que </w:t>
      </w:r>
      <w:del w:id="300" w:author="MARTINSIsabelAlex" w:date="2026-03-06T13:52:00Z">
        <w:r w:rsidRPr="0013008F" w:rsidDel="00FD0CDF">
          <w:rPr>
            <w:b/>
            <w:i/>
          </w:rPr>
          <w:delText>conduz</w:delText>
        </w:r>
      </w:del>
      <w:r w:rsidRPr="0013008F">
        <w:rPr>
          <w:b/>
          <w:i/>
        </w:rPr>
        <w:t xml:space="preserve">, em alguns casos, </w:t>
      </w:r>
      <w:ins w:id="301" w:author="MARTINSIsabelAlex" w:date="2026-03-06T13:52:00Z">
        <w:r w:rsidR="00FD0CDF" w:rsidRPr="0013008F">
          <w:rPr>
            <w:b/>
            <w:i/>
          </w:rPr>
          <w:t xml:space="preserve">pode causar </w:t>
        </w:r>
      </w:ins>
      <w:del w:id="302" w:author="MARTINSIsabelAlex" w:date="2026-03-06T13:52:00Z">
        <w:r w:rsidRPr="0013008F" w:rsidDel="00FD0CDF">
          <w:rPr>
            <w:b/>
            <w:i/>
          </w:rPr>
          <w:delText xml:space="preserve">à </w:delText>
        </w:r>
      </w:del>
      <w:ins w:id="303" w:author="MARTINSIsabelAlex" w:date="2026-03-06T13:52:00Z">
        <w:r w:rsidR="00FD0CDF" w:rsidRPr="0013008F">
          <w:rPr>
            <w:b/>
            <w:i/>
          </w:rPr>
          <w:t xml:space="preserve">a </w:t>
        </w:r>
      </w:ins>
      <w:r w:rsidRPr="0013008F">
        <w:rPr>
          <w:b/>
          <w:i/>
        </w:rPr>
        <w:t>morte. Os combates com cães são um exemplo notável. O presente regulamento deverá proibir os operadores de levar a cabo quaisquer atividades que impliquem o sofrimento dos cães e gatos a seu cargo.</w:t>
      </w:r>
    </w:p>
    <w:p w14:paraId="5AA59BF0" w14:textId="5EF47DDF" w:rsidR="00CC0CE4" w:rsidRPr="0013008F" w:rsidRDefault="000F6A06">
      <w:pPr>
        <w:pStyle w:val="Considrant"/>
      </w:pPr>
      <w:r w:rsidRPr="0013008F">
        <w:t>(35)</w:t>
      </w:r>
      <w:r w:rsidRPr="0013008F">
        <w:tab/>
        <w:t xml:space="preserve">A fim de assegurar a correta execução do presente regulamento, é essencial que as autoridades competentes possam identificar os estabelecimentos sujeitos aos seus controlos oficiais. Por conseguinte, é necessário que os operadores que detêm cães </w:t>
      </w:r>
      <w:r w:rsidRPr="0013008F">
        <w:rPr>
          <w:b/>
          <w:i/>
        </w:rPr>
        <w:t>ou</w:t>
      </w:r>
      <w:r w:rsidRPr="0013008F">
        <w:t xml:space="preserve"> gatos em estabelecimentos notifiquem as suas atividades às autoridades competentes </w:t>
      </w:r>
      <w:r w:rsidRPr="0013008F">
        <w:rPr>
          <w:b/>
          <w:i/>
        </w:rPr>
        <w:t xml:space="preserve">e que estas autoridades </w:t>
      </w:r>
      <w:ins w:id="304" w:author="MARTINSIsabelAlex" w:date="2026-03-06T13:53:00Z">
        <w:r w:rsidR="00FD0CDF" w:rsidRPr="0013008F">
          <w:rPr>
            <w:b/>
            <w:i/>
          </w:rPr>
          <w:t xml:space="preserve">competentes </w:t>
        </w:r>
      </w:ins>
      <w:r w:rsidRPr="0013008F">
        <w:rPr>
          <w:b/>
          <w:i/>
        </w:rPr>
        <w:t>mantenham um registo atualizado de tais estabelecimentos</w:t>
      </w:r>
      <w:r w:rsidRPr="0013008F">
        <w:t>.</w:t>
      </w:r>
      <w:r w:rsidRPr="0013008F">
        <w:rPr>
          <w:b/>
          <w:i/>
        </w:rPr>
        <w:t xml:space="preserve"> A fim de minimizar os encargos administrativos para os operadores, as autoridades competentes deverão utilizar as informações ou os dados constantes do registo pertinente de estabelecimentos nos termos do Regulamento (UE) 2016/429.</w:t>
      </w:r>
    </w:p>
    <w:p w14:paraId="1E5C3456" w14:textId="592951CE" w:rsidR="00CC0CE4" w:rsidRPr="0013008F" w:rsidRDefault="000F6A06">
      <w:pPr>
        <w:pStyle w:val="Considrant"/>
      </w:pPr>
      <w:r w:rsidRPr="0013008F">
        <w:br w:type="page"/>
      </w:r>
      <w:r w:rsidRPr="0013008F">
        <w:lastRenderedPageBreak/>
        <w:t>(36)</w:t>
      </w:r>
      <w:r w:rsidRPr="0013008F">
        <w:tab/>
        <w:t>Dispor de pessoal bem formado e qualificado é essencial para melhorar as condições de bem</w:t>
      </w:r>
      <w:r w:rsidRPr="0013008F">
        <w:noBreakHyphen/>
        <w:t xml:space="preserve">estar dos animais </w:t>
      </w:r>
      <w:r w:rsidRPr="0013008F">
        <w:rPr>
          <w:b/>
          <w:i/>
        </w:rPr>
        <w:t>nos estabelecimentos</w:t>
      </w:r>
      <w:r w:rsidRPr="0013008F">
        <w:t xml:space="preserve">. Este pessoal precisa de dispor de conhecimentos sobre os padrões </w:t>
      </w:r>
      <w:r w:rsidRPr="0013008F">
        <w:rPr>
          <w:b/>
          <w:i/>
        </w:rPr>
        <w:t>comportamentais</w:t>
      </w:r>
      <w:r w:rsidRPr="0013008F">
        <w:t xml:space="preserve"> básicos e as necessidades das espécies em causa. Os cuidadores de animais </w:t>
      </w:r>
      <w:del w:id="305" w:author="MARTINSIsabelAlex" w:date="2026-03-05T08:45:00Z">
        <w:r w:rsidRPr="0013008F" w:rsidDel="00993F8D">
          <w:delText xml:space="preserve">devem </w:delText>
        </w:r>
      </w:del>
      <w:ins w:id="306" w:author="MARTINSIsabelAlex" w:date="2026-03-05T08:45:00Z">
        <w:r w:rsidR="00993F8D" w:rsidRPr="0013008F">
          <w:t xml:space="preserve">deverão </w:t>
        </w:r>
      </w:ins>
      <w:r w:rsidRPr="0013008F">
        <w:t xml:space="preserve">ter competências em matéria de bem‑estar dos animais relevantes para as suas tarefas e para os </w:t>
      </w:r>
      <w:r w:rsidRPr="0013008F">
        <w:rPr>
          <w:b/>
          <w:i/>
        </w:rPr>
        <w:t xml:space="preserve">cães e gatos </w:t>
      </w:r>
      <w:r w:rsidRPr="0013008F">
        <w:t>a seu cargo, a fim de evitar infligir dor, angústia e sofrimento aos cães e gatos.</w:t>
      </w:r>
      <w:r w:rsidRPr="0013008F">
        <w:rPr>
          <w:b/>
          <w:i/>
        </w:rPr>
        <w:t xml:space="preserve"> No caso dos cães e gatos, o manuseamento eficaz dos animais envolve técnicas como o condicionamento operante e o reforço positivo, promovendo um ambiente livre de stress. As competências no domínio do bem</w:t>
      </w:r>
      <w:r w:rsidRPr="0013008F">
        <w:rPr>
          <w:b/>
          <w:i/>
        </w:rPr>
        <w:noBreakHyphen/>
        <w:t>estar animal deverão ser adquiridas através do ensino, da formação ou da experiência profissional. Uma vez que os abrigos dependem frequentemente do trabalho de voluntários e que os estagiários recebem muitas vezes a sua formação prática nesses estabelecimentos, os voluntários e os estagiários dos abrigos não deverão ser obrigados a ter seguido ensino formal</w:t>
      </w:r>
      <w:ins w:id="307" w:author="MARTINSIsabelAlex" w:date="2026-03-06T17:10:00Z">
        <w:r w:rsidR="00BB6BA4" w:rsidRPr="0013008F">
          <w:rPr>
            <w:b/>
            <w:i/>
          </w:rPr>
          <w:t>,</w:t>
        </w:r>
      </w:ins>
      <w:r w:rsidRPr="0013008F">
        <w:rPr>
          <w:b/>
          <w:i/>
        </w:rPr>
        <w:t xml:space="preserve"> </w:t>
      </w:r>
      <w:del w:id="308" w:author="MARTINSIsabelAlex" w:date="2026-03-06T17:10:00Z">
        <w:r w:rsidRPr="0013008F" w:rsidDel="00BB6BA4">
          <w:rPr>
            <w:b/>
            <w:i/>
          </w:rPr>
          <w:delText xml:space="preserve">ou ter </w:delText>
        </w:r>
      </w:del>
      <w:r w:rsidRPr="0013008F">
        <w:rPr>
          <w:b/>
          <w:i/>
        </w:rPr>
        <w:t>formação ou experiência profissional, desde que sejam supervisionados por um cuidador de animais competente.</w:t>
      </w:r>
      <w:del w:id="309" w:author="MARTINSIsabelAlex" w:date="2026-03-06T13:56:00Z">
        <w:r w:rsidRPr="0013008F" w:rsidDel="00FD1D6E">
          <w:rPr>
            <w:b/>
            <w:i/>
          </w:rPr>
          <w:delText xml:space="preserve"> </w:delText>
        </w:r>
      </w:del>
    </w:p>
    <w:p w14:paraId="52507B2B" w14:textId="529366BB" w:rsidR="00CC0CE4" w:rsidRPr="0013008F" w:rsidRDefault="000F6A06">
      <w:pPr>
        <w:pStyle w:val="Considrant"/>
      </w:pPr>
      <w:r w:rsidRPr="0013008F">
        <w:br w:type="page"/>
      </w:r>
      <w:r w:rsidRPr="0013008F">
        <w:rPr>
          <w:b/>
          <w:i/>
        </w:rPr>
        <w:lastRenderedPageBreak/>
        <w:t>(37)</w:t>
      </w:r>
      <w:r w:rsidRPr="0013008F">
        <w:tab/>
      </w:r>
      <w:r w:rsidRPr="0013008F">
        <w:rPr>
          <w:b/>
          <w:i/>
        </w:rPr>
        <w:t>Além disso, a fim de assegurar o bem</w:t>
      </w:r>
      <w:r w:rsidRPr="0013008F">
        <w:rPr>
          <w:b/>
          <w:i/>
        </w:rPr>
        <w:noBreakHyphen/>
        <w:t>estar dos cães e gatos num estabelecimento, pelo menos um dos seus cuidadores deverá receber formação sobre os requisitos do presente regulamento e, se for caso disso, sobre os requisitos nacionais adicionais, devendo ainda ter conhecimento das recomendações científicas e técnicas atualizadas. O operador deverá assegurar que o cuidador que seguiu a formação divulgue os conhecimentos adquiridos aos outros cuidadores do estabelecimento. A Comissão deverá adotar atos de execução para definir os requisitos mínimos para estas formações. A Comissão tem a possibilidade de criar um centro europeu de referência para o bem</w:t>
      </w:r>
      <w:r w:rsidRPr="0013008F">
        <w:rPr>
          <w:b/>
          <w:i/>
        </w:rPr>
        <w:noBreakHyphen/>
        <w:t xml:space="preserve">estar dos cães e gatos, ao abrigo do artigo 95.º do Regulamento (UE) 2017/625, com o objetivo de prestar aconselhamento técnico e científico às autoridades competentes no contexto dos seus controlos oficiais para dar cumprimento ao presente regulamento. </w:t>
      </w:r>
      <w:del w:id="310" w:author="MARTINSIsabelAlex" w:date="2026-03-06T13:57:00Z">
        <w:r w:rsidRPr="0013008F" w:rsidDel="00FD1D6E">
          <w:rPr>
            <w:b/>
            <w:i/>
          </w:rPr>
          <w:delText xml:space="preserve">O </w:delText>
        </w:r>
      </w:del>
      <w:ins w:id="311" w:author="MARTINSIsabelAlex" w:date="2026-03-06T13:57:00Z">
        <w:r w:rsidR="00FD1D6E" w:rsidRPr="0013008F">
          <w:rPr>
            <w:b/>
            <w:i/>
          </w:rPr>
          <w:t xml:space="preserve">Esse </w:t>
        </w:r>
      </w:ins>
      <w:r w:rsidRPr="0013008F">
        <w:rPr>
          <w:b/>
          <w:i/>
        </w:rPr>
        <w:t>centro europeu de referência para o bem</w:t>
      </w:r>
      <w:r w:rsidRPr="0013008F">
        <w:rPr>
          <w:b/>
          <w:i/>
        </w:rPr>
        <w:noBreakHyphen/>
        <w:t xml:space="preserve">estar dos cães e gatos poderia publicar, após coordenação com a Comissão, recomendações e exemplos de materiais de treino, em conformidade com os requisitos mínimos </w:t>
      </w:r>
      <w:del w:id="312" w:author="MARTINSIsabelAlex" w:date="2026-03-06T13:57:00Z">
        <w:r w:rsidRPr="0013008F" w:rsidDel="00FD1D6E">
          <w:rPr>
            <w:b/>
            <w:i/>
          </w:rPr>
          <w:delText xml:space="preserve">estabelecidos </w:delText>
        </w:r>
      </w:del>
      <w:ins w:id="313" w:author="MARTINSIsabelAlex" w:date="2026-03-06T13:57:00Z">
        <w:r w:rsidR="00FD1D6E" w:rsidRPr="0013008F">
          <w:rPr>
            <w:b/>
            <w:i/>
          </w:rPr>
          <w:t xml:space="preserve">previstos </w:t>
        </w:r>
      </w:ins>
      <w:r w:rsidRPr="0013008F">
        <w:rPr>
          <w:b/>
          <w:i/>
        </w:rPr>
        <w:t xml:space="preserve">nos atos </w:t>
      </w:r>
      <w:del w:id="314" w:author="MARTINSIsabelAlex" w:date="2026-03-06T13:57:00Z">
        <w:r w:rsidRPr="0013008F" w:rsidDel="00FD1D6E">
          <w:rPr>
            <w:b/>
            <w:i/>
          </w:rPr>
          <w:delText xml:space="preserve">delegados </w:delText>
        </w:r>
      </w:del>
      <w:ins w:id="315" w:author="MARTINSIsabelAlex" w:date="2026-03-06T13:57:00Z">
        <w:r w:rsidR="00FD1D6E" w:rsidRPr="0013008F">
          <w:rPr>
            <w:b/>
            <w:i/>
          </w:rPr>
          <w:t xml:space="preserve">de execução </w:t>
        </w:r>
      </w:ins>
      <w:r w:rsidRPr="0013008F">
        <w:rPr>
          <w:b/>
          <w:i/>
        </w:rPr>
        <w:t xml:space="preserve">e tendo em conta os conhecimentos científicos e técnicos mais recentes. </w:t>
      </w:r>
    </w:p>
    <w:p w14:paraId="7491F5BD" w14:textId="165FACF7" w:rsidR="00CC0CE4" w:rsidRPr="0013008F" w:rsidRDefault="000F6A06">
      <w:pPr>
        <w:pStyle w:val="Considrant"/>
      </w:pPr>
      <w:r w:rsidRPr="0013008F">
        <w:br w:type="page"/>
      </w:r>
      <w:r w:rsidRPr="0013008F">
        <w:rPr>
          <w:b/>
          <w:i/>
        </w:rPr>
        <w:lastRenderedPageBreak/>
        <w:t>(38)</w:t>
      </w:r>
      <w:r w:rsidRPr="0013008F">
        <w:tab/>
      </w:r>
      <w:r w:rsidRPr="0013008F">
        <w:rPr>
          <w:b/>
          <w:i/>
        </w:rPr>
        <w:t>As autoridades competentes responsáveis por garantir a disponibilidade de cursos de formação de qualidade suficiente poderiam colaborar com outras autoridades competentes, associações veterinárias e instituições de ensino para desenvolver programas de formação de elevada qualidade e baseados em dados científicos.</w:t>
      </w:r>
    </w:p>
    <w:p w14:paraId="1E8D3AB0" w14:textId="526D9F3B" w:rsidR="00CC0CE4" w:rsidRPr="0013008F" w:rsidRDefault="000F6A06">
      <w:pPr>
        <w:pStyle w:val="Considrant"/>
      </w:pPr>
      <w:r w:rsidRPr="0013008F">
        <w:t>(39)</w:t>
      </w:r>
      <w:r w:rsidRPr="0013008F">
        <w:tab/>
        <w:t>Tendo em conta que o bem</w:t>
      </w:r>
      <w:r w:rsidRPr="0013008F">
        <w:noBreakHyphen/>
        <w:t>estar dos animais inclui a saúde dos animais, os veterinários são os mais bem posicionados para prestar aconselhamento aos operadores com vista a melhorar a situação de bem</w:t>
      </w:r>
      <w:r w:rsidRPr="0013008F">
        <w:noBreakHyphen/>
        <w:t>estar dos animais nos estabelecimentos. ▌</w:t>
      </w:r>
      <w:del w:id="316" w:author="MARTINSIsabelAlex" w:date="2026-03-06T13:58:00Z">
        <w:r w:rsidRPr="0013008F" w:rsidDel="00FD1D6E">
          <w:delText xml:space="preserve"> </w:delText>
        </w:r>
      </w:del>
      <w:r w:rsidRPr="0013008F">
        <w:t xml:space="preserve">Os estabelecimentos que detêm </w:t>
      </w:r>
      <w:r w:rsidRPr="0013008F">
        <w:rPr>
          <w:b/>
          <w:i/>
        </w:rPr>
        <w:t>um número de</w:t>
      </w:r>
      <w:r w:rsidRPr="0013008F">
        <w:t xml:space="preserve"> cães e gatos </w:t>
      </w:r>
      <w:r w:rsidRPr="0013008F">
        <w:rPr>
          <w:b/>
          <w:i/>
        </w:rPr>
        <w:t>superior a um determinado limiar</w:t>
      </w:r>
      <w:r w:rsidRPr="0013008F">
        <w:t xml:space="preserve"> deverão, por conseguinte, receber uma visita de um veterinário para assegurar o bem‑estar dos animais </w:t>
      </w:r>
      <w:r w:rsidRPr="0013008F">
        <w:rPr>
          <w:b/>
          <w:i/>
        </w:rPr>
        <w:t>durante o primeiro ano de aplicação do presente regulamento ou durante o primeiro ano após a notificação de um novo estabelecimento</w:t>
      </w:r>
      <w:r w:rsidRPr="0013008F">
        <w:t>.</w:t>
      </w:r>
    </w:p>
    <w:p w14:paraId="2B11427D" w14:textId="3E524BD0" w:rsidR="00CC0CE4" w:rsidRPr="0013008F" w:rsidRDefault="000F6A06">
      <w:pPr>
        <w:pStyle w:val="Considrant"/>
      </w:pPr>
      <w:r w:rsidRPr="0013008F">
        <w:br w:type="page"/>
      </w:r>
      <w:r w:rsidRPr="0013008F">
        <w:rPr>
          <w:b/>
          <w:i/>
        </w:rPr>
        <w:lastRenderedPageBreak/>
        <w:t>(40)</w:t>
      </w:r>
      <w:r w:rsidRPr="0013008F">
        <w:tab/>
      </w:r>
      <w:r w:rsidRPr="0013008F">
        <w:rPr>
          <w:b/>
          <w:i/>
        </w:rPr>
        <w:t>Por razões de bem</w:t>
      </w:r>
      <w:r w:rsidRPr="0013008F">
        <w:rPr>
          <w:b/>
          <w:i/>
        </w:rPr>
        <w:noBreakHyphen/>
        <w:t xml:space="preserve">estar, o fim de vida dos cães e gatos deverá ser sempre </w:t>
      </w:r>
      <w:del w:id="317" w:author="MARTINSIsabelAlex" w:date="2026-03-06T20:36:00Z">
        <w:r w:rsidRPr="0013008F" w:rsidDel="00CE3F87">
          <w:rPr>
            <w:b/>
            <w:i/>
          </w:rPr>
          <w:delText xml:space="preserve">organizado </w:delText>
        </w:r>
      </w:del>
      <w:ins w:id="318" w:author="MARTINSIsabelAlex" w:date="2026-03-06T20:36:00Z">
        <w:r w:rsidR="00CE3F87" w:rsidRPr="0013008F">
          <w:rPr>
            <w:b/>
            <w:i/>
          </w:rPr>
          <w:t xml:space="preserve">realizado </w:t>
        </w:r>
      </w:ins>
      <w:r w:rsidRPr="0013008F">
        <w:rPr>
          <w:b/>
          <w:i/>
        </w:rPr>
        <w:t>de</w:t>
      </w:r>
      <w:ins w:id="319" w:author="MARTINSIsabelAlex" w:date="2026-03-06T20:36:00Z">
        <w:r w:rsidR="00CE3F87" w:rsidRPr="0013008F">
          <w:rPr>
            <w:b/>
            <w:i/>
          </w:rPr>
          <w:t xml:space="preserve"> uma</w:t>
        </w:r>
      </w:ins>
      <w:r w:rsidRPr="0013008F">
        <w:rPr>
          <w:b/>
          <w:i/>
        </w:rPr>
        <w:t xml:space="preserve"> forma </w:t>
      </w:r>
      <w:del w:id="320" w:author="MARTINSIsabelAlex" w:date="2026-03-06T20:36:00Z">
        <w:r w:rsidRPr="0013008F" w:rsidDel="00CE3F87">
          <w:rPr>
            <w:b/>
            <w:i/>
          </w:rPr>
          <w:delText xml:space="preserve">a </w:delText>
        </w:r>
      </w:del>
      <w:ins w:id="321" w:author="MARTINSIsabelAlex" w:date="2026-03-06T20:36:00Z">
        <w:r w:rsidR="00CE3F87" w:rsidRPr="0013008F">
          <w:rPr>
            <w:b/>
            <w:i/>
          </w:rPr>
          <w:t xml:space="preserve">que </w:t>
        </w:r>
      </w:ins>
      <w:del w:id="322" w:author="MARTINSIsabelAlex" w:date="2026-03-06T20:36:00Z">
        <w:r w:rsidRPr="0013008F" w:rsidDel="00CE3F87">
          <w:rPr>
            <w:b/>
            <w:i/>
          </w:rPr>
          <w:delText xml:space="preserve">causar </w:delText>
        </w:r>
      </w:del>
      <w:ins w:id="323" w:author="MARTINSIsabelAlex" w:date="2026-03-06T20:36:00Z">
        <w:r w:rsidR="00CE3F87" w:rsidRPr="0013008F">
          <w:rPr>
            <w:b/>
            <w:i/>
          </w:rPr>
          <w:t xml:space="preserve">cause </w:t>
        </w:r>
      </w:ins>
      <w:r w:rsidRPr="0013008F">
        <w:rPr>
          <w:b/>
          <w:i/>
        </w:rPr>
        <w:t xml:space="preserve">o mínimo de dor e angústia ao cão ou gato em causa. Os veterinários são </w:t>
      </w:r>
      <w:commentRangeStart w:id="324"/>
      <w:del w:id="325" w:author="Cristina FC" w:date="2026-03-10T10:24:00Z">
        <w:r w:rsidRPr="0013008F" w:rsidDel="005B32F3">
          <w:rPr>
            <w:b/>
            <w:i/>
          </w:rPr>
          <w:delText xml:space="preserve">ensinados </w:delText>
        </w:r>
        <w:commentRangeEnd w:id="324"/>
        <w:r w:rsidR="00CE3F87" w:rsidRPr="0013008F" w:rsidDel="005B32F3">
          <w:rPr>
            <w:rStyle w:val="CommentReference"/>
          </w:rPr>
          <w:commentReference w:id="324"/>
        </w:r>
        <w:r w:rsidRPr="0013008F" w:rsidDel="005B32F3">
          <w:rPr>
            <w:b/>
            <w:i/>
          </w:rPr>
          <w:delText>a</w:delText>
        </w:r>
      </w:del>
      <w:ins w:id="326" w:author="Cristina FC" w:date="2026-03-10T10:24:00Z">
        <w:r w:rsidR="005B32F3">
          <w:rPr>
            <w:b/>
            <w:i/>
          </w:rPr>
          <w:t>educados para</w:t>
        </w:r>
      </w:ins>
      <w:r w:rsidRPr="0013008F">
        <w:rPr>
          <w:b/>
          <w:i/>
        </w:rPr>
        <w:t xml:space="preserve"> avaliar o estado do animal e realizar </w:t>
      </w:r>
      <w:ins w:id="327" w:author="MARTINSIsabelAlex" w:date="2026-03-06T20:37:00Z">
        <w:del w:id="328" w:author="Cristina FC" w:date="2026-03-10T10:24:00Z">
          <w:r w:rsidR="00CE3F87" w:rsidRPr="0013008F" w:rsidDel="005B32F3">
            <w:rPr>
              <w:b/>
              <w:i/>
            </w:rPr>
            <w:delText xml:space="preserve">a </w:delText>
          </w:r>
        </w:del>
      </w:ins>
      <w:r w:rsidRPr="0013008F">
        <w:rPr>
          <w:b/>
          <w:i/>
        </w:rPr>
        <w:t>eutanásias, se necessário. Os operadores deverão procurar consultar um veterinário e o veterinário deverá, em princípio, realizar a eutanásia do cão ou gato com o consentimento prévio do operador. Em caso de emergência ou acidente, em que a assistência veterinária não está acessível, os Estados</w:t>
      </w:r>
      <w:r w:rsidRPr="0013008F">
        <w:rPr>
          <w:b/>
          <w:i/>
        </w:rPr>
        <w:noBreakHyphen/>
        <w:t>Membros têm a opção de permitir que o cão ou gato seja abatido por uma pessoa competente formada, na condição de o método utilizado provocar instantaneamente a morte.</w:t>
      </w:r>
      <w:del w:id="329" w:author="MARTINSIsabelAlex" w:date="2026-03-06T20:38:00Z">
        <w:r w:rsidRPr="0013008F" w:rsidDel="00CE3F87">
          <w:rPr>
            <w:b/>
            <w:i/>
          </w:rPr>
          <w:delText xml:space="preserve"> </w:delText>
        </w:r>
      </w:del>
    </w:p>
    <w:p w14:paraId="50307300" w14:textId="70C6D4C2" w:rsidR="00CC0CE4" w:rsidRPr="0013008F" w:rsidRDefault="000F6A06">
      <w:pPr>
        <w:pStyle w:val="Considrant"/>
      </w:pPr>
      <w:r w:rsidRPr="0013008F">
        <w:t>(41)</w:t>
      </w:r>
      <w:r w:rsidRPr="0013008F">
        <w:tab/>
        <w:t>Determinadas estratégias de reprodução conduzem a problemas de bem</w:t>
      </w:r>
      <w:r w:rsidRPr="0013008F">
        <w:noBreakHyphen/>
        <w:t>estar dos cães e dos gatos. Ao selecionar certas características genéticas por razões estéticas ou outras razões de comercialização, características indesejáveis do ponto de vista do bem</w:t>
      </w:r>
      <w:r w:rsidRPr="0013008F">
        <w:noBreakHyphen/>
        <w:t>estar dos animais podem também ser criadas e transmitidas às gerações futuras. Por conseguinte, os operadores deverão tomar medidas para assegurar que as suas estratégias de reprodução não conduzam a tais consequências negativas para o bem</w:t>
      </w:r>
      <w:r w:rsidRPr="0013008F">
        <w:noBreakHyphen/>
        <w:t>estar dos cães e gatos.</w:t>
      </w:r>
      <w:r w:rsidRPr="0013008F">
        <w:rPr>
          <w:b/>
          <w:i/>
        </w:rPr>
        <w:t xml:space="preserve"> Em especial, as estratégias de reprodução motivadas por objetivos de comercialização podem levar a que certas raças de cães e gatos desenvolvam «características de conformação excessivas». Uma vez que </w:t>
      </w:r>
      <w:ins w:id="330" w:author="MARTINSIsabelAlex" w:date="2026-03-06T20:39:00Z">
        <w:r w:rsidR="00B01650" w:rsidRPr="0013008F">
          <w:rPr>
            <w:b/>
            <w:i/>
          </w:rPr>
          <w:t xml:space="preserve">as </w:t>
        </w:r>
      </w:ins>
      <w:del w:id="331" w:author="MARTINSIsabelAlex" w:date="2026-03-06T20:38:00Z">
        <w:r w:rsidRPr="0013008F" w:rsidDel="00CE3F87">
          <w:rPr>
            <w:b/>
            <w:i/>
          </w:rPr>
          <w:delText xml:space="preserve">essas </w:delText>
        </w:r>
      </w:del>
      <w:r w:rsidRPr="0013008F">
        <w:rPr>
          <w:b/>
          <w:i/>
        </w:rPr>
        <w:t xml:space="preserve">características de conformação excessivas podem provocar problemas de saúde graves para os cães e gatos em causa, os criadores </w:t>
      </w:r>
      <w:del w:id="332" w:author="MARTINSIsabelAlex" w:date="2026-03-05T08:45:00Z">
        <w:r w:rsidRPr="0013008F" w:rsidDel="00993F8D">
          <w:rPr>
            <w:b/>
            <w:i/>
          </w:rPr>
          <w:delText xml:space="preserve">devem </w:delText>
        </w:r>
      </w:del>
      <w:ins w:id="333" w:author="MARTINSIsabelAlex" w:date="2026-03-05T08:45:00Z">
        <w:r w:rsidR="00993F8D" w:rsidRPr="0013008F">
          <w:rPr>
            <w:b/>
            <w:i/>
          </w:rPr>
          <w:t xml:space="preserve">deverão </w:t>
        </w:r>
      </w:ins>
      <w:del w:id="334" w:author="MARTINSIsabelAlex" w:date="2026-03-06T20:39:00Z">
        <w:r w:rsidRPr="0013008F" w:rsidDel="00B01650">
          <w:rPr>
            <w:b/>
            <w:i/>
          </w:rPr>
          <w:delText>excluí</w:delText>
        </w:r>
        <w:r w:rsidRPr="0013008F" w:rsidDel="00B01650">
          <w:rPr>
            <w:b/>
            <w:i/>
          </w:rPr>
          <w:noBreakHyphen/>
          <w:delText xml:space="preserve">las </w:delText>
        </w:r>
      </w:del>
      <w:ins w:id="335" w:author="MARTINSIsabelAlex" w:date="2026-03-06T20:39:00Z">
        <w:r w:rsidR="00B01650" w:rsidRPr="0013008F">
          <w:rPr>
            <w:b/>
            <w:i/>
          </w:rPr>
          <w:t xml:space="preserve">excluir os cães e </w:t>
        </w:r>
      </w:ins>
      <w:ins w:id="336" w:author="MARTINSIsabelAlex" w:date="2026-03-06T20:40:00Z">
        <w:r w:rsidR="00B01650" w:rsidRPr="0013008F">
          <w:rPr>
            <w:b/>
            <w:i/>
          </w:rPr>
          <w:t xml:space="preserve">gatos que apresentem essas características </w:t>
        </w:r>
      </w:ins>
      <w:r w:rsidRPr="0013008F">
        <w:rPr>
          <w:b/>
          <w:i/>
        </w:rPr>
        <w:t>dos programas de reprodução.</w:t>
      </w:r>
    </w:p>
    <w:p w14:paraId="6DB8ACAD" w14:textId="0C7278E7" w:rsidR="00CC0CE4" w:rsidRPr="0013008F" w:rsidRDefault="000F6A06">
      <w:pPr>
        <w:pStyle w:val="Considrant"/>
      </w:pPr>
      <w:r w:rsidRPr="0013008F">
        <w:br w:type="page"/>
      </w:r>
      <w:r w:rsidRPr="0013008F">
        <w:rPr>
          <w:b/>
          <w:i/>
        </w:rPr>
        <w:lastRenderedPageBreak/>
        <w:t>(42)</w:t>
      </w:r>
      <w:r w:rsidRPr="0013008F">
        <w:tab/>
      </w:r>
      <w:r w:rsidRPr="0013008F">
        <w:rPr>
          <w:b/>
          <w:i/>
        </w:rPr>
        <w:t>Os espetáculos de beleza, as exposições e os concursos têm um impacto nas oportunidades de mercado e nos preços dos cães e gatos. As mutilações e determinadas estratégias de reprodução que resultam em cães ou gatos com características de conformação excessivas podem ser vantajosas para os criadores que competem em espetáculos de beleza, exposições e concursos. A organização e a participação nesses espetáculos, exposições e concursos podem ser motivadas por outros fatores que não o bem</w:t>
      </w:r>
      <w:r w:rsidRPr="0013008F">
        <w:rPr>
          <w:b/>
          <w:i/>
        </w:rPr>
        <w:noBreakHyphen/>
        <w:t xml:space="preserve">estar dos animais </w:t>
      </w:r>
      <w:del w:id="337" w:author="MARTINSIsabelAlex" w:date="2026-03-06T20:45:00Z">
        <w:r w:rsidRPr="0013008F" w:rsidDel="00273223">
          <w:rPr>
            <w:b/>
            <w:i/>
          </w:rPr>
          <w:delText xml:space="preserve">— </w:delText>
        </w:r>
      </w:del>
      <w:ins w:id="338" w:author="MARTINSIsabelAlex" w:date="2026-03-06T20:45:00Z">
        <w:r w:rsidR="00273223" w:rsidRPr="0013008F">
          <w:rPr>
            <w:b/>
            <w:i/>
          </w:rPr>
          <w:t xml:space="preserve">– </w:t>
        </w:r>
      </w:ins>
      <w:r w:rsidRPr="0013008F">
        <w:rPr>
          <w:b/>
          <w:i/>
        </w:rPr>
        <w:t xml:space="preserve">como padrões estéticos </w:t>
      </w:r>
      <w:del w:id="339" w:author="MARTINSIsabelAlex" w:date="2026-03-06T20:45:00Z">
        <w:r w:rsidRPr="0013008F" w:rsidDel="00273223">
          <w:rPr>
            <w:b/>
            <w:i/>
          </w:rPr>
          <w:delText xml:space="preserve">—, </w:delText>
        </w:r>
      </w:del>
      <w:ins w:id="340" w:author="MARTINSIsabelAlex" w:date="2026-03-06T20:45:00Z">
        <w:r w:rsidR="00273223" w:rsidRPr="0013008F">
          <w:rPr>
            <w:b/>
            <w:i/>
          </w:rPr>
          <w:t xml:space="preserve">–, </w:t>
        </w:r>
      </w:ins>
      <w:r w:rsidRPr="0013008F">
        <w:rPr>
          <w:b/>
          <w:i/>
        </w:rPr>
        <w:t>e ter como objetivo fazer publicidade a determinadas raças e características físicas. A fim de assegurar que os criadores deem prioridade ao bem</w:t>
      </w:r>
      <w:r w:rsidRPr="0013008F">
        <w:rPr>
          <w:b/>
          <w:i/>
        </w:rPr>
        <w:noBreakHyphen/>
        <w:t xml:space="preserve">estar dos cães e gatos que criam e, em especial, que os cães e gatos não desenvolvam características de conformação excessivas e, por outro lado, que os criadores não pratiquem mutilações para alcançar padrões estéticos pouco saudáveis, os operadores de estabelecimentos de criação e venda e os organizadores dos referidos espetáculos, exposições e concursos não </w:t>
      </w:r>
      <w:del w:id="341" w:author="MARTINSIsabelAlex" w:date="2026-03-05T08:46:00Z">
        <w:r w:rsidRPr="0013008F" w:rsidDel="00993F8D">
          <w:rPr>
            <w:b/>
            <w:i/>
          </w:rPr>
          <w:delText xml:space="preserve">devem </w:delText>
        </w:r>
      </w:del>
      <w:ins w:id="342" w:author="MARTINSIsabelAlex" w:date="2026-03-05T08:46:00Z">
        <w:r w:rsidR="00993F8D" w:rsidRPr="0013008F">
          <w:rPr>
            <w:b/>
            <w:i/>
          </w:rPr>
          <w:t xml:space="preserve">deverão </w:t>
        </w:r>
      </w:ins>
      <w:r w:rsidRPr="0013008F">
        <w:rPr>
          <w:b/>
          <w:i/>
        </w:rPr>
        <w:t>utilizar ou incluir cães ou gatos com características de conformação excessivas ou animais que tenham sido mutilados para tais espetáculos, exposições ou concursos.</w:t>
      </w:r>
    </w:p>
    <w:p w14:paraId="60C55558" w14:textId="2EF1742D" w:rsidR="00CC0CE4" w:rsidRPr="0013008F" w:rsidRDefault="000F6A06">
      <w:pPr>
        <w:pStyle w:val="Considrant"/>
      </w:pPr>
      <w:r w:rsidRPr="0013008F">
        <w:br w:type="page"/>
      </w:r>
      <w:r w:rsidRPr="0013008F">
        <w:lastRenderedPageBreak/>
        <w:t>(43)</w:t>
      </w:r>
      <w:r w:rsidRPr="0013008F">
        <w:tab/>
        <w:t>Os dados científicos demonstram que a consanguinidade tem impactos negativos significativos ▌</w:t>
      </w:r>
      <w:del w:id="343" w:author="MARTINSIsabelAlex" w:date="2026-03-06T20:46:00Z">
        <w:r w:rsidRPr="0013008F" w:rsidDel="00273223">
          <w:delText xml:space="preserve"> </w:delText>
        </w:r>
      </w:del>
      <w:r w:rsidRPr="0013008F">
        <w:t>no bem</w:t>
      </w:r>
      <w:r w:rsidRPr="0013008F">
        <w:noBreakHyphen/>
        <w:t>estar dos animais. Por conseguinte, há que proibir a consanguinidade de cães e gatos</w:t>
      </w:r>
      <w:r w:rsidRPr="0013008F">
        <w:rPr>
          <w:b/>
          <w:i/>
        </w:rPr>
        <w:t xml:space="preserve">, incluindo acasalamentos entre pais e crias, entre irmãos, entre </w:t>
      </w:r>
      <w:proofErr w:type="gramStart"/>
      <w:r w:rsidRPr="0013008F">
        <w:rPr>
          <w:b/>
          <w:i/>
        </w:rPr>
        <w:t>meios irmãos</w:t>
      </w:r>
      <w:proofErr w:type="gramEnd"/>
      <w:r w:rsidRPr="0013008F">
        <w:rPr>
          <w:b/>
          <w:i/>
        </w:rPr>
        <w:t xml:space="preserve"> ou entre avós e netos,</w:t>
      </w:r>
      <w:r w:rsidRPr="0013008F">
        <w:t xml:space="preserve"> uma vez que tal aumenta a incidência de doenças hereditárias e compromete o bom funcionamento do sistema imunitário, afetando negativamente ▌</w:t>
      </w:r>
      <w:del w:id="344" w:author="MARTINSIsabelAlex" w:date="2026-03-06T20:46:00Z">
        <w:r w:rsidRPr="0013008F" w:rsidDel="00273223">
          <w:delText xml:space="preserve"> </w:delText>
        </w:r>
      </w:del>
      <w:r w:rsidRPr="0013008F">
        <w:t>o bem‑estar dos cães e gatos.</w:t>
      </w:r>
      <w:r w:rsidRPr="0013008F">
        <w:rPr>
          <w:b/>
          <w:i/>
        </w:rPr>
        <w:t xml:space="preserve"> No entanto, a consanguinidade pode ser necessária para preservar raças locais que tenham um património genético limitado. Assim, a autoridade competente deverá poder autorizá</w:t>
      </w:r>
      <w:r w:rsidRPr="0013008F">
        <w:rPr>
          <w:b/>
          <w:i/>
        </w:rPr>
        <w:noBreakHyphen/>
        <w:t>la nesses casos.</w:t>
      </w:r>
    </w:p>
    <w:p w14:paraId="0D67EB69" w14:textId="0335DCBE" w:rsidR="00CC0CE4" w:rsidRPr="0013008F" w:rsidRDefault="000F6A06">
      <w:pPr>
        <w:pStyle w:val="Considrant"/>
      </w:pPr>
      <w:r w:rsidRPr="0013008F">
        <w:rPr>
          <w:b/>
          <w:i/>
        </w:rPr>
        <w:t>(44)</w:t>
      </w:r>
      <w:r w:rsidRPr="0013008F">
        <w:tab/>
      </w:r>
      <w:r w:rsidRPr="0013008F">
        <w:rPr>
          <w:b/>
          <w:i/>
        </w:rPr>
        <w:t>A hibridização com espécies selvagens não deverá ser incentivada, uma vez que os híbridos não são tão domesticados como os cães e gatos. Dada a grande dificuldade em satisfazer as necessidades comportamentais específicas desses híbridos e o desconforto ou sofrimento que lhes são causados, a reprodução para produzir esses híbridos deverá ser proibida.</w:t>
      </w:r>
    </w:p>
    <w:p w14:paraId="66BED7D6" w14:textId="149478FC" w:rsidR="00CC0CE4" w:rsidRPr="0013008F" w:rsidRDefault="000F6A06">
      <w:pPr>
        <w:pStyle w:val="Considrant"/>
      </w:pPr>
      <w:r w:rsidRPr="0013008F">
        <w:br w:type="page"/>
      </w:r>
      <w:r w:rsidRPr="0013008F">
        <w:lastRenderedPageBreak/>
        <w:t>(45)</w:t>
      </w:r>
      <w:r w:rsidRPr="0013008F">
        <w:tab/>
        <w:t>A Autoridade Europeia para a Segurança dos Alimentos (EFSA</w:t>
      </w:r>
      <w:ins w:id="345" w:author="MARTINSIsabelAlex" w:date="2026-03-06T20:48:00Z">
        <w:r w:rsidR="005A1983" w:rsidRPr="0013008F">
          <w:t>, do inglês «</w:t>
        </w:r>
        <w:proofErr w:type="spellStart"/>
        <w:r w:rsidR="005A1983" w:rsidRPr="0013008F">
          <w:t>European</w:t>
        </w:r>
        <w:proofErr w:type="spellEnd"/>
        <w:r w:rsidR="005A1983" w:rsidRPr="0013008F">
          <w:t xml:space="preserve"> Food </w:t>
        </w:r>
        <w:proofErr w:type="spellStart"/>
        <w:r w:rsidR="005A1983" w:rsidRPr="0013008F">
          <w:t>Safety</w:t>
        </w:r>
        <w:proofErr w:type="spellEnd"/>
        <w:r w:rsidR="005A1983" w:rsidRPr="0013008F">
          <w:t xml:space="preserve"> </w:t>
        </w:r>
        <w:proofErr w:type="spellStart"/>
        <w:r w:rsidR="005A1983" w:rsidRPr="0013008F">
          <w:t>Authority</w:t>
        </w:r>
        <w:proofErr w:type="spellEnd"/>
        <w:r w:rsidR="005A1983" w:rsidRPr="0013008F">
          <w:t>»</w:t>
        </w:r>
      </w:ins>
      <w:r w:rsidRPr="0013008F">
        <w:t>) prestou assistência técnica e científica em várias questões relacionadas com o alojamento, a saúde e os procedimentos dolorosos, relevantes para cães e gatos detidos em estabelecimentos de criação. O presente regulamento tem em conta as recomendações da EFSA sobre o tipo de alojamento e exercício físico, a temperatura e a luz do alojamento, a saúde e as intervenções cirúrgicas dolorosas.</w:t>
      </w:r>
    </w:p>
    <w:p w14:paraId="426B0B87" w14:textId="346A4591" w:rsidR="00CC0CE4" w:rsidRPr="0013008F" w:rsidRDefault="000F6A06">
      <w:pPr>
        <w:pStyle w:val="Considrant"/>
      </w:pPr>
      <w:r w:rsidRPr="0013008F">
        <w:t>(46)</w:t>
      </w:r>
      <w:r w:rsidRPr="0013008F">
        <w:tab/>
        <w:t xml:space="preserve">Os dados científicos sublinham a importância da alimentação, do </w:t>
      </w:r>
      <w:proofErr w:type="spellStart"/>
      <w:r w:rsidRPr="0013008F">
        <w:t>abeberamento</w:t>
      </w:r>
      <w:proofErr w:type="spellEnd"/>
      <w:r w:rsidRPr="0013008F">
        <w:t>, do alojamento, dos cuidados de saúde, da satisfação das necessidades comportamentais e da prevenção de práticas dolorosas para o bem</w:t>
      </w:r>
      <w:r w:rsidRPr="0013008F">
        <w:noBreakHyphen/>
        <w:t>estar dos cães e gatos. Por conseguinte, é essencial que ess</w:t>
      </w:r>
      <w:del w:id="346" w:author="MARTINSIsabelAlex" w:date="2026-03-06T20:48:00Z">
        <w:r w:rsidRPr="0013008F" w:rsidDel="005A1983">
          <w:delText>a</w:delText>
        </w:r>
      </w:del>
      <w:ins w:id="347" w:author="MARTINSIsabelAlex" w:date="2026-03-06T20:48:00Z">
        <w:r w:rsidR="005A1983" w:rsidRPr="0013008F">
          <w:t>e</w:t>
        </w:r>
      </w:ins>
      <w:r w:rsidRPr="0013008F">
        <w:t>s aspetos da detenção de cães e gatos sejam regulamentad</w:t>
      </w:r>
      <w:del w:id="348" w:author="MARTINSIsabelAlex" w:date="2026-03-06T20:48:00Z">
        <w:r w:rsidRPr="0013008F" w:rsidDel="005A1983">
          <w:delText>a</w:delText>
        </w:r>
      </w:del>
      <w:ins w:id="349" w:author="MARTINSIsabelAlex" w:date="2026-03-06T20:48:00Z">
        <w:r w:rsidR="005A1983" w:rsidRPr="0013008F">
          <w:t>o</w:t>
        </w:r>
      </w:ins>
      <w:r w:rsidRPr="0013008F">
        <w:t>s em pormenor.</w:t>
      </w:r>
    </w:p>
    <w:p w14:paraId="400B05A5" w14:textId="5EE93810" w:rsidR="00CC0CE4" w:rsidRPr="0013008F" w:rsidRDefault="000F6A06">
      <w:pPr>
        <w:pStyle w:val="Considrant"/>
      </w:pPr>
      <w:r w:rsidRPr="0013008F">
        <w:t>(47)</w:t>
      </w:r>
      <w:r w:rsidRPr="0013008F">
        <w:tab/>
        <w:t xml:space="preserve">Existem dados científicos claros quanto à necessidade de os cães e gatos disporem de espaço suficiente onde expressar o seu comportamento natural e ter interações sociais normais. Tal não é possível quando os animais são detidos em confinamento, e em especial quando são mantidos em </w:t>
      </w:r>
      <w:r w:rsidRPr="0013008F">
        <w:rPr>
          <w:b/>
          <w:i/>
        </w:rPr>
        <w:t>contentores</w:t>
      </w:r>
      <w:r w:rsidRPr="0013008F">
        <w:t xml:space="preserve">. Por conseguinte, deverá ser proibida a detenção de cães e gatos em </w:t>
      </w:r>
      <w:r w:rsidRPr="0013008F">
        <w:rPr>
          <w:b/>
          <w:i/>
        </w:rPr>
        <w:t xml:space="preserve">contentores, </w:t>
      </w:r>
      <w:del w:id="350" w:author="MARTINSIsabelAlex" w:date="2026-03-06T20:55:00Z">
        <w:r w:rsidRPr="0013008F" w:rsidDel="002A7E25">
          <w:rPr>
            <w:b/>
            <w:i/>
          </w:rPr>
          <w:delText xml:space="preserve">salvo </w:delText>
        </w:r>
      </w:del>
      <w:ins w:id="351" w:author="MARTINSIsabelAlex" w:date="2026-03-06T20:55:00Z">
        <w:r w:rsidR="002A7E25" w:rsidRPr="0013008F">
          <w:rPr>
            <w:b/>
            <w:i/>
          </w:rPr>
          <w:t xml:space="preserve">exceto </w:t>
        </w:r>
      </w:ins>
      <w:del w:id="352" w:author="MARTINSIsabelAlex" w:date="2026-03-06T20:49:00Z">
        <w:r w:rsidRPr="0013008F" w:rsidDel="00FD3045">
          <w:rPr>
            <w:b/>
            <w:i/>
          </w:rPr>
          <w:delText xml:space="preserve">quando </w:delText>
        </w:r>
      </w:del>
      <w:ins w:id="353" w:author="MARTINSIsabelAlex" w:date="2026-03-06T20:49:00Z">
        <w:r w:rsidR="00FD3045" w:rsidRPr="0013008F">
          <w:rPr>
            <w:b/>
            <w:i/>
          </w:rPr>
          <w:t xml:space="preserve">se for </w:t>
        </w:r>
      </w:ins>
      <w:r w:rsidRPr="0013008F">
        <w:rPr>
          <w:b/>
          <w:i/>
        </w:rPr>
        <w:t>necessári</w:t>
      </w:r>
      <w:ins w:id="354" w:author="MARTINSIsabelAlex" w:date="2026-03-06T20:55:00Z">
        <w:r w:rsidR="002A7E25" w:rsidRPr="0013008F">
          <w:rPr>
            <w:b/>
            <w:i/>
          </w:rPr>
          <w:t>a</w:t>
        </w:r>
      </w:ins>
      <w:del w:id="355" w:author="MARTINSIsabelAlex" w:date="2026-03-06T20:55:00Z">
        <w:r w:rsidRPr="0013008F" w:rsidDel="002A7E25">
          <w:rPr>
            <w:b/>
            <w:i/>
          </w:rPr>
          <w:delText>o</w:delText>
        </w:r>
      </w:del>
      <w:r w:rsidRPr="0013008F">
        <w:rPr>
          <w:b/>
          <w:i/>
        </w:rPr>
        <w:t xml:space="preserve"> para o transporte dos animais ou </w:t>
      </w:r>
      <w:del w:id="356" w:author="MARTINSIsabelAlex" w:date="2026-03-06T20:56:00Z">
        <w:r w:rsidRPr="0013008F" w:rsidDel="002A7E25">
          <w:rPr>
            <w:b/>
            <w:i/>
          </w:rPr>
          <w:delText xml:space="preserve">em situação de </w:delText>
        </w:r>
      </w:del>
      <w:ins w:id="357" w:author="MARTINSIsabelAlex" w:date="2026-03-06T20:56:00Z">
        <w:r w:rsidR="002A7E25" w:rsidRPr="0013008F">
          <w:rPr>
            <w:b/>
            <w:i/>
          </w:rPr>
          <w:t>para o</w:t>
        </w:r>
      </w:ins>
      <w:commentRangeStart w:id="358"/>
      <w:ins w:id="359" w:author="MARTINSIsabelAlex" w:date="2026-03-06T20:52:00Z">
        <w:r w:rsidR="00FD3045" w:rsidRPr="0013008F">
          <w:rPr>
            <w:b/>
            <w:i/>
          </w:rPr>
          <w:t xml:space="preserve"> </w:t>
        </w:r>
        <w:commentRangeEnd w:id="358"/>
        <w:r w:rsidR="00FD3045" w:rsidRPr="0013008F">
          <w:rPr>
            <w:rStyle w:val="CommentReference"/>
          </w:rPr>
          <w:commentReference w:id="358"/>
        </w:r>
      </w:ins>
      <w:r w:rsidRPr="0013008F">
        <w:rPr>
          <w:b/>
          <w:i/>
        </w:rPr>
        <w:t xml:space="preserve">isolamento temporário </w:t>
      </w:r>
      <w:ins w:id="360" w:author="MARTINSIsabelAlex" w:date="2026-03-06T20:56:00Z">
        <w:r w:rsidR="002A7E25" w:rsidRPr="0013008F">
          <w:rPr>
            <w:b/>
            <w:i/>
          </w:rPr>
          <w:t xml:space="preserve">e </w:t>
        </w:r>
      </w:ins>
      <w:ins w:id="361" w:author="MARTINSIsabelAlex" w:date="2026-03-06T22:48:00Z">
        <w:r w:rsidR="007D6004" w:rsidRPr="0013008F">
          <w:rPr>
            <w:b/>
            <w:i/>
          </w:rPr>
          <w:t>de curta duração</w:t>
        </w:r>
      </w:ins>
      <w:ins w:id="362" w:author="MARTINSIsabelAlex" w:date="2026-03-06T20:56:00Z">
        <w:r w:rsidR="002A7E25" w:rsidRPr="0013008F">
          <w:rPr>
            <w:b/>
            <w:i/>
          </w:rPr>
          <w:t xml:space="preserve"> </w:t>
        </w:r>
      </w:ins>
      <w:r w:rsidRPr="0013008F">
        <w:rPr>
          <w:b/>
          <w:i/>
        </w:rPr>
        <w:t xml:space="preserve">de </w:t>
      </w:r>
      <w:ins w:id="363" w:author="MARTINSIsabelAlex" w:date="2026-03-06T21:02:00Z">
        <w:r w:rsidR="006B3C36" w:rsidRPr="0013008F">
          <w:rPr>
            <w:b/>
            <w:i/>
          </w:rPr>
          <w:t xml:space="preserve">determinados </w:t>
        </w:r>
      </w:ins>
      <w:del w:id="364" w:author="MARTINSIsabelAlex" w:date="2026-03-06T20:49:00Z">
        <w:r w:rsidRPr="0013008F" w:rsidDel="00FD3045">
          <w:rPr>
            <w:b/>
            <w:i/>
          </w:rPr>
          <w:delText xml:space="preserve">um cão </w:delText>
        </w:r>
      </w:del>
      <w:ins w:id="365" w:author="MARTINSIsabelAlex" w:date="2026-03-06T20:49:00Z">
        <w:r w:rsidR="00FD3045" w:rsidRPr="0013008F">
          <w:rPr>
            <w:b/>
            <w:i/>
          </w:rPr>
          <w:t>cãe</w:t>
        </w:r>
      </w:ins>
      <w:ins w:id="366" w:author="MARTINSIsabelAlex" w:date="2026-03-06T20:50:00Z">
        <w:r w:rsidR="00FD3045" w:rsidRPr="0013008F">
          <w:rPr>
            <w:b/>
            <w:i/>
          </w:rPr>
          <w:t>s</w:t>
        </w:r>
      </w:ins>
      <w:ins w:id="367" w:author="MARTINSIsabelAlex" w:date="2026-03-06T20:49:00Z">
        <w:r w:rsidR="00FD3045" w:rsidRPr="0013008F">
          <w:rPr>
            <w:b/>
            <w:i/>
          </w:rPr>
          <w:t xml:space="preserve"> </w:t>
        </w:r>
      </w:ins>
      <w:del w:id="368" w:author="MARTINSIsabelAlex" w:date="2026-03-06T20:49:00Z">
        <w:r w:rsidRPr="0013008F" w:rsidDel="00FD3045">
          <w:rPr>
            <w:b/>
            <w:i/>
          </w:rPr>
          <w:delText xml:space="preserve">ou </w:delText>
        </w:r>
      </w:del>
      <w:ins w:id="369" w:author="MARTINSIsabelAlex" w:date="2026-03-06T20:49:00Z">
        <w:r w:rsidR="00FD3045" w:rsidRPr="0013008F">
          <w:rPr>
            <w:b/>
            <w:i/>
          </w:rPr>
          <w:t xml:space="preserve">e </w:t>
        </w:r>
      </w:ins>
      <w:r w:rsidRPr="0013008F">
        <w:rPr>
          <w:b/>
          <w:i/>
        </w:rPr>
        <w:t>gato</w:t>
      </w:r>
      <w:ins w:id="370" w:author="MARTINSIsabelAlex" w:date="2026-03-06T20:50:00Z">
        <w:r w:rsidR="00FD3045" w:rsidRPr="0013008F">
          <w:rPr>
            <w:b/>
            <w:i/>
          </w:rPr>
          <w:t>s</w:t>
        </w:r>
      </w:ins>
      <w:r w:rsidRPr="0013008F">
        <w:rPr>
          <w:b/>
          <w:i/>
        </w:rPr>
        <w:t xml:space="preserve"> e durante a sua participação em espetáculos, exposições ou concursos</w:t>
      </w:r>
      <w:del w:id="371" w:author="MARTINSIsabelAlex" w:date="2026-03-06T20:56:00Z">
        <w:r w:rsidRPr="0013008F" w:rsidDel="002A7E25">
          <w:rPr>
            <w:b/>
            <w:i/>
          </w:rPr>
          <w:delText xml:space="preserve"> e</w:delText>
        </w:r>
      </w:del>
      <w:r w:rsidRPr="0013008F">
        <w:rPr>
          <w:b/>
          <w:i/>
        </w:rPr>
        <w:t xml:space="preserve">, </w:t>
      </w:r>
      <w:ins w:id="372" w:author="MARTINSIsabelAlex" w:date="2026-03-06T20:56:00Z">
        <w:r w:rsidR="002A7E25" w:rsidRPr="0013008F">
          <w:rPr>
            <w:b/>
            <w:i/>
          </w:rPr>
          <w:t xml:space="preserve">ou </w:t>
        </w:r>
      </w:ins>
      <w:del w:id="373" w:author="MARTINSIsabelAlex" w:date="2026-03-06T20:57:00Z">
        <w:r w:rsidRPr="0013008F" w:rsidDel="002A7E25">
          <w:rPr>
            <w:b/>
            <w:i/>
          </w:rPr>
          <w:delText xml:space="preserve">no caso </w:delText>
        </w:r>
      </w:del>
      <w:ins w:id="374" w:author="MARTINSIsabelAlex" w:date="2026-03-06T20:57:00Z">
        <w:r w:rsidR="002A7E25" w:rsidRPr="0013008F">
          <w:rPr>
            <w:b/>
            <w:i/>
          </w:rPr>
          <w:t xml:space="preserve">para o isolamento temporário e </w:t>
        </w:r>
      </w:ins>
      <w:ins w:id="375" w:author="MARTINSIsabelAlex" w:date="2026-03-06T22:49:00Z">
        <w:r w:rsidR="007D6004" w:rsidRPr="0013008F">
          <w:rPr>
            <w:b/>
            <w:i/>
          </w:rPr>
          <w:t>de curta duração</w:t>
        </w:r>
      </w:ins>
      <w:ins w:id="376" w:author="MARTINSIsabelAlex" w:date="2026-03-06T20:57:00Z">
        <w:r w:rsidR="003F04EE" w:rsidRPr="0013008F">
          <w:rPr>
            <w:b/>
            <w:i/>
          </w:rPr>
          <w:t xml:space="preserve"> </w:t>
        </w:r>
      </w:ins>
      <w:r w:rsidRPr="0013008F">
        <w:rPr>
          <w:b/>
          <w:i/>
        </w:rPr>
        <w:t xml:space="preserve">de cachorros ou gatinhos com capacidade de termorregulação reduzida ou </w:t>
      </w:r>
      <w:ins w:id="377" w:author="MARTINSIsabelAlex" w:date="2026-03-06T20:57:00Z">
        <w:r w:rsidR="003F04EE" w:rsidRPr="0013008F">
          <w:rPr>
            <w:b/>
            <w:i/>
          </w:rPr>
          <w:t xml:space="preserve">de </w:t>
        </w:r>
      </w:ins>
      <w:r w:rsidRPr="0013008F">
        <w:rPr>
          <w:b/>
          <w:i/>
        </w:rPr>
        <w:t xml:space="preserve">cachorros ou gatinhos acompanhados das respetivas mães, desde que </w:t>
      </w:r>
      <w:del w:id="378" w:author="MARTINSIsabelAlex" w:date="2026-03-06T20:57:00Z">
        <w:r w:rsidRPr="0013008F" w:rsidDel="003F04EE">
          <w:rPr>
            <w:b/>
            <w:i/>
          </w:rPr>
          <w:delText xml:space="preserve">sejam minimizados </w:delText>
        </w:r>
      </w:del>
      <w:r w:rsidRPr="0013008F">
        <w:rPr>
          <w:b/>
          <w:i/>
        </w:rPr>
        <w:t xml:space="preserve">o stress </w:t>
      </w:r>
      <w:ins w:id="379" w:author="MARTINSIsabelAlex" w:date="2026-03-06T20:58:00Z">
        <w:r w:rsidR="003F04EE" w:rsidRPr="0013008F">
          <w:rPr>
            <w:b/>
            <w:i/>
          </w:rPr>
          <w:t>seja minimizado,</w:t>
        </w:r>
      </w:ins>
      <w:del w:id="380" w:author="MARTINSIsabelAlex" w:date="2026-03-06T20:58:00Z">
        <w:r w:rsidRPr="0013008F" w:rsidDel="003F04EE">
          <w:rPr>
            <w:b/>
            <w:i/>
          </w:rPr>
          <w:delText>e</w:delText>
        </w:r>
      </w:del>
      <w:r w:rsidRPr="0013008F">
        <w:rPr>
          <w:b/>
          <w:i/>
        </w:rPr>
        <w:t xml:space="preserve"> o sofrimento devido</w:t>
      </w:r>
      <w:del w:id="381" w:author="MARTINSIsabelAlex" w:date="2026-03-06T22:52:00Z">
        <w:r w:rsidRPr="0013008F" w:rsidDel="008959BB">
          <w:rPr>
            <w:b/>
            <w:i/>
          </w:rPr>
          <w:delText>s</w:delText>
        </w:r>
      </w:del>
      <w:r w:rsidRPr="0013008F">
        <w:rPr>
          <w:b/>
          <w:i/>
        </w:rPr>
        <w:t xml:space="preserve"> a temperaturas extremas</w:t>
      </w:r>
      <w:ins w:id="382" w:author="MARTINSIsabelAlex" w:date="2026-03-06T20:58:00Z">
        <w:r w:rsidR="003F04EE" w:rsidRPr="0013008F">
          <w:rPr>
            <w:b/>
            <w:i/>
          </w:rPr>
          <w:t xml:space="preserve"> seja evitado </w:t>
        </w:r>
      </w:ins>
      <w:del w:id="383" w:author="MARTINSIsabelAlex" w:date="2026-03-06T20:58:00Z">
        <w:r w:rsidRPr="0013008F" w:rsidDel="003F04EE">
          <w:rPr>
            <w:b/>
            <w:i/>
          </w:rPr>
          <w:delText>. Os cães e gatos deverão poder</w:delText>
        </w:r>
      </w:del>
      <w:ins w:id="384" w:author="MARTINSIsabelAlex" w:date="2026-03-06T20:58:00Z">
        <w:r w:rsidR="003F04EE" w:rsidRPr="0013008F">
          <w:rPr>
            <w:b/>
            <w:i/>
          </w:rPr>
          <w:t>e o animal seja capaz de se</w:t>
        </w:r>
      </w:ins>
      <w:r w:rsidRPr="0013008F">
        <w:rPr>
          <w:b/>
          <w:i/>
        </w:rPr>
        <w:t xml:space="preserve"> levantar</w:t>
      </w:r>
      <w:del w:id="385" w:author="MARTINSIsabelAlex" w:date="2026-03-06T20:58:00Z">
        <w:r w:rsidRPr="0013008F" w:rsidDel="003F04EE">
          <w:rPr>
            <w:b/>
            <w:i/>
          </w:rPr>
          <w:noBreakHyphen/>
          <w:delText>se, virar</w:delText>
        </w:r>
        <w:r w:rsidRPr="0013008F" w:rsidDel="003F04EE">
          <w:rPr>
            <w:b/>
            <w:i/>
          </w:rPr>
          <w:noBreakHyphen/>
          <w:delText>se</w:delText>
        </w:r>
      </w:del>
      <w:r w:rsidRPr="0013008F">
        <w:rPr>
          <w:b/>
          <w:i/>
        </w:rPr>
        <w:t xml:space="preserve"> e deitar</w:t>
      </w:r>
      <w:del w:id="386" w:author="MARTINSIsabelAlex" w:date="2026-03-06T20:58:00Z">
        <w:r w:rsidRPr="0013008F" w:rsidDel="003F04EE">
          <w:rPr>
            <w:b/>
            <w:i/>
          </w:rPr>
          <w:noBreakHyphen/>
          <w:delText>se</w:delText>
        </w:r>
      </w:del>
      <w:r w:rsidRPr="0013008F">
        <w:rPr>
          <w:b/>
          <w:i/>
        </w:rPr>
        <w:t xml:space="preserve"> numa posição natural.</w:t>
      </w:r>
    </w:p>
    <w:p w14:paraId="01E471E6" w14:textId="731EDBF4" w:rsidR="00CC0CE4" w:rsidRPr="0013008F" w:rsidRDefault="000F6A06">
      <w:pPr>
        <w:pStyle w:val="Considrant"/>
      </w:pPr>
      <w:r w:rsidRPr="0013008F">
        <w:br w:type="page"/>
      </w:r>
      <w:r w:rsidRPr="0013008F">
        <w:rPr>
          <w:b/>
          <w:i/>
        </w:rPr>
        <w:lastRenderedPageBreak/>
        <w:t>(48)</w:t>
      </w:r>
      <w:r w:rsidRPr="0013008F">
        <w:tab/>
      </w:r>
      <w:r w:rsidRPr="0013008F">
        <w:rPr>
          <w:b/>
          <w:i/>
        </w:rPr>
        <w:t>Os cães e gatos deverão dispor de uma zona de descanso designada, com possibilidade de se retirarem para descansar e de se sentirem seguros. A zona de descanso deverá ser limpa e seca e</w:t>
      </w:r>
      <w:ins w:id="387" w:author="MARTINSIsabelAlex" w:date="2026-03-06T21:04:00Z">
        <w:r w:rsidR="006B3C36" w:rsidRPr="0013008F">
          <w:rPr>
            <w:b/>
            <w:i/>
          </w:rPr>
          <w:t xml:space="preserve"> deverá</w:t>
        </w:r>
      </w:ins>
      <w:r w:rsidRPr="0013008F">
        <w:rPr>
          <w:b/>
          <w:i/>
        </w:rPr>
        <w:t xml:space="preserve">, por exemplo, estar coberta com materiais macios, como tapetes, cobertores ou outros materiais adequados para proporcionar conforto e </w:t>
      </w:r>
      <w:ins w:id="388" w:author="MARTINSIsabelAlex" w:date="2026-03-06T21:04:00Z">
        <w:r w:rsidR="006B3C36" w:rsidRPr="0013008F">
          <w:rPr>
            <w:b/>
            <w:i/>
          </w:rPr>
          <w:t xml:space="preserve">um </w:t>
        </w:r>
      </w:ins>
      <w:r w:rsidRPr="0013008F">
        <w:rPr>
          <w:b/>
          <w:i/>
        </w:rPr>
        <w:t>bom apoio do corpo. O espaço deverá ser suficientemente grande para que se possam levantar, virar e deitar numa posição natural. Todos os cães ou gatos que partilhem o mesmo espaço deverão poder descansar ao mesmo tempo.</w:t>
      </w:r>
    </w:p>
    <w:p w14:paraId="33F227B2" w14:textId="69136FFC" w:rsidR="00CC0CE4" w:rsidRPr="0013008F" w:rsidRDefault="000F6A06">
      <w:pPr>
        <w:pStyle w:val="Considrant"/>
      </w:pPr>
      <w:r w:rsidRPr="0013008F">
        <w:rPr>
          <w:b/>
          <w:i/>
        </w:rPr>
        <w:t>(49)</w:t>
      </w:r>
      <w:r w:rsidRPr="0013008F">
        <w:tab/>
      </w:r>
      <w:r w:rsidRPr="0013008F">
        <w:rPr>
          <w:b/>
          <w:i/>
        </w:rPr>
        <w:t>O acasalamento, no quadro de um</w:t>
      </w:r>
      <w:ins w:id="389" w:author="MARTINSIsabelAlex" w:date="2026-03-06T21:05:00Z">
        <w:r w:rsidR="006B3C36" w:rsidRPr="0013008F">
          <w:rPr>
            <w:b/>
            <w:i/>
          </w:rPr>
          <w:t>a</w:t>
        </w:r>
      </w:ins>
      <w:r w:rsidRPr="0013008F">
        <w:rPr>
          <w:b/>
          <w:i/>
        </w:rPr>
        <w:t xml:space="preserve"> interação natural entre um macho e uma fêmea, é influenciado por vários fatores, incluindo ciclos hormonais, comportamentos e a oportunidade. Por conseguinte, a restrição física dos movimentos de cães ou gatos durante o acasalamento é contrária ao seu comportamento natural e, por conseguinte, </w:t>
      </w:r>
      <w:ins w:id="390" w:author="MARTINSIsabelAlex" w:date="2026-03-06T21:06:00Z">
        <w:r w:rsidR="005641D8" w:rsidRPr="0013008F">
          <w:rPr>
            <w:b/>
            <w:i/>
          </w:rPr>
          <w:t xml:space="preserve">afeta negativamente </w:t>
        </w:r>
      </w:ins>
      <w:del w:id="391" w:author="MARTINSIsabelAlex" w:date="2026-03-06T21:06:00Z">
        <w:r w:rsidRPr="0013008F" w:rsidDel="005641D8">
          <w:rPr>
            <w:b/>
            <w:i/>
          </w:rPr>
          <w:delText>a</w:delText>
        </w:r>
      </w:del>
      <w:r w:rsidRPr="0013008F">
        <w:rPr>
          <w:b/>
          <w:i/>
        </w:rPr>
        <w:t>o seu bem</w:t>
      </w:r>
      <w:r w:rsidRPr="0013008F">
        <w:rPr>
          <w:b/>
          <w:i/>
        </w:rPr>
        <w:noBreakHyphen/>
        <w:t>estar. Os operadores não deverão imobilizar fisicamente os cães ou gatos durante o acasalamento. Pelo contrário, os operadores deverão tentar encontrar outros meios para influenciar um acasalamento bem</w:t>
      </w:r>
      <w:r w:rsidRPr="0013008F">
        <w:rPr>
          <w:b/>
          <w:i/>
        </w:rPr>
        <w:noBreakHyphen/>
        <w:t xml:space="preserve">sucedido, como a otimização do momento do acasalamento. </w:t>
      </w:r>
    </w:p>
    <w:p w14:paraId="6BE9B8C5" w14:textId="4B4BE132" w:rsidR="00CC0CE4" w:rsidRPr="0013008F" w:rsidRDefault="000F6A06">
      <w:pPr>
        <w:pStyle w:val="Considrant"/>
      </w:pPr>
      <w:r w:rsidRPr="0013008F">
        <w:br w:type="page"/>
      </w:r>
      <w:r w:rsidRPr="0013008F">
        <w:rPr>
          <w:b/>
          <w:i/>
        </w:rPr>
        <w:lastRenderedPageBreak/>
        <w:t>(50)</w:t>
      </w:r>
      <w:r w:rsidRPr="0013008F">
        <w:tab/>
      </w:r>
      <w:r w:rsidRPr="0013008F">
        <w:rPr>
          <w:b/>
          <w:i/>
        </w:rPr>
        <w:t>O operador, agindo com base em pareceres veterinários e tendo em conta a situação específica do cão ou gato, pode escolher que a reprodução seja controlada por meios cirúrgicos ou não cirúrgicos. A fim de evitar a dor, a eventual esterilização cirúrgica deverá ser efetuada por um veterinário ou, no caso de gatos machos, se o Estado</w:t>
      </w:r>
      <w:r w:rsidRPr="0013008F">
        <w:rPr>
          <w:b/>
          <w:i/>
        </w:rPr>
        <w:noBreakHyphen/>
        <w:t xml:space="preserve">Membro o permitir, por um enfermeiro veterinário autorizado, utilizando anestesia e analgesia prolongada. </w:t>
      </w:r>
    </w:p>
    <w:p w14:paraId="00625DFF" w14:textId="7817E5B5" w:rsidR="00CC0CE4" w:rsidRPr="0013008F" w:rsidRDefault="000F6A06">
      <w:pPr>
        <w:pStyle w:val="Considrant"/>
      </w:pPr>
      <w:r w:rsidRPr="0013008F">
        <w:t>(51)</w:t>
      </w:r>
      <w:r w:rsidRPr="0013008F">
        <w:tab/>
        <w:t>A prática de acorrentamento por longos períodos deverá ser proibida, uma vez que pode suscitar preocupações significativas em relação ao bem</w:t>
      </w:r>
      <w:r w:rsidRPr="0013008F">
        <w:noBreakHyphen/>
        <w:t>estar dos animais. Pode estar associada a um aumento da prevalência de doenças locomotoras dos animais e à sua incapacidade de se deitarem ou de repousarem confortavelmente, bem como a problemas com comportamentos normais.</w:t>
      </w:r>
    </w:p>
    <w:p w14:paraId="58BCC000" w14:textId="01EB2AE9" w:rsidR="00CC0CE4" w:rsidRPr="0013008F" w:rsidRDefault="000F6A06">
      <w:pPr>
        <w:pStyle w:val="Considrant"/>
      </w:pPr>
      <w:r w:rsidRPr="0013008F">
        <w:t>(52)</w:t>
      </w:r>
      <w:r w:rsidRPr="0013008F">
        <w:tab/>
        <w:t xml:space="preserve">Proporcionar espaço suficiente para que os cães e gatos exprimam comportamentos inatos é de grande importância. Pelo mesmo motivo, a utilização de contentores deverá ser limitada a circunstâncias excecionais, como o isolamento </w:t>
      </w:r>
      <w:r w:rsidRPr="0013008F">
        <w:rPr>
          <w:b/>
          <w:i/>
        </w:rPr>
        <w:t xml:space="preserve">de curta duração </w:t>
      </w:r>
      <w:r w:rsidRPr="0013008F">
        <w:t xml:space="preserve">de animais agressivos ou o transporte para um veterinário. </w:t>
      </w:r>
      <w:ins w:id="392" w:author="MARTINSIsabelAlex" w:date="2026-03-06T22:54:00Z">
        <w:r w:rsidR="00D95D32" w:rsidRPr="0013008F">
          <w:t xml:space="preserve">A fim de facilitar o ritmo circadiano adequado </w:t>
        </w:r>
        <w:r w:rsidR="00D95D32" w:rsidRPr="0013008F">
          <w:rPr>
            <w:b/>
            <w:i/>
          </w:rPr>
          <w:t>dos cães e gatos</w:t>
        </w:r>
        <w:r w:rsidR="00D95D32" w:rsidRPr="0013008F">
          <w:rPr>
            <w:bCs/>
            <w:iCs/>
            <w:rPrChange w:id="393" w:author="MARTINSIsabelAlex" w:date="2026-03-06T22:54:00Z">
              <w:rPr>
                <w:b/>
                <w:i/>
              </w:rPr>
            </w:rPrChange>
          </w:rPr>
          <w:t>,</w:t>
        </w:r>
        <w:r w:rsidR="00D95D32" w:rsidRPr="0013008F">
          <w:t xml:space="preserve"> </w:t>
        </w:r>
      </w:ins>
      <w:del w:id="394" w:author="MARTINSIsabelAlex" w:date="2026-03-06T22:54:00Z">
        <w:r w:rsidRPr="0013008F" w:rsidDel="00D95D32">
          <w:delText xml:space="preserve">O </w:delText>
        </w:r>
      </w:del>
      <w:ins w:id="395" w:author="MARTINSIsabelAlex" w:date="2026-03-06T22:54:00Z">
        <w:r w:rsidR="00D95D32" w:rsidRPr="0013008F">
          <w:t xml:space="preserve">o seu </w:t>
        </w:r>
      </w:ins>
      <w:r w:rsidRPr="0013008F">
        <w:t xml:space="preserve">alojamento </w:t>
      </w:r>
      <w:del w:id="396" w:author="MARTINSIsabelAlex" w:date="2026-03-06T22:54:00Z">
        <w:r w:rsidRPr="0013008F" w:rsidDel="00D95D32">
          <w:delText xml:space="preserve">de cães e gatos </w:delText>
        </w:r>
      </w:del>
      <w:r w:rsidRPr="0013008F">
        <w:t>deverá também proporcionar acesso ▌ à luz natural, complementada, se necessário, por iluminação artificial</w:t>
      </w:r>
      <w:del w:id="397" w:author="MARTINSIsabelAlex" w:date="2026-03-06T22:54:00Z">
        <w:r w:rsidRPr="0013008F" w:rsidDel="00D95D32">
          <w:delText xml:space="preserve">, a fim de facilitar o ritmo circadiano adequado </w:delText>
        </w:r>
        <w:r w:rsidRPr="0013008F" w:rsidDel="00D95D32">
          <w:rPr>
            <w:b/>
            <w:i/>
          </w:rPr>
          <w:delText>dos cães e gatos</w:delText>
        </w:r>
      </w:del>
      <w:r w:rsidRPr="0013008F">
        <w:t xml:space="preserve">. </w:t>
      </w:r>
      <w:r w:rsidRPr="0013008F">
        <w:rPr>
          <w:b/>
          <w:i/>
        </w:rPr>
        <w:t xml:space="preserve">De modo a </w:t>
      </w:r>
      <w:ins w:id="398" w:author="MARTINSIsabelAlex" w:date="2026-03-06T22:55:00Z">
        <w:r w:rsidR="00D95D32" w:rsidRPr="0013008F">
          <w:rPr>
            <w:b/>
            <w:i/>
          </w:rPr>
          <w:t xml:space="preserve">melhor </w:t>
        </w:r>
      </w:ins>
      <w:r w:rsidRPr="0013008F">
        <w:rPr>
          <w:b/>
          <w:i/>
        </w:rPr>
        <w:t xml:space="preserve">apoiar </w:t>
      </w:r>
      <w:del w:id="399" w:author="MARTINSIsabelAlex" w:date="2026-03-06T22:55:00Z">
        <w:r w:rsidRPr="0013008F" w:rsidDel="00D95D32">
          <w:rPr>
            <w:b/>
            <w:i/>
          </w:rPr>
          <w:delText xml:space="preserve">melhor </w:delText>
        </w:r>
      </w:del>
      <w:r w:rsidRPr="0013008F">
        <w:rPr>
          <w:b/>
          <w:i/>
        </w:rPr>
        <w:t xml:space="preserve">o </w:t>
      </w:r>
      <w:ins w:id="400" w:author="MARTINSIsabelAlex" w:date="2026-03-06T22:56:00Z">
        <w:r w:rsidR="00D95D32" w:rsidRPr="0013008F">
          <w:rPr>
            <w:b/>
            <w:i/>
          </w:rPr>
          <w:t xml:space="preserve">seu </w:t>
        </w:r>
      </w:ins>
      <w:r w:rsidRPr="0013008F">
        <w:rPr>
          <w:b/>
          <w:i/>
        </w:rPr>
        <w:t>desenvolvimento</w:t>
      </w:r>
      <w:ins w:id="401" w:author="MARTINSIsabelAlex" w:date="2026-03-06T22:56:00Z">
        <w:r w:rsidR="00D95D32" w:rsidRPr="0013008F">
          <w:rPr>
            <w:b/>
            <w:i/>
          </w:rPr>
          <w:t>,</w:t>
        </w:r>
      </w:ins>
      <w:r w:rsidRPr="0013008F">
        <w:rPr>
          <w:b/>
          <w:i/>
        </w:rPr>
        <w:t xml:space="preserve"> </w:t>
      </w:r>
      <w:del w:id="402" w:author="MARTINSIsabelAlex" w:date="2026-03-06T22:56:00Z">
        <w:r w:rsidRPr="0013008F" w:rsidDel="00D95D32">
          <w:rPr>
            <w:b/>
            <w:i/>
          </w:rPr>
          <w:delText>d</w:delText>
        </w:r>
      </w:del>
      <w:r w:rsidRPr="0013008F">
        <w:rPr>
          <w:b/>
          <w:i/>
        </w:rPr>
        <w:t>os cachorros</w:t>
      </w:r>
      <w:del w:id="403" w:author="MARTINSIsabelAlex" w:date="2026-03-06T22:56:00Z">
        <w:r w:rsidRPr="0013008F" w:rsidDel="00D95D32">
          <w:rPr>
            <w:b/>
            <w:i/>
          </w:rPr>
          <w:delText>, estes podem frequentar,</w:delText>
        </w:r>
      </w:del>
      <w:r w:rsidRPr="0013008F">
        <w:rPr>
          <w:b/>
          <w:i/>
        </w:rPr>
        <w:t xml:space="preserve"> a partir das cinco semanas de idade</w:t>
      </w:r>
      <w:del w:id="404" w:author="MARTINSIsabelAlex" w:date="2026-03-06T22:56:00Z">
        <w:r w:rsidRPr="0013008F" w:rsidDel="00D95D32">
          <w:rPr>
            <w:b/>
            <w:i/>
          </w:rPr>
          <w:delText>,</w:delText>
        </w:r>
      </w:del>
      <w:r w:rsidRPr="0013008F">
        <w:rPr>
          <w:b/>
          <w:i/>
        </w:rPr>
        <w:t xml:space="preserve"> </w:t>
      </w:r>
      <w:ins w:id="405" w:author="MARTINSIsabelAlex" w:date="2026-03-06T22:56:00Z">
        <w:r w:rsidR="00D95D32" w:rsidRPr="0013008F">
          <w:rPr>
            <w:b/>
            <w:i/>
          </w:rPr>
          <w:t>podem ser introduzidos n</w:t>
        </w:r>
      </w:ins>
      <w:r w:rsidRPr="0013008F">
        <w:rPr>
          <w:b/>
          <w:i/>
        </w:rPr>
        <w:t>uma área exterior segura durante determinados períodos</w:t>
      </w:r>
      <w:del w:id="406" w:author="MARTINSIsabelAlex" w:date="2026-03-06T22:56:00Z">
        <w:r w:rsidRPr="0013008F" w:rsidDel="00D95D32">
          <w:rPr>
            <w:b/>
            <w:i/>
          </w:rPr>
          <w:delText xml:space="preserve"> de tempo</w:delText>
        </w:r>
      </w:del>
      <w:r w:rsidRPr="0013008F">
        <w:rPr>
          <w:b/>
          <w:i/>
        </w:rPr>
        <w:t>, tendo em conta as suas necessidades individuais e as condições meteorológicas. Deverá ser facultado aos cães com mais de oito semanas</w:t>
      </w:r>
      <w:r w:rsidRPr="0013008F">
        <w:t xml:space="preserve"> acesso </w:t>
      </w:r>
      <w:r w:rsidRPr="0013008F">
        <w:rPr>
          <w:b/>
          <w:i/>
        </w:rPr>
        <w:t>a espaços exteriores</w:t>
      </w:r>
      <w:r w:rsidRPr="0013008F">
        <w:t>, a fim de dar resposta à sua necessidade de fazer exercício, socializar e expressar outros comportamentos inatos.</w:t>
      </w:r>
      <w:r w:rsidRPr="0013008F">
        <w:rPr>
          <w:b/>
          <w:i/>
        </w:rPr>
        <w:t xml:space="preserve"> Esses cães deverão ter acesso diário seguro ao exterior ou ser levados a passear, durante um período mínimo </w:t>
      </w:r>
      <w:r w:rsidRPr="0013008F">
        <w:rPr>
          <w:b/>
          <w:i/>
          <w:shd w:val="clear" w:color="auto" w:fill="9BBB59" w:themeFill="accent3"/>
        </w:rPr>
        <w:t>combinado</w:t>
      </w:r>
      <w:r w:rsidRPr="0013008F">
        <w:rPr>
          <w:b/>
          <w:i/>
        </w:rPr>
        <w:t xml:space="preserve"> de uma hora.</w:t>
      </w:r>
    </w:p>
    <w:p w14:paraId="5C1E9AF7" w14:textId="4F93C8A8" w:rsidR="00CC0CE4" w:rsidRPr="0013008F" w:rsidRDefault="000F6A06">
      <w:pPr>
        <w:pStyle w:val="Considrant"/>
      </w:pPr>
      <w:r w:rsidRPr="0013008F">
        <w:br w:type="page"/>
      </w:r>
      <w:r w:rsidRPr="0013008F">
        <w:lastRenderedPageBreak/>
        <w:t>(53)</w:t>
      </w:r>
      <w:r w:rsidRPr="0013008F">
        <w:tab/>
        <w:t xml:space="preserve">Para evitar afetar o seu bem‑estar, e em especial evitar complicações durante a gravidez, as cadelas e gatas </w:t>
      </w:r>
      <w:r w:rsidRPr="0013008F">
        <w:rPr>
          <w:b/>
          <w:i/>
        </w:rPr>
        <w:t>não</w:t>
      </w:r>
      <w:r w:rsidRPr="0013008F">
        <w:t xml:space="preserve"> </w:t>
      </w:r>
      <w:del w:id="407" w:author="MARTINSIsabelAlex" w:date="2026-03-06T22:58:00Z">
        <w:r w:rsidRPr="0013008F" w:rsidDel="00562C5F">
          <w:delText xml:space="preserve">devem </w:delText>
        </w:r>
      </w:del>
      <w:ins w:id="408" w:author="MARTINSIsabelAlex" w:date="2026-03-06T22:58:00Z">
        <w:r w:rsidR="00562C5F" w:rsidRPr="0013008F">
          <w:t xml:space="preserve">deverão </w:t>
        </w:r>
      </w:ins>
      <w:r w:rsidRPr="0013008F">
        <w:t>reproduzir</w:t>
      </w:r>
      <w:r w:rsidRPr="0013008F">
        <w:noBreakHyphen/>
        <w:t xml:space="preserve">se </w:t>
      </w:r>
      <w:r w:rsidRPr="0013008F">
        <w:rPr>
          <w:b/>
          <w:i/>
        </w:rPr>
        <w:t xml:space="preserve">antes </w:t>
      </w:r>
      <w:r w:rsidRPr="0013008F">
        <w:t>de atingirem a maturidade. De forma a poderem recuperar fisicamente da gravidez e da lactação, as cadelas e gatas só deverão poder voltar a reproduzir</w:t>
      </w:r>
      <w:r w:rsidRPr="0013008F">
        <w:noBreakHyphen/>
        <w:t xml:space="preserve">se findo um período suficiente. No entanto, para evitar certas patologias reprodutivas nas cadelas e gatas, como a </w:t>
      </w:r>
      <w:proofErr w:type="spellStart"/>
      <w:r w:rsidRPr="0013008F">
        <w:t>piómetra</w:t>
      </w:r>
      <w:proofErr w:type="spellEnd"/>
      <w:r w:rsidRPr="0013008F">
        <w:t xml:space="preserve">, deverão ser permitidas até três gravidezes ▌ </w:t>
      </w:r>
      <w:r w:rsidRPr="0013008F">
        <w:rPr>
          <w:b/>
          <w:i/>
        </w:rPr>
        <w:t>num período de dois anos</w:t>
      </w:r>
      <w:r w:rsidRPr="0013008F">
        <w:t>, seguidas de um período de recuperação adequado</w:t>
      </w:r>
      <w:r w:rsidRPr="0013008F">
        <w:rPr>
          <w:b/>
          <w:i/>
        </w:rPr>
        <w:t xml:space="preserve">, que deverá ser de pelo menos um ano para as cadelas e gatas que tenham produzido três ninhadas, incluindo </w:t>
      </w:r>
      <w:ins w:id="409" w:author="MARTINSIsabelAlex" w:date="2026-03-06T22:59:00Z">
        <w:r w:rsidR="00562C5F" w:rsidRPr="0013008F">
          <w:rPr>
            <w:b/>
            <w:i/>
          </w:rPr>
          <w:t>ninhadas de cachorros ou gati</w:t>
        </w:r>
      </w:ins>
      <w:ins w:id="410" w:author="MARTINSIsabelAlex" w:date="2026-03-06T23:00:00Z">
        <w:r w:rsidR="00562C5F" w:rsidRPr="0013008F">
          <w:rPr>
            <w:b/>
            <w:i/>
          </w:rPr>
          <w:t xml:space="preserve">nhos </w:t>
        </w:r>
      </w:ins>
      <w:r w:rsidRPr="0013008F">
        <w:rPr>
          <w:b/>
          <w:i/>
        </w:rPr>
        <w:t>nados</w:t>
      </w:r>
      <w:r w:rsidRPr="0013008F">
        <w:rPr>
          <w:b/>
          <w:i/>
        </w:rPr>
        <w:noBreakHyphen/>
        <w:t>mortos, num período de dois anos</w:t>
      </w:r>
      <w:r w:rsidRPr="0013008F">
        <w:t>. A reprodução deve</w:t>
      </w:r>
      <w:ins w:id="411" w:author="MARTINSIsabelAlex" w:date="2026-03-05T08:47:00Z">
        <w:r w:rsidR="00993F8D" w:rsidRPr="0013008F">
          <w:t>rá</w:t>
        </w:r>
      </w:ins>
      <w:r w:rsidRPr="0013008F">
        <w:t xml:space="preserve"> cessar ▌</w:t>
      </w:r>
      <w:del w:id="412" w:author="MARTINSIsabelAlex" w:date="2026-03-05T08:47:00Z">
        <w:r w:rsidRPr="0013008F" w:rsidDel="00993F8D">
          <w:delText xml:space="preserve"> </w:delText>
        </w:r>
      </w:del>
      <w:r w:rsidRPr="0013008F">
        <w:t xml:space="preserve">nas cadelas e gatas com idade mais avançada </w:t>
      </w:r>
      <w:r w:rsidRPr="0013008F">
        <w:rPr>
          <w:b/>
          <w:i/>
        </w:rPr>
        <w:t>e nas que tiverem tido duas cesarianas, dado que não é de excluir que uma gravidez adicional venha a ter efeitos negativos no seu bem</w:t>
      </w:r>
      <w:r w:rsidRPr="0013008F">
        <w:rPr>
          <w:b/>
          <w:i/>
        </w:rPr>
        <w:noBreakHyphen/>
        <w:t>estar</w:t>
      </w:r>
      <w:r w:rsidRPr="0013008F">
        <w:t>.</w:t>
      </w:r>
    </w:p>
    <w:p w14:paraId="1D2BCB3A" w14:textId="77E0E9B1" w:rsidR="00CC0CE4" w:rsidRPr="0013008F" w:rsidRDefault="000F6A06">
      <w:pPr>
        <w:pStyle w:val="Considrant"/>
      </w:pPr>
      <w:r w:rsidRPr="0013008F">
        <w:br w:type="page"/>
      </w:r>
      <w:r w:rsidRPr="0013008F">
        <w:lastRenderedPageBreak/>
        <w:t>(54)</w:t>
      </w:r>
      <w:r w:rsidRPr="0013008F">
        <w:tab/>
        <w:t>A alteração das práticas relativas ao ciclo de reprodução exigida pelo presente regulamento pode</w:t>
      </w:r>
      <w:ins w:id="413" w:author="MARTINSIsabelAlex" w:date="2026-03-06T23:02:00Z">
        <w:r w:rsidR="008C2CF3" w:rsidRPr="0013008F">
          <w:t>rá</w:t>
        </w:r>
      </w:ins>
      <w:r w:rsidRPr="0013008F">
        <w:t>, em alguns casos, ter um impacto negativo nas receitas dos criadores de cães e gatos, devido à diminuição do número de ninhadas produzidas por ano. Por conseguinte, é necessário conceder aos criadores mais tempo para adaptarem os seus modelos de negócio.</w:t>
      </w:r>
    </w:p>
    <w:p w14:paraId="34202D36" w14:textId="1F3A927E" w:rsidR="00CC0CE4" w:rsidRPr="0013008F" w:rsidRDefault="000F6A06">
      <w:pPr>
        <w:pStyle w:val="Considrant"/>
      </w:pPr>
      <w:r w:rsidRPr="0013008F">
        <w:t>(55)</w:t>
      </w:r>
      <w:r w:rsidRPr="0013008F">
        <w:tab/>
      </w:r>
      <w:ins w:id="414" w:author="MARTINSIsabelAlex" w:date="2026-03-06T23:04:00Z">
        <w:r w:rsidR="008C2CF3" w:rsidRPr="0013008F">
          <w:t xml:space="preserve">É essencial que </w:t>
        </w:r>
      </w:ins>
      <w:del w:id="415" w:author="MARTINSIsabelAlex" w:date="2026-03-06T23:04:00Z">
        <w:r w:rsidRPr="0013008F" w:rsidDel="008C2CF3">
          <w:delText>O</w:delText>
        </w:r>
      </w:del>
      <w:ins w:id="416" w:author="MARTINSIsabelAlex" w:date="2026-03-06T23:04:00Z">
        <w:r w:rsidR="008C2CF3" w:rsidRPr="0013008F">
          <w:t>o</w:t>
        </w:r>
      </w:ins>
      <w:r w:rsidRPr="0013008F">
        <w:t>s cães e gatos ▌</w:t>
      </w:r>
      <w:del w:id="417" w:author="MARTINSIsabelAlex" w:date="2026-03-06T23:02:00Z">
        <w:r w:rsidRPr="0013008F" w:rsidDel="00674555">
          <w:delText xml:space="preserve"> </w:delText>
        </w:r>
      </w:del>
      <w:r w:rsidRPr="0013008F">
        <w:t xml:space="preserve">não </w:t>
      </w:r>
      <w:del w:id="418" w:author="MARTINSIsabelAlex" w:date="2026-03-06T23:04:00Z">
        <w:r w:rsidRPr="0013008F" w:rsidDel="008C2CF3">
          <w:delText>representam qualquer</w:delText>
        </w:r>
      </w:del>
      <w:ins w:id="419" w:author="MARTINSIsabelAlex" w:date="2026-03-06T23:04:00Z">
        <w:r w:rsidR="008C2CF3" w:rsidRPr="0013008F">
          <w:t>constituam uma</w:t>
        </w:r>
      </w:ins>
      <w:r w:rsidRPr="0013008F">
        <w:t xml:space="preserve"> ameaça para a segurança humana. A fim de reduzir o risco de agressão contra os seres humanos, os cães e gatos nascidos ou detidos em estabelecimentos ▌</w:t>
      </w:r>
      <w:del w:id="420" w:author="MARTINSIsabelAlex" w:date="2026-03-06T23:02:00Z">
        <w:r w:rsidRPr="0013008F" w:rsidDel="00674555">
          <w:delText xml:space="preserve"> </w:delText>
        </w:r>
      </w:del>
      <w:r w:rsidRPr="0013008F">
        <w:t xml:space="preserve">deverão ser adequadamente socializados com membros da mesma espécie, </w:t>
      </w:r>
      <w:r w:rsidRPr="0013008F">
        <w:rPr>
          <w:b/>
          <w:i/>
        </w:rPr>
        <w:t xml:space="preserve">com seres humanos e, </w:t>
      </w:r>
      <w:r w:rsidRPr="0013008F">
        <w:t xml:space="preserve">se possível, com outros animais ▌. É conveniente que sejam detidos num ambiente estimulante e não ameaçador, dotado de enriquecimentos, como por exemplo brinquedos, que lhes permitam brincar e expressar outros comportamentos inatos. A separação dos cães e gatos das suas mães não </w:t>
      </w:r>
      <w:r w:rsidRPr="0013008F">
        <w:rPr>
          <w:b/>
          <w:i/>
        </w:rPr>
        <w:t xml:space="preserve">deverá ocorrer numa idade demasiado precoce, uma vez que tal </w:t>
      </w:r>
      <w:r w:rsidRPr="0013008F">
        <w:t xml:space="preserve">pode causar </w:t>
      </w:r>
      <w:ins w:id="421" w:author="MARTINSIsabelAlex" w:date="2026-03-06T23:07:00Z">
        <w:r w:rsidR="00FA5321" w:rsidRPr="0013008F">
          <w:t xml:space="preserve">a esses animais um </w:t>
        </w:r>
      </w:ins>
      <w:r w:rsidRPr="0013008F">
        <w:t xml:space="preserve">stress grave </w:t>
      </w:r>
      <w:del w:id="422" w:author="MARTINSIsabelAlex" w:date="2026-03-06T23:07:00Z">
        <w:r w:rsidRPr="0013008F" w:rsidDel="00FA5321">
          <w:rPr>
            <w:b/>
            <w:i/>
          </w:rPr>
          <w:delText>associado à</w:delText>
        </w:r>
      </w:del>
      <w:ins w:id="423" w:author="MARTINSIsabelAlex" w:date="2026-03-06T23:07:00Z">
        <w:r w:rsidR="00FA5321" w:rsidRPr="0013008F">
          <w:rPr>
            <w:b/>
            <w:i/>
          </w:rPr>
          <w:t>de</w:t>
        </w:r>
      </w:ins>
      <w:r w:rsidRPr="0013008F">
        <w:t xml:space="preserve"> separação </w:t>
      </w:r>
      <w:r w:rsidRPr="0013008F">
        <w:rPr>
          <w:b/>
          <w:i/>
        </w:rPr>
        <w:t>e problemas comportamentais conexos.</w:t>
      </w:r>
      <w:r w:rsidRPr="0013008F">
        <w:t xml:space="preserve"> Deverá por isso ser proibida</w:t>
      </w:r>
      <w:r w:rsidRPr="0013008F">
        <w:rPr>
          <w:b/>
          <w:i/>
        </w:rPr>
        <w:t xml:space="preserve">, exceto se </w:t>
      </w:r>
      <w:del w:id="424" w:author="MARTINSIsabelAlex" w:date="2026-03-06T23:08:00Z">
        <w:r w:rsidRPr="0013008F" w:rsidDel="00FA5321">
          <w:rPr>
            <w:b/>
            <w:i/>
          </w:rPr>
          <w:delText>se justificar por motivos</w:delText>
        </w:r>
      </w:del>
      <w:ins w:id="425" w:author="MARTINSIsabelAlex" w:date="2026-03-06T23:08:00Z">
        <w:r w:rsidR="00FA5321" w:rsidRPr="0013008F">
          <w:rPr>
            <w:b/>
            <w:i/>
          </w:rPr>
          <w:t>existirem razões</w:t>
        </w:r>
      </w:ins>
      <w:r w:rsidRPr="0013008F">
        <w:rPr>
          <w:b/>
          <w:i/>
        </w:rPr>
        <w:t xml:space="preserve"> médic</w:t>
      </w:r>
      <w:del w:id="426" w:author="MARTINSIsabelAlex" w:date="2026-03-06T23:08:00Z">
        <w:r w:rsidRPr="0013008F" w:rsidDel="00FA5321">
          <w:rPr>
            <w:b/>
            <w:i/>
          </w:rPr>
          <w:delText>o</w:delText>
        </w:r>
      </w:del>
      <w:ins w:id="427" w:author="MARTINSIsabelAlex" w:date="2026-03-06T23:08:00Z">
        <w:r w:rsidR="00FA5321" w:rsidRPr="0013008F">
          <w:rPr>
            <w:b/>
            <w:i/>
          </w:rPr>
          <w:t>a</w:t>
        </w:r>
      </w:ins>
      <w:r w:rsidRPr="0013008F">
        <w:rPr>
          <w:b/>
          <w:i/>
        </w:rPr>
        <w:t>s</w:t>
      </w:r>
      <w:ins w:id="428" w:author="MARTINSIsabelAlex" w:date="2026-03-06T23:08:00Z">
        <w:r w:rsidR="00FA5321" w:rsidRPr="0013008F">
          <w:rPr>
            <w:b/>
            <w:i/>
          </w:rPr>
          <w:t xml:space="preserve"> para a separação</w:t>
        </w:r>
      </w:ins>
      <w:r w:rsidRPr="0013008F">
        <w:t>.</w:t>
      </w:r>
    </w:p>
    <w:p w14:paraId="517352D9" w14:textId="7E9C3B0C" w:rsidR="00CC0CE4" w:rsidRPr="0013008F" w:rsidRDefault="000F6A06" w:rsidP="001C01F6">
      <w:pPr>
        <w:pStyle w:val="Considrant"/>
      </w:pPr>
      <w:r w:rsidRPr="0013008F">
        <w:br w:type="page"/>
      </w:r>
      <w:r w:rsidRPr="0013008F">
        <w:lastRenderedPageBreak/>
        <w:t>(56)</w:t>
      </w:r>
      <w:r w:rsidRPr="0013008F">
        <w:tab/>
        <w:t xml:space="preserve">Os procedimentos destinados a alterar o aspeto ou a prevenir determinados comportamentos dos </w:t>
      </w:r>
      <w:r w:rsidRPr="0013008F">
        <w:rPr>
          <w:b/>
          <w:i/>
        </w:rPr>
        <w:t>cães e gatos</w:t>
      </w:r>
      <w:r w:rsidRPr="0013008F">
        <w:t>, como o corte das orelhas, o corte da cauda, a remoção de garras e a ressecção das cordas vocais, têm um impacto negativo grave no seu bem</w:t>
      </w:r>
      <w:r w:rsidRPr="0013008F">
        <w:noBreakHyphen/>
        <w:t xml:space="preserve">estar. Os referidos procedimentos provocam dor e impedem que os </w:t>
      </w:r>
      <w:r w:rsidRPr="0013008F">
        <w:rPr>
          <w:b/>
          <w:i/>
        </w:rPr>
        <w:t xml:space="preserve">cães e gatos </w:t>
      </w:r>
      <w:r w:rsidRPr="0013008F">
        <w:rPr>
          <w:shd w:val="clear" w:color="auto" w:fill="9BBB59" w:themeFill="accent3"/>
        </w:rPr>
        <w:t>manifestem</w:t>
      </w:r>
      <w:r w:rsidRPr="0013008F">
        <w:t xml:space="preserve"> comportamentos inatos. Por este motivo, </w:t>
      </w:r>
      <w:del w:id="429" w:author="MARTINSIsabelAlex" w:date="2026-03-06T23:09:00Z">
        <w:r w:rsidRPr="0013008F" w:rsidDel="00FA5321">
          <w:delText xml:space="preserve">estes </w:delText>
        </w:r>
      </w:del>
      <w:ins w:id="430" w:author="MARTINSIsabelAlex" w:date="2026-03-06T23:09:00Z">
        <w:r w:rsidR="00FA5321" w:rsidRPr="0013008F">
          <w:t xml:space="preserve">tais </w:t>
        </w:r>
      </w:ins>
      <w:r w:rsidRPr="0013008F">
        <w:t>procedimentos só deverão ser autorizados se forem realizados por um veterinário e apenas quando necessário por razões médicas.</w:t>
      </w:r>
      <w:r w:rsidRPr="0013008F">
        <w:rPr>
          <w:b/>
          <w:i/>
        </w:rPr>
        <w:t xml:space="preserve"> A realização de intervenções profiláticas </w:t>
      </w:r>
      <w:r w:rsidRPr="0013008F">
        <w:rPr>
          <w:b/>
          <w:i/>
          <w:shd w:val="clear" w:color="auto" w:fill="9BBB59" w:themeFill="accent3"/>
        </w:rPr>
        <w:t xml:space="preserve">deverá ser permitida </w:t>
      </w:r>
      <w:r w:rsidRPr="0013008F">
        <w:rPr>
          <w:b/>
          <w:i/>
        </w:rPr>
        <w:t>sempre que o veterinário identificar uma situação médica que justifique tal intervenção.</w:t>
      </w:r>
    </w:p>
    <w:p w14:paraId="503E2DB1" w14:textId="1442CF58" w:rsidR="00CC0CE4" w:rsidRPr="0013008F" w:rsidRDefault="000F6A06">
      <w:pPr>
        <w:pStyle w:val="Considrant"/>
      </w:pPr>
      <w:r w:rsidRPr="0013008F">
        <w:rPr>
          <w:b/>
          <w:i/>
        </w:rPr>
        <w:t>(57)</w:t>
      </w:r>
      <w:r w:rsidRPr="0013008F">
        <w:tab/>
      </w:r>
      <w:r w:rsidRPr="0013008F">
        <w:rPr>
          <w:b/>
          <w:i/>
        </w:rPr>
        <w:t xml:space="preserve">Os cães utilizados pelos serviços militares, policiais e aduaneiros desempenham um papel central na segurança nacional. A fim de satisfazer as necessidades específicas </w:t>
      </w:r>
      <w:del w:id="431" w:author="MARTINSIsabelAlex" w:date="2026-03-06T17:24:00Z">
        <w:r w:rsidRPr="0013008F" w:rsidDel="00A15F72">
          <w:rPr>
            <w:b/>
            <w:i/>
          </w:rPr>
          <w:delText>das forças armadas,</w:delText>
        </w:r>
      </w:del>
      <w:ins w:id="432" w:author="MARTINSIsabelAlex" w:date="2026-03-06T17:24:00Z">
        <w:r w:rsidR="00A15F72" w:rsidRPr="0013008F">
          <w:rPr>
            <w:b/>
            <w:i/>
          </w:rPr>
          <w:t>dos serviços militares</w:t>
        </w:r>
      </w:ins>
      <w:ins w:id="433" w:author="MARTINSIsabelAlex" w:date="2026-03-06T17:25:00Z">
        <w:r w:rsidR="00A15F72" w:rsidRPr="0013008F">
          <w:rPr>
            <w:b/>
            <w:i/>
          </w:rPr>
          <w:t>,</w:t>
        </w:r>
      </w:ins>
      <w:r w:rsidRPr="0013008F">
        <w:rPr>
          <w:b/>
          <w:i/>
        </w:rPr>
        <w:t xml:space="preserve"> </w:t>
      </w:r>
      <w:del w:id="434" w:author="MARTINSIsabelAlex" w:date="2026-03-06T17:25:00Z">
        <w:r w:rsidRPr="0013008F" w:rsidDel="00821230">
          <w:rPr>
            <w:b/>
            <w:i/>
          </w:rPr>
          <w:delText>da polícia</w:delText>
        </w:r>
      </w:del>
      <w:ins w:id="435" w:author="MARTINSIsabelAlex" w:date="2026-03-06T17:25:00Z">
        <w:r w:rsidR="00821230" w:rsidRPr="0013008F">
          <w:rPr>
            <w:b/>
            <w:i/>
          </w:rPr>
          <w:t>policias</w:t>
        </w:r>
      </w:ins>
      <w:r w:rsidRPr="0013008F">
        <w:rPr>
          <w:b/>
          <w:i/>
        </w:rPr>
        <w:t xml:space="preserve"> e </w:t>
      </w:r>
      <w:del w:id="436" w:author="MARTINSIsabelAlex" w:date="2026-03-06T17:25:00Z">
        <w:r w:rsidRPr="0013008F" w:rsidDel="00821230">
          <w:rPr>
            <w:b/>
            <w:i/>
          </w:rPr>
          <w:delText xml:space="preserve">dos serviços </w:delText>
        </w:r>
      </w:del>
      <w:r w:rsidRPr="0013008F">
        <w:rPr>
          <w:b/>
          <w:i/>
        </w:rPr>
        <w:t>aduaneiros e dos operadores que criam e treinam cães para essas autoridades, os Estados</w:t>
      </w:r>
      <w:r w:rsidRPr="0013008F">
        <w:rPr>
          <w:b/>
          <w:i/>
        </w:rPr>
        <w:noBreakHyphen/>
        <w:t xml:space="preserve">Membros deverão ser autorizados a conceder isenções no que diz respeito às práticas dolorosas de manuseamento e </w:t>
      </w:r>
      <w:del w:id="437" w:author="MARTINSIsabelAlex" w:date="2026-03-06T23:16:00Z">
        <w:r w:rsidRPr="0013008F" w:rsidDel="00E7359C">
          <w:rPr>
            <w:b/>
            <w:i/>
          </w:rPr>
          <w:delText>amarramento</w:delText>
        </w:r>
      </w:del>
      <w:commentRangeStart w:id="438"/>
      <w:ins w:id="439" w:author="MARTINSIsabelAlex" w:date="2026-03-06T23:16:00Z">
        <w:r w:rsidR="00E7359C" w:rsidRPr="0013008F">
          <w:rPr>
            <w:b/>
            <w:i/>
          </w:rPr>
          <w:t>acorrentamento</w:t>
        </w:r>
        <w:commentRangeEnd w:id="438"/>
        <w:r w:rsidR="00E7359C" w:rsidRPr="0013008F">
          <w:rPr>
            <w:rStyle w:val="CommentReference"/>
          </w:rPr>
          <w:commentReference w:id="438"/>
        </w:r>
      </w:ins>
      <w:r w:rsidRPr="0013008F">
        <w:rPr>
          <w:b/>
          <w:i/>
        </w:rPr>
        <w:t xml:space="preserve">, uma vez que </w:t>
      </w:r>
      <w:del w:id="440" w:author="MARTINSIsabelAlex" w:date="2026-03-06T23:13:00Z">
        <w:r w:rsidRPr="0013008F" w:rsidDel="0079016C">
          <w:rPr>
            <w:b/>
            <w:i/>
          </w:rPr>
          <w:delText xml:space="preserve">estas </w:delText>
        </w:r>
      </w:del>
      <w:ins w:id="441" w:author="MARTINSIsabelAlex" w:date="2026-03-06T23:13:00Z">
        <w:r w:rsidR="0079016C" w:rsidRPr="0013008F">
          <w:rPr>
            <w:b/>
            <w:i/>
          </w:rPr>
          <w:t xml:space="preserve">tais práticas </w:t>
        </w:r>
      </w:ins>
      <w:ins w:id="442" w:author="MARTINSIsabelAlex" w:date="2026-03-06T23:14:00Z">
        <w:r w:rsidR="0079016C" w:rsidRPr="0013008F">
          <w:rPr>
            <w:b/>
            <w:i/>
          </w:rPr>
          <w:t xml:space="preserve">e </w:t>
        </w:r>
      </w:ins>
      <w:ins w:id="443" w:author="MARTINSIsabelAlex" w:date="2026-03-06T23:17:00Z">
        <w:r w:rsidR="00E7359C" w:rsidRPr="0013008F">
          <w:rPr>
            <w:b/>
            <w:i/>
          </w:rPr>
          <w:t>acorrenta</w:t>
        </w:r>
      </w:ins>
      <w:ins w:id="444" w:author="MARTINSIsabelAlex" w:date="2026-03-06T23:14:00Z">
        <w:r w:rsidR="0079016C" w:rsidRPr="0013008F">
          <w:rPr>
            <w:b/>
            <w:i/>
          </w:rPr>
          <w:t xml:space="preserve">mento </w:t>
        </w:r>
      </w:ins>
      <w:r w:rsidRPr="0013008F">
        <w:rPr>
          <w:b/>
          <w:i/>
        </w:rPr>
        <w:t xml:space="preserve">podem ser necessárias durante o treino desses cães. Apesar dessas isenções, é importante que o pessoal que treina cães para </w:t>
      </w:r>
      <w:del w:id="445" w:author="MARTINSIsabelAlex" w:date="2026-03-06T17:24:00Z">
        <w:r w:rsidRPr="0013008F" w:rsidDel="00A15F72">
          <w:rPr>
            <w:b/>
            <w:i/>
          </w:rPr>
          <w:delText>as forças armadas</w:delText>
        </w:r>
      </w:del>
      <w:ins w:id="446" w:author="MARTINSIsabelAlex" w:date="2026-03-06T17:24:00Z">
        <w:r w:rsidR="00A15F72" w:rsidRPr="0013008F">
          <w:rPr>
            <w:b/>
            <w:i/>
          </w:rPr>
          <w:t>os serviços militares</w:t>
        </w:r>
      </w:ins>
      <w:r w:rsidRPr="0013008F">
        <w:rPr>
          <w:b/>
          <w:i/>
        </w:rPr>
        <w:t xml:space="preserve"> ou </w:t>
      </w:r>
      <w:del w:id="447" w:author="MARTINSIsabelAlex" w:date="2026-03-06T17:24:00Z">
        <w:r w:rsidRPr="0013008F" w:rsidDel="00A15F72">
          <w:rPr>
            <w:b/>
            <w:i/>
          </w:rPr>
          <w:delText xml:space="preserve">para os serviços </w:delText>
        </w:r>
      </w:del>
      <w:r w:rsidRPr="0013008F">
        <w:rPr>
          <w:b/>
          <w:i/>
        </w:rPr>
        <w:t xml:space="preserve">policiais e aduaneiros em estabelecimentos receba formação regular </w:t>
      </w:r>
      <w:del w:id="448" w:author="MARTINSIsabelAlex" w:date="2026-03-06T23:18:00Z">
        <w:r w:rsidRPr="0013008F" w:rsidDel="00D24DE7">
          <w:rPr>
            <w:b/>
            <w:i/>
          </w:rPr>
          <w:delText>no que respeita a</w:delText>
        </w:r>
      </w:del>
      <w:ins w:id="449" w:author="MARTINSIsabelAlex" w:date="2026-03-06T23:18:00Z">
        <w:r w:rsidR="00D24DE7" w:rsidRPr="0013008F">
          <w:rPr>
            <w:b/>
            <w:i/>
          </w:rPr>
          <w:t>em</w:t>
        </w:r>
      </w:ins>
      <w:r w:rsidRPr="0013008F">
        <w:rPr>
          <w:b/>
          <w:i/>
        </w:rPr>
        <w:t xml:space="preserve"> competências adequadas, para que aplique métodos de manuseamento e treino adequados e minimize a dor </w:t>
      </w:r>
      <w:del w:id="450" w:author="MARTINSIsabelAlex" w:date="2026-03-06T23:19:00Z">
        <w:r w:rsidRPr="0013008F" w:rsidDel="00D24DE7">
          <w:rPr>
            <w:b/>
            <w:i/>
          </w:rPr>
          <w:delText>para os</w:delText>
        </w:r>
      </w:del>
      <w:ins w:id="451" w:author="MARTINSIsabelAlex" w:date="2026-03-06T23:19:00Z">
        <w:r w:rsidR="00D24DE7" w:rsidRPr="0013008F">
          <w:rPr>
            <w:b/>
            <w:i/>
          </w:rPr>
          <w:t>dos</w:t>
        </w:r>
      </w:ins>
      <w:r w:rsidRPr="0013008F">
        <w:rPr>
          <w:b/>
          <w:i/>
        </w:rPr>
        <w:t xml:space="preserve"> cães ao seu cuidado.</w:t>
      </w:r>
      <w:del w:id="452" w:author="MARTINSIsabelAlex" w:date="2026-03-06T23:15:00Z">
        <w:r w:rsidRPr="0013008F" w:rsidDel="00E7359C">
          <w:rPr>
            <w:b/>
            <w:i/>
          </w:rPr>
          <w:delText xml:space="preserve"> </w:delText>
        </w:r>
      </w:del>
    </w:p>
    <w:p w14:paraId="7C6BB77D" w14:textId="7D0A7444" w:rsidR="00CC0CE4" w:rsidRPr="0013008F" w:rsidRDefault="000F6A06">
      <w:pPr>
        <w:pStyle w:val="Considrant"/>
      </w:pPr>
      <w:r w:rsidRPr="0013008F">
        <w:br w:type="page"/>
      </w:r>
      <w:r w:rsidRPr="0013008F">
        <w:rPr>
          <w:b/>
          <w:i/>
        </w:rPr>
        <w:lastRenderedPageBreak/>
        <w:t>(58)</w:t>
      </w:r>
      <w:r w:rsidRPr="0013008F">
        <w:tab/>
      </w:r>
      <w:r w:rsidRPr="0013008F">
        <w:rPr>
          <w:b/>
          <w:i/>
        </w:rPr>
        <w:t xml:space="preserve">Os cães de guarda de gado são criados para guardar rebanhos e para os proteger dos predadores em contextos agrícolas ou pastoris. Muitas vezes, estes cães passam períodos prolongados no exterior, sem presença de um ser humano. Devido à forma como são utilizados e ao </w:t>
      </w:r>
      <w:ins w:id="453" w:author="MARTINSIsabelAlex" w:date="2026-03-06T23:20:00Z">
        <w:r w:rsidR="002637C5" w:rsidRPr="0013008F">
          <w:rPr>
            <w:b/>
            <w:i/>
          </w:rPr>
          <w:t xml:space="preserve">seu </w:t>
        </w:r>
      </w:ins>
      <w:r w:rsidRPr="0013008F">
        <w:rPr>
          <w:b/>
          <w:i/>
        </w:rPr>
        <w:t xml:space="preserve">efeito determinante </w:t>
      </w:r>
      <w:del w:id="454" w:author="MARTINSIsabelAlex" w:date="2026-03-06T23:20:00Z">
        <w:r w:rsidRPr="0013008F" w:rsidDel="002637C5">
          <w:rPr>
            <w:b/>
            <w:i/>
          </w:rPr>
          <w:delText xml:space="preserve">desta </w:delText>
        </w:r>
      </w:del>
      <w:r w:rsidRPr="0013008F">
        <w:rPr>
          <w:b/>
          <w:i/>
        </w:rPr>
        <w:t xml:space="preserve">nas suas condições de vida, a alimentação e inspeção regulares desses animais é, por vezes, difícil. É frequentemente difícil cumprir os requisitos do presente regulamento que visam assegurar </w:t>
      </w:r>
      <w:del w:id="455" w:author="MARTINSIsabelAlex" w:date="2026-03-06T23:21:00Z">
        <w:r w:rsidRPr="0013008F" w:rsidDel="002637C5">
          <w:rPr>
            <w:b/>
            <w:i/>
          </w:rPr>
          <w:delText>a satisfação das</w:delText>
        </w:r>
      </w:del>
      <w:ins w:id="456" w:author="MARTINSIsabelAlex" w:date="2026-03-06T23:21:00Z">
        <w:r w:rsidR="002637C5" w:rsidRPr="0013008F">
          <w:rPr>
            <w:b/>
            <w:i/>
          </w:rPr>
          <w:t>que as</w:t>
        </w:r>
      </w:ins>
      <w:r w:rsidRPr="0013008F">
        <w:rPr>
          <w:b/>
          <w:i/>
        </w:rPr>
        <w:t xml:space="preserve"> necessidades de alojamento e socialização </w:t>
      </w:r>
      <w:del w:id="457" w:author="MARTINSIsabelAlex" w:date="2026-03-06T23:21:00Z">
        <w:r w:rsidRPr="0013008F" w:rsidDel="002637C5">
          <w:rPr>
            <w:b/>
            <w:i/>
          </w:rPr>
          <w:delText xml:space="preserve">destes </w:delText>
        </w:r>
      </w:del>
      <w:ins w:id="458" w:author="MARTINSIsabelAlex" w:date="2026-03-06T23:21:00Z">
        <w:r w:rsidR="002637C5" w:rsidRPr="0013008F">
          <w:rPr>
            <w:b/>
            <w:i/>
          </w:rPr>
          <w:t xml:space="preserve">desses </w:t>
        </w:r>
      </w:ins>
      <w:r w:rsidRPr="0013008F">
        <w:rPr>
          <w:b/>
          <w:i/>
        </w:rPr>
        <w:t>animais</w:t>
      </w:r>
      <w:ins w:id="459" w:author="MARTINSIsabelAlex" w:date="2026-03-06T23:21:00Z">
        <w:r w:rsidR="002637C5" w:rsidRPr="0013008F">
          <w:rPr>
            <w:b/>
            <w:i/>
          </w:rPr>
          <w:t xml:space="preserve"> são satisfeitas</w:t>
        </w:r>
      </w:ins>
      <w:r w:rsidRPr="0013008F">
        <w:rPr>
          <w:b/>
          <w:i/>
        </w:rPr>
        <w:t>. Além disso, os cães utilizados para controlar os movimentos de um rebanho são cães de pastoreio e acompanham a pessoa responsável. São necessárias isenções para determinados requisitos do presente regulamento relativos ao alojamento e à socialização desses cães durante o período em que ocorre a transumância sazonal dos rebanhos.</w:t>
      </w:r>
    </w:p>
    <w:p w14:paraId="4B6B2E98" w14:textId="11C3A57B" w:rsidR="00CC0CE4" w:rsidRPr="0013008F" w:rsidRDefault="000F6A06" w:rsidP="009C19D8">
      <w:pPr>
        <w:pStyle w:val="Considrant"/>
      </w:pPr>
      <w:r w:rsidRPr="0013008F">
        <w:br w:type="page"/>
      </w:r>
      <w:r w:rsidRPr="0013008F">
        <w:lastRenderedPageBreak/>
        <w:t>(59)</w:t>
      </w:r>
      <w:r w:rsidRPr="0013008F">
        <w:tab/>
      </w:r>
      <w:r w:rsidRPr="0013008F">
        <w:rPr>
          <w:b/>
          <w:i/>
        </w:rPr>
        <w:t xml:space="preserve">A inspeção prévia </w:t>
      </w:r>
      <w:ins w:id="460" w:author="MARTINSIsabelAlex" w:date="2026-03-06T23:22:00Z">
        <w:r w:rsidR="00DF0902" w:rsidRPr="0013008F">
          <w:rPr>
            <w:b/>
            <w:i/>
          </w:rPr>
          <w:t xml:space="preserve">dos estabelecimentos </w:t>
        </w:r>
      </w:ins>
      <w:r w:rsidRPr="0013008F">
        <w:rPr>
          <w:b/>
          <w:i/>
        </w:rPr>
        <w:t>levada a cabo por veterinários oficiais</w:t>
      </w:r>
      <w:ins w:id="461" w:author="MARTINSIsabelAlex" w:date="2026-03-06T23:23:00Z">
        <w:r w:rsidR="00DF0902" w:rsidRPr="0013008F">
          <w:rPr>
            <w:b/>
            <w:i/>
          </w:rPr>
          <w:t>,</w:t>
        </w:r>
      </w:ins>
      <w:r w:rsidRPr="0013008F">
        <w:rPr>
          <w:b/>
          <w:i/>
        </w:rPr>
        <w:t xml:space="preserve"> ou </w:t>
      </w:r>
      <w:del w:id="462" w:author="MARTINSIsabelAlex" w:date="2026-03-06T23:23:00Z">
        <w:r w:rsidRPr="0013008F" w:rsidDel="00DF0902">
          <w:rPr>
            <w:b/>
            <w:i/>
          </w:rPr>
          <w:delText xml:space="preserve">por outros profissionais, </w:delText>
        </w:r>
      </w:del>
      <w:r w:rsidRPr="0013008F">
        <w:rPr>
          <w:b/>
          <w:i/>
        </w:rPr>
        <w:t xml:space="preserve">sempre que a tarefa de controlo oficial tenha sido delegada, </w:t>
      </w:r>
      <w:ins w:id="463" w:author="MARTINSIsabelAlex" w:date="2026-03-06T23:23:00Z">
        <w:r w:rsidR="00DF0902" w:rsidRPr="0013008F">
          <w:rPr>
            <w:b/>
            <w:i/>
          </w:rPr>
          <w:t xml:space="preserve">por outros profissionais, </w:t>
        </w:r>
      </w:ins>
      <w:r w:rsidRPr="0013008F">
        <w:rPr>
          <w:b/>
          <w:i/>
        </w:rPr>
        <w:t xml:space="preserve">e a aprovação ulterior </w:t>
      </w:r>
      <w:del w:id="464" w:author="MARTINSIsabelAlex" w:date="2026-03-06T23:24:00Z">
        <w:r w:rsidRPr="0013008F" w:rsidDel="004B0565">
          <w:rPr>
            <w:b/>
            <w:i/>
          </w:rPr>
          <w:delText xml:space="preserve">dos </w:delText>
        </w:r>
      </w:del>
      <w:ins w:id="465" w:author="MARTINSIsabelAlex" w:date="2026-03-06T23:24:00Z">
        <w:r w:rsidR="004B0565" w:rsidRPr="0013008F">
          <w:rPr>
            <w:b/>
            <w:i/>
          </w:rPr>
          <w:t xml:space="preserve">desses </w:t>
        </w:r>
      </w:ins>
      <w:r w:rsidRPr="0013008F">
        <w:rPr>
          <w:b/>
          <w:i/>
        </w:rPr>
        <w:t>estabelecimentos são uma forma eficaz de garantir que estes cumpr</w:t>
      </w:r>
      <w:del w:id="466" w:author="MARTINSIsabelAlex" w:date="2026-03-06T23:25:00Z">
        <w:r w:rsidRPr="0013008F" w:rsidDel="004B0565">
          <w:rPr>
            <w:b/>
            <w:i/>
          </w:rPr>
          <w:delText>a</w:delText>
        </w:r>
      </w:del>
      <w:ins w:id="467" w:author="MARTINSIsabelAlex" w:date="2026-03-06T23:24:00Z">
        <w:r w:rsidR="004B0565" w:rsidRPr="0013008F">
          <w:rPr>
            <w:b/>
            <w:i/>
          </w:rPr>
          <w:t>e</w:t>
        </w:r>
      </w:ins>
      <w:r w:rsidRPr="0013008F">
        <w:rPr>
          <w:b/>
          <w:i/>
        </w:rPr>
        <w:t xml:space="preserve">m os requisitos do presente regulamento. No entanto, dado que tais inspeções se </w:t>
      </w:r>
      <w:del w:id="468" w:author="MARTINSIsabelAlex" w:date="2026-03-05T08:48:00Z">
        <w:r w:rsidRPr="0013008F" w:rsidDel="001E13E4">
          <w:rPr>
            <w:b/>
            <w:i/>
          </w:rPr>
          <w:delText xml:space="preserve">devem </w:delText>
        </w:r>
      </w:del>
      <w:ins w:id="469" w:author="MARTINSIsabelAlex" w:date="2026-03-05T08:48:00Z">
        <w:r w:rsidR="001E13E4" w:rsidRPr="0013008F">
          <w:rPr>
            <w:b/>
            <w:i/>
          </w:rPr>
          <w:t xml:space="preserve">deverão </w:t>
        </w:r>
      </w:ins>
      <w:r w:rsidRPr="0013008F">
        <w:rPr>
          <w:b/>
          <w:i/>
        </w:rPr>
        <w:t xml:space="preserve">centrar nos estabelecimentos que apresentam um risco acrescido </w:t>
      </w:r>
      <w:ins w:id="470" w:author="MARTINSIsabelAlex" w:date="2026-03-06T11:43:00Z">
        <w:r w:rsidR="00DC6C6B" w:rsidRPr="0013008F">
          <w:rPr>
            <w:b/>
            <w:i/>
          </w:rPr>
          <w:t xml:space="preserve">no que diz respeito ao cumprimento das regras </w:t>
        </w:r>
      </w:ins>
      <w:del w:id="471" w:author="MARTINSIsabelAlex" w:date="2026-03-06T11:44:00Z">
        <w:r w:rsidRPr="0013008F" w:rsidDel="00DC6C6B">
          <w:rPr>
            <w:b/>
            <w:i/>
          </w:rPr>
          <w:delText>para o</w:delText>
        </w:r>
      </w:del>
      <w:ins w:id="472" w:author="MARTINSIsabelAlex" w:date="2026-03-06T11:44:00Z">
        <w:r w:rsidR="00DC6C6B" w:rsidRPr="0013008F">
          <w:rPr>
            <w:b/>
            <w:i/>
          </w:rPr>
          <w:t>de</w:t>
        </w:r>
      </w:ins>
      <w:r w:rsidRPr="0013008F">
        <w:rPr>
          <w:b/>
          <w:i/>
        </w:rPr>
        <w:t xml:space="preserve"> bem</w:t>
      </w:r>
      <w:r w:rsidRPr="0013008F">
        <w:rPr>
          <w:b/>
          <w:i/>
        </w:rPr>
        <w:noBreakHyphen/>
        <w:t>estar dos animais, e dada a disponibilidade limitada de veterinários oficiais nos Estados</w:t>
      </w:r>
      <w:r w:rsidRPr="0013008F">
        <w:rPr>
          <w:b/>
          <w:i/>
        </w:rPr>
        <w:noBreakHyphen/>
        <w:t xml:space="preserve">Membros, não seria proporcionado exigir uma inspeção prévia no local e a aprovação de todos os estabelecimentos. </w:t>
      </w:r>
      <w:r w:rsidRPr="0013008F">
        <w:t xml:space="preserve">As condições nos estabelecimentos de criação são particularmente críticas para assegurar que os cães e gatos sejam devidamente </w:t>
      </w:r>
      <w:r w:rsidRPr="0013008F">
        <w:rPr>
          <w:b/>
          <w:i/>
        </w:rPr>
        <w:t>criados,</w:t>
      </w:r>
      <w:r w:rsidRPr="0013008F">
        <w:t xml:space="preserve"> detidos e tratados antes de serem colocados no mercado</w:t>
      </w:r>
      <w:r w:rsidRPr="0013008F">
        <w:rPr>
          <w:b/>
          <w:i/>
        </w:rPr>
        <w:t>, em especial devido às repercussões que más condições de bem</w:t>
      </w:r>
      <w:r w:rsidRPr="0013008F">
        <w:rPr>
          <w:b/>
          <w:i/>
        </w:rPr>
        <w:noBreakHyphen/>
        <w:t>estar podem ter nos cães e nos gatos numa idade precoce</w:t>
      </w:r>
      <w:r w:rsidRPr="0013008F">
        <w:t xml:space="preserve">. Por conseguinte, é importante que os estabelecimentos </w:t>
      </w:r>
      <w:r w:rsidRPr="0013008F">
        <w:rPr>
          <w:b/>
          <w:i/>
        </w:rPr>
        <w:t xml:space="preserve">de criação de cães e gatos com uma capacidade de produção significativa </w:t>
      </w:r>
      <w:r w:rsidRPr="0013008F">
        <w:t xml:space="preserve">sejam aprovados pelas autoridades competentes e sujeitos a inspeção prévia no local antes da sua aprovação. É igualmente importante que seja disponibilizada ao público uma lista desses estabelecimentos aprovados, a fim de permitir que os potenciais </w:t>
      </w:r>
      <w:r w:rsidRPr="0013008F">
        <w:rPr>
          <w:b/>
          <w:i/>
        </w:rPr>
        <w:t xml:space="preserve">adquirentes </w:t>
      </w:r>
      <w:r w:rsidRPr="0013008F">
        <w:t xml:space="preserve">verifiquem o estatuto dos estabelecimentos </w:t>
      </w:r>
      <w:r w:rsidRPr="0013008F">
        <w:rPr>
          <w:b/>
          <w:i/>
        </w:rPr>
        <w:t>de criação, apoiando assim o controlo público dos referidos estabelecimentos e melhorando a sensibilização dos cidadãos</w:t>
      </w:r>
      <w:r w:rsidRPr="0013008F">
        <w:t>.</w:t>
      </w:r>
      <w:r w:rsidRPr="0013008F">
        <w:rPr>
          <w:b/>
          <w:i/>
        </w:rPr>
        <w:t xml:space="preserve"> Uma vez que todos os estabelecimentos de criação precisam de tempo para aplicar </w:t>
      </w:r>
      <w:r w:rsidRPr="0013008F">
        <w:t xml:space="preserve">os requisitos </w:t>
      </w:r>
      <w:del w:id="473" w:author="MARTINSIsabelAlex" w:date="2026-03-06T23:30:00Z">
        <w:r w:rsidRPr="0013008F" w:rsidDel="0027646B">
          <w:delText xml:space="preserve">em matéria </w:delText>
        </w:r>
      </w:del>
      <w:r w:rsidRPr="0013008F">
        <w:t>de alojamento,</w:t>
      </w:r>
      <w:r w:rsidRPr="0013008F">
        <w:rPr>
          <w:b/>
          <w:i/>
        </w:rPr>
        <w:t xml:space="preserve"> e que as entidades competentes precisam de </w:t>
      </w:r>
      <w:ins w:id="474" w:author="MARTINSIsabelAlex" w:date="2026-03-06T23:30:00Z">
        <w:r w:rsidR="0027646B" w:rsidRPr="0013008F">
          <w:rPr>
            <w:b/>
            <w:i/>
          </w:rPr>
          <w:t xml:space="preserve">tempo para </w:t>
        </w:r>
      </w:ins>
      <w:r w:rsidRPr="0013008F">
        <w:rPr>
          <w:b/>
          <w:i/>
        </w:rPr>
        <w:t>efetuar inspeções no local dos estabelecimentos de criação</w:t>
      </w:r>
      <w:r w:rsidRPr="0013008F">
        <w:t>, a obrigação de os estabelecimentos de criação obterem uma aprovação deverá começar a aplicar</w:t>
      </w:r>
      <w:r w:rsidRPr="0013008F">
        <w:noBreakHyphen/>
        <w:t xml:space="preserve">se na mesma data que os requisitos </w:t>
      </w:r>
      <w:del w:id="475" w:author="MARTINSIsabelAlex" w:date="2026-03-06T23:30:00Z">
        <w:r w:rsidRPr="0013008F" w:rsidDel="0027646B">
          <w:delText xml:space="preserve">em matéria </w:delText>
        </w:r>
      </w:del>
      <w:r w:rsidRPr="0013008F">
        <w:t>de alojamento ▌.</w:t>
      </w:r>
    </w:p>
    <w:p w14:paraId="69E7648B" w14:textId="16E8F3D4" w:rsidR="00CC0CE4" w:rsidRPr="0013008F" w:rsidRDefault="000F6A06">
      <w:pPr>
        <w:pStyle w:val="Considrant"/>
      </w:pPr>
      <w:r w:rsidRPr="0013008F">
        <w:br w:type="page"/>
      </w:r>
      <w:r w:rsidRPr="0013008F">
        <w:lastRenderedPageBreak/>
        <w:t>(60)</w:t>
      </w:r>
      <w:r w:rsidRPr="0013008F">
        <w:tab/>
        <w:t xml:space="preserve">Alguns operadores que colocam </w:t>
      </w:r>
      <w:r w:rsidRPr="0013008F">
        <w:rPr>
          <w:b/>
          <w:i/>
        </w:rPr>
        <w:t xml:space="preserve">cães ou gatos </w:t>
      </w:r>
      <w:r w:rsidRPr="0013008F">
        <w:t>no mercado ▌</w:t>
      </w:r>
      <w:del w:id="476" w:author="MARTINSIsabelAlex" w:date="2026-03-06T23:30:00Z">
        <w:r w:rsidRPr="0013008F" w:rsidDel="0027646B">
          <w:delText xml:space="preserve"> </w:delText>
        </w:r>
      </w:del>
      <w:r w:rsidRPr="0013008F">
        <w:t xml:space="preserve">incentivam os potenciais clientes a comprar a qualquer custo, utilizando argumentos emocionais, sem mencionar ao potencial proprietário as consequências de ter um </w:t>
      </w:r>
      <w:r w:rsidRPr="0013008F">
        <w:rPr>
          <w:b/>
          <w:i/>
        </w:rPr>
        <w:t>cão ou um gato</w:t>
      </w:r>
      <w:r w:rsidRPr="0013008F">
        <w:t>. Outros operadores ▌</w:t>
      </w:r>
      <w:del w:id="477" w:author="MARTINSIsabelAlex" w:date="2026-03-06T23:30:00Z">
        <w:r w:rsidRPr="0013008F" w:rsidDel="0027646B">
          <w:delText xml:space="preserve"> </w:delText>
        </w:r>
      </w:del>
      <w:r w:rsidRPr="0013008F">
        <w:t xml:space="preserve">insistem nas responsabilidades dos proprietários de animais de companhia, o que, naturalmente, tem por efeito limitar a sua capacidade de </w:t>
      </w:r>
      <w:r w:rsidRPr="0013008F">
        <w:rPr>
          <w:b/>
          <w:i/>
        </w:rPr>
        <w:t>colocar cães ou gatos no mercado da União</w:t>
      </w:r>
      <w:r w:rsidRPr="0013008F">
        <w:t xml:space="preserve">. A </w:t>
      </w:r>
      <w:del w:id="478" w:author="MARTINSIsabelAlex" w:date="2026-03-06T23:31:00Z">
        <w:r w:rsidRPr="0013008F" w:rsidDel="009D2372">
          <w:delText xml:space="preserve">discrepância </w:delText>
        </w:r>
      </w:del>
      <w:ins w:id="479" w:author="MARTINSIsabelAlex" w:date="2026-03-06T23:31:00Z">
        <w:r w:rsidR="009D2372" w:rsidRPr="0013008F">
          <w:t xml:space="preserve">diferença </w:t>
        </w:r>
      </w:ins>
      <w:r w:rsidRPr="0013008F">
        <w:t>entre estas duas atitudes tende a beneficiar os operadores menos responsáveis, conduzindo a distorções da concorrência, apesar da importância para o bem‑estar dos animais e para a ordem pública de informar os clientes sobre a</w:t>
      </w:r>
      <w:ins w:id="480" w:author="MARTINSIsabelAlex" w:date="2026-03-06T23:31:00Z">
        <w:r w:rsidR="009D2372" w:rsidRPr="0013008F">
          <w:t>s</w:t>
        </w:r>
      </w:ins>
      <w:r w:rsidRPr="0013008F">
        <w:t xml:space="preserve"> sua</w:t>
      </w:r>
      <w:ins w:id="481" w:author="MARTINSIsabelAlex" w:date="2026-03-06T23:31:00Z">
        <w:r w:rsidR="009D2372" w:rsidRPr="0013008F">
          <w:t>s</w:t>
        </w:r>
      </w:ins>
      <w:r w:rsidRPr="0013008F">
        <w:t xml:space="preserve"> responsabilidade</w:t>
      </w:r>
      <w:ins w:id="482" w:author="MARTINSIsabelAlex" w:date="2026-03-06T23:31:00Z">
        <w:r w:rsidR="009D2372" w:rsidRPr="0013008F">
          <w:t>s</w:t>
        </w:r>
      </w:ins>
      <w:r w:rsidRPr="0013008F">
        <w:t xml:space="preserve"> quando </w:t>
      </w:r>
      <w:r w:rsidRPr="0013008F">
        <w:rPr>
          <w:b/>
          <w:i/>
        </w:rPr>
        <w:t xml:space="preserve">adquirem </w:t>
      </w:r>
      <w:r w:rsidRPr="0013008F">
        <w:t>um cão ou um gato. Justifica</w:t>
      </w:r>
      <w:r w:rsidRPr="0013008F">
        <w:noBreakHyphen/>
        <w:t xml:space="preserve">se, por conseguinte, exigir que todos os </w:t>
      </w:r>
      <w:r w:rsidRPr="0013008F">
        <w:rPr>
          <w:b/>
          <w:i/>
        </w:rPr>
        <w:t xml:space="preserve">operadores que colocam cães ou gatos </w:t>
      </w:r>
      <w:r w:rsidRPr="0013008F">
        <w:t>no mercado da União ▌</w:t>
      </w:r>
      <w:del w:id="483" w:author="MARTINSIsabelAlex" w:date="2026-03-06T23:30:00Z">
        <w:r w:rsidRPr="0013008F" w:rsidDel="0027646B">
          <w:delText xml:space="preserve"> </w:delText>
        </w:r>
      </w:del>
      <w:r w:rsidRPr="0013008F">
        <w:t xml:space="preserve">informem os futuros proprietários </w:t>
      </w:r>
      <w:r w:rsidRPr="0013008F">
        <w:rPr>
          <w:b/>
          <w:i/>
        </w:rPr>
        <w:t>da</w:t>
      </w:r>
      <w:ins w:id="484" w:author="MARTINSIsabelAlex" w:date="2026-03-06T23:32:00Z">
        <w:r w:rsidR="009D2372" w:rsidRPr="0013008F">
          <w:rPr>
            <w:b/>
            <w:i/>
          </w:rPr>
          <w:t>s</w:t>
        </w:r>
      </w:ins>
      <w:r w:rsidRPr="0013008F">
        <w:t xml:space="preserve"> sua</w:t>
      </w:r>
      <w:ins w:id="485" w:author="MARTINSIsabelAlex" w:date="2026-03-06T23:32:00Z">
        <w:r w:rsidR="009D2372" w:rsidRPr="0013008F">
          <w:t>s</w:t>
        </w:r>
      </w:ins>
      <w:r w:rsidRPr="0013008F">
        <w:t xml:space="preserve"> responsabilidade</w:t>
      </w:r>
      <w:ins w:id="486" w:author="MARTINSIsabelAlex" w:date="2026-03-06T23:32:00Z">
        <w:r w:rsidR="009D2372" w:rsidRPr="0013008F">
          <w:t>s</w:t>
        </w:r>
      </w:ins>
      <w:r w:rsidRPr="0013008F">
        <w:t xml:space="preserve">. Além disso, sempre que a </w:t>
      </w:r>
      <w:r w:rsidRPr="0013008F">
        <w:rPr>
          <w:b/>
          <w:i/>
        </w:rPr>
        <w:t>colocação</w:t>
      </w:r>
      <w:r w:rsidRPr="0013008F">
        <w:t xml:space="preserve"> de um cão ou</w:t>
      </w:r>
      <w:r w:rsidRPr="0013008F">
        <w:rPr>
          <w:b/>
          <w:i/>
        </w:rPr>
        <w:t xml:space="preserve"> de um gato no mercado por um operador</w:t>
      </w:r>
      <w:r w:rsidRPr="0013008F">
        <w:t xml:space="preserve"> seja facilitada por </w:t>
      </w:r>
      <w:r w:rsidRPr="0013008F">
        <w:rPr>
          <w:b/>
          <w:i/>
        </w:rPr>
        <w:t>um anúncio</w:t>
      </w:r>
      <w:r w:rsidRPr="0013008F">
        <w:t xml:space="preserve"> em linha, </w:t>
      </w:r>
      <w:r w:rsidRPr="0013008F">
        <w:rPr>
          <w:b/>
          <w:i/>
        </w:rPr>
        <w:t>este último</w:t>
      </w:r>
      <w:r w:rsidRPr="0013008F">
        <w:t xml:space="preserve"> deverá ser acompanhado de uma advertência adequada para transmitir </w:t>
      </w:r>
      <w:del w:id="487" w:author="MARTINSIsabelAlex" w:date="2026-03-06T23:32:00Z">
        <w:r w:rsidRPr="0013008F" w:rsidDel="009D2372">
          <w:delText xml:space="preserve">eficazmente </w:delText>
        </w:r>
      </w:del>
      <w:r w:rsidRPr="0013008F">
        <w:t xml:space="preserve">a mensagem </w:t>
      </w:r>
      <w:r w:rsidRPr="0013008F">
        <w:rPr>
          <w:b/>
          <w:i/>
        </w:rPr>
        <w:t>sobre</w:t>
      </w:r>
      <w:r w:rsidRPr="0013008F">
        <w:t xml:space="preserve"> propriedade responsável</w:t>
      </w:r>
      <w:ins w:id="488" w:author="MARTINSIsabelAlex" w:date="2026-03-06T23:32:00Z">
        <w:r w:rsidR="009D2372" w:rsidRPr="0013008F">
          <w:t xml:space="preserve"> de forma eficaz</w:t>
        </w:r>
      </w:ins>
      <w:r w:rsidRPr="0013008F">
        <w:t>.</w:t>
      </w:r>
      <w:r w:rsidRPr="0013008F">
        <w:rPr>
          <w:b/>
          <w:i/>
        </w:rPr>
        <w:t xml:space="preserve"> É importante promover a propriedade responsável dos animais de companhia para o bom funcionamento do mercado e a proteção dos consumidores, bem como evitar que os cães e gatos sejam abandonados porque os proprietários de animais de companhia não tinham conhecimento, antes da compra</w:t>
      </w:r>
      <w:ins w:id="489" w:author="MARTINSIsabelAlex" w:date="2026-03-06T23:35:00Z">
        <w:r w:rsidR="00E86C84" w:rsidRPr="0013008F">
          <w:rPr>
            <w:b/>
            <w:i/>
          </w:rPr>
          <w:t xml:space="preserve"> do animal de companhia</w:t>
        </w:r>
      </w:ins>
      <w:r w:rsidRPr="0013008F">
        <w:rPr>
          <w:b/>
          <w:i/>
        </w:rPr>
        <w:t>, das responsabilidades que a propriedade de animais de companhia implica. Por conseguinte, a obrigação de exibir uma advertência sobre a propriedade responsável nos anúncios em linha relativos à venda, doação ou qualquer outra forma de transferência de propriedade deve</w:t>
      </w:r>
      <w:ins w:id="490" w:author="MARTINSIsabelAlex" w:date="2026-03-05T08:48:00Z">
        <w:r w:rsidR="001E13E4" w:rsidRPr="0013008F">
          <w:rPr>
            <w:b/>
            <w:i/>
          </w:rPr>
          <w:t>rá</w:t>
        </w:r>
      </w:ins>
      <w:r w:rsidRPr="0013008F">
        <w:rPr>
          <w:b/>
          <w:i/>
        </w:rPr>
        <w:t xml:space="preserve"> aplicar</w:t>
      </w:r>
      <w:r w:rsidRPr="0013008F">
        <w:rPr>
          <w:b/>
          <w:i/>
        </w:rPr>
        <w:noBreakHyphen/>
        <w:t xml:space="preserve">se igualmente a pessoas singulares ou coletivas que não sejam operadores. A obrigação de exibir a advertência sobre propriedade responsável </w:t>
      </w:r>
      <w:del w:id="491" w:author="MARTINSIsabelAlex" w:date="2026-03-06T23:36:00Z">
        <w:r w:rsidRPr="0013008F" w:rsidDel="00E86C84">
          <w:rPr>
            <w:b/>
            <w:i/>
          </w:rPr>
          <w:delText>destina</w:delText>
        </w:r>
      </w:del>
      <w:ins w:id="492" w:author="MARTINSIsabelAlex" w:date="2026-03-06T23:36:00Z">
        <w:r w:rsidR="00E86C84" w:rsidRPr="0013008F">
          <w:rPr>
            <w:b/>
            <w:i/>
          </w:rPr>
          <w:t>aplica</w:t>
        </w:r>
      </w:ins>
      <w:r w:rsidRPr="0013008F">
        <w:rPr>
          <w:b/>
          <w:i/>
        </w:rPr>
        <w:noBreakHyphen/>
        <w:t>se diretamente às pessoas que colocam cães e gatos no mercado para efeitos do presente regulamento</w:t>
      </w:r>
      <w:ins w:id="493" w:author="MARTINSIsabelAlex" w:date="2026-03-06T23:36:00Z">
        <w:r w:rsidR="00E86C84" w:rsidRPr="0013008F">
          <w:rPr>
            <w:b/>
            <w:i/>
          </w:rPr>
          <w:t>.</w:t>
        </w:r>
      </w:ins>
      <w:r w:rsidRPr="0013008F">
        <w:rPr>
          <w:b/>
          <w:i/>
        </w:rPr>
        <w:t xml:space="preserve"> </w:t>
      </w:r>
      <w:del w:id="494" w:author="MARTINSIsabelAlex" w:date="2026-03-06T23:36:00Z">
        <w:r w:rsidRPr="0013008F" w:rsidDel="00E86C84">
          <w:rPr>
            <w:b/>
            <w:i/>
          </w:rPr>
          <w:delText>e n</w:delText>
        </w:r>
      </w:del>
      <w:ins w:id="495" w:author="MARTINSIsabelAlex" w:date="2026-03-06T23:36:00Z">
        <w:r w:rsidR="00E86C84" w:rsidRPr="0013008F">
          <w:rPr>
            <w:b/>
            <w:i/>
          </w:rPr>
          <w:t>N</w:t>
        </w:r>
      </w:ins>
      <w:r w:rsidRPr="0013008F">
        <w:rPr>
          <w:b/>
          <w:i/>
        </w:rPr>
        <w:t xml:space="preserve">ão se destina a interferir com a liberdade de imprensa e a liberdade de expressão, nem com as regras nacionais em vigor em matéria de responsabilidade editorial que não estão harmonizadas a nível da União. </w:t>
      </w:r>
    </w:p>
    <w:p w14:paraId="6D0914D7" w14:textId="00567A87" w:rsidR="00CC0CE4" w:rsidRPr="0013008F" w:rsidRDefault="000F6A06">
      <w:pPr>
        <w:pStyle w:val="Considrant"/>
      </w:pPr>
      <w:r w:rsidRPr="0013008F">
        <w:br w:type="page"/>
      </w:r>
      <w:r w:rsidRPr="0013008F">
        <w:lastRenderedPageBreak/>
        <w:t>(61)</w:t>
      </w:r>
      <w:r w:rsidRPr="0013008F">
        <w:tab/>
        <w:t xml:space="preserve">O tráfico ilegal e as práticas fraudulentas relacionadas com a </w:t>
      </w:r>
      <w:r w:rsidRPr="0013008F">
        <w:rPr>
          <w:b/>
          <w:i/>
        </w:rPr>
        <w:t xml:space="preserve">colocação </w:t>
      </w:r>
      <w:r w:rsidRPr="0013008F">
        <w:t xml:space="preserve">de cães e gatos </w:t>
      </w:r>
      <w:r w:rsidRPr="0013008F">
        <w:rPr>
          <w:b/>
          <w:i/>
        </w:rPr>
        <w:t xml:space="preserve">no mercado da União </w:t>
      </w:r>
      <w:r w:rsidRPr="0013008F">
        <w:t>▌</w:t>
      </w:r>
      <w:del w:id="496" w:author="MARTINSIsabelAlex" w:date="2026-03-06T23:37:00Z">
        <w:r w:rsidRPr="0013008F" w:rsidDel="001D1AD4">
          <w:delText xml:space="preserve"> </w:delText>
        </w:r>
      </w:del>
      <w:r w:rsidRPr="0013008F">
        <w:t xml:space="preserve">são facilitados pela incapacidade de rastrear esses animais. A ausência de rastreabilidade resulta de </w:t>
      </w:r>
      <w:r w:rsidRPr="0013008F">
        <w:rPr>
          <w:b/>
          <w:i/>
        </w:rPr>
        <w:t>requisitos de</w:t>
      </w:r>
      <w:r w:rsidRPr="0013008F">
        <w:t xml:space="preserve"> identificação </w:t>
      </w:r>
      <w:r w:rsidRPr="0013008F">
        <w:rPr>
          <w:b/>
          <w:i/>
        </w:rPr>
        <w:t>incompletos</w:t>
      </w:r>
      <w:r w:rsidRPr="0013008F">
        <w:t xml:space="preserve"> e </w:t>
      </w:r>
      <w:r w:rsidRPr="0013008F">
        <w:rPr>
          <w:b/>
          <w:i/>
        </w:rPr>
        <w:t>da inexistência de</w:t>
      </w:r>
      <w:r w:rsidRPr="0013008F">
        <w:t xml:space="preserve"> requisitos de registo desses animais. </w:t>
      </w:r>
      <w:del w:id="497" w:author="MARTINSIsabelAlex" w:date="2026-03-07T08:07:00Z">
        <w:r w:rsidRPr="0013008F" w:rsidDel="00FF34F0">
          <w:delText xml:space="preserve"> </w:delText>
        </w:r>
      </w:del>
      <w:r w:rsidRPr="0013008F">
        <w:t xml:space="preserve">Além disso, as práticas fraudulentas são facilitadas quando os sistemas de identificação e registo de cães e gatos não estão harmonizados ou não podem ser facilmente utilizados porque a infraestrutura técnica não é interoperável. </w:t>
      </w:r>
      <w:r w:rsidRPr="0013008F">
        <w:rPr>
          <w:b/>
          <w:i/>
        </w:rPr>
        <w:t>Tanto o plano de controlo coordenado da UE sobre as vendas em linha de cães e gatos de 2018, como a ação coerciva da UE contra o comércio ilegal de gatos e cães, realizada em 2022</w:t>
      </w:r>
      <w:r w:rsidRPr="0013008F">
        <w:rPr>
          <w:b/>
          <w:i/>
        </w:rPr>
        <w:noBreakHyphen/>
        <w:t>2023, revelaram práticas fraudulentas generalizadas na colocação de cães e gatos no mercado da União, bem como problemas conexos em matéria de bem</w:t>
      </w:r>
      <w:r w:rsidRPr="0013008F">
        <w:rPr>
          <w:b/>
          <w:i/>
        </w:rPr>
        <w:noBreakHyphen/>
        <w:t xml:space="preserve">estar dos animais. </w:t>
      </w:r>
      <w:r w:rsidRPr="0013008F">
        <w:t xml:space="preserve">Por conseguinte, é essencial harmonizar as normas relativas aos meios de identificação e registo de cães e gatos. </w:t>
      </w:r>
      <w:r w:rsidRPr="0013008F">
        <w:rPr>
          <w:b/>
          <w:i/>
        </w:rPr>
        <w:t>A introdução de uma obrigação geral de identificar e registar</w:t>
      </w:r>
      <w:r w:rsidRPr="0013008F">
        <w:t xml:space="preserve"> cães e gatos </w:t>
      </w:r>
      <w:r w:rsidRPr="0013008F">
        <w:rPr>
          <w:b/>
          <w:i/>
        </w:rPr>
        <w:t>evita lacunas no sistema de rastreabilidade que poderiam ser aproveitadas pelos autores de fraudes. As pessoas singulares ou coletivas que colocam cães ou gatos no mercado da União</w:t>
      </w:r>
      <w:r w:rsidRPr="0013008F">
        <w:t xml:space="preserve"> </w:t>
      </w:r>
      <w:del w:id="498" w:author="MARTINSIsabelAlex" w:date="2026-03-05T08:48:00Z">
        <w:r w:rsidRPr="0013008F" w:rsidDel="001E13E4">
          <w:delText xml:space="preserve">devem </w:delText>
        </w:r>
      </w:del>
      <w:ins w:id="499" w:author="MARTINSIsabelAlex" w:date="2026-03-05T08:48:00Z">
        <w:r w:rsidR="001E13E4" w:rsidRPr="0013008F">
          <w:t xml:space="preserve">deverão </w:t>
        </w:r>
      </w:ins>
      <w:r w:rsidRPr="0013008F">
        <w:t xml:space="preserve">apresentar provas da identificação e do registo numa das bases de dados criadas pelos Estados‑Membros para o efeito ▌. Todas as mudanças subsequentes de propriedade ou de responsabilidade </w:t>
      </w:r>
      <w:del w:id="500" w:author="MARTINSIsabelAlex" w:date="2026-03-06T23:41:00Z">
        <w:r w:rsidRPr="0013008F" w:rsidDel="009E1AF2">
          <w:rPr>
            <w:b/>
            <w:i/>
          </w:rPr>
          <w:delText xml:space="preserve">pelo </w:delText>
        </w:r>
      </w:del>
      <w:ins w:id="501" w:author="MARTINSIsabelAlex" w:date="2026-03-06T23:41:00Z">
        <w:r w:rsidR="009E1AF2" w:rsidRPr="0013008F">
          <w:rPr>
            <w:b/>
            <w:i/>
          </w:rPr>
          <w:t xml:space="preserve">por um determinado </w:t>
        </w:r>
      </w:ins>
      <w:r w:rsidRPr="0013008F">
        <w:rPr>
          <w:b/>
          <w:i/>
        </w:rPr>
        <w:t xml:space="preserve">cão ou gato deverão ser registadas </w:t>
      </w:r>
      <w:r w:rsidRPr="0013008F">
        <w:t xml:space="preserve">numa das bases de dados. </w:t>
      </w:r>
      <w:r w:rsidRPr="0013008F">
        <w:rPr>
          <w:b/>
          <w:i/>
        </w:rPr>
        <w:t>Tendo em conta o papel central dos cães utilizados pelos serviços militares, policiais e aduaneiros para a segurança nacional,</w:t>
      </w:r>
      <w:r w:rsidRPr="0013008F">
        <w:t xml:space="preserve"> os Estados</w:t>
      </w:r>
      <w:r w:rsidRPr="0013008F">
        <w:noBreakHyphen/>
        <w:t xml:space="preserve">Membros deverão </w:t>
      </w:r>
      <w:r w:rsidRPr="0013008F">
        <w:rPr>
          <w:b/>
          <w:i/>
        </w:rPr>
        <w:t>ser autorizados a conceder isenções relativas ao registo desses cães, a fim de evitar que sejam rastreados até aos seus quartéis onde estão em segurança</w:t>
      </w:r>
      <w:r w:rsidRPr="0013008F">
        <w:t>.</w:t>
      </w:r>
      <w:del w:id="502" w:author="MARTINSIsabelAlex" w:date="2026-03-06T23:41:00Z">
        <w:r w:rsidRPr="0013008F" w:rsidDel="009E1AF2">
          <w:rPr>
            <w:b/>
            <w:i/>
          </w:rPr>
          <w:delText xml:space="preserve"> </w:delText>
        </w:r>
      </w:del>
    </w:p>
    <w:p w14:paraId="10716EF9" w14:textId="4E158CAC" w:rsidR="00CC0CE4" w:rsidRPr="0013008F" w:rsidRDefault="000F6A06">
      <w:pPr>
        <w:pStyle w:val="Considrant"/>
      </w:pPr>
      <w:r w:rsidRPr="0013008F">
        <w:br w:type="page"/>
      </w:r>
      <w:r w:rsidRPr="0013008F">
        <w:lastRenderedPageBreak/>
        <w:t>(62)</w:t>
      </w:r>
      <w:r w:rsidRPr="0013008F">
        <w:tab/>
      </w:r>
      <w:r w:rsidRPr="0013008F">
        <w:rPr>
          <w:b/>
          <w:i/>
        </w:rPr>
        <w:t xml:space="preserve">As pessoas singulares ou coletivas que colocam cães ou gatos no mercado da União </w:t>
      </w:r>
      <w:r w:rsidRPr="0013008F">
        <w:t xml:space="preserve">deverão apresentar não só provas de identificação, apresentando um documento que faça referência ao código do </w:t>
      </w:r>
      <w:proofErr w:type="spellStart"/>
      <w:r w:rsidRPr="0013008F">
        <w:t>transpondedor</w:t>
      </w:r>
      <w:proofErr w:type="spellEnd"/>
      <w:r w:rsidRPr="0013008F">
        <w:t xml:space="preserve"> implantado no </w:t>
      </w:r>
      <w:r w:rsidRPr="0013008F">
        <w:rPr>
          <w:b/>
          <w:i/>
        </w:rPr>
        <w:t>cão ou gato</w:t>
      </w:r>
      <w:r w:rsidRPr="0013008F">
        <w:t xml:space="preserve">, mas também provas do registo desse animal numa base de dados oficial. Assim, as informações essenciais sobre o animal serão transmitidas ao novo proprietário e a rastreabilidade </w:t>
      </w:r>
      <w:ins w:id="503" w:author="MARTINSIsabelAlex" w:date="2026-03-06T23:43:00Z">
        <w:r w:rsidR="00D214F0" w:rsidRPr="0013008F">
          <w:t xml:space="preserve">será </w:t>
        </w:r>
      </w:ins>
      <w:r w:rsidRPr="0013008F">
        <w:t>assegurada.</w:t>
      </w:r>
    </w:p>
    <w:p w14:paraId="6ABB0B77" w14:textId="004C2676" w:rsidR="00CC0CE4" w:rsidRPr="0013008F" w:rsidRDefault="000F6A06">
      <w:pPr>
        <w:pStyle w:val="Considrant"/>
      </w:pPr>
      <w:r w:rsidRPr="0013008F">
        <w:t>(63)</w:t>
      </w:r>
      <w:r w:rsidRPr="0013008F">
        <w:tab/>
        <w:t>Uma vez que, atualmente, na sua maioria, os cães e gatos são oferecidos para venda ou doação através de anúncios</w:t>
      </w:r>
      <w:ins w:id="504" w:author="MARTINSIsabelAlex" w:date="2026-03-06T23:43:00Z">
        <w:r w:rsidR="009D66A5" w:rsidRPr="0013008F">
          <w:t xml:space="preserve"> </w:t>
        </w:r>
      </w:ins>
      <w:r w:rsidRPr="0013008F">
        <w:t>▌</w:t>
      </w:r>
      <w:del w:id="505" w:author="MARTINSIsabelAlex" w:date="2026-03-06T23:44:00Z">
        <w:r w:rsidRPr="0013008F" w:rsidDel="009D66A5">
          <w:delText xml:space="preserve"> </w:delText>
        </w:r>
      </w:del>
      <w:r w:rsidRPr="0013008F">
        <w:t xml:space="preserve">em linha, a Comissão deverá assegurar o desenvolvimento de um sistema acessível ao público </w:t>
      </w:r>
      <w:r w:rsidRPr="0013008F">
        <w:rPr>
          <w:b/>
          <w:i/>
        </w:rPr>
        <w:t xml:space="preserve">e </w:t>
      </w:r>
      <w:r w:rsidRPr="0013008F">
        <w:t xml:space="preserve">gratuito que permita aos </w:t>
      </w:r>
      <w:r w:rsidRPr="0013008F">
        <w:rPr>
          <w:b/>
          <w:i/>
        </w:rPr>
        <w:t>adquirentes</w:t>
      </w:r>
      <w:r w:rsidRPr="0013008F">
        <w:t xml:space="preserve"> verificar a autenticidade da identificação</w:t>
      </w:r>
      <w:r w:rsidRPr="0013008F">
        <w:rPr>
          <w:b/>
          <w:i/>
        </w:rPr>
        <w:t>,</w:t>
      </w:r>
      <w:r w:rsidRPr="0013008F">
        <w:t xml:space="preserve"> do registo </w:t>
      </w:r>
      <w:r w:rsidRPr="0013008F">
        <w:rPr>
          <w:b/>
          <w:i/>
        </w:rPr>
        <w:t>e da propriedade</w:t>
      </w:r>
      <w:r w:rsidRPr="0013008F">
        <w:t xml:space="preserve"> </w:t>
      </w:r>
      <w:r w:rsidRPr="0013008F">
        <w:rPr>
          <w:b/>
          <w:i/>
        </w:rPr>
        <w:t>do</w:t>
      </w:r>
      <w:r w:rsidRPr="0013008F">
        <w:t xml:space="preserve"> cão ou gato </w:t>
      </w:r>
      <w:r w:rsidRPr="0013008F">
        <w:rPr>
          <w:b/>
          <w:i/>
        </w:rPr>
        <w:t>anunciado</w:t>
      </w:r>
      <w:r w:rsidRPr="0013008F">
        <w:t>.</w:t>
      </w:r>
      <w:r w:rsidRPr="0013008F">
        <w:rPr>
          <w:b/>
          <w:i/>
        </w:rPr>
        <w:t xml:space="preserve"> Para o efeito, a pessoa singular ou coletiva que publica o anúncio do cão ou gato em linha deverá ser obrigada a utilizar o sistema de verificação e a exibir o testemunho de verificação gerado por esse sistema no anúncio.</w:t>
      </w:r>
      <w:r w:rsidRPr="0013008F">
        <w:t xml:space="preserve"> Esta medida visa combater melhor a fraude, melhorando a rastreabilidade até à sua origem dos cães e gatos </w:t>
      </w:r>
      <w:r w:rsidRPr="0013008F">
        <w:rPr>
          <w:b/>
          <w:i/>
        </w:rPr>
        <w:t>colocados no mercado da</w:t>
      </w:r>
      <w:r w:rsidRPr="0013008F">
        <w:t xml:space="preserve"> União, permitindo melhores controlos por parte das autoridades competentes e, em última instância, melhorando o bem</w:t>
      </w:r>
      <w:r w:rsidRPr="0013008F">
        <w:noBreakHyphen/>
        <w:t>estar desses animais.</w:t>
      </w:r>
      <w:r w:rsidRPr="0013008F">
        <w:rPr>
          <w:b/>
          <w:i/>
        </w:rPr>
        <w:t xml:space="preserve"> Os fornecedores de plataformas em linha deverão agir com diligência quando atuarem como intermediários na colocação de cães e gatos no mercado da União. Consequentemente, sem prejuízo do Regulamento (UE) 2022/2065 do Parlamento Europeu e do Conselho</w:t>
      </w:r>
      <w:r w:rsidRPr="0013008F">
        <w:rPr>
          <w:rStyle w:val="FootnoteReference"/>
          <w:b/>
          <w:i/>
        </w:rPr>
        <w:footnoteReference w:id="9"/>
      </w:r>
      <w:r w:rsidRPr="0013008F">
        <w:rPr>
          <w:b/>
          <w:i/>
        </w:rPr>
        <w:t xml:space="preserve">, as plataformas em linha que permitem a publicidade </w:t>
      </w:r>
      <w:del w:id="506" w:author="MARTINSIsabelAlex" w:date="2026-03-06T23:46:00Z">
        <w:r w:rsidRPr="0013008F" w:rsidDel="009D66A5">
          <w:rPr>
            <w:b/>
            <w:i/>
          </w:rPr>
          <w:delText xml:space="preserve">à colocação </w:delText>
        </w:r>
      </w:del>
      <w:r w:rsidRPr="0013008F">
        <w:rPr>
          <w:b/>
          <w:i/>
        </w:rPr>
        <w:t xml:space="preserve">de cães e gatos </w:t>
      </w:r>
      <w:ins w:id="507" w:author="MARTINSIsabelAlex" w:date="2026-03-06T23:46:00Z">
        <w:r w:rsidR="009D66A5" w:rsidRPr="0013008F">
          <w:rPr>
            <w:b/>
            <w:i/>
          </w:rPr>
          <w:t xml:space="preserve">para </w:t>
        </w:r>
      </w:ins>
      <w:ins w:id="508" w:author="MARTINSIsabelAlex" w:date="2026-03-06T23:47:00Z">
        <w:r w:rsidR="009D66A5" w:rsidRPr="0013008F">
          <w:rPr>
            <w:b/>
            <w:i/>
          </w:rPr>
          <w:t xml:space="preserve">efeitos de colocação </w:t>
        </w:r>
      </w:ins>
      <w:r w:rsidRPr="0013008F">
        <w:rPr>
          <w:b/>
          <w:i/>
        </w:rPr>
        <w:t>no mercado deverão ser obrigadas a conceber e organizar as suas interfaces em linha de forma a permitir que as pessoas singulares ou coletivas que publicam anúncios de cães e gatos exibam o testemunho de verificação pertinente e informem os adquirentes sobre o sistema de verificação.</w:t>
      </w:r>
      <w:r w:rsidRPr="0013008F">
        <w:t xml:space="preserve"> Tal não deverá constituir uma obrigação das plataformas em linha de controlar, de um modo geral, os anúncios apresentados através da sua plataforma, nem uma obrigação geral de apuramento dos factos para avaliar a exatidão da identificação e do registo antes da publicação da oferta.</w:t>
      </w:r>
    </w:p>
    <w:p w14:paraId="24B3B93C" w14:textId="57502484" w:rsidR="00CC0CE4" w:rsidRPr="0013008F" w:rsidRDefault="000F6A06">
      <w:pPr>
        <w:pStyle w:val="Considrant"/>
      </w:pPr>
      <w:r w:rsidRPr="0013008F">
        <w:br w:type="page"/>
      </w:r>
      <w:r w:rsidRPr="0013008F">
        <w:lastRenderedPageBreak/>
        <w:t>(64)</w:t>
      </w:r>
      <w:r w:rsidRPr="0013008F">
        <w:tab/>
        <w:t>Tendo em conta que o nível de sensibilização dos cuidadores de animais para o bem</w:t>
      </w:r>
      <w:r w:rsidRPr="0013008F">
        <w:noBreakHyphen/>
        <w:t>estar dos animais tem um impacto direto no bem</w:t>
      </w:r>
      <w:r w:rsidRPr="0013008F">
        <w:noBreakHyphen/>
        <w:t>estar dos cães e gatos ao seu cuidado, os Estados</w:t>
      </w:r>
      <w:r w:rsidRPr="0013008F">
        <w:noBreakHyphen/>
        <w:t xml:space="preserve">Membros </w:t>
      </w:r>
      <w:del w:id="509" w:author="MARTINSIsabelAlex" w:date="2026-03-06T10:34:00Z">
        <w:r w:rsidRPr="0013008F" w:rsidDel="00844E25">
          <w:delText xml:space="preserve">devem </w:delText>
        </w:r>
      </w:del>
      <w:ins w:id="510" w:author="MARTINSIsabelAlex" w:date="2026-03-06T10:34:00Z">
        <w:r w:rsidR="00844E25" w:rsidRPr="0013008F">
          <w:t xml:space="preserve">deverão </w:t>
        </w:r>
      </w:ins>
      <w:r w:rsidRPr="0013008F">
        <w:t>assegurar a disponibilidade de formação suficiente, tanto em termos de quantidade como de qualidade, para permitir que os cuidadores de animais cumpram os requisitos de formação estabelecidos no presente regulamento.</w:t>
      </w:r>
    </w:p>
    <w:p w14:paraId="1DD606F2" w14:textId="5AF831D3" w:rsidR="00CC0CE4" w:rsidRPr="0013008F" w:rsidRDefault="000F6A06">
      <w:pPr>
        <w:pStyle w:val="Considrant"/>
      </w:pPr>
      <w:r w:rsidRPr="0013008F">
        <w:t>(65)</w:t>
      </w:r>
      <w:r w:rsidRPr="0013008F">
        <w:tab/>
        <w:t xml:space="preserve">A fim de assegurar a rastreabilidade dos cães e dos gatos, </w:t>
      </w:r>
      <w:r w:rsidRPr="0013008F">
        <w:rPr>
          <w:b/>
          <w:i/>
        </w:rPr>
        <w:t xml:space="preserve">estes </w:t>
      </w:r>
      <w:r w:rsidRPr="0013008F">
        <w:t xml:space="preserve">deverão ser </w:t>
      </w:r>
      <w:r w:rsidRPr="0013008F">
        <w:rPr>
          <w:b/>
          <w:i/>
        </w:rPr>
        <w:t xml:space="preserve">identificados individualmente </w:t>
      </w:r>
      <w:r w:rsidRPr="0013008F">
        <w:t xml:space="preserve">com um identificador único sob a forma de </w:t>
      </w:r>
      <w:r w:rsidRPr="0013008F">
        <w:rPr>
          <w:b/>
          <w:i/>
        </w:rPr>
        <w:t xml:space="preserve">um </w:t>
      </w:r>
      <w:proofErr w:type="spellStart"/>
      <w:r w:rsidRPr="0013008F">
        <w:t>transpondedor</w:t>
      </w:r>
      <w:proofErr w:type="spellEnd"/>
      <w:r w:rsidRPr="0013008F">
        <w:t xml:space="preserve">, e os pormenores da sua identificação </w:t>
      </w:r>
      <w:ins w:id="511" w:author="MARTINSIsabelAlex" w:date="2026-03-06T10:35:00Z">
        <w:r w:rsidR="00844E25" w:rsidRPr="0013008F">
          <w:t xml:space="preserve">deverão </w:t>
        </w:r>
      </w:ins>
      <w:r w:rsidRPr="0013008F">
        <w:t xml:space="preserve">ser registados numa base de dados. Por conseguinte, os Estados‑Membros </w:t>
      </w:r>
      <w:r w:rsidRPr="0013008F">
        <w:rPr>
          <w:b/>
          <w:i/>
        </w:rPr>
        <w:t>deverão ser responsáveis pela criação e manutenção</w:t>
      </w:r>
      <w:r w:rsidRPr="0013008F">
        <w:t xml:space="preserve"> de bases de dados </w:t>
      </w:r>
      <w:r w:rsidRPr="0013008F">
        <w:rPr>
          <w:b/>
          <w:i/>
        </w:rPr>
        <w:t xml:space="preserve">de </w:t>
      </w:r>
      <w:r w:rsidRPr="0013008F">
        <w:t xml:space="preserve">cães e gatos </w:t>
      </w:r>
      <w:r w:rsidRPr="0013008F">
        <w:rPr>
          <w:b/>
          <w:i/>
        </w:rPr>
        <w:t>nos seus territórios</w:t>
      </w:r>
      <w:r w:rsidRPr="0013008F">
        <w:t xml:space="preserve"> para assegurar a rastreabilidade </w:t>
      </w:r>
      <w:r w:rsidRPr="0013008F">
        <w:rPr>
          <w:b/>
          <w:i/>
        </w:rPr>
        <w:t xml:space="preserve">desses animais. É também necessário assegurar a interoperabilidade dessas bases de dados. Tal </w:t>
      </w:r>
      <w:del w:id="512" w:author="MARTINSIsabelAlex" w:date="2026-03-06T23:49:00Z">
        <w:r w:rsidRPr="0013008F" w:rsidDel="00A16B2B">
          <w:rPr>
            <w:b/>
            <w:i/>
          </w:rPr>
          <w:delText>facilitará a obtenção de</w:delText>
        </w:r>
      </w:del>
      <w:ins w:id="513" w:author="MARTINSIsabelAlex" w:date="2026-03-06T23:49:00Z">
        <w:r w:rsidR="00A16B2B" w:rsidRPr="0013008F">
          <w:rPr>
            <w:b/>
            <w:i/>
          </w:rPr>
          <w:t>tornará mais fácil encontrar</w:t>
        </w:r>
      </w:ins>
      <w:r w:rsidRPr="0013008F">
        <w:rPr>
          <w:b/>
          <w:i/>
        </w:rPr>
        <w:t xml:space="preserve"> informações sobre cães e gatos em toda a</w:t>
      </w:r>
      <w:r w:rsidRPr="0013008F">
        <w:t xml:space="preserve"> União </w:t>
      </w:r>
      <w:r w:rsidRPr="0013008F">
        <w:rPr>
          <w:b/>
          <w:i/>
        </w:rPr>
        <w:t>e permitirá às</w:t>
      </w:r>
      <w:r w:rsidRPr="0013008F">
        <w:t xml:space="preserve"> autoridades competentes </w:t>
      </w:r>
      <w:r w:rsidRPr="0013008F">
        <w:rPr>
          <w:b/>
          <w:i/>
        </w:rPr>
        <w:t>realizar controlos oficiais para assegurar o cumprimento das regras de bem</w:t>
      </w:r>
      <w:r w:rsidRPr="0013008F">
        <w:rPr>
          <w:b/>
          <w:i/>
        </w:rPr>
        <w:noBreakHyphen/>
        <w:t>estar dos animais. Com o intuito de facilitar a interoperabilidade dessas bases de dados nacionais, a Comissão deverá criar uma base de dados indexada.</w:t>
      </w:r>
    </w:p>
    <w:p w14:paraId="36D524B7" w14:textId="730B4A77" w:rsidR="00CC0CE4" w:rsidRPr="0013008F" w:rsidRDefault="000F6A06">
      <w:pPr>
        <w:pStyle w:val="Considrant"/>
      </w:pPr>
      <w:r w:rsidRPr="0013008F">
        <w:br w:type="page"/>
      </w:r>
      <w:r w:rsidRPr="0013008F">
        <w:lastRenderedPageBreak/>
        <w:t>(66)</w:t>
      </w:r>
      <w:r w:rsidRPr="0013008F">
        <w:tab/>
        <w:t xml:space="preserve">Para avaliar a evolução das condições de bem‑estar dos animais em que os cães e gatos são detidos nos estabelecimentos e da rastreabilidade dos animais, é necessário que os Estados‑Membros recolham, comuniquem e analisem indicadores estratégicos fundamentais. </w:t>
      </w:r>
      <w:del w:id="514" w:author="MARTINSIsabelAlex" w:date="2026-03-06T23:52:00Z">
        <w:r w:rsidRPr="0013008F" w:rsidDel="00AC2F01">
          <w:delText xml:space="preserve">Estes </w:delText>
        </w:r>
      </w:del>
      <w:ins w:id="515" w:author="MARTINSIsabelAlex" w:date="2026-03-06T23:52:00Z">
        <w:r w:rsidR="00AC2F01" w:rsidRPr="0013008F">
          <w:t xml:space="preserve">Esses </w:t>
        </w:r>
      </w:ins>
      <w:ins w:id="516" w:author="MARTINSIsabelAlex" w:date="2026-03-06T23:50:00Z">
        <w:r w:rsidR="00EC6FFC" w:rsidRPr="0013008F">
          <w:t xml:space="preserve">indicadores estratégicos fundamentais </w:t>
        </w:r>
      </w:ins>
      <w:r w:rsidRPr="0013008F">
        <w:t xml:space="preserve">deverão ser harmonizados ao abrigo do presente regulamento, com vista a assegurar a sua comparabilidade a nível da União e permitir </w:t>
      </w:r>
      <w:del w:id="517" w:author="MARTINSIsabelAlex" w:date="2026-03-06T23:51:00Z">
        <w:r w:rsidRPr="0013008F" w:rsidDel="00EC6FFC">
          <w:delText xml:space="preserve">que a União acompanhe </w:delText>
        </w:r>
      </w:del>
      <w:ins w:id="518" w:author="MARTINSIsabelAlex" w:date="2026-03-06T23:52:00Z">
        <w:del w:id="519" w:author="Cristina FC" w:date="2026-03-10T14:28:00Z">
          <w:r w:rsidR="00AC2F01" w:rsidRPr="0013008F" w:rsidDel="0060349A">
            <w:delText>o</w:delText>
          </w:r>
        </w:del>
      </w:ins>
      <w:ins w:id="520" w:author="Cristina FC" w:date="2026-03-10T14:28:00Z">
        <w:r w:rsidR="0060349A">
          <w:t>a</w:t>
        </w:r>
      </w:ins>
      <w:ins w:id="521" w:author="MARTINSIsabelAlex" w:date="2026-03-06T23:52:00Z">
        <w:r w:rsidR="00AC2F01" w:rsidRPr="0013008F">
          <w:t xml:space="preserve"> </w:t>
        </w:r>
      </w:ins>
      <w:ins w:id="522" w:author="Cristina FC" w:date="2026-03-10T14:28:00Z">
        <w:r w:rsidR="0060349A" w:rsidRPr="0060349A">
          <w:t>monitorização</w:t>
        </w:r>
      </w:ins>
      <w:ins w:id="523" w:author="MARTINSIsabelAlex" w:date="2026-03-06T23:51:00Z">
        <w:del w:id="524" w:author="Cristina FC" w:date="2026-03-10T14:28:00Z">
          <w:r w:rsidR="00EC6FFC" w:rsidRPr="0013008F" w:rsidDel="0060349A">
            <w:delText>acompanha</w:delText>
          </w:r>
        </w:del>
      </w:ins>
      <w:ins w:id="525" w:author="MARTINSIsabelAlex" w:date="2026-03-06T23:52:00Z">
        <w:del w:id="526" w:author="Cristina FC" w:date="2026-03-10T14:28:00Z">
          <w:r w:rsidR="00AC2F01" w:rsidRPr="0013008F" w:rsidDel="0060349A">
            <w:delText>mento</w:delText>
          </w:r>
        </w:del>
        <w:r w:rsidR="00AC2F01" w:rsidRPr="0013008F">
          <w:t>, a nível da União,</w:t>
        </w:r>
      </w:ins>
      <w:ins w:id="527" w:author="MARTINSIsabelAlex" w:date="2026-03-06T23:51:00Z">
        <w:r w:rsidR="00EC6FFC" w:rsidRPr="0013008F">
          <w:t xml:space="preserve"> </w:t>
        </w:r>
      </w:ins>
      <w:ins w:id="528" w:author="MARTINSIsabelAlex" w:date="2026-03-06T23:52:00Z">
        <w:r w:rsidR="00AC2F01" w:rsidRPr="0013008F">
          <w:t>d</w:t>
        </w:r>
      </w:ins>
      <w:r w:rsidRPr="0013008F">
        <w:t>os progressos na consecução dos objetivos estratégicos do presente regulamento.</w:t>
      </w:r>
    </w:p>
    <w:p w14:paraId="29EE602A" w14:textId="202A88A3" w:rsidR="00CC0CE4" w:rsidRPr="0013008F" w:rsidRDefault="000F6A06">
      <w:pPr>
        <w:pStyle w:val="Considrant"/>
      </w:pPr>
      <w:r w:rsidRPr="0013008F">
        <w:rPr>
          <w:b/>
          <w:i/>
        </w:rPr>
        <w:t>(67)</w:t>
      </w:r>
      <w:r w:rsidRPr="0013008F">
        <w:tab/>
      </w:r>
      <w:r w:rsidRPr="0013008F">
        <w:rPr>
          <w:b/>
          <w:i/>
        </w:rPr>
        <w:t>O Regulamento (UE) 2018/1725 do Parlamento Europeu e do Conselho</w:t>
      </w:r>
      <w:r w:rsidRPr="0013008F">
        <w:rPr>
          <w:rStyle w:val="FootnoteReference"/>
          <w:b/>
          <w:i/>
        </w:rPr>
        <w:footnoteReference w:id="10"/>
      </w:r>
      <w:r w:rsidRPr="0013008F">
        <w:rPr>
          <w:b/>
          <w:i/>
        </w:rPr>
        <w:t xml:space="preserve"> estabelece regras para a proteção das pessoas singulares no que diz respeito ao tratamento de dados pessoais pelas instituições e pelos órgãos e organismos da União e à livre circulação desses dados. O Regulamento (UE) 2016/679 do Parlamento Europeu e do Conselho</w:t>
      </w:r>
      <w:r w:rsidRPr="0013008F">
        <w:rPr>
          <w:rStyle w:val="FootnoteReference"/>
          <w:b/>
          <w:i/>
        </w:rPr>
        <w:footnoteReference w:id="11"/>
      </w:r>
      <w:r w:rsidRPr="0013008F">
        <w:rPr>
          <w:b/>
          <w:i/>
        </w:rPr>
        <w:t xml:space="preserve"> aplica</w:t>
      </w:r>
      <w:r w:rsidRPr="0013008F">
        <w:rPr>
          <w:b/>
          <w:i/>
        </w:rPr>
        <w:noBreakHyphen/>
        <w:t>se ao tratamento de dados pessoais efetuado pelos Estados</w:t>
      </w:r>
      <w:r w:rsidRPr="0013008F">
        <w:rPr>
          <w:b/>
          <w:i/>
        </w:rPr>
        <w:noBreakHyphen/>
        <w:t>Membros no decurso dos procedimentos a aplicar. Importa, pois, definir claramente o papel a desempenhar pela Comissão e pelos Estados</w:t>
      </w:r>
      <w:r w:rsidRPr="0013008F">
        <w:rPr>
          <w:b/>
          <w:i/>
        </w:rPr>
        <w:noBreakHyphen/>
        <w:t>Membros no que respeita ao tratamento dos dados pessoais nos casos abrangidos pelo presente regulamento, de modo a garantir um nível de proteção de dados elevado.</w:t>
      </w:r>
    </w:p>
    <w:p w14:paraId="38EC0360" w14:textId="0B992F7E" w:rsidR="00CC0CE4" w:rsidRPr="0013008F" w:rsidRDefault="000F6A06">
      <w:pPr>
        <w:pStyle w:val="Considrant"/>
      </w:pPr>
      <w:r w:rsidRPr="0013008F">
        <w:br w:type="page"/>
      </w:r>
      <w:r w:rsidRPr="0013008F">
        <w:rPr>
          <w:b/>
          <w:i/>
        </w:rPr>
        <w:lastRenderedPageBreak/>
        <w:t>(68)</w:t>
      </w:r>
      <w:r w:rsidRPr="0013008F">
        <w:tab/>
      </w:r>
      <w:r w:rsidRPr="0013008F">
        <w:rPr>
          <w:b/>
          <w:i/>
        </w:rPr>
        <w:t>Para efeitos do presente regulamento, os nomes das pessoas singulares e os respetivos dados de contacto constam dos documentos tratados pela Comissão e pelos Estados</w:t>
      </w:r>
      <w:r w:rsidRPr="0013008F">
        <w:rPr>
          <w:b/>
          <w:i/>
        </w:rPr>
        <w:noBreakHyphen/>
        <w:t xml:space="preserve">Membros no decurso da aplicação do presente regulamento, nomeadamente a notificação e aprovação de estabelecimentos, o registo de cães e gatos, a verificação do registo de cães e gatos e as importações de cães e gatos. </w:t>
      </w:r>
      <w:del w:id="529" w:author="MARTINSIsabelAlex" w:date="2026-03-06T23:55:00Z">
        <w:r w:rsidRPr="0013008F" w:rsidDel="00F81016">
          <w:rPr>
            <w:b/>
            <w:i/>
          </w:rPr>
          <w:delText xml:space="preserve">Esse </w:delText>
        </w:r>
      </w:del>
      <w:ins w:id="530" w:author="MARTINSIsabelAlex" w:date="2026-03-06T23:55:00Z">
        <w:r w:rsidR="00F81016" w:rsidRPr="0013008F">
          <w:rPr>
            <w:b/>
            <w:i/>
          </w:rPr>
          <w:t xml:space="preserve">O </w:t>
        </w:r>
      </w:ins>
      <w:r w:rsidRPr="0013008F">
        <w:rPr>
          <w:b/>
          <w:i/>
        </w:rPr>
        <w:t>tratamento de</w:t>
      </w:r>
      <w:ins w:id="531" w:author="MARTINSIsabelAlex" w:date="2026-03-06T23:55:00Z">
        <w:r w:rsidR="00F81016" w:rsidRPr="0013008F">
          <w:rPr>
            <w:b/>
            <w:i/>
          </w:rPr>
          <w:t>sses</w:t>
        </w:r>
      </w:ins>
      <w:r w:rsidRPr="0013008F">
        <w:rPr>
          <w:b/>
          <w:i/>
        </w:rPr>
        <w:t xml:space="preserve"> dados pessoais é justificado pelo interesse público em </w:t>
      </w:r>
      <w:del w:id="532" w:author="MARTINSIsabelAlex" w:date="2026-03-06T23:55:00Z">
        <w:r w:rsidRPr="0013008F" w:rsidDel="00AC0C64">
          <w:rPr>
            <w:b/>
            <w:i/>
          </w:rPr>
          <w:delText xml:space="preserve">garantir </w:delText>
        </w:r>
      </w:del>
      <w:ins w:id="533" w:author="MARTINSIsabelAlex" w:date="2026-03-06T23:55:00Z">
        <w:r w:rsidR="00AC0C64" w:rsidRPr="0013008F">
          <w:rPr>
            <w:b/>
            <w:i/>
          </w:rPr>
          <w:t xml:space="preserve">assegurar </w:t>
        </w:r>
      </w:ins>
      <w:r w:rsidRPr="0013008F">
        <w:rPr>
          <w:b/>
          <w:i/>
        </w:rPr>
        <w:t xml:space="preserve">o respeito </w:t>
      </w:r>
      <w:del w:id="534" w:author="MARTINSIsabelAlex" w:date="2026-03-06T23:56:00Z">
        <w:r w:rsidRPr="0013008F" w:rsidDel="00AC0C64">
          <w:rPr>
            <w:b/>
            <w:i/>
          </w:rPr>
          <w:delText xml:space="preserve">pelas condições e </w:delText>
        </w:r>
      </w:del>
      <w:r w:rsidRPr="0013008F">
        <w:rPr>
          <w:b/>
          <w:i/>
        </w:rPr>
        <w:t>pelos requisitos relativos ao bem</w:t>
      </w:r>
      <w:r w:rsidRPr="0013008F">
        <w:rPr>
          <w:b/>
          <w:i/>
        </w:rPr>
        <w:noBreakHyphen/>
        <w:t xml:space="preserve">estar dos cães e gatos, incluindo a realização de controlos oficiais, em assegurar a rastreabilidade, em evitar que </w:t>
      </w:r>
      <w:del w:id="535" w:author="MARTINSIsabelAlex" w:date="2026-03-06T23:56:00Z">
        <w:r w:rsidRPr="0013008F" w:rsidDel="00AC0C64">
          <w:rPr>
            <w:b/>
            <w:i/>
          </w:rPr>
          <w:delText xml:space="preserve">as condições e </w:delText>
        </w:r>
      </w:del>
      <w:r w:rsidRPr="0013008F">
        <w:rPr>
          <w:b/>
          <w:i/>
        </w:rPr>
        <w:t>os requisitos de bem</w:t>
      </w:r>
      <w:r w:rsidRPr="0013008F">
        <w:rPr>
          <w:b/>
          <w:i/>
        </w:rPr>
        <w:noBreakHyphen/>
        <w:t>estar sejam contornados e em combater o comércio ilegal de cães e gatos, tanto entre Estados</w:t>
      </w:r>
      <w:r w:rsidRPr="0013008F">
        <w:rPr>
          <w:b/>
          <w:i/>
        </w:rPr>
        <w:noBreakHyphen/>
        <w:t>Membros como, no caso de importações, a partir de países terceiros.</w:t>
      </w:r>
      <w:del w:id="536" w:author="MARTINSIsabelAlex" w:date="2026-03-06T23:56:00Z">
        <w:r w:rsidRPr="0013008F" w:rsidDel="00AC0C64">
          <w:rPr>
            <w:b/>
            <w:i/>
          </w:rPr>
          <w:delText xml:space="preserve"> </w:delText>
        </w:r>
      </w:del>
    </w:p>
    <w:p w14:paraId="514A44BA" w14:textId="4BC4307E" w:rsidR="00CC0CE4" w:rsidRPr="0013008F" w:rsidRDefault="000F6A06">
      <w:pPr>
        <w:pStyle w:val="Considrant"/>
      </w:pPr>
      <w:r w:rsidRPr="0013008F">
        <w:br w:type="page"/>
      </w:r>
      <w:r w:rsidRPr="0013008F">
        <w:rPr>
          <w:b/>
          <w:i/>
        </w:rPr>
        <w:lastRenderedPageBreak/>
        <w:t>(69)</w:t>
      </w:r>
      <w:r w:rsidRPr="0013008F">
        <w:tab/>
      </w:r>
      <w:r w:rsidRPr="0013008F">
        <w:rPr>
          <w:b/>
          <w:i/>
        </w:rPr>
        <w:t>O período de conservação dos dados pessoais no registo de estabelecimentos e na lista de estabelecimentos de criação aprovados deve</w:t>
      </w:r>
      <w:ins w:id="537" w:author="MARTINSIsabelAlex" w:date="2026-03-06T10:35:00Z">
        <w:r w:rsidR="00844E25" w:rsidRPr="0013008F">
          <w:rPr>
            <w:b/>
            <w:i/>
          </w:rPr>
          <w:t>rá</w:t>
        </w:r>
      </w:ins>
      <w:r w:rsidRPr="0013008F">
        <w:rPr>
          <w:b/>
          <w:i/>
        </w:rPr>
        <w:t xml:space="preserve"> ser de 10 anos a contar da data de cessação da atividade do estabelecimento, uma vez que as autoridades competentes devem ter acesso ao historial de atividades de um operador em matéria de criação, detenção e colocação no mercado de cães e gatos da União e ter conhecimento de situações anteriores de incumprimento das regras de bem</w:t>
      </w:r>
      <w:r w:rsidRPr="0013008F">
        <w:rPr>
          <w:b/>
          <w:i/>
        </w:rPr>
        <w:noBreakHyphen/>
        <w:t>estar dos animais sempre que receberem uma nova notificação de atividade ou um pedido de aprovação.</w:t>
      </w:r>
    </w:p>
    <w:p w14:paraId="293B7F05" w14:textId="56F85224" w:rsidR="00CC0CE4" w:rsidRPr="0013008F" w:rsidRDefault="000F6A06" w:rsidP="00FF03DC">
      <w:pPr>
        <w:pStyle w:val="Considrant"/>
      </w:pPr>
      <w:r w:rsidRPr="0013008F">
        <w:rPr>
          <w:b/>
          <w:i/>
        </w:rPr>
        <w:t>(70)</w:t>
      </w:r>
      <w:r w:rsidRPr="0013008F">
        <w:tab/>
      </w:r>
      <w:r w:rsidRPr="0013008F">
        <w:rPr>
          <w:b/>
          <w:i/>
        </w:rPr>
        <w:t>O período de conservação dos dados pessoais dos proprietários atuais e anteriores de cães ou gatos nas bases de dados nacionais e na base de dados indexada deve</w:t>
      </w:r>
      <w:ins w:id="538" w:author="MARTINSIsabelAlex" w:date="2026-03-06T10:35:00Z">
        <w:r w:rsidR="00844E25" w:rsidRPr="0013008F">
          <w:rPr>
            <w:b/>
            <w:i/>
          </w:rPr>
          <w:t>rá</w:t>
        </w:r>
      </w:ins>
      <w:r w:rsidRPr="0013008F">
        <w:rPr>
          <w:b/>
          <w:i/>
        </w:rPr>
        <w:t xml:space="preserve"> ser de cinco anos </w:t>
      </w:r>
      <w:del w:id="539" w:author="MARTINSIsabelAlex" w:date="2026-03-06T23:57:00Z">
        <w:r w:rsidRPr="0013008F" w:rsidDel="00525060">
          <w:rPr>
            <w:b/>
            <w:i/>
          </w:rPr>
          <w:delText xml:space="preserve">após </w:delText>
        </w:r>
      </w:del>
      <w:ins w:id="540" w:author="MARTINSIsabelAlex" w:date="2026-03-06T23:57:00Z">
        <w:r w:rsidR="00525060" w:rsidRPr="0013008F">
          <w:rPr>
            <w:b/>
            <w:i/>
          </w:rPr>
          <w:t>a contar d</w:t>
        </w:r>
      </w:ins>
      <w:r w:rsidRPr="0013008F">
        <w:rPr>
          <w:b/>
          <w:i/>
        </w:rPr>
        <w:t xml:space="preserve">o registo da morte do cão ou do gato nas referidas bases de dados ou de 25 anos a contar da data do primeiro registo do cão ou do gato nessas bases de dados. O </w:t>
      </w:r>
      <w:ins w:id="541" w:author="MARTINSIsabelAlex" w:date="2026-03-06T23:57:00Z">
        <w:r w:rsidR="00525060" w:rsidRPr="0013008F">
          <w:rPr>
            <w:b/>
            <w:i/>
          </w:rPr>
          <w:t xml:space="preserve">referido </w:t>
        </w:r>
      </w:ins>
      <w:r w:rsidRPr="0013008F">
        <w:rPr>
          <w:b/>
          <w:i/>
        </w:rPr>
        <w:t xml:space="preserve">período de conservação é concebido para abranger a esperança de vida dos cães e gatos, assegurar a existência de um sistema de rastreabilidade sólido para todos os cães e gatos comercializados na União e </w:t>
      </w:r>
      <w:del w:id="542" w:author="MARTINSIsabelAlex" w:date="2026-03-06T23:58:00Z">
        <w:r w:rsidRPr="0013008F" w:rsidDel="00525060">
          <w:rPr>
            <w:b/>
            <w:i/>
          </w:rPr>
          <w:delText xml:space="preserve">fornecer </w:delText>
        </w:r>
      </w:del>
      <w:ins w:id="543" w:author="MARTINSIsabelAlex" w:date="2026-03-06T23:58:00Z">
        <w:r w:rsidR="00525060" w:rsidRPr="0013008F">
          <w:rPr>
            <w:b/>
            <w:i/>
          </w:rPr>
          <w:t xml:space="preserve">disponibilizar </w:t>
        </w:r>
      </w:ins>
      <w:r w:rsidRPr="0013008F">
        <w:rPr>
          <w:b/>
          <w:i/>
        </w:rPr>
        <w:t>dados, incluindo após a morte de um determinado cão ou gato, para a análise de taxas de mortalidade anormalmente elevadas para efeitos dos controlos oficiais das regras de bem</w:t>
      </w:r>
      <w:r w:rsidRPr="0013008F">
        <w:rPr>
          <w:b/>
          <w:i/>
        </w:rPr>
        <w:noBreakHyphen/>
        <w:t>estar.</w:t>
      </w:r>
    </w:p>
    <w:p w14:paraId="6A84A86C" w14:textId="5CD2DB99" w:rsidR="00CC0CE4" w:rsidRPr="0013008F" w:rsidRDefault="000F6A06">
      <w:pPr>
        <w:pStyle w:val="Considrant"/>
      </w:pPr>
      <w:r w:rsidRPr="0013008F">
        <w:br w:type="page"/>
      </w:r>
      <w:r w:rsidRPr="0013008F">
        <w:rPr>
          <w:b/>
          <w:i/>
        </w:rPr>
        <w:lastRenderedPageBreak/>
        <w:t>(71)</w:t>
      </w:r>
      <w:r w:rsidRPr="0013008F">
        <w:tab/>
      </w:r>
      <w:r w:rsidRPr="0013008F">
        <w:rPr>
          <w:b/>
          <w:i/>
        </w:rPr>
        <w:t xml:space="preserve">O período de conservação dos dados relativos aos proprietários e às pessoas autorizadas que entram na União com cães ou gatos em circulação sem caráter comercial previamente notificados na </w:t>
      </w:r>
      <w:commentRangeStart w:id="544"/>
      <w:commentRangeStart w:id="545"/>
      <w:r w:rsidRPr="0013008F">
        <w:rPr>
          <w:b/>
          <w:i/>
        </w:rPr>
        <w:t xml:space="preserve">base de dados da União de </w:t>
      </w:r>
      <w:del w:id="546" w:author="Cristina FC" w:date="2026-03-10T10:41:00Z">
        <w:r w:rsidRPr="0013008F" w:rsidDel="00822787">
          <w:rPr>
            <w:b/>
            <w:i/>
          </w:rPr>
          <w:delText xml:space="preserve">viajantes de </w:delText>
        </w:r>
      </w:del>
      <w:r w:rsidRPr="0013008F">
        <w:rPr>
          <w:b/>
          <w:i/>
        </w:rPr>
        <w:t>animais de companhia</w:t>
      </w:r>
      <w:commentRangeEnd w:id="544"/>
      <w:r w:rsidR="003B31E4" w:rsidRPr="0013008F">
        <w:rPr>
          <w:rStyle w:val="CommentReference"/>
        </w:rPr>
        <w:commentReference w:id="544"/>
      </w:r>
      <w:commentRangeEnd w:id="545"/>
      <w:r w:rsidR="00822787">
        <w:rPr>
          <w:rStyle w:val="CommentReference"/>
        </w:rPr>
        <w:commentReference w:id="545"/>
      </w:r>
      <w:ins w:id="547" w:author="Cristina FC" w:date="2026-03-10T10:41:00Z">
        <w:r w:rsidR="00822787">
          <w:rPr>
            <w:b/>
            <w:i/>
          </w:rPr>
          <w:t xml:space="preserve"> em viagem</w:t>
        </w:r>
      </w:ins>
      <w:r w:rsidRPr="0013008F">
        <w:rPr>
          <w:b/>
          <w:i/>
        </w:rPr>
        <w:t xml:space="preserve"> deverá ser de cinco anos a contar da notificação prévia pelo proprietário, a fim de permitir que as autoridades competentes efetuem análises de dados, identifiquem movimentos suspeitos e decidam controlos oficiais baseados no risco para visar potenciais autores de fraudes.</w:t>
      </w:r>
    </w:p>
    <w:p w14:paraId="7E3E2D9E" w14:textId="750E4B58" w:rsidR="00CC0CE4" w:rsidRPr="0013008F" w:rsidRDefault="000F6A06">
      <w:pPr>
        <w:pStyle w:val="Considrant"/>
      </w:pPr>
      <w:r w:rsidRPr="0013008F">
        <w:rPr>
          <w:b/>
          <w:i/>
        </w:rPr>
        <w:t>(72)</w:t>
      </w:r>
      <w:r w:rsidRPr="0013008F">
        <w:tab/>
      </w:r>
      <w:r w:rsidRPr="0013008F">
        <w:rPr>
          <w:b/>
          <w:i/>
        </w:rPr>
        <w:t xml:space="preserve">O período de conservação, no sistema de verificação da União, dos dados relativos a pessoas singulares ou coletivas que publiquem um anúncio de um cão ou gato para efeitos de colocação no mercado e que utilizem o sistema de verificação para gerar o </w:t>
      </w:r>
      <w:commentRangeStart w:id="548"/>
      <w:r w:rsidRPr="0013008F">
        <w:rPr>
          <w:b/>
          <w:i/>
        </w:rPr>
        <w:t xml:space="preserve">testemunho de verificação </w:t>
      </w:r>
      <w:commentRangeEnd w:id="548"/>
      <w:r w:rsidR="00803F55">
        <w:rPr>
          <w:rStyle w:val="CommentReference"/>
        </w:rPr>
        <w:commentReference w:id="548"/>
      </w:r>
      <w:r w:rsidRPr="0013008F">
        <w:rPr>
          <w:b/>
          <w:i/>
        </w:rPr>
        <w:t>necessário deverá ser de 18 meses após a geração do testemunho de verificação, a fim de permitir ao sistema confirmar a autenticidade da identificação, do registo e da propriedade do cão ou do gato anunciado a um adquirente que utilize esse sistema durante o período máximo previsto de publicação do anúncio em linha.</w:t>
      </w:r>
      <w:del w:id="549" w:author="MARTINSIsabelAlex" w:date="2026-03-07T00:34:00Z">
        <w:r w:rsidRPr="0013008F" w:rsidDel="0071310E">
          <w:rPr>
            <w:b/>
            <w:i/>
          </w:rPr>
          <w:delText xml:space="preserve"> </w:delText>
        </w:r>
      </w:del>
    </w:p>
    <w:p w14:paraId="3269064D" w14:textId="208F5A18" w:rsidR="00CC0CE4" w:rsidRPr="0013008F" w:rsidRDefault="000F6A06">
      <w:pPr>
        <w:pStyle w:val="Considrant"/>
      </w:pPr>
      <w:r w:rsidRPr="0013008F">
        <w:br w:type="page"/>
      </w:r>
      <w:r w:rsidRPr="0013008F">
        <w:lastRenderedPageBreak/>
        <w:t>(73)</w:t>
      </w:r>
      <w:r w:rsidRPr="0013008F">
        <w:tab/>
        <w:t xml:space="preserve">Os cães e gatos importados para a União podem ter sido criados ou detidos em países terceiros em condições prejudiciais para o seu bem‑estar. </w:t>
      </w:r>
      <w:r w:rsidRPr="0013008F">
        <w:rPr>
          <w:b/>
          <w:i/>
        </w:rPr>
        <w:t xml:space="preserve">Esta situação suscita preocupações de ordem moral pública, </w:t>
      </w:r>
      <w:del w:id="550" w:author="MARTINSIsabelAlex" w:date="2026-03-07T00:04:00Z">
        <w:r w:rsidRPr="0013008F" w:rsidDel="003122F4">
          <w:rPr>
            <w:b/>
            <w:i/>
          </w:rPr>
          <w:delText>assim como</w:delText>
        </w:r>
      </w:del>
      <w:ins w:id="551" w:author="MARTINSIsabelAlex" w:date="2026-03-07T00:04:00Z">
        <w:r w:rsidR="003122F4" w:rsidRPr="0013008F">
          <w:rPr>
            <w:b/>
            <w:i/>
          </w:rPr>
          <w:t>al</w:t>
        </w:r>
      </w:ins>
      <w:ins w:id="552" w:author="MARTINSIsabelAlex" w:date="2026-03-07T00:05:00Z">
        <w:r w:rsidR="003122F4" w:rsidRPr="0013008F">
          <w:rPr>
            <w:b/>
            <w:i/>
          </w:rPr>
          <w:t>é</w:t>
        </w:r>
      </w:ins>
      <w:ins w:id="553" w:author="MARTINSIsabelAlex" w:date="2026-03-07T00:04:00Z">
        <w:r w:rsidR="003122F4" w:rsidRPr="0013008F">
          <w:rPr>
            <w:b/>
            <w:i/>
          </w:rPr>
          <w:t>m de apresen</w:t>
        </w:r>
      </w:ins>
      <w:ins w:id="554" w:author="MARTINSIsabelAlex" w:date="2026-03-07T00:05:00Z">
        <w:r w:rsidR="003122F4" w:rsidRPr="0013008F">
          <w:rPr>
            <w:b/>
            <w:i/>
          </w:rPr>
          <w:t>tar</w:t>
        </w:r>
      </w:ins>
      <w:r w:rsidRPr="0013008F">
        <w:rPr>
          <w:b/>
          <w:i/>
        </w:rPr>
        <w:t xml:space="preserve"> </w:t>
      </w:r>
      <w:ins w:id="555" w:author="MARTINSIsabelAlex" w:date="2026-03-07T00:02:00Z">
        <w:r w:rsidR="00882FF8" w:rsidRPr="0013008F">
          <w:rPr>
            <w:b/>
            <w:i/>
          </w:rPr>
          <w:t xml:space="preserve">riscos </w:t>
        </w:r>
      </w:ins>
      <w:del w:id="556" w:author="MARTINSIsabelAlex" w:date="2026-03-07T00:03:00Z">
        <w:r w:rsidRPr="0013008F" w:rsidDel="000D2AD3">
          <w:rPr>
            <w:b/>
            <w:i/>
          </w:rPr>
          <w:delText>em termos d</w:delText>
        </w:r>
      </w:del>
      <w:ins w:id="557" w:author="MARTINSIsabelAlex" w:date="2026-03-07T00:03:00Z">
        <w:r w:rsidR="000D2AD3" w:rsidRPr="0013008F">
          <w:rPr>
            <w:b/>
            <w:i/>
          </w:rPr>
          <w:t xml:space="preserve">para a segurança, </w:t>
        </w:r>
      </w:ins>
      <w:del w:id="558" w:author="MARTINSIsabelAlex" w:date="2026-03-07T00:03:00Z">
        <w:r w:rsidRPr="0013008F" w:rsidDel="000D2AD3">
          <w:rPr>
            <w:b/>
            <w:i/>
          </w:rPr>
          <w:delText xml:space="preserve">e </w:delText>
        </w:r>
      </w:del>
      <w:ins w:id="559" w:author="MARTINSIsabelAlex" w:date="2026-03-07T00:03:00Z">
        <w:r w:rsidR="000D2AD3" w:rsidRPr="0013008F">
          <w:rPr>
            <w:b/>
            <w:i/>
          </w:rPr>
          <w:t xml:space="preserve">a </w:t>
        </w:r>
      </w:ins>
      <w:r w:rsidRPr="0013008F">
        <w:rPr>
          <w:b/>
          <w:i/>
        </w:rPr>
        <w:t xml:space="preserve">saúde </w:t>
      </w:r>
      <w:del w:id="560" w:author="MARTINSIsabelAlex" w:date="2026-03-07T00:03:00Z">
        <w:r w:rsidRPr="0013008F" w:rsidDel="000D2AD3">
          <w:rPr>
            <w:b/>
            <w:i/>
          </w:rPr>
          <w:delText>e segurança</w:delText>
        </w:r>
      </w:del>
      <w:ins w:id="561" w:author="MARTINSIsabelAlex" w:date="2026-03-07T00:02:00Z">
        <w:r w:rsidR="00882FF8" w:rsidRPr="0013008F">
          <w:rPr>
            <w:b/>
            <w:i/>
          </w:rPr>
          <w:t xml:space="preserve">animal e </w:t>
        </w:r>
      </w:ins>
      <w:ins w:id="562" w:author="MARTINSIsabelAlex" w:date="2026-03-07T00:03:00Z">
        <w:r w:rsidR="000D2AD3" w:rsidRPr="0013008F">
          <w:rPr>
            <w:b/>
            <w:i/>
          </w:rPr>
          <w:t>a</w:t>
        </w:r>
      </w:ins>
      <w:ins w:id="563" w:author="MARTINSIsabelAlex" w:date="2026-03-07T00:05:00Z">
        <w:r w:rsidR="003122F4" w:rsidRPr="0013008F">
          <w:rPr>
            <w:b/>
            <w:i/>
          </w:rPr>
          <w:t xml:space="preserve"> </w:t>
        </w:r>
      </w:ins>
      <w:ins w:id="564" w:author="MARTINSIsabelAlex" w:date="2026-03-07T00:02:00Z">
        <w:r w:rsidR="00882FF8" w:rsidRPr="0013008F">
          <w:rPr>
            <w:b/>
            <w:i/>
          </w:rPr>
          <w:t>saúde pública</w:t>
        </w:r>
      </w:ins>
      <w:r w:rsidRPr="0013008F">
        <w:rPr>
          <w:b/>
          <w:i/>
        </w:rPr>
        <w:t>, na União.</w:t>
      </w:r>
      <w:r w:rsidRPr="0013008F">
        <w:t xml:space="preserve"> Os cidadãos da União </w:t>
      </w:r>
      <w:r w:rsidRPr="0013008F">
        <w:rPr>
          <w:b/>
          <w:i/>
        </w:rPr>
        <w:t>consideram que um elevado nível de</w:t>
      </w:r>
      <w:r w:rsidRPr="0013008F">
        <w:t xml:space="preserve"> bem</w:t>
      </w:r>
      <w:r w:rsidRPr="0013008F">
        <w:noBreakHyphen/>
        <w:t xml:space="preserve">estar dos cães e dos gatos </w:t>
      </w:r>
      <w:r w:rsidRPr="0013008F">
        <w:rPr>
          <w:b/>
          <w:i/>
        </w:rPr>
        <w:t>é uma questão de responsabilidade moral, como ilustram os resultados do Eurobarómetro de 2023 sobre o bem</w:t>
      </w:r>
      <w:r w:rsidRPr="0013008F">
        <w:rPr>
          <w:b/>
          <w:i/>
        </w:rPr>
        <w:noBreakHyphen/>
        <w:t>estar dos animais, assim como a volumosa correspondência e as numerosas petições recebidas pelo Parlamento Europeu sobre esta matéria, as muitas perguntas parlamentares apresentadas e a resolução do Parlamento Europeu, de 2020, sobre o comércio ilegal de animais de companhia, bem como a proibição da União de colocação no mercado e de importação de peles de cão e de gato e de produtos que as contenham. Além disso, os problemas para a vida ou a saúde dos animais são um subconjunto dos problemas de bem</w:t>
      </w:r>
      <w:r w:rsidRPr="0013008F">
        <w:rPr>
          <w:b/>
          <w:i/>
        </w:rPr>
        <w:noBreakHyphen/>
        <w:t>estar animal. Por exemplo, a exaustão, a caquexia e a suscetibilidade a doenças infeciosas podem resultar da utilização demasiado intensiva de cadelas ou gatas para reprodução que não respeite as necessidades de bem</w:t>
      </w:r>
      <w:r w:rsidRPr="0013008F">
        <w:rPr>
          <w:b/>
          <w:i/>
        </w:rPr>
        <w:noBreakHyphen/>
        <w:t>estar desses animais. Por último, as más condições de bem</w:t>
      </w:r>
      <w:r w:rsidRPr="0013008F">
        <w:rPr>
          <w:b/>
          <w:i/>
        </w:rPr>
        <w:noBreakHyphen/>
        <w:t xml:space="preserve">estar podem conduzir a riscos para a saúde pública, incluindo um aumento da incidência de agentes </w:t>
      </w:r>
      <w:proofErr w:type="spellStart"/>
      <w:r w:rsidRPr="0013008F">
        <w:rPr>
          <w:b/>
          <w:i/>
        </w:rPr>
        <w:t>zoonóticos</w:t>
      </w:r>
      <w:proofErr w:type="spellEnd"/>
      <w:r w:rsidRPr="0013008F">
        <w:rPr>
          <w:b/>
          <w:i/>
        </w:rPr>
        <w:t xml:space="preserve">, como a </w:t>
      </w:r>
      <w:proofErr w:type="spellStart"/>
      <w:r w:rsidRPr="0013008F">
        <w:rPr>
          <w:b/>
          <w:i/>
        </w:rPr>
        <w:t>dermatofitose</w:t>
      </w:r>
      <w:proofErr w:type="spellEnd"/>
      <w:r w:rsidRPr="0013008F">
        <w:rPr>
          <w:b/>
          <w:i/>
        </w:rPr>
        <w:t xml:space="preserve"> ou os parasitas internos, bem como um aumento indireto do risco de desenvolvimento de resistência antimicrobiana devido à necessidade de utilização de elevados volumes de agentes antimicrobianos no estabelecimento de origem. Os cães e gatos criados em más condições de bem</w:t>
      </w:r>
      <w:r w:rsidRPr="0013008F">
        <w:rPr>
          <w:b/>
          <w:i/>
        </w:rPr>
        <w:noBreakHyphen/>
        <w:t>estar também podem representar um risco para a segurança pública, uma vez que é possível que reajam desenvolvendo comportamentos agressivos.</w:t>
      </w:r>
      <w:r w:rsidRPr="0013008F">
        <w:t xml:space="preserve"> </w:t>
      </w:r>
      <w:r w:rsidRPr="0013008F">
        <w:rPr>
          <w:b/>
          <w:i/>
        </w:rPr>
        <w:t>Tendo em conta estas preocupações de ordem moral pública,</w:t>
      </w:r>
      <w:r w:rsidRPr="0013008F">
        <w:t xml:space="preserve"> </w:t>
      </w:r>
      <w:ins w:id="565" w:author="MARTINSIsabelAlex" w:date="2026-03-07T00:07:00Z">
        <w:r w:rsidR="00DE5CC0" w:rsidRPr="0013008F">
          <w:t xml:space="preserve">e </w:t>
        </w:r>
      </w:ins>
      <w:r w:rsidRPr="0013008F">
        <w:t xml:space="preserve">os riscos para </w:t>
      </w:r>
      <w:r w:rsidRPr="0013008F">
        <w:rPr>
          <w:b/>
          <w:i/>
        </w:rPr>
        <w:t>a segurança,</w:t>
      </w:r>
      <w:r w:rsidRPr="0013008F">
        <w:t xml:space="preserve"> a saúde </w:t>
      </w:r>
      <w:del w:id="566" w:author="MARTINSIsabelAlex" w:date="2026-03-07T00:07:00Z">
        <w:r w:rsidRPr="0013008F" w:rsidDel="00DE5CC0">
          <w:delText xml:space="preserve">humana </w:delText>
        </w:r>
      </w:del>
      <w:ins w:id="567" w:author="MARTINSIsabelAlex" w:date="2026-03-07T00:07:00Z">
        <w:r w:rsidR="00DE5CC0" w:rsidRPr="0013008F">
          <w:t xml:space="preserve">animal </w:t>
        </w:r>
      </w:ins>
      <w:r w:rsidRPr="0013008F">
        <w:t>e a saúde pública</w:t>
      </w:r>
      <w:r w:rsidRPr="0013008F">
        <w:rPr>
          <w:b/>
          <w:i/>
        </w:rPr>
        <w:t>, e a fim de alcançar os objetivos do presente regulamento,</w:t>
      </w:r>
      <w:r w:rsidRPr="0013008F">
        <w:t xml:space="preserve"> é importante que os operadores que importam cães e gatos de países terceiros cumpram regras relativas ao seu bem‑estar </w:t>
      </w:r>
      <w:r w:rsidRPr="0013008F">
        <w:rPr>
          <w:b/>
          <w:i/>
        </w:rPr>
        <w:t xml:space="preserve">idênticas ou </w:t>
      </w:r>
      <w:r w:rsidRPr="0013008F">
        <w:t>equivalentes às estabelecidas no presente regulamento e que ofereçam as mesmas garantias de rastreabilidade. Uma vez que tal exigirá mudanças por parte dos operadores de países terceiros envolvidos na exportação de cães e gatos para a União, é necessário prever um período transitório com a mesma duração que o aplicável aos operadores da União.</w:t>
      </w:r>
      <w:del w:id="568" w:author="MARTINSIsabelAlex" w:date="2026-03-07T00:00:00Z">
        <w:r w:rsidRPr="0013008F" w:rsidDel="00882FF8">
          <w:rPr>
            <w:b/>
            <w:i/>
          </w:rPr>
          <w:delText xml:space="preserve"> </w:delText>
        </w:r>
      </w:del>
    </w:p>
    <w:p w14:paraId="02239437" w14:textId="010AA064" w:rsidR="00CC0CE4" w:rsidRPr="0013008F" w:rsidRDefault="000F6A06">
      <w:pPr>
        <w:pStyle w:val="Considrant"/>
      </w:pPr>
      <w:r w:rsidRPr="0013008F">
        <w:br w:type="page"/>
      </w:r>
      <w:r w:rsidRPr="0013008F">
        <w:lastRenderedPageBreak/>
        <w:t>(74)</w:t>
      </w:r>
      <w:r w:rsidRPr="0013008F">
        <w:tab/>
        <w:t xml:space="preserve">A fim de assegurar que as </w:t>
      </w:r>
      <w:r w:rsidRPr="0013008F">
        <w:rPr>
          <w:b/>
          <w:i/>
        </w:rPr>
        <w:t>regras de importação</w:t>
      </w:r>
      <w:r w:rsidRPr="0013008F">
        <w:t xml:space="preserve"> sejam aplicadas, a Comissão deverá elaborar uma lista de países terceiros aprovados para </w:t>
      </w:r>
      <w:r w:rsidRPr="0013008F">
        <w:rPr>
          <w:b/>
          <w:i/>
        </w:rPr>
        <w:t>colocar</w:t>
      </w:r>
      <w:r w:rsidRPr="0013008F">
        <w:t xml:space="preserve"> cães e gatos </w:t>
      </w:r>
      <w:r w:rsidRPr="0013008F">
        <w:rPr>
          <w:b/>
          <w:i/>
        </w:rPr>
        <w:t>no mercado da</w:t>
      </w:r>
      <w:r w:rsidRPr="0013008F">
        <w:t xml:space="preserve"> União, com base numa avaliação da fiabilidade dos controlos oficiais nos referidos países terceiros para fazer cumprir as regras de bem</w:t>
      </w:r>
      <w:r w:rsidRPr="0013008F">
        <w:noBreakHyphen/>
        <w:t xml:space="preserve">estar dos animais </w:t>
      </w:r>
      <w:del w:id="569" w:author="MARTINSIsabelAlex" w:date="2026-03-07T00:09:00Z">
        <w:r w:rsidRPr="0013008F" w:rsidDel="001E3919">
          <w:delText>exigidas pelo</w:delText>
        </w:r>
      </w:del>
      <w:ins w:id="570" w:author="MARTINSIsabelAlex" w:date="2026-03-07T00:09:00Z">
        <w:r w:rsidR="001E3919" w:rsidRPr="0013008F">
          <w:t>ao abrigo do</w:t>
        </w:r>
      </w:ins>
      <w:r w:rsidRPr="0013008F">
        <w:t xml:space="preserve"> presente regulamento, ou </w:t>
      </w:r>
      <w:r w:rsidRPr="0013008F">
        <w:rPr>
          <w:b/>
          <w:i/>
        </w:rPr>
        <w:t xml:space="preserve">reconhecidas pela União como </w:t>
      </w:r>
      <w:r w:rsidRPr="0013008F">
        <w:t xml:space="preserve">regras equivalentes, aplicadas em estabelecimentos situados no seu território, que </w:t>
      </w:r>
      <w:r w:rsidRPr="0013008F">
        <w:rPr>
          <w:b/>
          <w:i/>
        </w:rPr>
        <w:t>exportem</w:t>
      </w:r>
      <w:r w:rsidRPr="0013008F">
        <w:t xml:space="preserve"> ou pretendam </w:t>
      </w:r>
      <w:r w:rsidRPr="0013008F">
        <w:rPr>
          <w:b/>
          <w:i/>
        </w:rPr>
        <w:t xml:space="preserve">exportar </w:t>
      </w:r>
      <w:r w:rsidRPr="0013008F">
        <w:t xml:space="preserve">cães e gatos </w:t>
      </w:r>
      <w:r w:rsidRPr="0013008F">
        <w:rPr>
          <w:b/>
          <w:i/>
        </w:rPr>
        <w:t>para o mercado da</w:t>
      </w:r>
      <w:r w:rsidRPr="0013008F">
        <w:t xml:space="preserve"> União. Além disso, deverá ser elaborada uma lista dos estabelecimentos que criam e detêm cães e gatos nesses países terceiros e que estão autorizados a exportar esses animais para a União, a fim de assegurar a rastreabilidade e facilitar os controlos nos postos de controlo fronteiriços da União. A Comissão deverá realizar, de acordo com uma abordagem baseada no risco, auditorias da fiabilidade dos sistemas de controlo oficial dos países terceiros aprovados nos termos do presente regulamento, bem como dos países terceiros que solicitam a aprovação nos termos do mesmo.</w:t>
      </w:r>
      <w:r w:rsidRPr="0013008F">
        <w:rPr>
          <w:b/>
          <w:i/>
        </w:rPr>
        <w:t xml:space="preserve"> O cumprimento das regras pertinentes do presente regulamento ou de regras reconhecidas pela União como equivalentes deverá ser confirmado no certificado sanitário pertinente utilizado para tais exportações. Para o efeito, a Comissão deverá procurar alterar o modelo pertinente de certificado oficial, a fim de incluir o atestado de bem</w:t>
      </w:r>
      <w:r w:rsidRPr="0013008F">
        <w:rPr>
          <w:b/>
          <w:i/>
        </w:rPr>
        <w:noBreakHyphen/>
        <w:t>estar animal conexo.</w:t>
      </w:r>
    </w:p>
    <w:p w14:paraId="29F9A619" w14:textId="60433CAD" w:rsidR="00CC0CE4" w:rsidRPr="0013008F" w:rsidRDefault="000F6A06">
      <w:pPr>
        <w:pStyle w:val="Considrant"/>
      </w:pPr>
      <w:r w:rsidRPr="0013008F">
        <w:br w:type="page"/>
      </w:r>
      <w:r w:rsidRPr="0013008F">
        <w:lastRenderedPageBreak/>
        <w:t>▌</w:t>
      </w:r>
      <w:del w:id="571" w:author="MARTINSIsabelAlex" w:date="2026-03-07T00:10:00Z">
        <w:r w:rsidRPr="0013008F" w:rsidDel="001E3919">
          <w:tab/>
        </w:r>
      </w:del>
    </w:p>
    <w:p w14:paraId="6965D5B0" w14:textId="4BAC3A22" w:rsidR="00CC0CE4" w:rsidRPr="0013008F" w:rsidRDefault="000F6A06">
      <w:pPr>
        <w:pStyle w:val="Considrant"/>
      </w:pPr>
      <w:r w:rsidRPr="0013008F">
        <w:rPr>
          <w:b/>
          <w:i/>
        </w:rPr>
        <w:t>(75)</w:t>
      </w:r>
      <w:r w:rsidRPr="0013008F">
        <w:tab/>
      </w:r>
      <w:r w:rsidRPr="0013008F">
        <w:rPr>
          <w:b/>
          <w:i/>
        </w:rPr>
        <w:t>A fim de reforçar a proteção dos consumidores e assegurar a rastreabilidade adequada dos cães e gatos importados para a União, afigura</w:t>
      </w:r>
      <w:r w:rsidRPr="0013008F">
        <w:rPr>
          <w:b/>
          <w:i/>
        </w:rPr>
        <w:noBreakHyphen/>
        <w:t xml:space="preserve">se adequado que o presente regulamento exija a identificação destes animais antes da sua entrada </w:t>
      </w:r>
      <w:ins w:id="572" w:author="MARTINSIsabelAlex" w:date="2026-03-06T14:15:00Z">
        <w:r w:rsidR="009A5EEA" w:rsidRPr="0013008F">
          <w:rPr>
            <w:b/>
            <w:i/>
          </w:rPr>
          <w:t xml:space="preserve">na União </w:t>
        </w:r>
      </w:ins>
      <w:r w:rsidRPr="0013008F">
        <w:rPr>
          <w:b/>
          <w:i/>
        </w:rPr>
        <w:t>e que os respetivos importadores assegurem o seu registo numa das bases de dados dos Estados</w:t>
      </w:r>
      <w:r w:rsidRPr="0013008F">
        <w:rPr>
          <w:b/>
          <w:i/>
        </w:rPr>
        <w:noBreakHyphen/>
        <w:t>Membros. Tal resultará numa maior supervisão da circulação desses animais. Além disso, a ação coordenada da UE relativa ao comércio ilegal de cães e gatos, realizada em 2022 e 2023, demonstrou que, no contexto do comércio de cães e gatos, uma das práticas fraudulentas comuns consiste em importar cães e gatos para a União para fins comerciais alegando que se trata de uma circulação sem caráter comercial nos termos das regras de saúde animal da União, nomeadamente a circulação de cães e gatos que acompanham os respetivos proprietários ou uma pessoa autorizada pelo proprietário sem que haja intenção de proceder à transferência da propriedade. A fim de dotar os Estados</w:t>
      </w:r>
      <w:r w:rsidRPr="0013008F">
        <w:rPr>
          <w:b/>
          <w:i/>
        </w:rPr>
        <w:noBreakHyphen/>
        <w:t xml:space="preserve">Membros de instrumentos para efetuar controlos baseados no risco que visam esta prática fraudulenta, é fundamental que a entrada </w:t>
      </w:r>
      <w:ins w:id="573" w:author="MARTINSIsabelAlex" w:date="2026-03-06T14:16:00Z">
        <w:r w:rsidR="009A5EEA" w:rsidRPr="0013008F">
          <w:rPr>
            <w:b/>
            <w:i/>
          </w:rPr>
          <w:t xml:space="preserve">na União </w:t>
        </w:r>
      </w:ins>
      <w:r w:rsidRPr="0013008F">
        <w:rPr>
          <w:b/>
          <w:i/>
        </w:rPr>
        <w:t xml:space="preserve">sem caráter comercial de cães e gatos seja previamente notificada através de uma </w:t>
      </w:r>
      <w:commentRangeStart w:id="574"/>
      <w:commentRangeStart w:id="575"/>
      <w:r w:rsidRPr="0013008F">
        <w:rPr>
          <w:b/>
          <w:i/>
        </w:rPr>
        <w:t>base de dados específica da União relativa</w:t>
      </w:r>
      <w:del w:id="576" w:author="Cristina FC" w:date="2026-03-10T10:43:00Z">
        <w:r w:rsidRPr="0013008F" w:rsidDel="00822787">
          <w:rPr>
            <w:b/>
            <w:i/>
          </w:rPr>
          <w:delText xml:space="preserve"> às viagens </w:delText>
        </w:r>
      </w:del>
      <w:del w:id="577" w:author="Cristina FC" w:date="2026-03-10T10:58:00Z">
        <w:r w:rsidRPr="0013008F" w:rsidDel="00E0431E">
          <w:rPr>
            <w:b/>
            <w:i/>
          </w:rPr>
          <w:delText xml:space="preserve">de </w:delText>
        </w:r>
      </w:del>
      <w:ins w:id="578" w:author="Cristina FC" w:date="2026-03-10T10:58:00Z">
        <w:r w:rsidR="00E0431E">
          <w:rPr>
            <w:b/>
            <w:i/>
          </w:rPr>
          <w:t xml:space="preserve"> a</w:t>
        </w:r>
        <w:r w:rsidR="00E0431E" w:rsidRPr="0013008F">
          <w:rPr>
            <w:b/>
            <w:i/>
          </w:rPr>
          <w:t xml:space="preserve"> </w:t>
        </w:r>
      </w:ins>
      <w:r w:rsidRPr="0013008F">
        <w:rPr>
          <w:b/>
          <w:i/>
        </w:rPr>
        <w:t>animais de companhia</w:t>
      </w:r>
      <w:commentRangeEnd w:id="574"/>
      <w:r w:rsidR="005E5A9F" w:rsidRPr="0013008F">
        <w:rPr>
          <w:rStyle w:val="CommentReference"/>
        </w:rPr>
        <w:commentReference w:id="574"/>
      </w:r>
      <w:commentRangeEnd w:id="575"/>
      <w:r w:rsidR="00E0431E">
        <w:rPr>
          <w:rStyle w:val="CommentReference"/>
        </w:rPr>
        <w:commentReference w:id="575"/>
      </w:r>
      <w:ins w:id="579" w:author="Cristina FC" w:date="2026-03-10T10:43:00Z">
        <w:r w:rsidR="00822787">
          <w:rPr>
            <w:b/>
            <w:i/>
          </w:rPr>
          <w:t xml:space="preserve"> em viagem</w:t>
        </w:r>
      </w:ins>
      <w:r w:rsidRPr="0013008F">
        <w:rPr>
          <w:b/>
          <w:i/>
        </w:rPr>
        <w:t xml:space="preserve">, independentemente do número de animais em causa. Esta base de dados deverá recolher notificações relativas </w:t>
      </w:r>
      <w:del w:id="580" w:author="MARTINSIsabelAlex" w:date="2026-03-06T14:16:00Z">
        <w:r w:rsidRPr="0013008F" w:rsidDel="009A5EEA">
          <w:rPr>
            <w:b/>
            <w:i/>
          </w:rPr>
          <w:delText>a todas essas</w:delText>
        </w:r>
      </w:del>
      <w:ins w:id="581" w:author="MARTINSIsabelAlex" w:date="2026-03-06T14:16:00Z">
        <w:r w:rsidR="009A5EEA" w:rsidRPr="0013008F">
          <w:rPr>
            <w:b/>
            <w:i/>
          </w:rPr>
          <w:t>à</w:t>
        </w:r>
      </w:ins>
      <w:ins w:id="582" w:author="MARTINSIsabelAlex" w:date="2026-03-07T00:12:00Z">
        <w:r w:rsidR="002928B1" w:rsidRPr="0013008F">
          <w:rPr>
            <w:b/>
            <w:i/>
          </w:rPr>
          <w:t>s</w:t>
        </w:r>
      </w:ins>
      <w:r w:rsidRPr="0013008F">
        <w:rPr>
          <w:b/>
          <w:i/>
        </w:rPr>
        <w:t xml:space="preserve"> entradas na União</w:t>
      </w:r>
      <w:ins w:id="583" w:author="MARTINSIsabelAlex" w:date="2026-03-06T14:16:00Z">
        <w:r w:rsidR="009A5EEA" w:rsidRPr="0013008F">
          <w:rPr>
            <w:b/>
            <w:i/>
          </w:rPr>
          <w:t xml:space="preserve"> de tod</w:t>
        </w:r>
      </w:ins>
      <w:ins w:id="584" w:author="MARTINSIsabelAlex" w:date="2026-03-06T14:17:00Z">
        <w:r w:rsidR="00FA25A2" w:rsidRPr="0013008F">
          <w:rPr>
            <w:b/>
            <w:i/>
          </w:rPr>
          <w:t>os esses animais</w:t>
        </w:r>
      </w:ins>
      <w:r w:rsidRPr="0013008F">
        <w:rPr>
          <w:b/>
          <w:i/>
        </w:rPr>
        <w:t>, independentemente do ponto de entrada, para que os Estados</w:t>
      </w:r>
      <w:r w:rsidRPr="0013008F">
        <w:rPr>
          <w:b/>
          <w:i/>
        </w:rPr>
        <w:noBreakHyphen/>
        <w:t xml:space="preserve">Membros disponham da panorâmica global necessária e ajudem a detetar casos de deslocações suspeitas. Por esse motivo, convém que a Comissão crie e mantenha a referida base de dados, </w:t>
      </w:r>
      <w:proofErr w:type="gramStart"/>
      <w:r w:rsidRPr="0013008F">
        <w:rPr>
          <w:b/>
          <w:i/>
        </w:rPr>
        <w:t>de modo a que</w:t>
      </w:r>
      <w:proofErr w:type="gramEnd"/>
      <w:r w:rsidRPr="0013008F">
        <w:rPr>
          <w:b/>
          <w:i/>
        </w:rPr>
        <w:t xml:space="preserve"> os Estados</w:t>
      </w:r>
      <w:r w:rsidRPr="0013008F">
        <w:rPr>
          <w:b/>
          <w:i/>
        </w:rPr>
        <w:noBreakHyphen/>
        <w:t>Membros tenham acesso a todas as informações disponíveis para as atividades de controlo. Os Estados</w:t>
      </w:r>
      <w:r w:rsidRPr="0013008F">
        <w:rPr>
          <w:b/>
          <w:i/>
        </w:rPr>
        <w:noBreakHyphen/>
        <w:t>Membros deverão utilizar as informações recolhidas na base de dados e, se for caso disso, realizar controlos seletivos de movimentos suspeitos, incluindo, se necessário, controlos no local.</w:t>
      </w:r>
    </w:p>
    <w:p w14:paraId="4C9C4850" w14:textId="77777777" w:rsidR="00231313" w:rsidRPr="0013008F" w:rsidRDefault="00231313">
      <w:pPr>
        <w:spacing w:before="0" w:after="0" w:line="240" w:lineRule="auto"/>
      </w:pPr>
      <w:r w:rsidRPr="0013008F">
        <w:br w:type="page"/>
      </w:r>
    </w:p>
    <w:p w14:paraId="228EF696" w14:textId="0A9B1761" w:rsidR="00231313" w:rsidRPr="0013008F" w:rsidRDefault="00231313" w:rsidP="00231313">
      <w:pPr>
        <w:pStyle w:val="Considrant"/>
      </w:pPr>
      <w:r w:rsidRPr="0013008F">
        <w:rPr>
          <w:b/>
          <w:i/>
        </w:rPr>
        <w:lastRenderedPageBreak/>
        <w:t>(76)</w:t>
      </w:r>
      <w:r w:rsidRPr="0013008F">
        <w:tab/>
      </w:r>
      <w:r w:rsidRPr="0013008F">
        <w:rPr>
          <w:b/>
          <w:bCs/>
          <w:i/>
          <w:iCs/>
        </w:rPr>
        <w:t>Com o intuito de aplicar o presente regulamento de forma eficaz, os Estados</w:t>
      </w:r>
      <w:r w:rsidR="000F6A06" w:rsidRPr="0013008F">
        <w:rPr>
          <w:b/>
          <w:bCs/>
          <w:i/>
          <w:iCs/>
        </w:rPr>
        <w:noBreakHyphen/>
      </w:r>
      <w:r w:rsidRPr="0013008F">
        <w:rPr>
          <w:b/>
          <w:bCs/>
          <w:i/>
          <w:iCs/>
        </w:rPr>
        <w:t>Membros são incentivados a realizar campanhas de sensibilização a respeito das obrigações</w:t>
      </w:r>
      <w:del w:id="585" w:author="MARTINSIsabelAlex" w:date="2026-03-07T00:12:00Z">
        <w:r w:rsidRPr="0013008F" w:rsidDel="00206C5F">
          <w:rPr>
            <w:b/>
            <w:bCs/>
            <w:i/>
            <w:iCs/>
          </w:rPr>
          <w:delText xml:space="preserve"> nele</w:delText>
        </w:r>
      </w:del>
      <w:r w:rsidRPr="0013008F">
        <w:rPr>
          <w:b/>
          <w:bCs/>
          <w:i/>
          <w:iCs/>
        </w:rPr>
        <w:t xml:space="preserve"> previstas</w:t>
      </w:r>
      <w:ins w:id="586" w:author="MARTINSIsabelAlex" w:date="2026-03-07T00:12:00Z">
        <w:r w:rsidR="00206C5F" w:rsidRPr="0013008F">
          <w:rPr>
            <w:b/>
            <w:bCs/>
            <w:i/>
            <w:iCs/>
          </w:rPr>
          <w:t xml:space="preserve"> no presente</w:t>
        </w:r>
      </w:ins>
      <w:ins w:id="587" w:author="MARTINSIsabelAlex" w:date="2026-03-07T00:13:00Z">
        <w:r w:rsidR="00206C5F" w:rsidRPr="0013008F">
          <w:rPr>
            <w:b/>
            <w:bCs/>
            <w:i/>
            <w:iCs/>
          </w:rPr>
          <w:t xml:space="preserve"> regulamento</w:t>
        </w:r>
      </w:ins>
      <w:r w:rsidRPr="0013008F">
        <w:rPr>
          <w:b/>
          <w:bCs/>
          <w:i/>
          <w:iCs/>
        </w:rPr>
        <w:t>, nomeadamente campanhas dirigidas a pessoas singulares ou coletivas proprietárias de cães ou gatos e a potenciais adquirentes de cães ou gatos.</w:t>
      </w:r>
      <w:r w:rsidRPr="0013008F">
        <w:rPr>
          <w:b/>
          <w:i/>
        </w:rPr>
        <w:t xml:space="preserve"> Tais campanhas poderão incidir sobre a obrigação de identificar e registar cães e gatos em conformidade com o presente regulamento, sobre os requisitos relativos ao conteúdo dos anúncios para a venda ou transferência de propriedade ou responsabilidade pelos cães ou gatos, assim como sobre as razões pelas quais o sistema verifica a autenticidade dos anúncios em linha, as características técnicas do mesmo e a forma de o utilizar. As campanhas podem abranger as razões da advertência </w:t>
      </w:r>
      <w:ins w:id="588" w:author="MARTINSIsabelAlex" w:date="2026-03-07T00:15:00Z">
        <w:r w:rsidR="00206C5F" w:rsidRPr="0013008F">
          <w:rPr>
            <w:b/>
            <w:i/>
          </w:rPr>
          <w:t xml:space="preserve">de propriedade responsável </w:t>
        </w:r>
      </w:ins>
      <w:r w:rsidRPr="0013008F">
        <w:rPr>
          <w:b/>
          <w:i/>
        </w:rPr>
        <w:t xml:space="preserve">e </w:t>
      </w:r>
      <w:del w:id="589" w:author="MARTINSIsabelAlex" w:date="2026-03-07T00:15:00Z">
        <w:r w:rsidRPr="0013008F" w:rsidDel="00206C5F">
          <w:rPr>
            <w:b/>
            <w:i/>
          </w:rPr>
          <w:delText xml:space="preserve">dar explicações </w:delText>
        </w:r>
      </w:del>
      <w:ins w:id="590" w:author="MARTINSIsabelAlex" w:date="2026-03-07T00:15:00Z">
        <w:r w:rsidR="00206C5F" w:rsidRPr="0013008F">
          <w:rPr>
            <w:b/>
            <w:i/>
          </w:rPr>
          <w:t xml:space="preserve">explicar </w:t>
        </w:r>
      </w:ins>
      <w:del w:id="591" w:author="MARTINSIsabelAlex" w:date="2026-03-07T00:15:00Z">
        <w:r w:rsidRPr="0013008F" w:rsidDel="00206C5F">
          <w:rPr>
            <w:b/>
            <w:i/>
          </w:rPr>
          <w:delText xml:space="preserve">sobre </w:delText>
        </w:r>
      </w:del>
      <w:r w:rsidRPr="0013008F">
        <w:rPr>
          <w:b/>
          <w:i/>
        </w:rPr>
        <w:t>o conceito de propriedade responsável, designadamente sobre a importância de não abandonar cães ou gatos. A Comissão deve</w:t>
      </w:r>
      <w:ins w:id="592" w:author="MARTINSIsabelAlex" w:date="2026-03-06T10:36:00Z">
        <w:r w:rsidR="00844E25" w:rsidRPr="0013008F">
          <w:rPr>
            <w:b/>
            <w:i/>
          </w:rPr>
          <w:t>rá</w:t>
        </w:r>
      </w:ins>
      <w:r w:rsidRPr="0013008F">
        <w:rPr>
          <w:b/>
          <w:i/>
        </w:rPr>
        <w:t xml:space="preserve"> facilitar o intercâmbio das melhores práticas sobre estas atividades de sensibilização. Vários Estados</w:t>
      </w:r>
      <w:r w:rsidR="000F6A06" w:rsidRPr="0013008F">
        <w:rPr>
          <w:b/>
          <w:i/>
        </w:rPr>
        <w:noBreakHyphen/>
      </w:r>
      <w:r w:rsidRPr="0013008F">
        <w:rPr>
          <w:b/>
          <w:i/>
        </w:rPr>
        <w:t>Membros têm programas de esterilização para cães e gatos destinados a limitar a reprodução não controlada de cães e gatos vadios. Estes Estados</w:t>
      </w:r>
      <w:r w:rsidR="000F6A06" w:rsidRPr="0013008F">
        <w:rPr>
          <w:b/>
          <w:i/>
        </w:rPr>
        <w:noBreakHyphen/>
      </w:r>
      <w:r w:rsidRPr="0013008F">
        <w:rPr>
          <w:b/>
          <w:i/>
        </w:rPr>
        <w:t>Membros realizam campanhas de sensibilização sobre os referidos programas. Programas de esterilização ineficazes podem conduzir a um aumento do número de animais abandonados. Se, além disso, as populações de animais vadios forem geridas de forma desadequada, tal pode conduzir a que mais cães e gatos sejam colocados no mercado da União. As campanhas nacionais sobre programas de esterilização podem ser integradas nas campanhas de sensibilização sobre as obrigações previstas no presente regulamento com o objetivo de encorajar a propriedade responsável e reduzir a pressão sobre o mercado de cães e gatos.</w:t>
      </w:r>
    </w:p>
    <w:p w14:paraId="6196A3F1" w14:textId="443610BC" w:rsidR="00231313" w:rsidRPr="0013008F" w:rsidRDefault="00231313" w:rsidP="00231313">
      <w:pPr>
        <w:pStyle w:val="Considrant"/>
      </w:pPr>
      <w:r w:rsidRPr="0013008F">
        <w:br w:type="page"/>
      </w:r>
      <w:r w:rsidRPr="0013008F">
        <w:lastRenderedPageBreak/>
        <w:t>(77)</w:t>
      </w:r>
      <w:r w:rsidRPr="0013008F">
        <w:tab/>
        <w:t>A fim de ter em conta o progresso técnico e a evolução científica</w:t>
      </w:r>
      <w:r w:rsidRPr="0013008F">
        <w:rPr>
          <w:b/>
          <w:bCs/>
          <w:i/>
          <w:iCs/>
        </w:rPr>
        <w:t>, em particular os pareceres da EFSA,</w:t>
      </w:r>
      <w:r w:rsidRPr="0013008F">
        <w:t xml:space="preserve"> bem como os impactos sociais, económicos e ambientais do referido progresso e evolução, o poder de adotar atos nos termos do artigo 290.º do TFUE deve</w:t>
      </w:r>
      <w:ins w:id="593" w:author="MARTINSIsabelAlex" w:date="2026-03-06T10:36:00Z">
        <w:r w:rsidR="00844E25" w:rsidRPr="0013008F">
          <w:t>rá</w:t>
        </w:r>
      </w:ins>
      <w:r w:rsidRPr="0013008F">
        <w:t xml:space="preserve"> ser delegado na Comissão para </w:t>
      </w:r>
      <w:r w:rsidRPr="0013008F">
        <w:rPr>
          <w:b/>
          <w:bCs/>
          <w:i/>
          <w:iCs/>
        </w:rPr>
        <w:t>complementar</w:t>
      </w:r>
      <w:r w:rsidRPr="0013008F">
        <w:t xml:space="preserve"> o presente regulamento </w:t>
      </w:r>
      <w:r w:rsidRPr="0013008F">
        <w:rPr>
          <w:b/>
          <w:bCs/>
          <w:i/>
          <w:iCs/>
        </w:rPr>
        <w:t xml:space="preserve">através da previsão de indicadores relativos ao comportamento e ao aspeto físico dos cães e gatos que especifiquem as características dos genótipos e </w:t>
      </w:r>
      <w:r w:rsidRPr="0013008F">
        <w:rPr>
          <w:b/>
          <w:bCs/>
          <w:i/>
          <w:iCs/>
          <w:shd w:val="clear" w:color="auto" w:fill="9BBB59" w:themeFill="accent3"/>
        </w:rPr>
        <w:t>as</w:t>
      </w:r>
      <w:r w:rsidRPr="0013008F">
        <w:rPr>
          <w:b/>
          <w:bCs/>
          <w:i/>
          <w:iCs/>
        </w:rPr>
        <w:t xml:space="preserve"> características de conformação excessivas a excluir da reprodução,</w:t>
      </w:r>
      <w:r w:rsidRPr="0013008F">
        <w:t xml:space="preserve"> de modo que as estratégias de reprodução não resultem em genótipos que tenham efeitos prejudiciais para a saúde ou o bem</w:t>
      </w:r>
      <w:r w:rsidR="000F6A06" w:rsidRPr="0013008F">
        <w:noBreakHyphen/>
      </w:r>
      <w:r w:rsidRPr="0013008F">
        <w:t>estar dos cães e gatos.</w:t>
      </w:r>
      <w:r w:rsidRPr="0013008F">
        <w:rPr>
          <w:b/>
          <w:i/>
        </w:rPr>
        <w:t xml:space="preserve"> No contexto dos espetáculos de beleza, das exposições e dos concursos, após terem sido tidos em conta o parecer científico da EFSA e as circunstâncias sociais e económicas específicas do setor, tais atos delegados deverão refletir uma abordagem progressiva e equilibrada, de modo a garantir uma aplicação proporcionada e exequível na prática.</w:t>
      </w:r>
    </w:p>
    <w:p w14:paraId="6B1C5161" w14:textId="3FF1BDA6" w:rsidR="00231313" w:rsidRPr="0013008F" w:rsidRDefault="00231313" w:rsidP="00231313">
      <w:pPr>
        <w:pStyle w:val="Considrant"/>
      </w:pPr>
      <w:r w:rsidRPr="0013008F">
        <w:br w:type="page"/>
      </w:r>
      <w:r w:rsidRPr="0013008F">
        <w:lastRenderedPageBreak/>
        <w:t>(78)</w:t>
      </w:r>
      <w:commentRangeStart w:id="594"/>
      <w:r w:rsidRPr="0013008F">
        <w:tab/>
      </w:r>
      <w:commentRangeEnd w:id="594"/>
      <w:r w:rsidR="00BC501F" w:rsidRPr="0013008F">
        <w:rPr>
          <w:rStyle w:val="CommentReference"/>
        </w:rPr>
        <w:commentReference w:id="594"/>
      </w:r>
      <w:r w:rsidRPr="0013008F">
        <w:t xml:space="preserve">A fim de </w:t>
      </w:r>
      <w:del w:id="595" w:author="MARTINSIsabelAlex" w:date="2026-03-06T14:00:00Z">
        <w:r w:rsidRPr="0013008F" w:rsidDel="00BC501F">
          <w:delText xml:space="preserve">estabelecer </w:delText>
        </w:r>
      </w:del>
      <w:ins w:id="596" w:author="MARTINSIsabelAlex" w:date="2026-03-06T14:00:00Z">
        <w:r w:rsidR="00BC501F" w:rsidRPr="0013008F">
          <w:t>def</w:t>
        </w:r>
      </w:ins>
      <w:ins w:id="597" w:author="MARTINSIsabelAlex" w:date="2026-03-06T14:01:00Z">
        <w:r w:rsidR="00BC501F" w:rsidRPr="0013008F">
          <w:t>i</w:t>
        </w:r>
      </w:ins>
      <w:ins w:id="598" w:author="MARTINSIsabelAlex" w:date="2026-03-06T14:00:00Z">
        <w:r w:rsidR="00BC501F" w:rsidRPr="0013008F">
          <w:t xml:space="preserve">nir </w:t>
        </w:r>
      </w:ins>
      <w:r w:rsidRPr="0013008F">
        <w:t>os critérios mínimos a avaliar durante as visitas para assegurar o bem</w:t>
      </w:r>
      <w:r w:rsidR="000F6A06" w:rsidRPr="0013008F">
        <w:noBreakHyphen/>
      </w:r>
      <w:r w:rsidRPr="0013008F">
        <w:t>estar dos animais e de ter em conta o progresso técnico e a evolução científica, bem como os seus impactos sociais, económicos e ambientais, o poder de adotar atos nos termos do artigo 290.º do TFUE deve</w:t>
      </w:r>
      <w:ins w:id="599" w:author="MARTINSIsabelAlex" w:date="2026-03-06T10:36:00Z">
        <w:r w:rsidR="00844E25" w:rsidRPr="0013008F">
          <w:t>rá</w:t>
        </w:r>
      </w:ins>
      <w:r w:rsidRPr="0013008F">
        <w:t xml:space="preserve"> ser delegado na Comissão para complementar o artigo 10.º do presente regulamento e alterar os seus anexos quanto aos requisitos em matéria de criação, detenção e identificação de cães e gatos, bem como quanto aos indicadores destinados a garantir o acompanhamento dos objetivos estratégicos do presente regulamento. É particularmente importante que a Comissão proceda às consultas adequadas durante os trabalhos preparatórios, inclusive ao nível </w:t>
      </w:r>
      <w:del w:id="600" w:author="MARTINSIsabelAlex" w:date="2026-03-06T14:01:00Z">
        <w:r w:rsidRPr="0013008F" w:rsidDel="00BC501F">
          <w:delText xml:space="preserve">dos </w:delText>
        </w:r>
      </w:del>
      <w:ins w:id="601" w:author="MARTINSIsabelAlex" w:date="2026-03-06T14:01:00Z">
        <w:r w:rsidR="00BC501F" w:rsidRPr="0013008F">
          <w:t xml:space="preserve">de </w:t>
        </w:r>
      </w:ins>
      <w:r w:rsidRPr="0013008F">
        <w:t>peritos, e que essas consultas sejam conduzidas de acordo com os princípios estabelecidos no Acordo Interinstitucional</w:t>
      </w:r>
      <w:ins w:id="602" w:author="MARTINSIsabelAlex" w:date="2026-03-06T14:01:00Z">
        <w:r w:rsidR="00BC501F" w:rsidRPr="0013008F">
          <w:t>,</w:t>
        </w:r>
      </w:ins>
      <w:r w:rsidRPr="0013008F">
        <w:t xml:space="preserve"> de 13 de abril de 2016</w:t>
      </w:r>
      <w:ins w:id="603" w:author="MARTINSIsabelAlex" w:date="2026-03-06T14:01:00Z">
        <w:r w:rsidR="00BC501F" w:rsidRPr="0013008F">
          <w:t>,</w:t>
        </w:r>
      </w:ins>
      <w:r w:rsidRPr="0013008F">
        <w:t xml:space="preserve"> sobre legislar melhor</w:t>
      </w:r>
      <w:r w:rsidRPr="0013008F">
        <w:rPr>
          <w:rStyle w:val="FootnoteReference"/>
        </w:rPr>
        <w:footnoteReference w:id="12"/>
      </w:r>
      <w:r w:rsidRPr="0013008F">
        <w:t>. Em particular, a fim de assegurar a igualdade de participação na preparação dos atos delegados, o Parlamento Europeu e o Conselho recebem todos os documentos ao mesmo tempo que os peritos dos Estados</w:t>
      </w:r>
      <w:r w:rsidR="000F6A06" w:rsidRPr="0013008F">
        <w:noBreakHyphen/>
      </w:r>
      <w:r w:rsidRPr="0013008F">
        <w:t xml:space="preserve">Membros, </w:t>
      </w:r>
      <w:del w:id="605" w:author="MARTINSIsabelAlex" w:date="2026-03-06T14:02:00Z">
        <w:r w:rsidRPr="0013008F" w:rsidDel="00BC501F">
          <w:delText>sendo que</w:delText>
        </w:r>
      </w:del>
      <w:ins w:id="606" w:author="MARTINSIsabelAlex" w:date="2026-03-06T14:02:00Z">
        <w:r w:rsidR="00BC501F" w:rsidRPr="0013008F">
          <w:t>e</w:t>
        </w:r>
      </w:ins>
      <w:r w:rsidRPr="0013008F">
        <w:t xml:space="preserve"> os respetivos peritos têm sistematicamente acesso às reuniões dos grupos de peritos da Comissão que tratem da preparação dos atos delegados.</w:t>
      </w:r>
      <w:del w:id="607" w:author="MARTINSIsabelAlex" w:date="2026-03-06T14:02:00Z">
        <w:r w:rsidRPr="0013008F" w:rsidDel="00BC501F">
          <w:rPr>
            <w:b/>
            <w:i/>
          </w:rPr>
          <w:delText xml:space="preserve"> </w:delText>
        </w:r>
      </w:del>
    </w:p>
    <w:p w14:paraId="386AE79B" w14:textId="050ED77F" w:rsidR="00231313" w:rsidRPr="0013008F" w:rsidRDefault="00231313" w:rsidP="00231313">
      <w:pPr>
        <w:pStyle w:val="Considrant"/>
      </w:pPr>
      <w:r w:rsidRPr="0013008F">
        <w:t>(79)</w:t>
      </w:r>
      <w:r w:rsidRPr="0013008F">
        <w:tab/>
      </w:r>
      <w:del w:id="608" w:author="MARTINSIsabelAlex" w:date="2026-03-06T10:42:00Z">
        <w:r w:rsidRPr="0013008F" w:rsidDel="00CB467E">
          <w:delText xml:space="preserve">Devem </w:delText>
        </w:r>
      </w:del>
      <w:ins w:id="609" w:author="MARTINSIsabelAlex" w:date="2026-03-06T10:42:00Z">
        <w:r w:rsidR="00CB467E" w:rsidRPr="0013008F">
          <w:t xml:space="preserve">Deverão </w:t>
        </w:r>
      </w:ins>
      <w:r w:rsidRPr="0013008F">
        <w:t xml:space="preserve">ser atribuídas competências de execução à Comissão, a fim de assegurar condições uniformes </w:t>
      </w:r>
      <w:del w:id="610" w:author="MARTINSIsabelAlex" w:date="2026-03-06T14:07:00Z">
        <w:r w:rsidRPr="0013008F" w:rsidDel="002F29AC">
          <w:delText>que permitam</w:delText>
        </w:r>
      </w:del>
      <w:ins w:id="611" w:author="MARTINSIsabelAlex" w:date="2026-03-06T14:07:00Z">
        <w:r w:rsidR="002F29AC" w:rsidRPr="0013008F">
          <w:t>para</w:t>
        </w:r>
      </w:ins>
      <w:ins w:id="612" w:author="MARTINSIsabelAlex" w:date="2026-03-06T14:05:00Z">
        <w:r w:rsidR="002F29AC" w:rsidRPr="0013008F">
          <w:t xml:space="preserve"> a execução d</w:t>
        </w:r>
      </w:ins>
      <w:ins w:id="613" w:author="MARTINSIsabelAlex" w:date="2026-03-06T14:07:00Z">
        <w:r w:rsidR="002F29AC" w:rsidRPr="0013008F">
          <w:t>o seguinte</w:t>
        </w:r>
      </w:ins>
      <w:r w:rsidRPr="0013008F">
        <w:t>:</w:t>
      </w:r>
    </w:p>
    <w:p w14:paraId="629D721D" w14:textId="77777777" w:rsidR="00231313" w:rsidRPr="0013008F" w:rsidRDefault="00231313" w:rsidP="00231313">
      <w:pPr>
        <w:pStyle w:val="Considrant"/>
        <w:ind w:left="1418" w:hanging="567"/>
      </w:pPr>
      <w:r w:rsidRPr="0013008F">
        <w:br w:type="page"/>
      </w:r>
      <w:r w:rsidRPr="0013008F">
        <w:lastRenderedPageBreak/>
        <w:t>–</w:t>
      </w:r>
      <w:r w:rsidRPr="0013008F">
        <w:tab/>
      </w:r>
      <w:proofErr w:type="gramStart"/>
      <w:r w:rsidRPr="0013008F">
        <w:rPr>
          <w:b/>
          <w:bCs/>
          <w:i/>
          <w:iCs/>
        </w:rPr>
        <w:t>a</w:t>
      </w:r>
      <w:proofErr w:type="gramEnd"/>
      <w:r w:rsidRPr="0013008F">
        <w:t xml:space="preserve"> </w:t>
      </w:r>
      <w:r w:rsidRPr="0013008F">
        <w:rPr>
          <w:b/>
          <w:bCs/>
          <w:i/>
          <w:iCs/>
        </w:rPr>
        <w:t>harmonização do</w:t>
      </w:r>
      <w:r w:rsidRPr="0013008F">
        <w:t xml:space="preserve"> conteúdo do ensino, da formação ou da experiência profissional de cuidadores de animais </w:t>
      </w:r>
      <w:r w:rsidRPr="0013008F">
        <w:rPr>
          <w:b/>
          <w:bCs/>
          <w:i/>
          <w:iCs/>
        </w:rPr>
        <w:t>competentes</w:t>
      </w:r>
      <w:r w:rsidRPr="0013008F">
        <w:t>;</w:t>
      </w:r>
    </w:p>
    <w:p w14:paraId="4D2FB58D" w14:textId="15B50FAF" w:rsidR="00231313" w:rsidRPr="0013008F" w:rsidRDefault="00231313" w:rsidP="00231313">
      <w:pPr>
        <w:pStyle w:val="Considrant"/>
        <w:ind w:left="1418" w:hanging="567"/>
      </w:pPr>
      <w:r w:rsidRPr="0013008F">
        <w:t>–</w:t>
      </w:r>
      <w:r w:rsidRPr="0013008F">
        <w:tab/>
      </w:r>
      <w:del w:id="614" w:author="MARTINSIsabelAlex" w:date="2026-03-06T14:09:00Z">
        <w:r w:rsidRPr="0013008F" w:rsidDel="00B94DDB">
          <w:rPr>
            <w:b/>
            <w:bCs/>
            <w:i/>
            <w:iCs/>
          </w:rPr>
          <w:delText>a</w:delText>
        </w:r>
        <w:r w:rsidRPr="0013008F" w:rsidDel="00B94DDB">
          <w:delText xml:space="preserve"> </w:delText>
        </w:r>
        <w:r w:rsidRPr="0013008F" w:rsidDel="00B94DDB">
          <w:rPr>
            <w:b/>
            <w:bCs/>
            <w:i/>
            <w:iCs/>
          </w:rPr>
          <w:delText>especificação d</w:delText>
        </w:r>
      </w:del>
      <w:r w:rsidRPr="0013008F">
        <w:rPr>
          <w:b/>
          <w:bCs/>
          <w:i/>
          <w:iCs/>
        </w:rPr>
        <w:t>as informações a facultar pelos operadores e pelas pessoas singulares que colocam e publicitam cães ou gatos no mercado como prova de identificação e registo de cães e gatos, bem como</w:t>
      </w:r>
      <w:r w:rsidRPr="0013008F">
        <w:t xml:space="preserve"> determinados aspetos do sistema que efetua controlos automatizados da autenticidade da identificação e do registo de cães e gatos;</w:t>
      </w:r>
    </w:p>
    <w:p w14:paraId="3A54B518" w14:textId="620CB127" w:rsidR="00231313" w:rsidRPr="0013008F" w:rsidRDefault="00231313" w:rsidP="00231313">
      <w:pPr>
        <w:pStyle w:val="Considrant"/>
        <w:ind w:left="1418" w:hanging="567"/>
      </w:pPr>
      <w:r w:rsidRPr="0013008F">
        <w:t>–</w:t>
      </w:r>
      <w:r w:rsidRPr="0013008F">
        <w:tab/>
        <w:t>▌</w:t>
      </w:r>
      <w:del w:id="615" w:author="MARTINSIsabelAlex" w:date="2026-03-06T14:09:00Z">
        <w:r w:rsidRPr="0013008F" w:rsidDel="00B94DDB">
          <w:delText>a previsão dos</w:delText>
        </w:r>
      </w:del>
      <w:ins w:id="616" w:author="MARTINSIsabelAlex" w:date="2026-03-06T14:09:00Z">
        <w:r w:rsidR="00B94DDB" w:rsidRPr="0013008F">
          <w:t>os</w:t>
        </w:r>
      </w:ins>
      <w:r w:rsidRPr="0013008F">
        <w:t xml:space="preserve"> requisitos mínimos aplicáveis ao conteúdo das bases de dados para o registo de cães e gatos ▌e dos requisitos relativos à interoperabilidade das bases de dados;</w:t>
      </w:r>
    </w:p>
    <w:p w14:paraId="5EB42F83" w14:textId="7F602BEC" w:rsidR="00231313" w:rsidRPr="0013008F" w:rsidRDefault="00231313" w:rsidP="00231313">
      <w:pPr>
        <w:pStyle w:val="Considrant"/>
        <w:ind w:left="1418" w:hanging="567"/>
      </w:pPr>
      <w:r w:rsidRPr="0013008F">
        <w:t>–</w:t>
      </w:r>
      <w:r w:rsidRPr="0013008F">
        <w:tab/>
        <w:t xml:space="preserve">▌a </w:t>
      </w:r>
      <w:del w:id="617" w:author="MARTINSIsabelAlex" w:date="2026-03-06T14:09:00Z">
        <w:r w:rsidRPr="0013008F" w:rsidDel="00B94DDB">
          <w:delText xml:space="preserve">fixação de uma </w:delText>
        </w:r>
      </w:del>
      <w:r w:rsidRPr="0013008F">
        <w:t>metodologia harmonizada de medição dos dados a recolher, prevista no anexo III, e o modelo para os Estados</w:t>
      </w:r>
      <w:r w:rsidR="000F6A06" w:rsidRPr="0013008F">
        <w:noBreakHyphen/>
      </w:r>
      <w:r w:rsidRPr="0013008F">
        <w:t>Membros comunicarem esses dados à Comissão;</w:t>
      </w:r>
    </w:p>
    <w:p w14:paraId="418F8D9B" w14:textId="77777777" w:rsidR="00231313" w:rsidRPr="0013008F" w:rsidRDefault="00231313" w:rsidP="00231313">
      <w:pPr>
        <w:pStyle w:val="Considrant"/>
        <w:ind w:left="1418" w:hanging="567"/>
      </w:pPr>
      <w:r w:rsidRPr="0013008F">
        <w:br w:type="page"/>
      </w:r>
    </w:p>
    <w:p w14:paraId="3B38450E" w14:textId="252E9837" w:rsidR="00231313" w:rsidRPr="0013008F" w:rsidRDefault="00231313" w:rsidP="00231313">
      <w:pPr>
        <w:pStyle w:val="Considrant"/>
        <w:ind w:left="1418" w:hanging="567"/>
      </w:pPr>
      <w:r w:rsidRPr="0013008F">
        <w:rPr>
          <w:b/>
          <w:i/>
        </w:rPr>
        <w:lastRenderedPageBreak/>
        <w:t>–</w:t>
      </w:r>
      <w:r w:rsidRPr="0013008F">
        <w:tab/>
      </w:r>
      <w:proofErr w:type="gramStart"/>
      <w:r w:rsidRPr="0013008F">
        <w:rPr>
          <w:b/>
          <w:i/>
        </w:rPr>
        <w:t>a</w:t>
      </w:r>
      <w:proofErr w:type="gramEnd"/>
      <w:r w:rsidRPr="0013008F">
        <w:rPr>
          <w:b/>
          <w:i/>
        </w:rPr>
        <w:t xml:space="preserve"> identificação da informação a notificar previamente pelos proprietários na base de dados</w:t>
      </w:r>
      <w:ins w:id="618" w:author="Cristina FC" w:date="2026-03-10T11:08:00Z">
        <w:r w:rsidR="004F7FD4">
          <w:rPr>
            <w:b/>
            <w:i/>
          </w:rPr>
          <w:t xml:space="preserve"> da União</w:t>
        </w:r>
      </w:ins>
      <w:r w:rsidRPr="0013008F">
        <w:rPr>
          <w:b/>
          <w:i/>
        </w:rPr>
        <w:t xml:space="preserve"> </w:t>
      </w:r>
      <w:del w:id="619" w:author="Cristina FC" w:date="2026-03-10T11:08:00Z">
        <w:r w:rsidRPr="0013008F" w:rsidDel="004F7FD4">
          <w:rPr>
            <w:b/>
            <w:i/>
          </w:rPr>
          <w:delText xml:space="preserve">relativa à circulação </w:delText>
        </w:r>
      </w:del>
      <w:r w:rsidRPr="0013008F">
        <w:rPr>
          <w:b/>
          <w:i/>
        </w:rPr>
        <w:t xml:space="preserve">de animais de companhia </w:t>
      </w:r>
      <w:del w:id="620" w:author="Cristina FC" w:date="2026-03-10T11:08:00Z">
        <w:r w:rsidRPr="0013008F" w:rsidDel="004F7FD4">
          <w:rPr>
            <w:b/>
            <w:i/>
          </w:rPr>
          <w:delText>da União</w:delText>
        </w:r>
      </w:del>
      <w:ins w:id="621" w:author="Cristina FC" w:date="2026-03-10T11:08:00Z">
        <w:r w:rsidR="004F7FD4">
          <w:rPr>
            <w:b/>
            <w:i/>
          </w:rPr>
          <w:t>em viagem</w:t>
        </w:r>
      </w:ins>
      <w:r w:rsidRPr="0013008F">
        <w:rPr>
          <w:b/>
          <w:i/>
        </w:rPr>
        <w:t>, bem como o procedimento de notificação prévia de movimentos que representam risco de fraude.</w:t>
      </w:r>
    </w:p>
    <w:p w14:paraId="78BE0A71" w14:textId="1D491F38" w:rsidR="00231313" w:rsidRPr="0013008F" w:rsidRDefault="00231313" w:rsidP="00231313">
      <w:pPr>
        <w:pStyle w:val="Considrant"/>
        <w:ind w:left="851" w:firstLine="0"/>
      </w:pPr>
      <w:r w:rsidRPr="0013008F">
        <w:t xml:space="preserve">Estas competências </w:t>
      </w:r>
      <w:del w:id="622" w:author="MARTINSIsabelAlex" w:date="2026-03-06T10:42:00Z">
        <w:r w:rsidRPr="0013008F" w:rsidDel="00CB467E">
          <w:delText xml:space="preserve">devem </w:delText>
        </w:r>
      </w:del>
      <w:ins w:id="623" w:author="MARTINSIsabelAlex" w:date="2026-03-06T10:42:00Z">
        <w:r w:rsidR="00CB467E" w:rsidRPr="0013008F">
          <w:t xml:space="preserve">deverão </w:t>
        </w:r>
      </w:ins>
      <w:r w:rsidRPr="0013008F">
        <w:t>ser exercidas nos termos do Regulamento (UE) n.º 182/2011 do Parlamento Europeu e do Conselho</w:t>
      </w:r>
      <w:r w:rsidRPr="0013008F">
        <w:rPr>
          <w:rStyle w:val="FootnoteReference"/>
        </w:rPr>
        <w:footnoteReference w:id="13"/>
      </w:r>
      <w:r w:rsidRPr="0013008F">
        <w:t>.</w:t>
      </w:r>
    </w:p>
    <w:p w14:paraId="2DA38185" w14:textId="03D6C478" w:rsidR="00231313" w:rsidRPr="0013008F" w:rsidRDefault="00231313" w:rsidP="00231313">
      <w:pPr>
        <w:pStyle w:val="Considrant"/>
      </w:pPr>
      <w:r w:rsidRPr="0013008F">
        <w:t>(80)</w:t>
      </w:r>
      <w:r w:rsidRPr="0013008F">
        <w:tab/>
        <w:t xml:space="preserve">As atitudes dos cidadãos relativamente ao bem‑estar dos cães e gatos diferem </w:t>
      </w:r>
      <w:r w:rsidRPr="0013008F">
        <w:rPr>
          <w:b/>
          <w:bCs/>
          <w:i/>
          <w:iCs/>
        </w:rPr>
        <w:t>de um Estado</w:t>
      </w:r>
      <w:r w:rsidR="000F6A06" w:rsidRPr="0013008F">
        <w:rPr>
          <w:b/>
          <w:bCs/>
          <w:i/>
          <w:iCs/>
        </w:rPr>
        <w:noBreakHyphen/>
      </w:r>
      <w:r w:rsidRPr="0013008F">
        <w:rPr>
          <w:b/>
          <w:bCs/>
          <w:i/>
          <w:iCs/>
        </w:rPr>
        <w:t>Membro para o outro.</w:t>
      </w:r>
      <w:r w:rsidRPr="0013008F">
        <w:t xml:space="preserve"> Alguns Estados</w:t>
      </w:r>
      <w:r w:rsidR="000F6A06" w:rsidRPr="0013008F">
        <w:noBreakHyphen/>
      </w:r>
      <w:r w:rsidRPr="0013008F">
        <w:t xml:space="preserve">Membros já adotaram um conjunto abrangente de </w:t>
      </w:r>
      <w:commentRangeStart w:id="626"/>
      <w:del w:id="627" w:author="Cristina FC" w:date="2026-03-10T11:09:00Z">
        <w:r w:rsidRPr="0013008F" w:rsidDel="004F7FD4">
          <w:delText xml:space="preserve">disposições </w:delText>
        </w:r>
      </w:del>
      <w:commentRangeEnd w:id="626"/>
      <w:ins w:id="628" w:author="Cristina FC" w:date="2026-03-10T11:09:00Z">
        <w:r w:rsidR="004F7FD4">
          <w:t>regras</w:t>
        </w:r>
        <w:r w:rsidR="004F7FD4" w:rsidRPr="0013008F">
          <w:t xml:space="preserve"> </w:t>
        </w:r>
      </w:ins>
      <w:r w:rsidR="00CC3DC8" w:rsidRPr="0013008F">
        <w:rPr>
          <w:rStyle w:val="CommentReference"/>
        </w:rPr>
        <w:commentReference w:id="626"/>
      </w:r>
      <w:r w:rsidRPr="0013008F">
        <w:t xml:space="preserve">a respeito do bem‑estar destes animais. </w:t>
      </w:r>
      <w:r w:rsidRPr="0013008F">
        <w:rPr>
          <w:b/>
          <w:bCs/>
          <w:i/>
          <w:iCs/>
        </w:rPr>
        <w:t>Dado que o presente regulamento estabelece requisitos mínimos,</w:t>
      </w:r>
      <w:r w:rsidRPr="0013008F">
        <w:t xml:space="preserve"> </w:t>
      </w:r>
      <w:r w:rsidRPr="0013008F">
        <w:rPr>
          <w:b/>
          <w:bCs/>
          <w:i/>
          <w:iCs/>
        </w:rPr>
        <w:t>importa</w:t>
      </w:r>
      <w:r w:rsidRPr="0013008F">
        <w:t xml:space="preserve">, por conseguinte, que os Estados‑Membros sejam autorizados a manter </w:t>
      </w:r>
      <w:r w:rsidRPr="0013008F">
        <w:rPr>
          <w:b/>
          <w:bCs/>
          <w:i/>
          <w:iCs/>
        </w:rPr>
        <w:t>ou a adotar</w:t>
      </w:r>
      <w:r w:rsidRPr="0013008F">
        <w:t xml:space="preserve"> </w:t>
      </w:r>
      <w:del w:id="629" w:author="MARTINSIsabelAlex" w:date="2026-03-07T00:23:00Z">
        <w:r w:rsidRPr="0013008F" w:rsidDel="00CC3DC8">
          <w:delText xml:space="preserve">disposições </w:delText>
        </w:r>
      </w:del>
      <w:commentRangeStart w:id="630"/>
      <w:ins w:id="631" w:author="MARTINSIsabelAlex" w:date="2026-03-07T00:23:00Z">
        <w:r w:rsidR="00CC3DC8" w:rsidRPr="0013008F">
          <w:t xml:space="preserve">regras </w:t>
        </w:r>
      </w:ins>
      <w:r w:rsidRPr="0013008F">
        <w:t xml:space="preserve">nacionais mais </w:t>
      </w:r>
      <w:del w:id="632" w:author="Cristina FC" w:date="2026-03-11T15:50:00Z">
        <w:r w:rsidRPr="0013008F" w:rsidDel="00816CCC">
          <w:delText xml:space="preserve">rigorosas </w:delText>
        </w:r>
      </w:del>
      <w:commentRangeEnd w:id="630"/>
      <w:ins w:id="633" w:author="Cristina FC" w:date="2026-03-11T15:50:00Z">
        <w:r w:rsidR="00816CCC">
          <w:t>restritivas</w:t>
        </w:r>
        <w:r w:rsidR="00816CCC" w:rsidRPr="0013008F">
          <w:t xml:space="preserve"> </w:t>
        </w:r>
      </w:ins>
      <w:r w:rsidR="00CC3DC8" w:rsidRPr="0013008F">
        <w:rPr>
          <w:rStyle w:val="CommentReference"/>
        </w:rPr>
        <w:commentReference w:id="630"/>
      </w:r>
      <w:r w:rsidRPr="0013008F">
        <w:t xml:space="preserve">destinadas a assegurar uma proteção mais ampla dos </w:t>
      </w:r>
      <w:r w:rsidRPr="0013008F">
        <w:rPr>
          <w:b/>
          <w:bCs/>
          <w:i/>
          <w:iCs/>
        </w:rPr>
        <w:t>cães e gatos</w:t>
      </w:r>
      <w:r w:rsidRPr="0013008F">
        <w:rPr>
          <w:i/>
          <w:iCs/>
        </w:rPr>
        <w:t xml:space="preserve"> </w:t>
      </w:r>
      <w:r w:rsidRPr="0013008F">
        <w:t xml:space="preserve">do que as estabelecidas no presente regulamento, desde que </w:t>
      </w:r>
      <w:r w:rsidRPr="0013008F">
        <w:rPr>
          <w:b/>
          <w:bCs/>
          <w:i/>
          <w:iCs/>
        </w:rPr>
        <w:t xml:space="preserve">tais </w:t>
      </w:r>
      <w:del w:id="634" w:author="MARTINSIsabelAlex" w:date="2026-03-07T00:20:00Z">
        <w:r w:rsidRPr="0013008F" w:rsidDel="00B61489">
          <w:rPr>
            <w:b/>
            <w:bCs/>
            <w:i/>
            <w:iCs/>
          </w:rPr>
          <w:delText xml:space="preserve">disposições </w:delText>
        </w:r>
      </w:del>
      <w:ins w:id="635" w:author="MARTINSIsabelAlex" w:date="2026-03-07T00:20:00Z">
        <w:r w:rsidR="00B61489" w:rsidRPr="0013008F">
          <w:rPr>
            <w:b/>
            <w:bCs/>
            <w:i/>
            <w:iCs/>
          </w:rPr>
          <w:t xml:space="preserve">regras </w:t>
        </w:r>
      </w:ins>
      <w:r w:rsidRPr="0013008F">
        <w:rPr>
          <w:b/>
          <w:bCs/>
          <w:i/>
          <w:iCs/>
        </w:rPr>
        <w:t>nacionais</w:t>
      </w:r>
      <w:r w:rsidRPr="0013008F">
        <w:t xml:space="preserve"> não afetem o bom funcionamento do mercado interno.</w:t>
      </w:r>
    </w:p>
    <w:p w14:paraId="74AC9784" w14:textId="500DE76C" w:rsidR="00231313" w:rsidRPr="0013008F" w:rsidRDefault="00231313" w:rsidP="00231313">
      <w:pPr>
        <w:pStyle w:val="Considrant"/>
      </w:pPr>
      <w:r w:rsidRPr="0013008F">
        <w:br w:type="page"/>
      </w:r>
      <w:r w:rsidRPr="0013008F">
        <w:lastRenderedPageBreak/>
        <w:t>(81)</w:t>
      </w:r>
      <w:r w:rsidRPr="0013008F">
        <w:tab/>
        <w:t xml:space="preserve">Os Estados‑Membros deverão notificar a Comissão de quaisquer </w:t>
      </w:r>
      <w:del w:id="636" w:author="MARTINSIsabelAlex" w:date="2026-03-07T00:20:00Z">
        <w:r w:rsidRPr="0013008F" w:rsidDel="00B61489">
          <w:delText xml:space="preserve">disposições </w:delText>
        </w:r>
      </w:del>
      <w:ins w:id="637" w:author="MARTINSIsabelAlex" w:date="2026-03-07T00:20:00Z">
        <w:r w:rsidR="00B61489" w:rsidRPr="0013008F">
          <w:t xml:space="preserve">regras </w:t>
        </w:r>
      </w:ins>
      <w:r w:rsidRPr="0013008F">
        <w:t xml:space="preserve">nacionais </w:t>
      </w:r>
      <w:r w:rsidRPr="00816CCC">
        <w:rPr>
          <w:rPrChange w:id="638" w:author="Cristina FC" w:date="2026-03-11T15:51:00Z">
            <w:rPr>
              <w:shd w:val="clear" w:color="auto" w:fill="9BBB59" w:themeFill="accent3"/>
            </w:rPr>
          </w:rPrChange>
        </w:rPr>
        <w:t xml:space="preserve">mais </w:t>
      </w:r>
      <w:del w:id="639" w:author="Cristina FC" w:date="2026-03-11T15:50:00Z">
        <w:r w:rsidRPr="00816CCC" w:rsidDel="00816CCC">
          <w:rPr>
            <w:rPrChange w:id="640" w:author="Cristina FC" w:date="2026-03-11T15:51:00Z">
              <w:rPr>
                <w:shd w:val="clear" w:color="auto" w:fill="9BBB59" w:themeFill="accent3"/>
              </w:rPr>
            </w:rPrChange>
          </w:rPr>
          <w:delText>rigorosas</w:delText>
        </w:r>
        <w:r w:rsidRPr="0013008F" w:rsidDel="00816CCC">
          <w:delText xml:space="preserve"> </w:delText>
        </w:r>
      </w:del>
      <w:ins w:id="641" w:author="Cristina FC" w:date="2026-03-11T15:50:00Z">
        <w:r w:rsidR="00816CCC" w:rsidRPr="00816CCC">
          <w:rPr>
            <w:rPrChange w:id="642" w:author="Cristina FC" w:date="2026-03-11T15:51:00Z">
              <w:rPr>
                <w:shd w:val="clear" w:color="auto" w:fill="9BBB59" w:themeFill="accent3"/>
              </w:rPr>
            </w:rPrChange>
          </w:rPr>
          <w:t>restritivas</w:t>
        </w:r>
        <w:r w:rsidR="00816CCC" w:rsidRPr="0013008F">
          <w:t xml:space="preserve"> </w:t>
        </w:r>
      </w:ins>
      <w:r w:rsidRPr="0013008F">
        <w:t xml:space="preserve">do que as estabelecidas no presente regulamento. A Comissão deverá transmitir essas </w:t>
      </w:r>
      <w:del w:id="643" w:author="MARTINSIsabelAlex" w:date="2026-03-07T00:24:00Z">
        <w:r w:rsidRPr="0013008F" w:rsidDel="00CC3DC8">
          <w:delText xml:space="preserve">informações </w:delText>
        </w:r>
      </w:del>
      <w:ins w:id="644" w:author="MARTINSIsabelAlex" w:date="2026-03-07T00:24:00Z">
        <w:r w:rsidR="00CC3DC8" w:rsidRPr="0013008F">
          <w:t xml:space="preserve">regras </w:t>
        </w:r>
      </w:ins>
      <w:r w:rsidRPr="0013008F">
        <w:t>aos outros Estados</w:t>
      </w:r>
      <w:r w:rsidR="000F6A06" w:rsidRPr="0013008F">
        <w:noBreakHyphen/>
      </w:r>
      <w:r w:rsidRPr="0013008F">
        <w:t>Membros. Sempre que sejam abrangidas pelo âmbito de aplicação da Diretiva (UE) 2015/1535 do Parlamento Europeu e do Conselho</w:t>
      </w:r>
      <w:r w:rsidRPr="0013008F">
        <w:rPr>
          <w:rStyle w:val="FootnoteReference"/>
        </w:rPr>
        <w:footnoteReference w:id="14"/>
      </w:r>
      <w:r w:rsidRPr="0013008F">
        <w:t xml:space="preserve">, as </w:t>
      </w:r>
      <w:commentRangeStart w:id="645"/>
      <w:del w:id="646" w:author="Cristina FC" w:date="2026-03-10T11:14:00Z">
        <w:r w:rsidRPr="0013008F" w:rsidDel="00741463">
          <w:delText xml:space="preserve">disposições </w:delText>
        </w:r>
      </w:del>
      <w:commentRangeEnd w:id="645"/>
      <w:ins w:id="647" w:author="Cristina FC" w:date="2026-03-10T11:14:00Z">
        <w:r w:rsidR="00741463">
          <w:t>regras</w:t>
        </w:r>
        <w:r w:rsidR="00741463" w:rsidRPr="0013008F">
          <w:t xml:space="preserve"> </w:t>
        </w:r>
      </w:ins>
      <w:r w:rsidR="00CC3DC8" w:rsidRPr="0013008F">
        <w:rPr>
          <w:rStyle w:val="CommentReference"/>
        </w:rPr>
        <w:commentReference w:id="645"/>
      </w:r>
      <w:r w:rsidRPr="0013008F">
        <w:t>nacionais deverão ser notificadas à Comissão em conformidade com essa diretiva.</w:t>
      </w:r>
    </w:p>
    <w:p w14:paraId="1C3D98BE" w14:textId="552DD07E" w:rsidR="00231313" w:rsidRPr="0013008F" w:rsidRDefault="00231313" w:rsidP="00231313">
      <w:pPr>
        <w:pStyle w:val="Considrant"/>
      </w:pPr>
      <w:r w:rsidRPr="0013008F">
        <w:t>(82)</w:t>
      </w:r>
      <w:r w:rsidRPr="0013008F">
        <w:tab/>
        <w:t xml:space="preserve">É essencial que </w:t>
      </w:r>
      <w:del w:id="648" w:author="MARTINSIsabelAlex" w:date="2026-03-06T14:12:00Z">
        <w:r w:rsidRPr="0013008F" w:rsidDel="009A5EEA">
          <w:delText>a legislação</w:delText>
        </w:r>
      </w:del>
      <w:ins w:id="649" w:author="MARTINSIsabelAlex" w:date="2026-03-06T14:12:00Z">
        <w:r w:rsidR="009A5EEA" w:rsidRPr="0013008F">
          <w:t>o direito</w:t>
        </w:r>
      </w:ins>
      <w:r w:rsidRPr="0013008F">
        <w:t xml:space="preserve"> da União neste domínio seja objeto de </w:t>
      </w:r>
      <w:ins w:id="650" w:author="Cristina FC" w:date="2026-03-10T14:29:00Z">
        <w:r w:rsidR="0060349A" w:rsidRPr="0060349A">
          <w:t xml:space="preserve">monitorização </w:t>
        </w:r>
      </w:ins>
      <w:del w:id="651" w:author="Cristina FC" w:date="2026-03-10T14:29:00Z">
        <w:r w:rsidRPr="0013008F" w:rsidDel="0060349A">
          <w:delText xml:space="preserve">acompanhamento </w:delText>
        </w:r>
      </w:del>
      <w:r w:rsidRPr="0013008F">
        <w:t>e avaliação regulares, para que, sempre que necessário, possa ser atualizada com vista a continuar a alcançar os seus objetivos. Por conseguinte, o presente regulamento deve</w:t>
      </w:r>
      <w:ins w:id="652" w:author="MARTINSIsabelAlex" w:date="2026-03-06T10:42:00Z">
        <w:r w:rsidR="005412CB" w:rsidRPr="0013008F">
          <w:t>rá</w:t>
        </w:r>
      </w:ins>
      <w:r w:rsidRPr="0013008F">
        <w:t xml:space="preserve"> prever a obrigação de a Comissão proceder </w:t>
      </w:r>
      <w:del w:id="653" w:author="Cristina FC" w:date="2026-03-10T14:29:00Z">
        <w:r w:rsidRPr="0013008F" w:rsidDel="0060349A">
          <w:delText>ao acompanhamento</w:delText>
        </w:r>
      </w:del>
      <w:ins w:id="654" w:author="Cristina FC" w:date="2026-03-10T14:29:00Z">
        <w:r w:rsidR="0060349A">
          <w:t xml:space="preserve">à </w:t>
        </w:r>
        <w:r w:rsidR="0060349A" w:rsidRPr="0060349A">
          <w:t>monitorização</w:t>
        </w:r>
      </w:ins>
      <w:r w:rsidRPr="0013008F">
        <w:t xml:space="preserve"> do bem</w:t>
      </w:r>
      <w:r w:rsidR="000F6A06" w:rsidRPr="0013008F">
        <w:noBreakHyphen/>
      </w:r>
      <w:r w:rsidRPr="0013008F">
        <w:t>estar dos cães e gatos na União e de realizar uma avaliação do direito da União neste domínio a apresentar a outras instituições da União.</w:t>
      </w:r>
    </w:p>
    <w:p w14:paraId="0219792F" w14:textId="639EBDB0" w:rsidR="00231313" w:rsidRPr="0013008F" w:rsidRDefault="00231313" w:rsidP="00231313">
      <w:pPr>
        <w:pStyle w:val="Considrant"/>
      </w:pPr>
      <w:r w:rsidRPr="0013008F">
        <w:br w:type="page"/>
      </w:r>
      <w:r w:rsidRPr="0013008F">
        <w:lastRenderedPageBreak/>
        <w:t>(83)</w:t>
      </w:r>
      <w:r w:rsidRPr="0013008F">
        <w:tab/>
        <w:t>A fim de assegurar a plena aplicação do presente regulamento, os Estados</w:t>
      </w:r>
      <w:r w:rsidR="000F6A06" w:rsidRPr="0013008F">
        <w:noBreakHyphen/>
      </w:r>
      <w:r w:rsidRPr="0013008F">
        <w:t xml:space="preserve">Membros deverão estabelecer regras relativas às sanções aplicáveis em caso de violação do disposto neste regulamento </w:t>
      </w:r>
      <w:r w:rsidRPr="0013008F">
        <w:rPr>
          <w:b/>
          <w:i/>
        </w:rPr>
        <w:t>que abranjam todas as obrigações aplicáveis aos operadores, incluindo a proibição de abandonar cães e gatos,</w:t>
      </w:r>
      <w:r w:rsidRPr="0013008F">
        <w:t xml:space="preserve"> assim como garantir que as mesmas sejam</w:t>
      </w:r>
      <w:r w:rsidR="00123AFB" w:rsidRPr="0013008F">
        <w:t xml:space="preserve"> </w:t>
      </w:r>
      <w:r w:rsidRPr="0013008F">
        <w:rPr>
          <w:b/>
          <w:bCs/>
          <w:i/>
          <w:iCs/>
        </w:rPr>
        <w:t>aplicadas</w:t>
      </w:r>
      <w:r w:rsidRPr="0013008F">
        <w:t>. Tais sanções têm de ser eficazes, proporcionadas e dissuasivas.</w:t>
      </w:r>
      <w:r w:rsidRPr="0013008F">
        <w:rPr>
          <w:b/>
          <w:i/>
        </w:rPr>
        <w:t xml:space="preserve"> Mais precisamente, em caso de violações graves ou reiteradas, os Estados</w:t>
      </w:r>
      <w:r w:rsidR="000F6A06" w:rsidRPr="0013008F">
        <w:rPr>
          <w:b/>
          <w:i/>
        </w:rPr>
        <w:noBreakHyphen/>
      </w:r>
      <w:r w:rsidRPr="0013008F">
        <w:rPr>
          <w:b/>
          <w:i/>
        </w:rPr>
        <w:t xml:space="preserve">Membros deverão prever sanções financeiramente dissuasivas, que atendam ao volume de negócios do operador e que incluam a possibilidade de o operador ser proibido de exercer a sua atividade. </w:t>
      </w:r>
    </w:p>
    <w:p w14:paraId="264AB07B" w14:textId="28392987" w:rsidR="00231313" w:rsidRPr="0013008F" w:rsidRDefault="00231313" w:rsidP="00231313">
      <w:pPr>
        <w:pStyle w:val="Considrant"/>
      </w:pPr>
      <w:r w:rsidRPr="0013008F">
        <w:rPr>
          <w:b/>
          <w:i/>
        </w:rPr>
        <w:t>(84)</w:t>
      </w:r>
      <w:r w:rsidRPr="0013008F">
        <w:tab/>
      </w:r>
      <w:r w:rsidRPr="0013008F">
        <w:rPr>
          <w:b/>
          <w:i/>
        </w:rPr>
        <w:t>Tendo em conta os custos de exploração de um abrigo e os benefícios públicos dessa atividade, sempre que os abrigos cumpram os requisitos estabelecidos no presente regulamento em matéria de bem</w:t>
      </w:r>
      <w:r w:rsidR="000F6A06" w:rsidRPr="0013008F">
        <w:rPr>
          <w:b/>
          <w:i/>
        </w:rPr>
        <w:noBreakHyphen/>
      </w:r>
      <w:r w:rsidRPr="0013008F">
        <w:rPr>
          <w:b/>
          <w:i/>
        </w:rPr>
        <w:t>estar de cães e gatos não desejados, abandonados ou vadios, os Estados</w:t>
      </w:r>
      <w:r w:rsidR="000F6A06" w:rsidRPr="0013008F">
        <w:rPr>
          <w:b/>
          <w:i/>
        </w:rPr>
        <w:noBreakHyphen/>
      </w:r>
      <w:r w:rsidRPr="0013008F">
        <w:rPr>
          <w:b/>
          <w:i/>
        </w:rPr>
        <w:t xml:space="preserve">Membros são encorajados a ponderar adotar medidas destinadas a garantir que os abrigos e as organizações responsáveis por esses animais sejam adequadamente financiados ao abrigo </w:t>
      </w:r>
      <w:del w:id="655" w:author="MARTINSIsabelAlex" w:date="2026-03-07T00:29:00Z">
        <w:r w:rsidRPr="0013008F" w:rsidDel="006E4972">
          <w:rPr>
            <w:b/>
            <w:i/>
          </w:rPr>
          <w:delText>da legislação</w:delText>
        </w:r>
      </w:del>
      <w:ins w:id="656" w:author="MARTINSIsabelAlex" w:date="2026-03-07T00:29:00Z">
        <w:r w:rsidR="006E4972" w:rsidRPr="0013008F">
          <w:rPr>
            <w:b/>
            <w:i/>
          </w:rPr>
          <w:t>do direito</w:t>
        </w:r>
      </w:ins>
      <w:r w:rsidRPr="0013008F">
        <w:rPr>
          <w:b/>
          <w:i/>
        </w:rPr>
        <w:t xml:space="preserve"> nacional.</w:t>
      </w:r>
      <w:del w:id="657" w:author="MARTINSIsabelAlex" w:date="2026-03-07T00:29:00Z">
        <w:r w:rsidRPr="0013008F" w:rsidDel="006E4972">
          <w:rPr>
            <w:b/>
            <w:i/>
          </w:rPr>
          <w:delText xml:space="preserve"> </w:delText>
        </w:r>
      </w:del>
    </w:p>
    <w:p w14:paraId="1A611F34" w14:textId="26AE00FB" w:rsidR="00231313" w:rsidRPr="0013008F" w:rsidRDefault="00231313" w:rsidP="00231313">
      <w:pPr>
        <w:pStyle w:val="Considrant"/>
      </w:pPr>
      <w:r w:rsidRPr="0013008F">
        <w:br w:type="page"/>
      </w:r>
      <w:r w:rsidRPr="0013008F">
        <w:lastRenderedPageBreak/>
        <w:t>(85)</w:t>
      </w:r>
      <w:r w:rsidRPr="0013008F">
        <w:tab/>
        <w:t xml:space="preserve">Atendendo a que os objetivos do presente regulamento, mais concretamente </w:t>
      </w:r>
      <w:del w:id="658" w:author="MARTINSIsabelAlex" w:date="2026-03-06T14:14:00Z">
        <w:r w:rsidRPr="0013008F" w:rsidDel="009A5EEA">
          <w:delText xml:space="preserve">estabelecer </w:delText>
        </w:r>
      </w:del>
      <w:ins w:id="659" w:author="MARTINSIsabelAlex" w:date="2026-03-06T14:14:00Z">
        <w:r w:rsidR="009A5EEA" w:rsidRPr="0013008F">
          <w:t xml:space="preserve">definir </w:t>
        </w:r>
      </w:ins>
      <w:r w:rsidRPr="0013008F">
        <w:rPr>
          <w:b/>
          <w:bCs/>
          <w:i/>
          <w:iCs/>
        </w:rPr>
        <w:t>requisitos</w:t>
      </w:r>
      <w:r w:rsidRPr="0013008F">
        <w:t xml:space="preserve"> </w:t>
      </w:r>
      <w:r w:rsidRPr="0013008F">
        <w:rPr>
          <w:b/>
          <w:bCs/>
          <w:i/>
          <w:iCs/>
        </w:rPr>
        <w:t>mínimos</w:t>
      </w:r>
      <w:r w:rsidRPr="0013008F">
        <w:t xml:space="preserve"> que assegurem o correto funcionamento do mercado interno, garantindo simultaneamente um elevado nível de bem</w:t>
      </w:r>
      <w:r w:rsidR="000F6A06" w:rsidRPr="0013008F">
        <w:noBreakHyphen/>
      </w:r>
      <w:r w:rsidRPr="0013008F">
        <w:t>estar dos cães e gatos e a rastreabilidade desses animais, não podem ser suficientemente alcançados pelos Estados</w:t>
      </w:r>
      <w:r w:rsidR="000F6A06" w:rsidRPr="0013008F">
        <w:noBreakHyphen/>
      </w:r>
      <w:r w:rsidRPr="0013008F">
        <w:t>Membros, mas podem, devido aos seus efeitos, ser mais bem alcançados ao nível da União, a União pode adotar medidas</w:t>
      </w:r>
      <w:ins w:id="660" w:author="MARTINSIsabelAlex" w:date="2026-03-06T14:14:00Z">
        <w:r w:rsidR="009A5EEA" w:rsidRPr="0013008F">
          <w:t>,</w:t>
        </w:r>
      </w:ins>
      <w:r w:rsidRPr="0013008F">
        <w:t xml:space="preserve"> em conformidade com o princípio da subsidiariedade consagrado no artigo 5.º do Tratado da União Europeia. Em conformidade com o princípio da proporcionalidade consagrado no mesmo artigo, o presente regulamento não excede o necessário para alcançar esses objetivos,</w:t>
      </w:r>
    </w:p>
    <w:p w14:paraId="1AF6C112" w14:textId="77777777" w:rsidR="00231313" w:rsidRPr="0013008F" w:rsidRDefault="00231313" w:rsidP="00231313">
      <w:pPr>
        <w:pStyle w:val="Formuledadoption"/>
      </w:pPr>
      <w:r w:rsidRPr="0013008F">
        <w:t>ADOTARAM O PRESENTE REGULAMENTO:</w:t>
      </w:r>
    </w:p>
    <w:p w14:paraId="07598557" w14:textId="77777777" w:rsidR="00231313" w:rsidRPr="0013008F" w:rsidRDefault="00231313" w:rsidP="00231313">
      <w:pPr>
        <w:jc w:val="center"/>
      </w:pPr>
      <w:r w:rsidRPr="0013008F">
        <w:br w:type="page"/>
      </w:r>
    </w:p>
    <w:p w14:paraId="105D1E1E" w14:textId="77777777" w:rsidR="00231313" w:rsidRPr="0013008F" w:rsidRDefault="00231313" w:rsidP="00231313">
      <w:pPr>
        <w:jc w:val="center"/>
        <w:rPr>
          <w:rPrChange w:id="661" w:author="MARTINSIsabelAlex" w:date="2026-03-06T14:46:00Z">
            <w:rPr>
              <w:u w:val="single"/>
            </w:rPr>
          </w:rPrChange>
        </w:rPr>
      </w:pPr>
      <w:r w:rsidRPr="0013008F">
        <w:rPr>
          <w:rPrChange w:id="662" w:author="MARTINSIsabelAlex" w:date="2026-03-06T14:46:00Z">
            <w:rPr>
              <w:u w:val="single"/>
            </w:rPr>
          </w:rPrChange>
        </w:rPr>
        <w:lastRenderedPageBreak/>
        <w:t>CAPÍTULO I</w:t>
      </w:r>
      <w:r w:rsidRPr="0013008F">
        <w:rPr>
          <w:rPrChange w:id="663" w:author="MARTINSIsabelAlex" w:date="2026-03-06T14:46:00Z">
            <w:rPr>
              <w:u w:val="single"/>
            </w:rPr>
          </w:rPrChange>
        </w:rPr>
        <w:br/>
        <w:t>OBJETO, ÂMBITO DE APLICAÇÃO E DEFINIÇÕES</w:t>
      </w:r>
    </w:p>
    <w:p w14:paraId="5F5931A0" w14:textId="675BBC80" w:rsidR="00231313" w:rsidRPr="0013008F" w:rsidDel="009A5EEA" w:rsidRDefault="00231313" w:rsidP="00231313">
      <w:pPr>
        <w:jc w:val="center"/>
        <w:rPr>
          <w:del w:id="664" w:author="MARTINSIsabelAlex" w:date="2026-03-06T14:14:00Z"/>
        </w:rPr>
      </w:pPr>
    </w:p>
    <w:p w14:paraId="7BD1A0F6" w14:textId="77777777" w:rsidR="00231313" w:rsidRPr="0013008F" w:rsidRDefault="00231313" w:rsidP="00231313">
      <w:pPr>
        <w:jc w:val="center"/>
      </w:pPr>
      <w:r w:rsidRPr="0013008F">
        <w:t>Artigo 1.º</w:t>
      </w:r>
      <w:r w:rsidRPr="0013008F">
        <w:br/>
        <w:t>Objeto</w:t>
      </w:r>
    </w:p>
    <w:p w14:paraId="3418F567" w14:textId="6116E105" w:rsidR="00231313" w:rsidRPr="0013008F" w:rsidRDefault="00231313" w:rsidP="00231313">
      <w:r w:rsidRPr="0013008F">
        <w:t xml:space="preserve">O presente regulamento </w:t>
      </w:r>
      <w:del w:id="665" w:author="MARTINSIsabelAlex" w:date="2026-03-06T14:14:00Z">
        <w:r w:rsidRPr="0013008F" w:rsidDel="009A5EEA">
          <w:delText xml:space="preserve">estabelece </w:delText>
        </w:r>
      </w:del>
      <w:ins w:id="666" w:author="MARTINSIsabelAlex" w:date="2026-03-06T14:14:00Z">
        <w:r w:rsidR="009A5EEA" w:rsidRPr="0013008F">
          <w:t>de</w:t>
        </w:r>
      </w:ins>
      <w:ins w:id="667" w:author="MARTINSIsabelAlex" w:date="2026-03-06T14:15:00Z">
        <w:r w:rsidR="009A5EEA" w:rsidRPr="0013008F">
          <w:t>fine</w:t>
        </w:r>
      </w:ins>
      <w:ins w:id="668" w:author="MARTINSIsabelAlex" w:date="2026-03-06T14:14:00Z">
        <w:r w:rsidR="009A5EEA" w:rsidRPr="0013008F">
          <w:t xml:space="preserve"> </w:t>
        </w:r>
      </w:ins>
      <w:r w:rsidRPr="0013008F">
        <w:t>os requisitos mínimos para:</w:t>
      </w:r>
    </w:p>
    <w:p w14:paraId="3C8B49F5" w14:textId="690F315A" w:rsidR="00231313" w:rsidRPr="0013008F" w:rsidRDefault="00231313" w:rsidP="00231313">
      <w:pPr>
        <w:ind w:left="850" w:hanging="850"/>
      </w:pPr>
      <w:r w:rsidRPr="0013008F">
        <w:t>a)</w:t>
      </w:r>
      <w:r w:rsidRPr="0013008F">
        <w:tab/>
        <w:t>O bem</w:t>
      </w:r>
      <w:r w:rsidR="000F6A06" w:rsidRPr="0013008F">
        <w:noBreakHyphen/>
      </w:r>
      <w:r w:rsidRPr="0013008F">
        <w:t>estar dos cães e gatos criados ou detidos em estabelecimentos ou colocados no mercado da União;</w:t>
      </w:r>
    </w:p>
    <w:p w14:paraId="46A1182A" w14:textId="77777777" w:rsidR="00231313" w:rsidRPr="0013008F" w:rsidRDefault="00231313" w:rsidP="00231313">
      <w:pPr>
        <w:ind w:left="850" w:hanging="850"/>
      </w:pPr>
      <w:r w:rsidRPr="0013008F">
        <w:t>b)</w:t>
      </w:r>
      <w:r w:rsidRPr="0013008F">
        <w:tab/>
        <w:t>A rastreabilidade dos cães e gatos ▌.</w:t>
      </w:r>
    </w:p>
    <w:p w14:paraId="2D28ED22" w14:textId="77777777" w:rsidR="00231313" w:rsidRPr="0013008F" w:rsidRDefault="00231313" w:rsidP="00231313">
      <w:pPr>
        <w:jc w:val="center"/>
      </w:pPr>
      <w:r w:rsidRPr="0013008F">
        <w:t>Artigo 2.º</w:t>
      </w:r>
      <w:r w:rsidRPr="0013008F">
        <w:br/>
        <w:t xml:space="preserve">Âmbito de aplicação </w:t>
      </w:r>
      <w:r w:rsidRPr="0013008F">
        <w:rPr>
          <w:b/>
          <w:bCs/>
          <w:i/>
          <w:iCs/>
        </w:rPr>
        <w:t>material</w:t>
      </w:r>
    </w:p>
    <w:p w14:paraId="161DFE15" w14:textId="20320934" w:rsidR="00231313" w:rsidRPr="0013008F" w:rsidRDefault="00231313" w:rsidP="00231313">
      <w:pPr>
        <w:ind w:left="850" w:hanging="850"/>
      </w:pPr>
      <w:r w:rsidRPr="0013008F">
        <w:t>1.</w:t>
      </w:r>
      <w:r w:rsidRPr="0013008F">
        <w:tab/>
        <w:t xml:space="preserve">O presente regulamento </w:t>
      </w:r>
      <w:r w:rsidRPr="0013008F">
        <w:rPr>
          <w:b/>
          <w:bCs/>
          <w:i/>
          <w:iCs/>
        </w:rPr>
        <w:t>aplica</w:t>
      </w:r>
      <w:r w:rsidR="000F6A06" w:rsidRPr="0013008F">
        <w:rPr>
          <w:b/>
          <w:bCs/>
          <w:i/>
          <w:iCs/>
        </w:rPr>
        <w:noBreakHyphen/>
      </w:r>
      <w:r w:rsidRPr="0013008F">
        <w:rPr>
          <w:b/>
          <w:bCs/>
          <w:i/>
          <w:iCs/>
        </w:rPr>
        <w:t>se</w:t>
      </w:r>
      <w:r w:rsidRPr="0013008F">
        <w:t xml:space="preserve"> à criação, à </w:t>
      </w:r>
      <w:commentRangeStart w:id="669"/>
      <w:r w:rsidRPr="0013008F">
        <w:t>detenção</w:t>
      </w:r>
      <w:commentRangeEnd w:id="669"/>
      <w:r w:rsidR="0000184C">
        <w:rPr>
          <w:rStyle w:val="CommentReference"/>
        </w:rPr>
        <w:commentReference w:id="669"/>
      </w:r>
      <w:r w:rsidRPr="0013008F">
        <w:rPr>
          <w:b/>
          <w:bCs/>
          <w:i/>
          <w:iCs/>
        </w:rPr>
        <w:t>, ao rastreio,</w:t>
      </w:r>
      <w:r w:rsidRPr="0013008F">
        <w:t xml:space="preserve"> à colocação no mercado </w:t>
      </w:r>
      <w:r w:rsidRPr="0013008F">
        <w:rPr>
          <w:b/>
          <w:bCs/>
          <w:i/>
          <w:iCs/>
        </w:rPr>
        <w:t>e à entrada na União</w:t>
      </w:r>
      <w:r w:rsidRPr="0013008F">
        <w:t xml:space="preserve"> de cães e gatos ▌.</w:t>
      </w:r>
    </w:p>
    <w:p w14:paraId="17A91F1C" w14:textId="77777777" w:rsidR="00231313" w:rsidRPr="0013008F" w:rsidRDefault="00231313" w:rsidP="00231313">
      <w:pPr>
        <w:ind w:left="850" w:hanging="850"/>
      </w:pPr>
      <w:r w:rsidRPr="0013008F">
        <w:t>2.</w:t>
      </w:r>
      <w:r w:rsidRPr="0013008F">
        <w:tab/>
        <w:t xml:space="preserve">O presente regulamento não se aplica à criação, detenção </w:t>
      </w:r>
      <w:r w:rsidRPr="0013008F">
        <w:rPr>
          <w:b/>
          <w:bCs/>
          <w:i/>
          <w:iCs/>
        </w:rPr>
        <w:t>ou</w:t>
      </w:r>
      <w:r w:rsidRPr="0013008F">
        <w:t xml:space="preserve"> colocação no mercado ou à </w:t>
      </w:r>
      <w:r w:rsidRPr="0013008F">
        <w:rPr>
          <w:b/>
          <w:bCs/>
          <w:i/>
          <w:iCs/>
        </w:rPr>
        <w:t>entrada na União</w:t>
      </w:r>
      <w:r w:rsidRPr="0013008F">
        <w:t xml:space="preserve"> de cães ou gatos destinados </w:t>
      </w:r>
      <w:r w:rsidRPr="0013008F">
        <w:rPr>
          <w:b/>
          <w:bCs/>
          <w:i/>
          <w:iCs/>
        </w:rPr>
        <w:t>ou usados</w:t>
      </w:r>
      <w:r w:rsidRPr="0013008F">
        <w:t xml:space="preserve"> para fins científicos </w:t>
      </w:r>
      <w:r w:rsidRPr="0013008F">
        <w:rPr>
          <w:b/>
          <w:i/>
        </w:rPr>
        <w:t>ou para ensaios clínicos exigidos para efeitos da autorização de introdução no mercado de medicamentos veterinários</w:t>
      </w:r>
      <w:r w:rsidRPr="0013008F">
        <w:t>.</w:t>
      </w:r>
    </w:p>
    <w:p w14:paraId="4E1B207B" w14:textId="77777777" w:rsidR="00231313" w:rsidRPr="0013008F" w:rsidRDefault="00231313" w:rsidP="00231313">
      <w:pPr>
        <w:ind w:left="850" w:hanging="850"/>
      </w:pPr>
      <w:r w:rsidRPr="0013008F">
        <w:t>▌</w:t>
      </w:r>
    </w:p>
    <w:p w14:paraId="01B9E814" w14:textId="77777777" w:rsidR="00231313" w:rsidRPr="0013008F" w:rsidRDefault="00231313" w:rsidP="00231313">
      <w:pPr>
        <w:jc w:val="center"/>
      </w:pPr>
      <w:r w:rsidRPr="0013008F">
        <w:br w:type="page"/>
      </w:r>
      <w:r w:rsidRPr="0013008F">
        <w:rPr>
          <w:b/>
          <w:i/>
        </w:rPr>
        <w:lastRenderedPageBreak/>
        <w:t>Artigo 3.º</w:t>
      </w:r>
      <w:r w:rsidRPr="0013008F">
        <w:rPr>
          <w:b/>
          <w:i/>
        </w:rPr>
        <w:br/>
        <w:t>Âmbito de aplicação pessoal</w:t>
      </w:r>
    </w:p>
    <w:p w14:paraId="5408EF20" w14:textId="0BD3FF90" w:rsidR="00231313" w:rsidRPr="0013008F" w:rsidRDefault="00231313" w:rsidP="00231313">
      <w:pPr>
        <w:ind w:left="851" w:hanging="851"/>
      </w:pPr>
      <w:r w:rsidRPr="0013008F">
        <w:rPr>
          <w:b/>
          <w:i/>
        </w:rPr>
        <w:t>1.</w:t>
      </w:r>
      <w:r w:rsidRPr="0013008F">
        <w:rPr>
          <w:b/>
          <w:i/>
        </w:rPr>
        <w:tab/>
        <w:t xml:space="preserve">O capítulo II do presente regulamento </w:t>
      </w:r>
      <w:del w:id="670" w:author="Cristina FC" w:date="2026-03-10T11:31:00Z">
        <w:r w:rsidRPr="0013008F" w:rsidDel="003475D6">
          <w:rPr>
            <w:b/>
            <w:i/>
          </w:rPr>
          <w:delText>aplica</w:delText>
        </w:r>
        <w:r w:rsidR="000F6A06" w:rsidRPr="0013008F" w:rsidDel="003475D6">
          <w:rPr>
            <w:b/>
            <w:i/>
          </w:rPr>
          <w:noBreakHyphen/>
        </w:r>
        <w:r w:rsidRPr="0013008F" w:rsidDel="003475D6">
          <w:rPr>
            <w:b/>
            <w:i/>
          </w:rPr>
          <w:delText>se</w:delText>
        </w:r>
      </w:del>
      <w:ins w:id="671" w:author="Cristina FC" w:date="2026-03-10T11:31:00Z">
        <w:r w:rsidR="003475D6">
          <w:rPr>
            <w:b/>
            <w:i/>
          </w:rPr>
          <w:t>é aplicável</w:t>
        </w:r>
      </w:ins>
      <w:r w:rsidRPr="0013008F">
        <w:rPr>
          <w:b/>
          <w:i/>
        </w:rPr>
        <w:t xml:space="preserve"> a todos os operadores.</w:t>
      </w:r>
    </w:p>
    <w:p w14:paraId="75CA90BD" w14:textId="2EE5547A" w:rsidR="00231313" w:rsidRPr="0013008F" w:rsidRDefault="00231313" w:rsidP="00231313">
      <w:pPr>
        <w:ind w:left="851" w:hanging="851"/>
      </w:pPr>
      <w:r w:rsidRPr="0013008F">
        <w:rPr>
          <w:b/>
          <w:i/>
        </w:rPr>
        <w:t>2.</w:t>
      </w:r>
      <w:r w:rsidRPr="0013008F">
        <w:rPr>
          <w:b/>
          <w:i/>
        </w:rPr>
        <w:tab/>
        <w:t xml:space="preserve">O capítulo III do presente regulamento </w:t>
      </w:r>
      <w:ins w:id="672" w:author="Cristina FC" w:date="2026-03-10T11:31:00Z">
        <w:r w:rsidR="003475D6">
          <w:rPr>
            <w:b/>
            <w:i/>
          </w:rPr>
          <w:t>é aplicável</w:t>
        </w:r>
        <w:r w:rsidR="003475D6" w:rsidRPr="0013008F">
          <w:rPr>
            <w:b/>
            <w:i/>
          </w:rPr>
          <w:t xml:space="preserve"> </w:t>
        </w:r>
      </w:ins>
      <w:del w:id="673" w:author="Cristina FC" w:date="2026-03-10T11:31:00Z">
        <w:r w:rsidRPr="0013008F" w:rsidDel="003475D6">
          <w:rPr>
            <w:b/>
            <w:i/>
          </w:rPr>
          <w:delText>aplica</w:delText>
        </w:r>
        <w:r w:rsidR="000F6A06" w:rsidRPr="0013008F" w:rsidDel="003475D6">
          <w:rPr>
            <w:b/>
            <w:i/>
          </w:rPr>
          <w:noBreakHyphen/>
        </w:r>
        <w:r w:rsidRPr="0013008F" w:rsidDel="003475D6">
          <w:rPr>
            <w:b/>
            <w:i/>
          </w:rPr>
          <w:delText xml:space="preserve">se </w:delText>
        </w:r>
      </w:del>
      <w:r w:rsidRPr="0013008F">
        <w:rPr>
          <w:b/>
          <w:i/>
        </w:rPr>
        <w:t>a todas as pessoas singulares e coletivas proprietárias de cães ou gatos na União.</w:t>
      </w:r>
    </w:p>
    <w:p w14:paraId="771FAC00" w14:textId="6360C19B" w:rsidR="00231313" w:rsidRPr="0013008F" w:rsidRDefault="00231313" w:rsidP="00231313">
      <w:pPr>
        <w:ind w:left="851" w:hanging="851"/>
      </w:pPr>
      <w:r w:rsidRPr="0013008F">
        <w:rPr>
          <w:b/>
          <w:i/>
        </w:rPr>
        <w:t>3.</w:t>
      </w:r>
      <w:r w:rsidRPr="0013008F">
        <w:rPr>
          <w:b/>
          <w:i/>
        </w:rPr>
        <w:tab/>
        <w:t xml:space="preserve">O capítulo IV </w:t>
      </w:r>
      <w:ins w:id="674" w:author="Cristina FC" w:date="2026-03-10T11:31:00Z">
        <w:r w:rsidR="003475D6">
          <w:rPr>
            <w:b/>
            <w:i/>
          </w:rPr>
          <w:t>é aplicável</w:t>
        </w:r>
        <w:r w:rsidR="003475D6" w:rsidRPr="0013008F">
          <w:rPr>
            <w:b/>
            <w:i/>
          </w:rPr>
          <w:t xml:space="preserve"> </w:t>
        </w:r>
      </w:ins>
      <w:del w:id="675" w:author="Cristina FC" w:date="2026-03-10T11:31:00Z">
        <w:r w:rsidRPr="0013008F" w:rsidDel="003475D6">
          <w:rPr>
            <w:b/>
            <w:i/>
          </w:rPr>
          <w:delText>aplica</w:delText>
        </w:r>
        <w:r w:rsidR="000F6A06" w:rsidRPr="0013008F" w:rsidDel="003475D6">
          <w:rPr>
            <w:b/>
            <w:i/>
          </w:rPr>
          <w:noBreakHyphen/>
        </w:r>
        <w:r w:rsidRPr="0013008F" w:rsidDel="003475D6">
          <w:rPr>
            <w:b/>
            <w:i/>
          </w:rPr>
          <w:delText xml:space="preserve">se </w:delText>
        </w:r>
      </w:del>
      <w:r w:rsidRPr="0013008F">
        <w:rPr>
          <w:b/>
          <w:i/>
        </w:rPr>
        <w:t>a todas as pessoas singulares e coletivas que introduzam cães ou gatos na União.</w:t>
      </w:r>
    </w:p>
    <w:p w14:paraId="15167A42" w14:textId="7EE91447" w:rsidR="00231313" w:rsidRPr="0013008F" w:rsidRDefault="00231313" w:rsidP="00231313">
      <w:pPr>
        <w:ind w:left="851" w:hanging="851"/>
      </w:pPr>
      <w:r w:rsidRPr="0013008F">
        <w:rPr>
          <w:b/>
          <w:i/>
        </w:rPr>
        <w:t>4.</w:t>
      </w:r>
      <w:r w:rsidRPr="0013008F">
        <w:rPr>
          <w:b/>
          <w:i/>
        </w:rPr>
        <w:tab/>
        <w:t xml:space="preserve">O presente regulamento não </w:t>
      </w:r>
      <w:ins w:id="676" w:author="Cristina FC" w:date="2026-03-10T11:31:00Z">
        <w:r w:rsidR="003475D6">
          <w:rPr>
            <w:b/>
            <w:i/>
          </w:rPr>
          <w:t>é aplicável</w:t>
        </w:r>
        <w:r w:rsidR="003475D6" w:rsidRPr="0013008F">
          <w:rPr>
            <w:b/>
            <w:i/>
          </w:rPr>
          <w:t xml:space="preserve"> </w:t>
        </w:r>
      </w:ins>
      <w:del w:id="677" w:author="Cristina FC" w:date="2026-03-10T11:31:00Z">
        <w:r w:rsidRPr="0013008F" w:rsidDel="003475D6">
          <w:rPr>
            <w:b/>
            <w:i/>
          </w:rPr>
          <w:delText xml:space="preserve">se aplica </w:delText>
        </w:r>
      </w:del>
      <w:r w:rsidRPr="0013008F">
        <w:rPr>
          <w:b/>
          <w:i/>
        </w:rPr>
        <w:t>a agricultores que, na sua exploração, ofereçam refúgio a gatos vadios que sejam úteis para o controlo de pragas, desde que tais agricultores não sejam operadores e não coloquem esses gatos no mercado.</w:t>
      </w:r>
    </w:p>
    <w:p w14:paraId="1A5CEC01" w14:textId="77777777" w:rsidR="00231313" w:rsidRPr="0013008F" w:rsidRDefault="00231313" w:rsidP="00231313">
      <w:pPr>
        <w:jc w:val="center"/>
      </w:pPr>
      <w:r w:rsidRPr="0013008F">
        <w:t>Artigo 4.º</w:t>
      </w:r>
      <w:r w:rsidRPr="0013008F">
        <w:br/>
        <w:t>Definições</w:t>
      </w:r>
    </w:p>
    <w:p w14:paraId="79D6946A" w14:textId="29BEE8C4" w:rsidR="00231313" w:rsidRPr="0013008F" w:rsidRDefault="00231313" w:rsidP="00231313">
      <w:r w:rsidRPr="0013008F">
        <w:t>Para efeitos do presente regulamento, entende</w:t>
      </w:r>
      <w:r w:rsidR="000F6A06" w:rsidRPr="0013008F">
        <w:noBreakHyphen/>
      </w:r>
      <w:r w:rsidRPr="0013008F">
        <w:t>se por:</w:t>
      </w:r>
    </w:p>
    <w:p w14:paraId="38088D3C" w14:textId="7FB88725" w:rsidR="00231313" w:rsidRPr="0013008F" w:rsidRDefault="00231313" w:rsidP="00231313">
      <w:pPr>
        <w:ind w:left="850" w:hanging="850"/>
      </w:pPr>
      <w:r w:rsidRPr="0013008F">
        <w:t>1</w:t>
      </w:r>
      <w:del w:id="678" w:author="MARTINSIsabelAlex" w:date="2026-03-06T14:27:00Z">
        <w:r w:rsidRPr="0013008F" w:rsidDel="00996C53">
          <w:delText>.</w:delText>
        </w:r>
      </w:del>
      <w:ins w:id="679" w:author="MARTINSIsabelAlex" w:date="2026-03-06T14:27:00Z">
        <w:r w:rsidR="00996C53" w:rsidRPr="0013008F">
          <w:t>)</w:t>
        </w:r>
      </w:ins>
      <w:r w:rsidRPr="0013008F">
        <w:tab/>
        <w:t xml:space="preserve">«Cão», um animal da espécie </w:t>
      </w:r>
      <w:r w:rsidRPr="0013008F">
        <w:rPr>
          <w:i/>
          <w:iCs/>
        </w:rPr>
        <w:t xml:space="preserve">Canis </w:t>
      </w:r>
      <w:proofErr w:type="spellStart"/>
      <w:r w:rsidRPr="0013008F">
        <w:rPr>
          <w:i/>
          <w:iCs/>
        </w:rPr>
        <w:t>lupus</w:t>
      </w:r>
      <w:proofErr w:type="spellEnd"/>
      <w:r w:rsidRPr="0013008F">
        <w:rPr>
          <w:i/>
          <w:iCs/>
        </w:rPr>
        <w:t xml:space="preserve"> </w:t>
      </w:r>
      <w:proofErr w:type="spellStart"/>
      <w:r w:rsidRPr="0013008F">
        <w:rPr>
          <w:i/>
          <w:iCs/>
        </w:rPr>
        <w:t>familiaris</w:t>
      </w:r>
      <w:proofErr w:type="spellEnd"/>
      <w:r w:rsidRPr="0013008F">
        <w:t>;</w:t>
      </w:r>
    </w:p>
    <w:p w14:paraId="3B1F11D6" w14:textId="77777777" w:rsidR="00231313" w:rsidRPr="0013008F" w:rsidRDefault="00231313" w:rsidP="00231313">
      <w:pPr>
        <w:ind w:left="850" w:hanging="850"/>
      </w:pPr>
      <w:r w:rsidRPr="0013008F">
        <w:t>▌</w:t>
      </w:r>
      <w:del w:id="680" w:author="MARTINSIsabelAlex" w:date="2026-03-06T14:19:00Z">
        <w:r w:rsidRPr="0013008F" w:rsidDel="00896C4F">
          <w:tab/>
        </w:r>
      </w:del>
    </w:p>
    <w:p w14:paraId="31FC0CD2" w14:textId="7D0347AF" w:rsidR="00231313" w:rsidRPr="0013008F" w:rsidRDefault="00231313" w:rsidP="00231313">
      <w:pPr>
        <w:ind w:left="850" w:hanging="850"/>
      </w:pPr>
      <w:r w:rsidRPr="0013008F">
        <w:t>2</w:t>
      </w:r>
      <w:del w:id="681" w:author="MARTINSIsabelAlex" w:date="2026-03-06T14:27:00Z">
        <w:r w:rsidRPr="0013008F" w:rsidDel="00996C53">
          <w:delText>.</w:delText>
        </w:r>
      </w:del>
      <w:ins w:id="682" w:author="MARTINSIsabelAlex" w:date="2026-03-06T14:27:00Z">
        <w:r w:rsidR="00996C53" w:rsidRPr="0013008F">
          <w:t>)</w:t>
        </w:r>
      </w:ins>
      <w:r w:rsidRPr="0013008F">
        <w:tab/>
        <w:t xml:space="preserve">«Gato», um animal da espécie </w:t>
      </w:r>
      <w:proofErr w:type="spellStart"/>
      <w:r w:rsidRPr="0013008F">
        <w:rPr>
          <w:i/>
          <w:iCs/>
        </w:rPr>
        <w:t>Felis</w:t>
      </w:r>
      <w:proofErr w:type="spellEnd"/>
      <w:r w:rsidRPr="0013008F">
        <w:rPr>
          <w:i/>
          <w:iCs/>
        </w:rPr>
        <w:t xml:space="preserve"> </w:t>
      </w:r>
      <w:proofErr w:type="spellStart"/>
      <w:r w:rsidRPr="0013008F">
        <w:rPr>
          <w:i/>
          <w:iCs/>
        </w:rPr>
        <w:t>silvestris</w:t>
      </w:r>
      <w:proofErr w:type="spellEnd"/>
      <w:r w:rsidRPr="0013008F">
        <w:rPr>
          <w:i/>
          <w:iCs/>
        </w:rPr>
        <w:t xml:space="preserve"> </w:t>
      </w:r>
      <w:proofErr w:type="spellStart"/>
      <w:r w:rsidRPr="0013008F">
        <w:rPr>
          <w:i/>
          <w:iCs/>
        </w:rPr>
        <w:t>catus</w:t>
      </w:r>
      <w:proofErr w:type="spellEnd"/>
      <w:r w:rsidRPr="0013008F">
        <w:t>;</w:t>
      </w:r>
    </w:p>
    <w:p w14:paraId="2D84921B" w14:textId="0128BC78" w:rsidR="00231313" w:rsidRPr="0013008F" w:rsidRDefault="00231313" w:rsidP="00231313">
      <w:pPr>
        <w:ind w:left="850" w:hanging="850"/>
      </w:pPr>
      <w:r w:rsidRPr="0013008F">
        <w:t>3</w:t>
      </w:r>
      <w:del w:id="683" w:author="MARTINSIsabelAlex" w:date="2026-03-06T14:28:00Z">
        <w:r w:rsidRPr="0013008F" w:rsidDel="00996C53">
          <w:delText>.</w:delText>
        </w:r>
      </w:del>
      <w:ins w:id="684" w:author="MARTINSIsabelAlex" w:date="2026-03-06T14:28:00Z">
        <w:r w:rsidR="00996C53" w:rsidRPr="0013008F">
          <w:t>)</w:t>
        </w:r>
      </w:ins>
      <w:r w:rsidRPr="0013008F">
        <w:tab/>
        <w:t xml:space="preserve">«Bem‑estar dos cães e gatos», o estado físico e mental de um cão ou de um gato que </w:t>
      </w:r>
      <w:r w:rsidRPr="0013008F">
        <w:rPr>
          <w:b/>
          <w:i/>
        </w:rPr>
        <w:t xml:space="preserve">recebe nutrição adequada, é </w:t>
      </w:r>
      <w:commentRangeStart w:id="685"/>
      <w:commentRangeStart w:id="686"/>
      <w:del w:id="687" w:author="Cristina FC" w:date="2026-03-10T12:16:00Z">
        <w:r w:rsidRPr="0013008F" w:rsidDel="00EA413E">
          <w:rPr>
            <w:b/>
            <w:i/>
          </w:rPr>
          <w:delText xml:space="preserve">mantido </w:delText>
        </w:r>
      </w:del>
      <w:commentRangeEnd w:id="685"/>
      <w:ins w:id="688" w:author="Cristina FC" w:date="2026-03-10T12:16:00Z">
        <w:r w:rsidR="00EA413E">
          <w:rPr>
            <w:b/>
            <w:i/>
          </w:rPr>
          <w:t>detido</w:t>
        </w:r>
        <w:r w:rsidR="00EA413E" w:rsidRPr="0013008F">
          <w:rPr>
            <w:b/>
            <w:i/>
          </w:rPr>
          <w:t xml:space="preserve"> </w:t>
        </w:r>
      </w:ins>
      <w:r w:rsidR="00896C4F" w:rsidRPr="0013008F">
        <w:rPr>
          <w:rStyle w:val="CommentReference"/>
        </w:rPr>
        <w:commentReference w:id="685"/>
      </w:r>
      <w:commentRangeEnd w:id="686"/>
      <w:r w:rsidR="00574000">
        <w:rPr>
          <w:rStyle w:val="CommentReference"/>
        </w:rPr>
        <w:commentReference w:id="686"/>
      </w:r>
      <w:r w:rsidRPr="0013008F">
        <w:rPr>
          <w:b/>
          <w:i/>
        </w:rPr>
        <w:t xml:space="preserve">num ambiente adequado, está de boa saúde, </w:t>
      </w:r>
      <w:del w:id="689" w:author="MARTINSIsabelAlex" w:date="2026-03-06T14:21:00Z">
        <w:r w:rsidRPr="0013008F" w:rsidDel="003143C4">
          <w:rPr>
            <w:b/>
            <w:i/>
          </w:rPr>
          <w:delText xml:space="preserve">revela </w:delText>
        </w:r>
      </w:del>
      <w:ins w:id="690" w:author="MARTINSIsabelAlex" w:date="2026-03-06T14:21:00Z">
        <w:r w:rsidR="003143C4" w:rsidRPr="0013008F">
          <w:rPr>
            <w:b/>
            <w:i/>
          </w:rPr>
          <w:t xml:space="preserve">apresenta </w:t>
        </w:r>
      </w:ins>
      <w:r w:rsidRPr="0013008F">
        <w:rPr>
          <w:b/>
          <w:i/>
        </w:rPr>
        <w:t xml:space="preserve">um comportamento adequado e, no geral, tem uma experiência mental </w:t>
      </w:r>
      <w:r w:rsidRPr="0013008F">
        <w:rPr>
          <w:b/>
          <w:bCs/>
          <w:i/>
          <w:iCs/>
        </w:rPr>
        <w:t>positiva</w:t>
      </w:r>
      <w:r w:rsidRPr="0013008F">
        <w:t xml:space="preserve"> </w:t>
      </w:r>
      <w:r w:rsidRPr="0013008F">
        <w:rPr>
          <w:b/>
          <w:i/>
        </w:rPr>
        <w:t>da vida</w:t>
      </w:r>
      <w:r w:rsidRPr="0013008F">
        <w:t>;</w:t>
      </w:r>
    </w:p>
    <w:p w14:paraId="51E5EA07" w14:textId="0F04A158" w:rsidR="00231313" w:rsidRPr="0013008F" w:rsidRDefault="00231313" w:rsidP="00231313">
      <w:pPr>
        <w:ind w:left="850" w:hanging="850"/>
      </w:pPr>
      <w:r w:rsidRPr="0013008F">
        <w:br w:type="page"/>
      </w:r>
      <w:r w:rsidRPr="0013008F">
        <w:rPr>
          <w:b/>
          <w:i/>
        </w:rPr>
        <w:lastRenderedPageBreak/>
        <w:t>4</w:t>
      </w:r>
      <w:del w:id="691" w:author="MARTINSIsabelAlex" w:date="2026-03-06T14:28:00Z">
        <w:r w:rsidRPr="0013008F" w:rsidDel="00996C53">
          <w:rPr>
            <w:b/>
            <w:i/>
          </w:rPr>
          <w:delText>.</w:delText>
        </w:r>
      </w:del>
      <w:ins w:id="692" w:author="MARTINSIsabelAlex" w:date="2026-03-06T14:28:00Z">
        <w:r w:rsidR="00996C53" w:rsidRPr="0013008F">
          <w:rPr>
            <w:b/>
            <w:i/>
          </w:rPr>
          <w:t>)</w:t>
        </w:r>
      </w:ins>
      <w:r w:rsidRPr="0013008F">
        <w:tab/>
      </w:r>
      <w:r w:rsidRPr="0013008F">
        <w:rPr>
          <w:b/>
          <w:i/>
        </w:rPr>
        <w:t xml:space="preserve">«Híbrido», qualquer descendência da primeira à quarta </w:t>
      </w:r>
      <w:commentRangeStart w:id="693"/>
      <w:del w:id="694" w:author="Cristina FC" w:date="2026-03-10T11:57:00Z">
        <w:r w:rsidRPr="0013008F" w:rsidDel="006C050B">
          <w:rPr>
            <w:b/>
            <w:i/>
          </w:rPr>
          <w:delText xml:space="preserve">gerações </w:delText>
        </w:r>
      </w:del>
      <w:ins w:id="695" w:author="Cristina FC" w:date="2026-03-10T11:57:00Z">
        <w:r w:rsidR="006C050B" w:rsidRPr="0013008F">
          <w:rPr>
            <w:b/>
            <w:i/>
          </w:rPr>
          <w:t>geraç</w:t>
        </w:r>
        <w:r w:rsidR="006C050B">
          <w:rPr>
            <w:b/>
            <w:i/>
          </w:rPr>
          <w:t>ão</w:t>
        </w:r>
        <w:r w:rsidR="006C050B" w:rsidRPr="0013008F">
          <w:rPr>
            <w:b/>
            <w:i/>
          </w:rPr>
          <w:t xml:space="preserve"> </w:t>
        </w:r>
        <w:commentRangeEnd w:id="693"/>
        <w:r w:rsidR="006C050B">
          <w:rPr>
            <w:rStyle w:val="CommentReference"/>
          </w:rPr>
          <w:commentReference w:id="693"/>
        </w:r>
      </w:ins>
      <w:r w:rsidRPr="0013008F">
        <w:rPr>
          <w:b/>
          <w:i/>
        </w:rPr>
        <w:t>após o cruzamento entre uma espécie selvagem e um cão ou gato doméstico, ou entre um híbrido e uma espécie selvagem, um cão ou gato doméstico ou outros híbridos;</w:t>
      </w:r>
    </w:p>
    <w:p w14:paraId="7C4FEEAC" w14:textId="58F18DBE" w:rsidR="00231313" w:rsidRPr="0013008F" w:rsidRDefault="00231313" w:rsidP="00231313">
      <w:pPr>
        <w:ind w:left="850" w:hanging="850"/>
      </w:pPr>
      <w:r w:rsidRPr="0013008F">
        <w:rPr>
          <w:b/>
          <w:i/>
        </w:rPr>
        <w:t>5</w:t>
      </w:r>
      <w:del w:id="696" w:author="MARTINSIsabelAlex" w:date="2026-03-06T14:28:00Z">
        <w:r w:rsidRPr="0013008F" w:rsidDel="00996C53">
          <w:rPr>
            <w:b/>
            <w:i/>
          </w:rPr>
          <w:delText>.</w:delText>
        </w:r>
      </w:del>
      <w:ins w:id="697" w:author="MARTINSIsabelAlex" w:date="2026-03-06T14:28:00Z">
        <w:r w:rsidR="00996C53" w:rsidRPr="0013008F">
          <w:rPr>
            <w:b/>
            <w:i/>
          </w:rPr>
          <w:t>)</w:t>
        </w:r>
      </w:ins>
      <w:r w:rsidRPr="0013008F">
        <w:tab/>
      </w:r>
      <w:r w:rsidRPr="0013008F">
        <w:rPr>
          <w:b/>
          <w:i/>
        </w:rPr>
        <w:t>«Criação», a atividade de detenção de cães ou gatos em estabelecimentos de criação para efeitos de reprodução;</w:t>
      </w:r>
    </w:p>
    <w:p w14:paraId="21843E6A" w14:textId="764022C4" w:rsidR="00231313" w:rsidRPr="0013008F" w:rsidRDefault="00231313" w:rsidP="00231313">
      <w:pPr>
        <w:ind w:left="850" w:hanging="850"/>
      </w:pPr>
      <w:r w:rsidRPr="0013008F">
        <w:t>6</w:t>
      </w:r>
      <w:del w:id="698" w:author="MARTINSIsabelAlex" w:date="2026-03-06T14:28:00Z">
        <w:r w:rsidRPr="0013008F" w:rsidDel="00996C53">
          <w:delText>.</w:delText>
        </w:r>
      </w:del>
      <w:ins w:id="699" w:author="MARTINSIsabelAlex" w:date="2026-03-06T14:28:00Z">
        <w:r w:rsidR="00996C53" w:rsidRPr="0013008F">
          <w:t>)</w:t>
        </w:r>
      </w:ins>
      <w:r w:rsidRPr="0013008F">
        <w:tab/>
        <w:t xml:space="preserve">«Detenção», qualquer atividade durante a qual </w:t>
      </w:r>
      <w:r w:rsidRPr="0013008F">
        <w:rPr>
          <w:b/>
          <w:bCs/>
          <w:i/>
          <w:iCs/>
        </w:rPr>
        <w:t>cães e gatos sejam mantidos, alojados</w:t>
      </w:r>
      <w:r w:rsidRPr="0013008F">
        <w:t xml:space="preserve"> ou manuseados, quer num estabelecimento </w:t>
      </w:r>
      <w:r w:rsidRPr="0013008F">
        <w:rPr>
          <w:b/>
          <w:bCs/>
          <w:i/>
          <w:iCs/>
        </w:rPr>
        <w:t>quer sob a responsabilidade de um operador, ou ambos</w:t>
      </w:r>
      <w:r w:rsidRPr="0013008F">
        <w:t>;</w:t>
      </w:r>
    </w:p>
    <w:p w14:paraId="695B1AC8" w14:textId="1E9AE6DD" w:rsidR="00231313" w:rsidRPr="0013008F" w:rsidRDefault="00231313" w:rsidP="00231313">
      <w:pPr>
        <w:ind w:left="850" w:hanging="850"/>
      </w:pPr>
      <w:r w:rsidRPr="0013008F">
        <w:t>7</w:t>
      </w:r>
      <w:del w:id="700" w:author="MARTINSIsabelAlex" w:date="2026-03-06T14:28:00Z">
        <w:r w:rsidRPr="0013008F" w:rsidDel="00996C53">
          <w:delText>.</w:delText>
        </w:r>
      </w:del>
      <w:ins w:id="701" w:author="MARTINSIsabelAlex" w:date="2026-03-06T14:28:00Z">
        <w:r w:rsidR="00996C53" w:rsidRPr="0013008F">
          <w:t>)</w:t>
        </w:r>
      </w:ins>
      <w:r w:rsidRPr="0013008F">
        <w:tab/>
        <w:t>«Colocação no mercado», a ▌</w:t>
      </w:r>
      <w:del w:id="702" w:author="MARTINSIsabelAlex" w:date="2026-03-06T14:29:00Z">
        <w:r w:rsidRPr="0013008F" w:rsidDel="00F6593D">
          <w:delText xml:space="preserve"> </w:delText>
        </w:r>
      </w:del>
      <w:r w:rsidRPr="0013008F">
        <w:t xml:space="preserve">venda, oferta para fins de venda, distribuição ou qualquer outra forma de transferência de propriedade ou responsabilidade </w:t>
      </w:r>
      <w:r w:rsidRPr="0013008F">
        <w:rPr>
          <w:b/>
          <w:bCs/>
          <w:i/>
          <w:iCs/>
        </w:rPr>
        <w:t>relativa a cães e gatos, quer a título oneroso quer a título gratuito,</w:t>
      </w:r>
      <w:r w:rsidRPr="0013008F">
        <w:rPr>
          <w:b/>
          <w:bCs/>
        </w:rPr>
        <w:t xml:space="preserve"> </w:t>
      </w:r>
      <w:r w:rsidRPr="0013008F">
        <w:rPr>
          <w:b/>
          <w:bCs/>
          <w:i/>
          <w:iCs/>
        </w:rPr>
        <w:t>assim como</w:t>
      </w:r>
      <w:r w:rsidRPr="0013008F">
        <w:t xml:space="preserve"> a publicidade </w:t>
      </w:r>
      <w:r w:rsidRPr="0013008F">
        <w:rPr>
          <w:b/>
          <w:bCs/>
          <w:i/>
          <w:iCs/>
        </w:rPr>
        <w:t>de cães e gatos para esses</w:t>
      </w:r>
      <w:r w:rsidRPr="0013008F">
        <w:t xml:space="preserve"> fins</w:t>
      </w:r>
      <w:r w:rsidRPr="0013008F">
        <w:rPr>
          <w:b/>
          <w:i/>
        </w:rPr>
        <w:t>, com exceção das doações ocasionais por pessoas singulares que não sejam operadores sem publicidade em linha;</w:t>
      </w:r>
    </w:p>
    <w:p w14:paraId="671F6649" w14:textId="0622BC07" w:rsidR="00231313" w:rsidRPr="0013008F" w:rsidRDefault="00231313" w:rsidP="00231313">
      <w:pPr>
        <w:ind w:left="850" w:hanging="850"/>
      </w:pPr>
      <w:r w:rsidRPr="0013008F">
        <w:br w:type="page"/>
      </w:r>
      <w:r w:rsidRPr="0013008F">
        <w:rPr>
          <w:b/>
          <w:i/>
        </w:rPr>
        <w:lastRenderedPageBreak/>
        <w:t>8</w:t>
      </w:r>
      <w:del w:id="703" w:author="MARTINSIsabelAlex" w:date="2026-03-06T14:29:00Z">
        <w:r w:rsidRPr="0013008F" w:rsidDel="00B53875">
          <w:rPr>
            <w:b/>
            <w:i/>
          </w:rPr>
          <w:delText>.</w:delText>
        </w:r>
      </w:del>
      <w:ins w:id="704" w:author="MARTINSIsabelAlex" w:date="2026-03-06T14:29:00Z">
        <w:r w:rsidR="00B53875" w:rsidRPr="0013008F">
          <w:rPr>
            <w:b/>
            <w:i/>
          </w:rPr>
          <w:t>)</w:t>
        </w:r>
      </w:ins>
      <w:r w:rsidRPr="0013008F">
        <w:tab/>
      </w:r>
      <w:r w:rsidRPr="0013008F">
        <w:rPr>
          <w:b/>
          <w:i/>
        </w:rPr>
        <w:t>«Publicidade», qualquer forma de comunicação com o público, ou com uma parte deste, que tenha o efeito direto ou indireto de promover um cão ou um gato, uma ou mais das suas características físicas, ou uma raça, com o intuito de despertar interesse, de provocar o contacto ou de atrair vendas;</w:t>
      </w:r>
    </w:p>
    <w:p w14:paraId="3AA3F37C" w14:textId="4A096B9E" w:rsidR="00231313" w:rsidRPr="0013008F" w:rsidRDefault="00231313" w:rsidP="00231313">
      <w:pPr>
        <w:ind w:left="850" w:hanging="850"/>
      </w:pPr>
      <w:r w:rsidRPr="0013008F">
        <w:t>9</w:t>
      </w:r>
      <w:del w:id="705" w:author="MARTINSIsabelAlex" w:date="2026-03-06T14:29:00Z">
        <w:r w:rsidRPr="0013008F" w:rsidDel="00B53875">
          <w:delText>.</w:delText>
        </w:r>
      </w:del>
      <w:ins w:id="706" w:author="MARTINSIsabelAlex" w:date="2026-03-06T14:29:00Z">
        <w:r w:rsidR="00B53875" w:rsidRPr="0013008F">
          <w:t>)</w:t>
        </w:r>
      </w:ins>
      <w:r w:rsidRPr="0013008F">
        <w:tab/>
        <w:t>«Plataforma em linha», uma plataforma em linha na aceção do artigo 3.º, alínea i), do Regulamento (UE) 2022/2065, do Parlamento Europeu e do Conselho</w:t>
      </w:r>
      <w:r w:rsidRPr="0013008F">
        <w:rPr>
          <w:rStyle w:val="FootnoteReference"/>
        </w:rPr>
        <w:footnoteReference w:id="15"/>
      </w:r>
      <w:r w:rsidRPr="0013008F">
        <w:t xml:space="preserve">, que intermedeia a colocação no mercado ▌de cães </w:t>
      </w:r>
      <w:r w:rsidRPr="0013008F">
        <w:rPr>
          <w:b/>
          <w:bCs/>
          <w:i/>
          <w:iCs/>
        </w:rPr>
        <w:t>ou</w:t>
      </w:r>
      <w:r w:rsidRPr="0013008F">
        <w:t xml:space="preserve"> gatos;</w:t>
      </w:r>
    </w:p>
    <w:p w14:paraId="3EC0A447" w14:textId="77777777" w:rsidR="00231313" w:rsidRPr="0013008F" w:rsidRDefault="00231313" w:rsidP="00231313">
      <w:pPr>
        <w:ind w:left="850" w:hanging="850"/>
      </w:pPr>
      <w:r w:rsidRPr="0013008F">
        <w:t>▌</w:t>
      </w:r>
    </w:p>
    <w:p w14:paraId="7F6B1586" w14:textId="4B5E00D6" w:rsidR="00231313" w:rsidRPr="0013008F" w:rsidRDefault="00231313" w:rsidP="00231313">
      <w:pPr>
        <w:ind w:left="850" w:hanging="850"/>
      </w:pPr>
      <w:r w:rsidRPr="0013008F">
        <w:t>10</w:t>
      </w:r>
      <w:del w:id="707" w:author="MARTINSIsabelAlex" w:date="2026-03-06T14:29:00Z">
        <w:r w:rsidRPr="0013008F" w:rsidDel="00B53875">
          <w:delText>.</w:delText>
        </w:r>
      </w:del>
      <w:ins w:id="708" w:author="MARTINSIsabelAlex" w:date="2026-03-06T14:29:00Z">
        <w:r w:rsidR="00B53875" w:rsidRPr="0013008F">
          <w:t>)</w:t>
        </w:r>
      </w:ins>
      <w:r w:rsidRPr="0013008F">
        <w:tab/>
        <w:t>«Cadela», a fêmea do cão, desde o primeiro acasalamento ou inseminação até ao desmame da sua última ninhada;</w:t>
      </w:r>
    </w:p>
    <w:p w14:paraId="4A25BECC" w14:textId="058B53A9" w:rsidR="00231313" w:rsidRPr="0013008F" w:rsidRDefault="00231313" w:rsidP="00231313">
      <w:pPr>
        <w:ind w:left="850" w:hanging="850"/>
      </w:pPr>
      <w:r w:rsidRPr="0013008F">
        <w:t>11</w:t>
      </w:r>
      <w:del w:id="709" w:author="MARTINSIsabelAlex" w:date="2026-03-06T14:29:00Z">
        <w:r w:rsidRPr="0013008F" w:rsidDel="00B53875">
          <w:delText>.</w:delText>
        </w:r>
      </w:del>
      <w:ins w:id="710" w:author="MARTINSIsabelAlex" w:date="2026-03-06T14:29:00Z">
        <w:r w:rsidR="00B53875" w:rsidRPr="0013008F">
          <w:t>)</w:t>
        </w:r>
      </w:ins>
      <w:r w:rsidRPr="0013008F">
        <w:tab/>
        <w:t>«Gata», a fêmea do gato, desde o primeiro acasalamento ou inseminação até ao desmame da sua última ninhada;</w:t>
      </w:r>
    </w:p>
    <w:p w14:paraId="25158189" w14:textId="2C1C0850" w:rsidR="00231313" w:rsidRPr="0013008F" w:rsidRDefault="00231313" w:rsidP="00231313">
      <w:pPr>
        <w:ind w:left="850" w:hanging="850"/>
      </w:pPr>
      <w:r w:rsidRPr="0013008F">
        <w:br w:type="page"/>
      </w:r>
      <w:r w:rsidRPr="0013008F">
        <w:rPr>
          <w:b/>
          <w:i/>
        </w:rPr>
        <w:lastRenderedPageBreak/>
        <w:t>12</w:t>
      </w:r>
      <w:del w:id="711" w:author="MARTINSIsabelAlex" w:date="2026-03-06T14:30:00Z">
        <w:r w:rsidRPr="0013008F" w:rsidDel="00B53875">
          <w:rPr>
            <w:b/>
            <w:i/>
          </w:rPr>
          <w:delText>.</w:delText>
        </w:r>
      </w:del>
      <w:ins w:id="712" w:author="MARTINSIsabelAlex" w:date="2026-03-06T14:30:00Z">
        <w:r w:rsidR="00B53875" w:rsidRPr="0013008F">
          <w:rPr>
            <w:b/>
            <w:i/>
          </w:rPr>
          <w:t>)</w:t>
        </w:r>
      </w:ins>
      <w:r w:rsidRPr="0013008F">
        <w:tab/>
      </w:r>
      <w:r w:rsidRPr="0013008F">
        <w:rPr>
          <w:b/>
          <w:i/>
        </w:rPr>
        <w:t>«Cão de guarda de gado», um cão detido ou treinado principalmente para proteger o gado de predadores em contextos agrícolas ou pastoris;</w:t>
      </w:r>
    </w:p>
    <w:p w14:paraId="45172E0D" w14:textId="5E42768B" w:rsidR="00231313" w:rsidRPr="0013008F" w:rsidRDefault="00231313" w:rsidP="00231313">
      <w:pPr>
        <w:ind w:left="850" w:hanging="850"/>
      </w:pPr>
      <w:r w:rsidRPr="0013008F">
        <w:rPr>
          <w:b/>
          <w:i/>
        </w:rPr>
        <w:t>13</w:t>
      </w:r>
      <w:del w:id="713" w:author="MARTINSIsabelAlex" w:date="2026-03-06T14:30:00Z">
        <w:r w:rsidRPr="0013008F" w:rsidDel="00B53875">
          <w:rPr>
            <w:b/>
            <w:i/>
          </w:rPr>
          <w:delText>.</w:delText>
        </w:r>
      </w:del>
      <w:ins w:id="714" w:author="MARTINSIsabelAlex" w:date="2026-03-06T14:30:00Z">
        <w:r w:rsidR="00B53875" w:rsidRPr="0013008F">
          <w:rPr>
            <w:b/>
            <w:i/>
          </w:rPr>
          <w:t>)</w:t>
        </w:r>
      </w:ins>
      <w:r w:rsidRPr="0013008F">
        <w:tab/>
      </w:r>
      <w:r w:rsidRPr="0013008F">
        <w:rPr>
          <w:b/>
          <w:i/>
        </w:rPr>
        <w:t>«Cão de pastoreio», um cão detido ou treinado principalmente para guiar, movimentar ou gerir gado em contextos agrícolas ou pastoris, incluindo explorações agrícolas, zonas de pastoreio ou durante a transumância;</w:t>
      </w:r>
    </w:p>
    <w:p w14:paraId="254E74ED" w14:textId="48FDAD94" w:rsidR="00231313" w:rsidRPr="0013008F" w:rsidRDefault="00231313" w:rsidP="00231313">
      <w:pPr>
        <w:ind w:left="850" w:hanging="850"/>
      </w:pPr>
      <w:r w:rsidRPr="0013008F">
        <w:t>14</w:t>
      </w:r>
      <w:del w:id="715" w:author="MARTINSIsabelAlex" w:date="2026-03-06T14:30:00Z">
        <w:r w:rsidRPr="0013008F" w:rsidDel="00B53875">
          <w:delText>.</w:delText>
        </w:r>
      </w:del>
      <w:ins w:id="716" w:author="MARTINSIsabelAlex" w:date="2026-03-06T14:30:00Z">
        <w:r w:rsidR="00B53875" w:rsidRPr="0013008F">
          <w:t>)</w:t>
        </w:r>
      </w:ins>
      <w:r w:rsidRPr="0013008F">
        <w:tab/>
        <w:t xml:space="preserve">«Estabelecimento», </w:t>
      </w:r>
      <w:r w:rsidRPr="0013008F">
        <w:rPr>
          <w:b/>
          <w:bCs/>
          <w:i/>
          <w:iCs/>
        </w:rPr>
        <w:t>um estabelecimento</w:t>
      </w:r>
      <w:r w:rsidRPr="0013008F">
        <w:t xml:space="preserve"> de criação, </w:t>
      </w:r>
      <w:r w:rsidRPr="0013008F">
        <w:rPr>
          <w:b/>
          <w:bCs/>
          <w:i/>
          <w:iCs/>
        </w:rPr>
        <w:t>um</w:t>
      </w:r>
      <w:r w:rsidRPr="0013008F">
        <w:rPr>
          <w:b/>
          <w:bCs/>
        </w:rPr>
        <w:t xml:space="preserve"> </w:t>
      </w:r>
      <w:r w:rsidRPr="0013008F">
        <w:rPr>
          <w:b/>
          <w:bCs/>
          <w:i/>
          <w:iCs/>
        </w:rPr>
        <w:t>estabelecimento</w:t>
      </w:r>
      <w:r w:rsidRPr="0013008F">
        <w:t xml:space="preserve"> </w:t>
      </w:r>
      <w:r w:rsidRPr="0013008F">
        <w:rPr>
          <w:b/>
          <w:bCs/>
          <w:i/>
          <w:iCs/>
        </w:rPr>
        <w:t>de venda, um abrigo ou uma casa de acolhimento</w:t>
      </w:r>
      <w:r w:rsidRPr="0013008F">
        <w:t>;</w:t>
      </w:r>
    </w:p>
    <w:p w14:paraId="4DE87785" w14:textId="205D1910" w:rsidR="00231313" w:rsidRPr="0013008F" w:rsidRDefault="00231313" w:rsidP="00231313">
      <w:pPr>
        <w:ind w:left="850" w:hanging="850"/>
      </w:pPr>
      <w:r w:rsidRPr="0013008F">
        <w:t>15</w:t>
      </w:r>
      <w:del w:id="717" w:author="MARTINSIsabelAlex" w:date="2026-03-06T14:30:00Z">
        <w:r w:rsidRPr="0013008F" w:rsidDel="00B53875">
          <w:delText>.</w:delText>
        </w:r>
      </w:del>
      <w:ins w:id="718" w:author="MARTINSIsabelAlex" w:date="2026-03-06T14:30:00Z">
        <w:r w:rsidR="00B53875" w:rsidRPr="0013008F">
          <w:t>)</w:t>
        </w:r>
      </w:ins>
      <w:r w:rsidRPr="0013008F">
        <w:tab/>
        <w:t>«</w:t>
      </w:r>
      <w:r w:rsidRPr="0013008F">
        <w:rPr>
          <w:b/>
          <w:bCs/>
          <w:i/>
          <w:iCs/>
        </w:rPr>
        <w:t>Estabelecimento</w:t>
      </w:r>
      <w:r w:rsidRPr="0013008F">
        <w:t xml:space="preserve"> de criação», qualquer instalação ou estrutura, </w:t>
      </w:r>
      <w:r w:rsidRPr="0013008F">
        <w:rPr>
          <w:b/>
          <w:bCs/>
          <w:i/>
          <w:iCs/>
        </w:rPr>
        <w:t>incluindo casas particulares,</w:t>
      </w:r>
      <w:r w:rsidRPr="0013008F">
        <w:t xml:space="preserve"> onde são mantidos cães </w:t>
      </w:r>
      <w:r w:rsidRPr="0013008F">
        <w:rPr>
          <w:b/>
          <w:bCs/>
          <w:i/>
          <w:iCs/>
        </w:rPr>
        <w:t>ou</w:t>
      </w:r>
      <w:r w:rsidRPr="0013008F">
        <w:t xml:space="preserve"> gatos para fins de reprodução com vista à colocação da sua descendência no mercado;</w:t>
      </w:r>
      <w:r w:rsidRPr="0013008F">
        <w:rPr>
          <w:b/>
          <w:i/>
        </w:rPr>
        <w:t xml:space="preserve"> </w:t>
      </w:r>
    </w:p>
    <w:p w14:paraId="6A3E17D5" w14:textId="4301733D" w:rsidR="00231313" w:rsidRPr="0013008F" w:rsidRDefault="00231313" w:rsidP="00231313">
      <w:pPr>
        <w:ind w:left="850" w:hanging="850"/>
      </w:pPr>
      <w:r w:rsidRPr="0013008F">
        <w:rPr>
          <w:b/>
          <w:i/>
        </w:rPr>
        <w:t>16</w:t>
      </w:r>
      <w:del w:id="719" w:author="MARTINSIsabelAlex" w:date="2026-03-06T14:30:00Z">
        <w:r w:rsidRPr="0013008F" w:rsidDel="00B53875">
          <w:rPr>
            <w:b/>
            <w:i/>
          </w:rPr>
          <w:delText>.</w:delText>
        </w:r>
      </w:del>
      <w:ins w:id="720" w:author="MARTINSIsabelAlex" w:date="2026-03-06T14:30:00Z">
        <w:r w:rsidR="00B53875" w:rsidRPr="0013008F">
          <w:rPr>
            <w:b/>
            <w:i/>
          </w:rPr>
          <w:t>)</w:t>
        </w:r>
      </w:ins>
      <w:r w:rsidRPr="0013008F">
        <w:tab/>
      </w:r>
      <w:r w:rsidRPr="0013008F">
        <w:rPr>
          <w:b/>
          <w:i/>
        </w:rPr>
        <w:t>«Agricultor», um agricultor na aceção do artigo 3.º, ponto 1</w:t>
      </w:r>
      <w:del w:id="721" w:author="MARTINSIsabelAlex" w:date="2026-03-06T14:33:00Z">
        <w:r w:rsidRPr="0013008F" w:rsidDel="00FB32C7">
          <w:rPr>
            <w:b/>
            <w:i/>
          </w:rPr>
          <w:delText>)</w:delText>
        </w:r>
      </w:del>
      <w:r w:rsidRPr="0013008F">
        <w:rPr>
          <w:b/>
          <w:i/>
        </w:rPr>
        <w:t>, do Regulamento (UE) 2021/2115 do Parlamento Europeu e do Conselho</w:t>
      </w:r>
      <w:r w:rsidRPr="0013008F">
        <w:rPr>
          <w:rStyle w:val="FootnoteReference"/>
          <w:b/>
          <w:i/>
        </w:rPr>
        <w:footnoteReference w:id="16"/>
      </w:r>
      <w:r w:rsidRPr="0013008F">
        <w:rPr>
          <w:b/>
          <w:i/>
        </w:rPr>
        <w:t xml:space="preserve">; </w:t>
      </w:r>
    </w:p>
    <w:p w14:paraId="6B254382" w14:textId="556660D7" w:rsidR="00231313" w:rsidRPr="0013008F" w:rsidRDefault="00231313" w:rsidP="00231313">
      <w:pPr>
        <w:ind w:left="850" w:hanging="850"/>
      </w:pPr>
      <w:r w:rsidRPr="0013008F">
        <w:br w:type="page"/>
      </w:r>
      <w:r w:rsidRPr="0013008F">
        <w:lastRenderedPageBreak/>
        <w:t>17</w:t>
      </w:r>
      <w:del w:id="723" w:author="MARTINSIsabelAlex" w:date="2026-03-06T14:40:00Z">
        <w:r w:rsidRPr="0013008F" w:rsidDel="003C658E">
          <w:delText>.</w:delText>
        </w:r>
      </w:del>
      <w:ins w:id="724" w:author="MARTINSIsabelAlex" w:date="2026-03-06T14:40:00Z">
        <w:r w:rsidR="003C658E" w:rsidRPr="0013008F">
          <w:t>)</w:t>
        </w:r>
      </w:ins>
      <w:r w:rsidRPr="0013008F">
        <w:tab/>
        <w:t>«</w:t>
      </w:r>
      <w:r w:rsidRPr="0013008F">
        <w:rPr>
          <w:b/>
          <w:bCs/>
          <w:i/>
          <w:iCs/>
        </w:rPr>
        <w:t>Estabelecimento de venda</w:t>
      </w:r>
      <w:r w:rsidRPr="0013008F">
        <w:t xml:space="preserve">», qualquer instalação ou estrutura onde cães </w:t>
      </w:r>
      <w:r w:rsidRPr="0013008F">
        <w:rPr>
          <w:b/>
          <w:bCs/>
          <w:i/>
          <w:iCs/>
        </w:rPr>
        <w:t>ou</w:t>
      </w:r>
      <w:r w:rsidRPr="0013008F">
        <w:t xml:space="preserve"> gatos são detidos para venda ▌sem aí terem nascido</w:t>
      </w:r>
      <w:r w:rsidRPr="0013008F">
        <w:rPr>
          <w:b/>
          <w:bCs/>
          <w:i/>
          <w:iCs/>
        </w:rPr>
        <w:t xml:space="preserve">, incluindo lojas de animais de companhia ou casas particulares, bem como quaisquer instalações ou estruturas destinadas a operações de agrupamento nas quais sejam </w:t>
      </w:r>
      <w:commentRangeStart w:id="725"/>
      <w:del w:id="726" w:author="Cristina FC" w:date="2026-03-10T12:26:00Z">
        <w:r w:rsidRPr="0013008F" w:rsidDel="00466703">
          <w:rPr>
            <w:b/>
            <w:bCs/>
            <w:i/>
            <w:iCs/>
          </w:rPr>
          <w:delText xml:space="preserve">reunidos </w:delText>
        </w:r>
      </w:del>
      <w:commentRangeEnd w:id="725"/>
      <w:ins w:id="727" w:author="Cristina FC" w:date="2026-03-10T12:26:00Z">
        <w:r w:rsidR="00466703">
          <w:rPr>
            <w:b/>
            <w:bCs/>
            <w:i/>
            <w:iCs/>
          </w:rPr>
          <w:t>agrupados</w:t>
        </w:r>
        <w:r w:rsidR="00466703" w:rsidRPr="0013008F">
          <w:rPr>
            <w:b/>
            <w:bCs/>
            <w:i/>
            <w:iCs/>
          </w:rPr>
          <w:t xml:space="preserve"> </w:t>
        </w:r>
      </w:ins>
      <w:r w:rsidR="00F3006A" w:rsidRPr="0013008F">
        <w:rPr>
          <w:rStyle w:val="CommentReference"/>
        </w:rPr>
        <w:commentReference w:id="725"/>
      </w:r>
      <w:r w:rsidRPr="0013008F">
        <w:rPr>
          <w:b/>
          <w:bCs/>
          <w:i/>
          <w:iCs/>
        </w:rPr>
        <w:t>cães ou gatos a partir de mais do que um estabelecimento;</w:t>
      </w:r>
    </w:p>
    <w:p w14:paraId="0F9BB91B" w14:textId="235D2D96" w:rsidR="00231313" w:rsidRPr="0013008F" w:rsidRDefault="00231313" w:rsidP="00231313">
      <w:pPr>
        <w:ind w:left="850" w:hanging="850"/>
      </w:pPr>
      <w:r w:rsidRPr="0013008F">
        <w:t>18</w:t>
      </w:r>
      <w:del w:id="728" w:author="MARTINSIsabelAlex" w:date="2026-03-06T14:40:00Z">
        <w:r w:rsidRPr="0013008F" w:rsidDel="003C658E">
          <w:delText>.</w:delText>
        </w:r>
      </w:del>
      <w:ins w:id="729" w:author="MARTINSIsabelAlex" w:date="2026-03-06T14:40:00Z">
        <w:r w:rsidR="003C658E" w:rsidRPr="0013008F">
          <w:t>)</w:t>
        </w:r>
      </w:ins>
      <w:r w:rsidRPr="0013008F">
        <w:tab/>
      </w:r>
      <w:r w:rsidRPr="0013008F">
        <w:rPr>
          <w:b/>
          <w:bCs/>
          <w:i/>
          <w:iCs/>
        </w:rPr>
        <w:t>«Abrigo»</w:t>
      </w:r>
      <w:r w:rsidRPr="0013008F">
        <w:t xml:space="preserve">, qualquer instalação ou estrutura, </w:t>
      </w:r>
      <w:r w:rsidRPr="0013008F">
        <w:rPr>
          <w:b/>
          <w:bCs/>
          <w:i/>
          <w:iCs/>
        </w:rPr>
        <w:t>incluindo</w:t>
      </w:r>
      <w:r w:rsidRPr="0013008F">
        <w:t xml:space="preserve"> as casas particulares ▌, onde são detidos cães </w:t>
      </w:r>
      <w:r w:rsidRPr="0013008F">
        <w:rPr>
          <w:b/>
          <w:bCs/>
          <w:i/>
          <w:iCs/>
        </w:rPr>
        <w:t>ou</w:t>
      </w:r>
      <w:r w:rsidRPr="0013008F">
        <w:t xml:space="preserve"> gatos não desejados, abandonados, perdidos, confiscados ou anteriormente vadios, para efeitos de </w:t>
      </w:r>
      <w:r w:rsidRPr="0013008F">
        <w:rPr>
          <w:b/>
          <w:bCs/>
          <w:i/>
          <w:iCs/>
        </w:rPr>
        <w:t>colocação no mercado</w:t>
      </w:r>
      <w:r w:rsidRPr="0013008F">
        <w:t>;</w:t>
      </w:r>
    </w:p>
    <w:p w14:paraId="6419036B" w14:textId="6E3B3AA4" w:rsidR="00231313" w:rsidRPr="0013008F" w:rsidRDefault="00231313" w:rsidP="00231313">
      <w:pPr>
        <w:ind w:left="850" w:hanging="850"/>
      </w:pPr>
      <w:r w:rsidRPr="0013008F">
        <w:rPr>
          <w:b/>
          <w:i/>
        </w:rPr>
        <w:t>19</w:t>
      </w:r>
      <w:del w:id="730" w:author="MARTINSIsabelAlex" w:date="2026-03-06T14:40:00Z">
        <w:r w:rsidRPr="0013008F" w:rsidDel="003C658E">
          <w:rPr>
            <w:b/>
            <w:i/>
          </w:rPr>
          <w:delText>.</w:delText>
        </w:r>
      </w:del>
      <w:ins w:id="731" w:author="MARTINSIsabelAlex" w:date="2026-03-06T14:40:00Z">
        <w:r w:rsidR="003C658E" w:rsidRPr="0013008F">
          <w:rPr>
            <w:b/>
            <w:i/>
          </w:rPr>
          <w:t>)</w:t>
        </w:r>
      </w:ins>
      <w:r w:rsidRPr="0013008F">
        <w:tab/>
      </w:r>
      <w:r w:rsidRPr="0013008F">
        <w:rPr>
          <w:b/>
          <w:i/>
        </w:rPr>
        <w:t xml:space="preserve">«Casa de acolhimento», uma </w:t>
      </w:r>
      <w:proofErr w:type="gramStart"/>
      <w:r w:rsidRPr="0013008F">
        <w:rPr>
          <w:b/>
          <w:i/>
        </w:rPr>
        <w:t>casa particular onde cães</w:t>
      </w:r>
      <w:proofErr w:type="gramEnd"/>
      <w:r w:rsidRPr="0013008F">
        <w:rPr>
          <w:b/>
          <w:i/>
        </w:rPr>
        <w:t xml:space="preserve"> ou gatos são detidos em nome de um operador responsável por cães ou gatos não desejados, abandonados, perdidos, confiscados ou anteriormente vadios;</w:t>
      </w:r>
    </w:p>
    <w:p w14:paraId="2EA50C12" w14:textId="7DA763E8" w:rsidR="00231313" w:rsidRPr="0013008F" w:rsidRDefault="00231313" w:rsidP="00231313">
      <w:pPr>
        <w:ind w:left="850" w:hanging="850"/>
      </w:pPr>
      <w:r w:rsidRPr="0013008F">
        <w:t>20</w:t>
      </w:r>
      <w:del w:id="732" w:author="MARTINSIsabelAlex" w:date="2026-03-06T14:40:00Z">
        <w:r w:rsidRPr="0013008F" w:rsidDel="003C658E">
          <w:delText>.</w:delText>
        </w:r>
      </w:del>
      <w:ins w:id="733" w:author="MARTINSIsabelAlex" w:date="2026-03-06T14:40:00Z">
        <w:r w:rsidR="003C658E" w:rsidRPr="0013008F">
          <w:t>)</w:t>
        </w:r>
      </w:ins>
      <w:r w:rsidRPr="0013008F">
        <w:tab/>
        <w:t xml:space="preserve">«Operador», qualquer pessoa singular ou coletiva </w:t>
      </w:r>
      <w:r w:rsidRPr="0013008F">
        <w:rPr>
          <w:b/>
          <w:bCs/>
          <w:i/>
          <w:iCs/>
        </w:rPr>
        <w:t>que coloca cães ou gatos no mercado e é</w:t>
      </w:r>
      <w:r w:rsidRPr="0013008F">
        <w:t xml:space="preserve"> responsável por </w:t>
      </w:r>
      <w:r w:rsidRPr="0013008F">
        <w:rPr>
          <w:b/>
          <w:bCs/>
          <w:i/>
          <w:iCs/>
        </w:rPr>
        <w:t>um</w:t>
      </w:r>
      <w:r w:rsidRPr="0013008F">
        <w:t xml:space="preserve"> </w:t>
      </w:r>
      <w:r w:rsidRPr="0013008F">
        <w:rPr>
          <w:b/>
          <w:bCs/>
          <w:i/>
          <w:iCs/>
        </w:rPr>
        <w:t>estabelecimento de criação, por um estabelecimento de venda ou por um abrigo e pelos cães ou gatos aí detidos, ou que</w:t>
      </w:r>
      <w:r w:rsidRPr="0013008F">
        <w:t xml:space="preserve"> coloca cães e gatos </w:t>
      </w:r>
      <w:r w:rsidRPr="0013008F">
        <w:rPr>
          <w:b/>
          <w:bCs/>
          <w:i/>
          <w:iCs/>
        </w:rPr>
        <w:t>numa casa de acolhimento e é responsável pelos cães ou gatos aí detidos;</w:t>
      </w:r>
    </w:p>
    <w:p w14:paraId="0CCCCD1C" w14:textId="77777777" w:rsidR="00231313" w:rsidRPr="0013008F" w:rsidRDefault="00231313">
      <w:pPr>
        <w:ind w:left="850" w:firstLine="1"/>
        <w:pPrChange w:id="734" w:author="MARTINSIsabelAlex" w:date="2026-03-06T14:39:00Z">
          <w:pPr>
            <w:ind w:left="850" w:hanging="850"/>
          </w:pPr>
        </w:pPrChange>
      </w:pPr>
      <w:r w:rsidRPr="0013008F">
        <w:br w:type="page"/>
      </w:r>
      <w:del w:id="735" w:author="MARTINSIsabelAlex" w:date="2026-03-06T14:39:00Z">
        <w:r w:rsidRPr="0013008F" w:rsidDel="003C658E">
          <w:lastRenderedPageBreak/>
          <w:tab/>
        </w:r>
      </w:del>
      <w:r w:rsidRPr="0013008F">
        <w:t>▌</w:t>
      </w:r>
    </w:p>
    <w:p w14:paraId="27E551FD" w14:textId="5F53384F" w:rsidR="00231313" w:rsidRPr="0013008F" w:rsidRDefault="00231313" w:rsidP="00231313">
      <w:pPr>
        <w:ind w:left="850" w:hanging="850"/>
      </w:pPr>
      <w:r w:rsidRPr="0013008F">
        <w:t>21</w:t>
      </w:r>
      <w:del w:id="736" w:author="MARTINSIsabelAlex" w:date="2026-03-06T14:40:00Z">
        <w:r w:rsidRPr="0013008F" w:rsidDel="003C658E">
          <w:delText>.</w:delText>
        </w:r>
      </w:del>
      <w:ins w:id="737" w:author="MARTINSIsabelAlex" w:date="2026-03-06T14:40:00Z">
        <w:r w:rsidR="003C658E" w:rsidRPr="0013008F">
          <w:t>)</w:t>
        </w:r>
      </w:ins>
      <w:r w:rsidRPr="0013008F">
        <w:tab/>
        <w:t>«Autoridades competentes», as autoridades competentes na aceção do artigo 3.º, ponto 3</w:t>
      </w:r>
      <w:del w:id="738" w:author="MARTINSIsabelAlex" w:date="2026-03-06T14:39:00Z">
        <w:r w:rsidRPr="0013008F" w:rsidDel="003C658E">
          <w:delText>)</w:delText>
        </w:r>
      </w:del>
      <w:r w:rsidRPr="0013008F">
        <w:t>, do Regulamento (UE) 2017/625 do Parlamento Europeu e do Conselho</w:t>
      </w:r>
      <w:r w:rsidRPr="0013008F">
        <w:rPr>
          <w:rStyle w:val="FootnoteReference"/>
        </w:rPr>
        <w:footnoteReference w:id="17"/>
      </w:r>
      <w:r w:rsidRPr="0013008F">
        <w:t>;</w:t>
      </w:r>
    </w:p>
    <w:p w14:paraId="23870DD6" w14:textId="178A4052" w:rsidR="00231313" w:rsidRPr="0013008F" w:rsidRDefault="00231313" w:rsidP="00231313">
      <w:pPr>
        <w:ind w:left="850" w:hanging="850"/>
      </w:pPr>
      <w:r w:rsidRPr="0013008F">
        <w:t>22</w:t>
      </w:r>
      <w:del w:id="739" w:author="MARTINSIsabelAlex" w:date="2026-03-06T14:40:00Z">
        <w:r w:rsidRPr="0013008F" w:rsidDel="003C658E">
          <w:delText>.</w:delText>
        </w:r>
      </w:del>
      <w:ins w:id="740" w:author="MARTINSIsabelAlex" w:date="2026-03-06T14:40:00Z">
        <w:r w:rsidR="003C658E" w:rsidRPr="0013008F">
          <w:t>)</w:t>
        </w:r>
      </w:ins>
      <w:r w:rsidRPr="0013008F">
        <w:tab/>
        <w:t xml:space="preserve">«Estratégia de reprodução», um conjunto de ações sistemáticas, incluindo o registo, a seleção, a reprodução e o intercâmbio de cães </w:t>
      </w:r>
      <w:r w:rsidRPr="0013008F">
        <w:rPr>
          <w:b/>
          <w:bCs/>
          <w:i/>
          <w:iCs/>
        </w:rPr>
        <w:t>ou</w:t>
      </w:r>
      <w:r w:rsidRPr="0013008F">
        <w:t xml:space="preserve"> gatos reprodutores e dos respetivos produtos germinais, concebidas e aplicadas com vista a preservar ou reforçar as características fenotípicas </w:t>
      </w:r>
      <w:r w:rsidRPr="0013008F">
        <w:rPr>
          <w:b/>
          <w:bCs/>
          <w:i/>
          <w:iCs/>
        </w:rPr>
        <w:t>ou</w:t>
      </w:r>
      <w:r w:rsidRPr="0013008F">
        <w:t xml:space="preserve"> </w:t>
      </w:r>
      <w:proofErr w:type="spellStart"/>
      <w:r w:rsidRPr="0013008F">
        <w:t>genotípicas</w:t>
      </w:r>
      <w:proofErr w:type="spellEnd"/>
      <w:r w:rsidRPr="0013008F">
        <w:t xml:space="preserve"> pretendidas da população reprodutora alvo;</w:t>
      </w:r>
    </w:p>
    <w:p w14:paraId="0F2A83B1" w14:textId="791274B3" w:rsidR="00231313" w:rsidRPr="0013008F" w:rsidRDefault="00231313" w:rsidP="00231313">
      <w:pPr>
        <w:ind w:left="850" w:hanging="850"/>
      </w:pPr>
      <w:r w:rsidRPr="0013008F">
        <w:rPr>
          <w:b/>
          <w:i/>
        </w:rPr>
        <w:t>23</w:t>
      </w:r>
      <w:del w:id="741" w:author="MARTINSIsabelAlex" w:date="2026-03-06T14:41:00Z">
        <w:r w:rsidRPr="0013008F" w:rsidDel="003C658E">
          <w:rPr>
            <w:b/>
            <w:i/>
          </w:rPr>
          <w:delText>.</w:delText>
        </w:r>
      </w:del>
      <w:ins w:id="742" w:author="MARTINSIsabelAlex" w:date="2026-03-06T14:41:00Z">
        <w:r w:rsidR="003C658E" w:rsidRPr="0013008F">
          <w:rPr>
            <w:b/>
            <w:i/>
          </w:rPr>
          <w:t>)</w:t>
        </w:r>
      </w:ins>
      <w:r w:rsidRPr="0013008F">
        <w:rPr>
          <w:b/>
          <w:i/>
        </w:rPr>
        <w:tab/>
      </w:r>
      <w:del w:id="743" w:author="MARTINSIsabelAlex" w:date="2026-03-06T14:39:00Z">
        <w:r w:rsidRPr="0013008F" w:rsidDel="003C658E">
          <w:tab/>
        </w:r>
      </w:del>
      <w:r w:rsidRPr="0013008F">
        <w:rPr>
          <w:b/>
          <w:i/>
        </w:rPr>
        <w:t>«Eutanásia», o ato de induzir a morte através de um método que provoca uma perda de consciência rápida e irreversível com um mínimo de dor e angústia e que põe termo à vida do cão ou do gato;</w:t>
      </w:r>
      <w:del w:id="744" w:author="MARTINSIsabelAlex" w:date="2026-03-06T14:39:00Z">
        <w:r w:rsidRPr="0013008F" w:rsidDel="003C658E">
          <w:rPr>
            <w:b/>
            <w:i/>
          </w:rPr>
          <w:delText xml:space="preserve"> </w:delText>
        </w:r>
      </w:del>
    </w:p>
    <w:p w14:paraId="6D0AD293" w14:textId="7F079C49" w:rsidR="00231313" w:rsidRPr="0013008F" w:rsidRDefault="00231313" w:rsidP="00231313">
      <w:pPr>
        <w:ind w:left="850" w:hanging="850"/>
      </w:pPr>
      <w:r w:rsidRPr="0013008F">
        <w:t>24</w:t>
      </w:r>
      <w:del w:id="745" w:author="MARTINSIsabelAlex" w:date="2026-03-06T14:41:00Z">
        <w:r w:rsidRPr="0013008F" w:rsidDel="003C658E">
          <w:delText>.</w:delText>
        </w:r>
      </w:del>
      <w:ins w:id="746" w:author="MARTINSIsabelAlex" w:date="2026-03-06T14:41:00Z">
        <w:r w:rsidR="003C658E" w:rsidRPr="0013008F">
          <w:t>)</w:t>
        </w:r>
      </w:ins>
      <w:r w:rsidRPr="0013008F">
        <w:tab/>
        <w:t xml:space="preserve">«Mutilação», uma intervenção, incluindo uma intervenção cirúrgica, realizada por razões que não sejam terapêuticas ou de diagnóstico, </w:t>
      </w:r>
      <w:r w:rsidRPr="0013008F">
        <w:rPr>
          <w:b/>
          <w:i/>
        </w:rPr>
        <w:t xml:space="preserve">exceto a esterilização ou a implantação de um </w:t>
      </w:r>
      <w:proofErr w:type="spellStart"/>
      <w:r w:rsidRPr="0013008F">
        <w:rPr>
          <w:b/>
          <w:i/>
        </w:rPr>
        <w:t>transpondedor</w:t>
      </w:r>
      <w:proofErr w:type="spellEnd"/>
      <w:r w:rsidRPr="0013008F">
        <w:rPr>
          <w:b/>
          <w:i/>
        </w:rPr>
        <w:t>,</w:t>
      </w:r>
      <w:r w:rsidRPr="0013008F">
        <w:t xml:space="preserve"> que provoca danos ou perda de uma parte sensível do corpo, ou a alteração da estrutura óssea, </w:t>
      </w:r>
      <w:r w:rsidRPr="0013008F">
        <w:rPr>
          <w:b/>
          <w:bCs/>
          <w:i/>
          <w:iCs/>
        </w:rPr>
        <w:t>de um cão ou de um gato</w:t>
      </w:r>
      <w:r w:rsidRPr="0013008F">
        <w:t>;</w:t>
      </w:r>
    </w:p>
    <w:p w14:paraId="533D30DC" w14:textId="06F631C7" w:rsidR="00231313" w:rsidRPr="0013008F" w:rsidRDefault="00231313" w:rsidP="00231313">
      <w:pPr>
        <w:ind w:left="850" w:hanging="850"/>
      </w:pPr>
      <w:r w:rsidRPr="0013008F">
        <w:br w:type="page"/>
      </w:r>
      <w:r w:rsidRPr="0013008F">
        <w:rPr>
          <w:b/>
          <w:i/>
        </w:rPr>
        <w:lastRenderedPageBreak/>
        <w:t>25</w:t>
      </w:r>
      <w:del w:id="747" w:author="MARTINSIsabelAlex" w:date="2026-03-06T14:41:00Z">
        <w:r w:rsidRPr="0013008F" w:rsidDel="003C658E">
          <w:rPr>
            <w:b/>
            <w:i/>
          </w:rPr>
          <w:delText>.</w:delText>
        </w:r>
      </w:del>
      <w:ins w:id="748" w:author="MARTINSIsabelAlex" w:date="2026-03-06T14:41:00Z">
        <w:r w:rsidR="003C658E" w:rsidRPr="0013008F">
          <w:rPr>
            <w:b/>
            <w:i/>
          </w:rPr>
          <w:t>)</w:t>
        </w:r>
      </w:ins>
      <w:r w:rsidRPr="0013008F">
        <w:rPr>
          <w:b/>
          <w:i/>
        </w:rPr>
        <w:tab/>
      </w:r>
      <w:r w:rsidRPr="0013008F">
        <w:tab/>
      </w:r>
      <w:r w:rsidRPr="0013008F">
        <w:rPr>
          <w:b/>
          <w:i/>
        </w:rPr>
        <w:t>«Esterilização», o processo através do qual cães ou gatos são impedidos de se reproduzirem com recurso a cirurgia e de forma irreversível</w:t>
      </w:r>
      <w:del w:id="749" w:author="MARTINSIsabelAlex" w:date="2026-03-06T14:41:00Z">
        <w:r w:rsidRPr="0013008F" w:rsidDel="003C658E">
          <w:rPr>
            <w:b/>
            <w:i/>
          </w:rPr>
          <w:delText xml:space="preserve"> </w:delText>
        </w:r>
      </w:del>
      <w:r w:rsidRPr="0013008F">
        <w:rPr>
          <w:b/>
          <w:i/>
        </w:rPr>
        <w:t>;</w:t>
      </w:r>
    </w:p>
    <w:p w14:paraId="6D8851A5" w14:textId="77777777" w:rsidR="00231313" w:rsidRPr="0013008F" w:rsidRDefault="00231313" w:rsidP="00231313">
      <w:pPr>
        <w:ind w:left="850" w:hanging="850"/>
      </w:pPr>
      <w:r w:rsidRPr="0013008F">
        <w:t>▌</w:t>
      </w:r>
      <w:del w:id="750" w:author="MARTINSIsabelAlex" w:date="2026-03-06T14:41:00Z">
        <w:r w:rsidRPr="0013008F" w:rsidDel="003C658E">
          <w:tab/>
        </w:r>
      </w:del>
    </w:p>
    <w:p w14:paraId="21B10C19" w14:textId="0D75DFE0" w:rsidR="00231313" w:rsidRPr="0013008F" w:rsidRDefault="00231313" w:rsidP="00231313">
      <w:pPr>
        <w:ind w:left="850" w:hanging="850"/>
      </w:pPr>
      <w:r w:rsidRPr="0013008F">
        <w:t>26</w:t>
      </w:r>
      <w:del w:id="751" w:author="MARTINSIsabelAlex" w:date="2026-03-06T14:41:00Z">
        <w:r w:rsidRPr="0013008F" w:rsidDel="00641A10">
          <w:delText>.</w:delText>
        </w:r>
      </w:del>
      <w:ins w:id="752" w:author="MARTINSIsabelAlex" w:date="2026-03-06T14:41:00Z">
        <w:r w:rsidR="00641A10" w:rsidRPr="0013008F">
          <w:t>)</w:t>
        </w:r>
      </w:ins>
      <w:r w:rsidRPr="0013008F">
        <w:tab/>
        <w:t xml:space="preserve">«Sofrimento», um estado físico ou mental desagradável e indesejado, resultante da exposição de um </w:t>
      </w:r>
      <w:r w:rsidRPr="0013008F">
        <w:rPr>
          <w:b/>
          <w:bCs/>
          <w:i/>
          <w:iCs/>
        </w:rPr>
        <w:t>cão ou gato</w:t>
      </w:r>
      <w:r w:rsidRPr="0013008F">
        <w:rPr>
          <w:i/>
          <w:iCs/>
        </w:rPr>
        <w:t xml:space="preserve"> </w:t>
      </w:r>
      <w:r w:rsidRPr="0013008F">
        <w:t xml:space="preserve">a estímulos nocivos ou da ausência </w:t>
      </w:r>
      <w:r w:rsidRPr="0013008F">
        <w:rPr>
          <w:b/>
          <w:bCs/>
          <w:i/>
          <w:iCs/>
        </w:rPr>
        <w:t>continuada</w:t>
      </w:r>
      <w:r w:rsidRPr="0013008F">
        <w:t xml:space="preserve"> de estímulos positivos importantes;</w:t>
      </w:r>
    </w:p>
    <w:p w14:paraId="2029D6F4" w14:textId="106D7DA2" w:rsidR="00231313" w:rsidRPr="0013008F" w:rsidRDefault="00231313" w:rsidP="00231313">
      <w:pPr>
        <w:ind w:left="850" w:hanging="850"/>
      </w:pPr>
      <w:r w:rsidRPr="0013008F">
        <w:t>27</w:t>
      </w:r>
      <w:del w:id="753" w:author="MARTINSIsabelAlex" w:date="2026-03-06T14:41:00Z">
        <w:r w:rsidRPr="0013008F" w:rsidDel="00641A10">
          <w:delText>.</w:delText>
        </w:r>
      </w:del>
      <w:ins w:id="754" w:author="MARTINSIsabelAlex" w:date="2026-03-06T14:41:00Z">
        <w:r w:rsidR="00641A10" w:rsidRPr="0013008F">
          <w:t>)</w:t>
        </w:r>
      </w:ins>
      <w:r w:rsidRPr="0013008F">
        <w:tab/>
        <w:t xml:space="preserve">«Alojamento», edifícios ou espaço exterior delimitado em estabelecimentos onde são detidos cães </w:t>
      </w:r>
      <w:r w:rsidRPr="0013008F">
        <w:rPr>
          <w:b/>
          <w:bCs/>
          <w:i/>
          <w:iCs/>
        </w:rPr>
        <w:t>ou</w:t>
      </w:r>
      <w:r w:rsidRPr="0013008F">
        <w:t xml:space="preserve"> gatos </w:t>
      </w:r>
      <w:r w:rsidRPr="0013008F">
        <w:rPr>
          <w:b/>
          <w:bCs/>
          <w:i/>
          <w:iCs/>
        </w:rPr>
        <w:t>de forma temporária ou permanente</w:t>
      </w:r>
      <w:r w:rsidRPr="0013008F">
        <w:t>;</w:t>
      </w:r>
    </w:p>
    <w:p w14:paraId="00280724" w14:textId="77ADE1C3" w:rsidR="00231313" w:rsidRPr="0013008F" w:rsidRDefault="00231313" w:rsidP="00231313">
      <w:pPr>
        <w:ind w:left="850" w:hanging="850"/>
      </w:pPr>
      <w:r w:rsidRPr="0013008F">
        <w:t>28</w:t>
      </w:r>
      <w:del w:id="755" w:author="MARTINSIsabelAlex" w:date="2026-03-06T14:41:00Z">
        <w:r w:rsidRPr="0013008F" w:rsidDel="00641A10">
          <w:delText>.</w:delText>
        </w:r>
      </w:del>
      <w:ins w:id="756" w:author="MARTINSIsabelAlex" w:date="2026-03-06T14:41:00Z">
        <w:r w:rsidR="00641A10" w:rsidRPr="0013008F">
          <w:t>)</w:t>
        </w:r>
      </w:ins>
      <w:r w:rsidRPr="0013008F">
        <w:tab/>
        <w:t>«Canil», uma estrutura física que contém um ou mais compartimentos ▌para alojar cães;</w:t>
      </w:r>
    </w:p>
    <w:p w14:paraId="1AA6A1E8" w14:textId="015067D0" w:rsidR="00231313" w:rsidRPr="0013008F" w:rsidRDefault="00231313" w:rsidP="00231313">
      <w:pPr>
        <w:ind w:left="850" w:hanging="850"/>
      </w:pPr>
      <w:r w:rsidRPr="0013008F">
        <w:t>29</w:t>
      </w:r>
      <w:del w:id="757" w:author="MARTINSIsabelAlex" w:date="2026-03-06T14:41:00Z">
        <w:r w:rsidRPr="0013008F" w:rsidDel="00641A10">
          <w:delText>.</w:delText>
        </w:r>
      </w:del>
      <w:ins w:id="758" w:author="MARTINSIsabelAlex" w:date="2026-03-06T14:41:00Z">
        <w:r w:rsidR="00641A10" w:rsidRPr="0013008F">
          <w:t>)</w:t>
        </w:r>
      </w:ins>
      <w:r w:rsidRPr="0013008F">
        <w:tab/>
        <w:t>«Gatil», uma estrutura física que contém um ou mais compartimentos ▌para alojar gatos;</w:t>
      </w:r>
    </w:p>
    <w:p w14:paraId="059E131C" w14:textId="055E87C6" w:rsidR="00231313" w:rsidRPr="0013008F" w:rsidRDefault="00231313" w:rsidP="00231313">
      <w:pPr>
        <w:ind w:left="850" w:hanging="850"/>
      </w:pPr>
      <w:r w:rsidRPr="0013008F">
        <w:t>30</w:t>
      </w:r>
      <w:del w:id="759" w:author="MARTINSIsabelAlex" w:date="2026-03-06T14:41:00Z">
        <w:r w:rsidRPr="0013008F" w:rsidDel="00641A10">
          <w:delText>.</w:delText>
        </w:r>
      </w:del>
      <w:ins w:id="760" w:author="MARTINSIsabelAlex" w:date="2026-03-06T14:41:00Z">
        <w:r w:rsidR="00641A10" w:rsidRPr="0013008F">
          <w:t>)</w:t>
        </w:r>
      </w:ins>
      <w:r w:rsidRPr="0013008F">
        <w:tab/>
        <w:t xml:space="preserve">«Cuidador de animais», uma pessoa que cuida dos cães </w:t>
      </w:r>
      <w:r w:rsidRPr="0013008F">
        <w:rPr>
          <w:b/>
          <w:bCs/>
          <w:i/>
          <w:iCs/>
        </w:rPr>
        <w:t>ou</w:t>
      </w:r>
      <w:r w:rsidRPr="0013008F">
        <w:t xml:space="preserve"> gatos criados ou detidos num estabelecimento, </w:t>
      </w:r>
      <w:r w:rsidRPr="0013008F">
        <w:rPr>
          <w:b/>
          <w:bCs/>
          <w:i/>
          <w:iCs/>
        </w:rPr>
        <w:t>incluindo voluntários, estagiários e trabalhadores a tempo parcial, sob a responsabilidade de um operador</w:t>
      </w:r>
      <w:r w:rsidRPr="0013008F">
        <w:t>;</w:t>
      </w:r>
    </w:p>
    <w:p w14:paraId="1C4FC224" w14:textId="7D792FA4" w:rsidR="00231313" w:rsidRPr="0013008F" w:rsidRDefault="00231313" w:rsidP="00231313">
      <w:pPr>
        <w:ind w:left="850" w:hanging="850"/>
      </w:pPr>
      <w:r w:rsidRPr="0013008F">
        <w:br w:type="page"/>
      </w:r>
      <w:r w:rsidRPr="0013008F">
        <w:lastRenderedPageBreak/>
        <w:t>31</w:t>
      </w:r>
      <w:del w:id="761" w:author="MARTINSIsabelAlex" w:date="2026-03-06T14:42:00Z">
        <w:r w:rsidRPr="0013008F" w:rsidDel="00641A10">
          <w:delText>.</w:delText>
        </w:r>
      </w:del>
      <w:ins w:id="762" w:author="MARTINSIsabelAlex" w:date="2026-03-06T14:42:00Z">
        <w:r w:rsidR="00641A10" w:rsidRPr="0013008F">
          <w:t>)</w:t>
        </w:r>
      </w:ins>
      <w:r w:rsidRPr="0013008F">
        <w:tab/>
        <w:t xml:space="preserve">«Enriquecimentos», quaisquer materiais ou estruturas presentes no ambiente </w:t>
      </w:r>
      <w:r w:rsidRPr="0013008F">
        <w:rPr>
          <w:b/>
          <w:bCs/>
          <w:i/>
          <w:iCs/>
        </w:rPr>
        <w:t>de um cão ou de um gato</w:t>
      </w:r>
      <w:r w:rsidRPr="0013008F">
        <w:t>, com propriedades ocupacionais ou nutricionais capazes de provocar e satisfazer a curiosidade ou o comportamento apetitivo de um cão ou de um gato, ou de o motivar fisicamente;</w:t>
      </w:r>
    </w:p>
    <w:p w14:paraId="3AD7A81D" w14:textId="5206F348" w:rsidR="00231313" w:rsidRPr="0013008F" w:rsidRDefault="00231313" w:rsidP="00231313">
      <w:pPr>
        <w:ind w:left="850" w:hanging="850"/>
      </w:pPr>
      <w:r w:rsidRPr="0013008F">
        <w:t>32</w:t>
      </w:r>
      <w:del w:id="763" w:author="MARTINSIsabelAlex" w:date="2026-03-06T14:42:00Z">
        <w:r w:rsidRPr="0013008F" w:rsidDel="00641A10">
          <w:delText>.</w:delText>
        </w:r>
      </w:del>
      <w:ins w:id="764" w:author="MARTINSIsabelAlex" w:date="2026-03-06T14:42:00Z">
        <w:r w:rsidR="00641A10" w:rsidRPr="0013008F">
          <w:t>)</w:t>
        </w:r>
      </w:ins>
      <w:r w:rsidRPr="0013008F">
        <w:tab/>
        <w:t xml:space="preserve">«Acorrentamento», ato de prender um </w:t>
      </w:r>
      <w:r w:rsidRPr="0013008F">
        <w:rPr>
          <w:b/>
          <w:bCs/>
          <w:i/>
          <w:iCs/>
        </w:rPr>
        <w:t>cão ou gato</w:t>
      </w:r>
      <w:r w:rsidRPr="0013008F">
        <w:rPr>
          <w:i/>
          <w:iCs/>
        </w:rPr>
        <w:t xml:space="preserve"> </w:t>
      </w:r>
      <w:r w:rsidRPr="0013008F">
        <w:t xml:space="preserve">a um ponto de fixação </w:t>
      </w:r>
      <w:r w:rsidRPr="0013008F">
        <w:rPr>
          <w:b/>
          <w:bCs/>
          <w:i/>
          <w:iCs/>
        </w:rPr>
        <w:t>ou a um objeto</w:t>
      </w:r>
      <w:r w:rsidRPr="0013008F">
        <w:t xml:space="preserve"> para o manter numa zona desejada </w:t>
      </w:r>
      <w:r w:rsidRPr="0013008F">
        <w:rPr>
          <w:b/>
          <w:bCs/>
          <w:i/>
          <w:iCs/>
        </w:rPr>
        <w:t>ou para restringir o seu movimento</w:t>
      </w:r>
      <w:r w:rsidRPr="0013008F">
        <w:t>;</w:t>
      </w:r>
    </w:p>
    <w:p w14:paraId="7E59460F" w14:textId="57332BBF" w:rsidR="00231313" w:rsidRPr="0013008F" w:rsidRDefault="00231313" w:rsidP="00231313">
      <w:pPr>
        <w:ind w:left="850" w:hanging="850"/>
      </w:pPr>
      <w:r w:rsidRPr="0013008F">
        <w:t>33</w:t>
      </w:r>
      <w:del w:id="765" w:author="MARTINSIsabelAlex" w:date="2026-03-06T14:42:00Z">
        <w:r w:rsidRPr="0013008F" w:rsidDel="00641A10">
          <w:delText>.</w:delText>
        </w:r>
      </w:del>
      <w:ins w:id="766" w:author="MARTINSIsabelAlex" w:date="2026-03-06T14:42:00Z">
        <w:r w:rsidR="00641A10" w:rsidRPr="0013008F">
          <w:t>)</w:t>
        </w:r>
      </w:ins>
      <w:r w:rsidRPr="0013008F">
        <w:tab/>
        <w:t xml:space="preserve">«Contentor», qualquer caixa, </w:t>
      </w:r>
      <w:del w:id="767" w:author="Cristina FC" w:date="2026-03-10T13:00:00Z">
        <w:r w:rsidRPr="0013008F" w:rsidDel="00BA1AB1">
          <w:rPr>
            <w:i/>
            <w:iCs/>
          </w:rPr>
          <w:delText xml:space="preserve">box </w:delText>
        </w:r>
        <w:r w:rsidRPr="0013008F" w:rsidDel="00BA1AB1">
          <w:delText xml:space="preserve">para </w:delText>
        </w:r>
        <w:commentRangeStart w:id="768"/>
        <w:r w:rsidRPr="0013008F" w:rsidDel="00BA1AB1">
          <w:delText>animais</w:delText>
        </w:r>
      </w:del>
      <w:ins w:id="769" w:author="Cristina FC" w:date="2026-03-10T13:00:00Z">
        <w:r w:rsidR="00BA1AB1" w:rsidRPr="00BA1AB1">
          <w:rPr>
            <w:rPrChange w:id="770" w:author="Cristina FC" w:date="2026-03-10T13:00:00Z">
              <w:rPr>
                <w:i/>
                <w:iCs/>
              </w:rPr>
            </w:rPrChange>
          </w:rPr>
          <w:t>compartimento</w:t>
        </w:r>
      </w:ins>
      <w:commentRangeEnd w:id="768"/>
      <w:ins w:id="771" w:author="Cristina FC" w:date="2026-03-10T13:01:00Z">
        <w:r w:rsidR="00BA1AB1">
          <w:rPr>
            <w:rStyle w:val="CommentReference"/>
          </w:rPr>
          <w:commentReference w:id="768"/>
        </w:r>
      </w:ins>
      <w:r w:rsidRPr="00BA1AB1">
        <w:t xml:space="preserve">, </w:t>
      </w:r>
      <w:r w:rsidRPr="0013008F">
        <w:rPr>
          <w:b/>
          <w:bCs/>
          <w:i/>
          <w:iCs/>
        </w:rPr>
        <w:t>jaula,</w:t>
      </w:r>
      <w:r w:rsidRPr="0013008F">
        <w:rPr>
          <w:i/>
          <w:iCs/>
        </w:rPr>
        <w:t xml:space="preserve"> </w:t>
      </w:r>
      <w:r w:rsidRPr="0013008F">
        <w:t xml:space="preserve">recetáculo ou outra estrutura </w:t>
      </w:r>
      <w:r w:rsidRPr="0013008F">
        <w:rPr>
          <w:b/>
          <w:bCs/>
          <w:i/>
          <w:iCs/>
        </w:rPr>
        <w:t>móvel</w:t>
      </w:r>
      <w:r w:rsidRPr="0013008F">
        <w:t xml:space="preserve"> utilizada para confinar cães </w:t>
      </w:r>
      <w:r w:rsidRPr="0013008F">
        <w:rPr>
          <w:b/>
          <w:bCs/>
          <w:i/>
          <w:iCs/>
        </w:rPr>
        <w:t>ou</w:t>
      </w:r>
      <w:r w:rsidRPr="0013008F">
        <w:t xml:space="preserve"> gatos;</w:t>
      </w:r>
    </w:p>
    <w:p w14:paraId="41E1B25F" w14:textId="77777777" w:rsidR="00231313" w:rsidRPr="0013008F" w:rsidRDefault="00231313">
      <w:pPr>
        <w:ind w:left="850" w:firstLine="1"/>
        <w:pPrChange w:id="772" w:author="MARTINSIsabelAlex" w:date="2026-03-06T14:42:00Z">
          <w:pPr>
            <w:ind w:left="850" w:hanging="850"/>
          </w:pPr>
        </w:pPrChange>
      </w:pPr>
      <w:del w:id="773" w:author="MARTINSIsabelAlex" w:date="2026-03-06T14:42:00Z">
        <w:r w:rsidRPr="0013008F" w:rsidDel="00641A10">
          <w:tab/>
        </w:r>
      </w:del>
      <w:r w:rsidRPr="0013008F">
        <w:t>▌</w:t>
      </w:r>
    </w:p>
    <w:p w14:paraId="0A84C959" w14:textId="6B66A867" w:rsidR="00231313" w:rsidRPr="0013008F" w:rsidRDefault="00231313" w:rsidP="00231313">
      <w:pPr>
        <w:ind w:left="850" w:hanging="850"/>
      </w:pPr>
      <w:r w:rsidRPr="0013008F">
        <w:t>34</w:t>
      </w:r>
      <w:del w:id="774" w:author="MARTINSIsabelAlex" w:date="2026-03-06T14:42:00Z">
        <w:r w:rsidRPr="0013008F" w:rsidDel="00641A10">
          <w:delText>.</w:delText>
        </w:r>
      </w:del>
      <w:ins w:id="775" w:author="MARTINSIsabelAlex" w:date="2026-03-06T14:42:00Z">
        <w:r w:rsidR="00641A10" w:rsidRPr="0013008F">
          <w:t>)</w:t>
        </w:r>
      </w:ins>
      <w:r w:rsidRPr="0013008F">
        <w:tab/>
        <w:t xml:space="preserve">«Propriedade responsável», conjunto de comportamentos de um proprietário ou futuro proprietário de um cão ou gato coerentes com um compromisso de desempenhar várias funções centradas na satisfação das necessidades de </w:t>
      </w:r>
      <w:r w:rsidRPr="0013008F">
        <w:rPr>
          <w:b/>
          <w:bCs/>
          <w:i/>
          <w:iCs/>
        </w:rPr>
        <w:t>saúde,</w:t>
      </w:r>
      <w:r w:rsidRPr="0013008F">
        <w:t xml:space="preserve"> comportamentais, ambientais e físicas do cão ou do gato e de </w:t>
      </w:r>
      <w:r w:rsidRPr="0013008F">
        <w:rPr>
          <w:b/>
          <w:bCs/>
          <w:i/>
          <w:iCs/>
        </w:rPr>
        <w:t>minimizar</w:t>
      </w:r>
      <w:r w:rsidRPr="0013008F">
        <w:t xml:space="preserve"> os riscos que o cão ou gato pode representar para a comunidade, para outros animais ou para o ambiente;</w:t>
      </w:r>
    </w:p>
    <w:p w14:paraId="232CFEDA" w14:textId="6A41EC12" w:rsidR="00231313" w:rsidRPr="0013008F" w:rsidRDefault="00231313" w:rsidP="00231313">
      <w:pPr>
        <w:ind w:left="850" w:hanging="850"/>
      </w:pPr>
      <w:r w:rsidRPr="0013008F">
        <w:br w:type="page"/>
      </w:r>
      <w:r w:rsidRPr="0013008F">
        <w:rPr>
          <w:b/>
          <w:i/>
        </w:rPr>
        <w:lastRenderedPageBreak/>
        <w:t>35</w:t>
      </w:r>
      <w:del w:id="776" w:author="MARTINSIsabelAlex" w:date="2026-03-06T14:42:00Z">
        <w:r w:rsidRPr="0013008F" w:rsidDel="00641A10">
          <w:rPr>
            <w:b/>
            <w:i/>
          </w:rPr>
          <w:delText>.</w:delText>
        </w:r>
      </w:del>
      <w:ins w:id="777" w:author="MARTINSIsabelAlex" w:date="2026-03-06T14:42:00Z">
        <w:r w:rsidR="00641A10" w:rsidRPr="0013008F">
          <w:rPr>
            <w:b/>
            <w:i/>
          </w:rPr>
          <w:t>)</w:t>
        </w:r>
      </w:ins>
      <w:r w:rsidRPr="0013008F">
        <w:tab/>
      </w:r>
      <w:r w:rsidRPr="0013008F">
        <w:rPr>
          <w:b/>
          <w:i/>
        </w:rPr>
        <w:t xml:space="preserve">«Proprietário de um animal de companhia», uma pessoa singular ou coletiva que é proprietária de um cão ou gato como animal de companhia; </w:t>
      </w:r>
    </w:p>
    <w:p w14:paraId="1039A86C" w14:textId="702860DD" w:rsidR="00231313" w:rsidRPr="0013008F" w:rsidRDefault="00231313" w:rsidP="00231313">
      <w:pPr>
        <w:ind w:left="850" w:hanging="850"/>
      </w:pPr>
      <w:r w:rsidRPr="0013008F">
        <w:rPr>
          <w:b/>
          <w:i/>
        </w:rPr>
        <w:t>36</w:t>
      </w:r>
      <w:del w:id="778" w:author="MARTINSIsabelAlex" w:date="2026-03-06T14:43:00Z">
        <w:r w:rsidRPr="0013008F" w:rsidDel="00641A10">
          <w:rPr>
            <w:b/>
            <w:i/>
          </w:rPr>
          <w:delText>.</w:delText>
        </w:r>
      </w:del>
      <w:ins w:id="779" w:author="MARTINSIsabelAlex" w:date="2026-03-06T14:43:00Z">
        <w:r w:rsidR="00641A10" w:rsidRPr="0013008F">
          <w:rPr>
            <w:b/>
            <w:i/>
          </w:rPr>
          <w:t>)</w:t>
        </w:r>
      </w:ins>
      <w:r w:rsidRPr="0013008F">
        <w:tab/>
      </w:r>
      <w:r w:rsidRPr="0013008F">
        <w:tab/>
      </w:r>
      <w:r w:rsidRPr="0013008F">
        <w:rPr>
          <w:b/>
          <w:i/>
        </w:rPr>
        <w:t xml:space="preserve">«Animal de companhia», um cão ou </w:t>
      </w:r>
      <w:ins w:id="780" w:author="MARTINSIsabelAlex" w:date="2026-03-06T14:43:00Z">
        <w:r w:rsidR="00641A10" w:rsidRPr="0013008F">
          <w:rPr>
            <w:b/>
            <w:i/>
          </w:rPr>
          <w:t xml:space="preserve">um </w:t>
        </w:r>
      </w:ins>
      <w:r w:rsidRPr="0013008F">
        <w:rPr>
          <w:b/>
          <w:i/>
        </w:rPr>
        <w:t xml:space="preserve">gato detido para entretenimento pessoal ou para fazer companhia a humanos; </w:t>
      </w:r>
    </w:p>
    <w:p w14:paraId="0EFEE5B1" w14:textId="4EFAD1E8" w:rsidR="00231313" w:rsidRPr="0013008F" w:rsidRDefault="00231313" w:rsidP="00231313">
      <w:pPr>
        <w:ind w:left="850" w:hanging="850"/>
      </w:pPr>
      <w:r w:rsidRPr="0013008F">
        <w:rPr>
          <w:b/>
          <w:i/>
        </w:rPr>
        <w:t>37</w:t>
      </w:r>
      <w:del w:id="781" w:author="MARTINSIsabelAlex" w:date="2026-03-06T14:43:00Z">
        <w:r w:rsidRPr="0013008F" w:rsidDel="00641A10">
          <w:rPr>
            <w:b/>
            <w:i/>
          </w:rPr>
          <w:delText>.</w:delText>
        </w:r>
      </w:del>
      <w:ins w:id="782" w:author="MARTINSIsabelAlex" w:date="2026-03-06T14:43:00Z">
        <w:r w:rsidR="00641A10" w:rsidRPr="0013008F">
          <w:rPr>
            <w:b/>
            <w:i/>
          </w:rPr>
          <w:t>)</w:t>
        </w:r>
      </w:ins>
      <w:r w:rsidRPr="0013008F">
        <w:tab/>
      </w:r>
      <w:r w:rsidRPr="0013008F">
        <w:rPr>
          <w:b/>
          <w:i/>
        </w:rPr>
        <w:t>«Sistema de Alerta Rápido» (</w:t>
      </w:r>
      <w:commentRangeStart w:id="783"/>
      <w:proofErr w:type="spellStart"/>
      <w:r w:rsidRPr="0013008F">
        <w:rPr>
          <w:b/>
          <w:i/>
        </w:rPr>
        <w:t>iRASFF</w:t>
      </w:r>
      <w:commentRangeEnd w:id="783"/>
      <w:proofErr w:type="spellEnd"/>
      <w:r w:rsidR="00711F4A">
        <w:rPr>
          <w:rStyle w:val="CommentReference"/>
        </w:rPr>
        <w:commentReference w:id="783"/>
      </w:r>
      <w:r w:rsidRPr="0013008F">
        <w:rPr>
          <w:b/>
          <w:i/>
        </w:rPr>
        <w:t>), o sistema eletrónico que aplica o sistema de alerta rápido descrito no artigo 50.º do Regulamento (CE) n.º 178/2002 do Parlamento Europeu e do Conselho</w:t>
      </w:r>
      <w:r w:rsidRPr="0013008F">
        <w:rPr>
          <w:rStyle w:val="FootnoteReference"/>
          <w:b/>
          <w:i/>
        </w:rPr>
        <w:footnoteReference w:id="18"/>
      </w:r>
      <w:r w:rsidRPr="0013008F">
        <w:rPr>
          <w:b/>
          <w:i/>
        </w:rPr>
        <w:t xml:space="preserve"> e os procedimentos de assistência e de cooperação administrativas entre Estados</w:t>
      </w:r>
      <w:r w:rsidR="000F6A06" w:rsidRPr="0013008F">
        <w:rPr>
          <w:b/>
          <w:i/>
        </w:rPr>
        <w:noBreakHyphen/>
      </w:r>
      <w:r w:rsidRPr="0013008F">
        <w:rPr>
          <w:b/>
          <w:i/>
        </w:rPr>
        <w:t>Membros descritos nos artigos 102.º a 108.º do Regulamento (UE) 2017/625, respetivamente;</w:t>
      </w:r>
      <w:del w:id="785" w:author="MARTINSIsabelAlex" w:date="2026-03-06T14:43:00Z">
        <w:r w:rsidRPr="0013008F" w:rsidDel="00641A10">
          <w:rPr>
            <w:b/>
            <w:i/>
          </w:rPr>
          <w:delText xml:space="preserve"> </w:delText>
        </w:r>
      </w:del>
    </w:p>
    <w:p w14:paraId="63BE8274" w14:textId="6C1AE553" w:rsidR="00231313" w:rsidRPr="0013008F" w:rsidRDefault="00231313" w:rsidP="00231313">
      <w:pPr>
        <w:ind w:left="850" w:hanging="850"/>
      </w:pPr>
      <w:r w:rsidRPr="0013008F">
        <w:rPr>
          <w:b/>
          <w:i/>
        </w:rPr>
        <w:t>38</w:t>
      </w:r>
      <w:del w:id="786" w:author="MARTINSIsabelAlex" w:date="2026-03-06T14:43:00Z">
        <w:r w:rsidRPr="0013008F" w:rsidDel="00641A10">
          <w:rPr>
            <w:b/>
            <w:i/>
          </w:rPr>
          <w:delText>.</w:delText>
        </w:r>
      </w:del>
      <w:ins w:id="787" w:author="MARTINSIsabelAlex" w:date="2026-03-06T14:43:00Z">
        <w:r w:rsidR="00641A10" w:rsidRPr="0013008F">
          <w:rPr>
            <w:b/>
            <w:i/>
          </w:rPr>
          <w:t>)</w:t>
        </w:r>
      </w:ins>
      <w:r w:rsidRPr="0013008F">
        <w:rPr>
          <w:b/>
          <w:i/>
        </w:rPr>
        <w:tab/>
      </w:r>
      <w:del w:id="788" w:author="MARTINSIsabelAlex" w:date="2026-03-06T14:43:00Z">
        <w:r w:rsidRPr="0013008F" w:rsidDel="00641A10">
          <w:tab/>
        </w:r>
      </w:del>
      <w:r w:rsidRPr="0013008F">
        <w:rPr>
          <w:b/>
          <w:i/>
        </w:rPr>
        <w:t xml:space="preserve">«Rede </w:t>
      </w:r>
      <w:r w:rsidRPr="0013008F">
        <w:rPr>
          <w:b/>
          <w:bCs/>
          <w:i/>
        </w:rPr>
        <w:t>AAC</w:t>
      </w:r>
      <w:r w:rsidRPr="0013008F">
        <w:rPr>
          <w:b/>
          <w:i/>
        </w:rPr>
        <w:t>», a rede constituída pela Comissão e pelos organismos de ligação designados pelos Estados</w:t>
      </w:r>
      <w:r w:rsidR="000F6A06" w:rsidRPr="0013008F">
        <w:rPr>
          <w:b/>
          <w:i/>
        </w:rPr>
        <w:noBreakHyphen/>
      </w:r>
      <w:r w:rsidRPr="0013008F">
        <w:rPr>
          <w:b/>
          <w:i/>
        </w:rPr>
        <w:t>Membros em conformidade com o artigo 103.º, n.º 1, do Regulamento (UE) 2017/625 com o objetivo de facilitar a comunicação entre as autoridades competentes;</w:t>
      </w:r>
      <w:del w:id="789" w:author="MARTINSIsabelAlex" w:date="2026-03-06T14:43:00Z">
        <w:r w:rsidRPr="0013008F" w:rsidDel="00641A10">
          <w:rPr>
            <w:b/>
            <w:i/>
          </w:rPr>
          <w:delText xml:space="preserve"> </w:delText>
        </w:r>
      </w:del>
    </w:p>
    <w:p w14:paraId="1E9F7D1A" w14:textId="028D6D02" w:rsidR="00231313" w:rsidRPr="0013008F" w:rsidRDefault="00231313" w:rsidP="00231313">
      <w:pPr>
        <w:ind w:left="850" w:hanging="850"/>
      </w:pPr>
      <w:r w:rsidRPr="0013008F">
        <w:rPr>
          <w:b/>
          <w:i/>
        </w:rPr>
        <w:t>39</w:t>
      </w:r>
      <w:del w:id="790" w:author="MARTINSIsabelAlex" w:date="2026-03-06T14:43:00Z">
        <w:r w:rsidRPr="0013008F" w:rsidDel="00641A10">
          <w:rPr>
            <w:b/>
            <w:i/>
          </w:rPr>
          <w:delText>.</w:delText>
        </w:r>
      </w:del>
      <w:ins w:id="791" w:author="MARTINSIsabelAlex" w:date="2026-03-06T14:43:00Z">
        <w:r w:rsidR="00641A10" w:rsidRPr="0013008F">
          <w:rPr>
            <w:b/>
            <w:i/>
          </w:rPr>
          <w:t>)</w:t>
        </w:r>
      </w:ins>
      <w:r w:rsidRPr="0013008F">
        <w:rPr>
          <w:b/>
          <w:i/>
        </w:rPr>
        <w:tab/>
      </w:r>
      <w:del w:id="792" w:author="MARTINSIsabelAlex" w:date="2026-03-06T14:43:00Z">
        <w:r w:rsidRPr="0013008F" w:rsidDel="00641A10">
          <w:tab/>
        </w:r>
      </w:del>
      <w:r w:rsidRPr="0013008F">
        <w:rPr>
          <w:b/>
          <w:i/>
        </w:rPr>
        <w:t xml:space="preserve">«Circulação sem caráter comercial», a circulação sem caráter comercial </w:t>
      </w:r>
      <w:del w:id="793" w:author="MARTINSIsabelAlex" w:date="2026-03-06T14:44:00Z">
        <w:r w:rsidRPr="0013008F" w:rsidDel="00641A10">
          <w:rPr>
            <w:b/>
            <w:i/>
          </w:rPr>
          <w:delText>tal como definida</w:delText>
        </w:r>
      </w:del>
      <w:ins w:id="794" w:author="MARTINSIsabelAlex" w:date="2026-03-06T14:44:00Z">
        <w:r w:rsidR="00641A10" w:rsidRPr="0013008F">
          <w:rPr>
            <w:b/>
            <w:i/>
          </w:rPr>
          <w:t>na aceção</w:t>
        </w:r>
      </w:ins>
      <w:r w:rsidRPr="0013008F">
        <w:rPr>
          <w:b/>
          <w:i/>
        </w:rPr>
        <w:t xml:space="preserve"> </w:t>
      </w:r>
      <w:del w:id="795" w:author="MARTINSIsabelAlex" w:date="2026-03-06T14:44:00Z">
        <w:r w:rsidRPr="0013008F" w:rsidDel="00641A10">
          <w:rPr>
            <w:b/>
            <w:i/>
          </w:rPr>
          <w:delText xml:space="preserve">no </w:delText>
        </w:r>
      </w:del>
      <w:ins w:id="796" w:author="MARTINSIsabelAlex" w:date="2026-03-06T14:44:00Z">
        <w:r w:rsidR="00641A10" w:rsidRPr="0013008F">
          <w:rPr>
            <w:b/>
            <w:i/>
          </w:rPr>
          <w:t xml:space="preserve">do </w:t>
        </w:r>
      </w:ins>
      <w:r w:rsidRPr="0013008F">
        <w:rPr>
          <w:b/>
          <w:i/>
        </w:rPr>
        <w:t>artigo 4.º, ponto 14</w:t>
      </w:r>
      <w:del w:id="797" w:author="MARTINSIsabelAlex" w:date="2026-03-06T14:46:00Z">
        <w:r w:rsidRPr="0013008F" w:rsidDel="005F2CDF">
          <w:rPr>
            <w:b/>
            <w:i/>
          </w:rPr>
          <w:delText>)</w:delText>
        </w:r>
      </w:del>
      <w:r w:rsidRPr="0013008F">
        <w:rPr>
          <w:b/>
          <w:i/>
        </w:rPr>
        <w:t>, do Regulamento (UE) 2016/429 do Parlamento Europeu e do Conselho</w:t>
      </w:r>
      <w:r w:rsidRPr="0013008F">
        <w:rPr>
          <w:rStyle w:val="FootnoteReference"/>
          <w:b/>
          <w:i/>
        </w:rPr>
        <w:footnoteReference w:id="19"/>
      </w:r>
      <w:r w:rsidRPr="0013008F">
        <w:rPr>
          <w:b/>
          <w:i/>
        </w:rPr>
        <w:t>, quando o animal de companhia em causa for um cão ou um gato;</w:t>
      </w:r>
    </w:p>
    <w:p w14:paraId="678F0391" w14:textId="6D51E538" w:rsidR="00231313" w:rsidRPr="0013008F" w:rsidRDefault="00231313" w:rsidP="00231313">
      <w:pPr>
        <w:jc w:val="center"/>
      </w:pPr>
      <w:r w:rsidRPr="0013008F">
        <w:br w:type="page"/>
      </w:r>
      <w:r w:rsidRPr="0013008F">
        <w:lastRenderedPageBreak/>
        <w:t>CAPÍTULO II</w:t>
      </w:r>
      <w:r w:rsidRPr="0013008F">
        <w:br/>
        <w:t>OBRIGAÇ</w:t>
      </w:r>
      <w:del w:id="799" w:author="Cristina FC" w:date="2026-03-10T13:55:00Z">
        <w:r w:rsidRPr="0013008F" w:rsidDel="00233B50">
          <w:delText>ÃO</w:delText>
        </w:r>
      </w:del>
      <w:ins w:id="800" w:author="Cristina FC" w:date="2026-03-10T13:56:00Z">
        <w:r w:rsidR="00233B50">
          <w:t>ÕES</w:t>
        </w:r>
      </w:ins>
      <w:r w:rsidRPr="0013008F">
        <w:t xml:space="preserve"> DOS OPERADORES DE ESTABELECIMENTOS</w:t>
      </w:r>
    </w:p>
    <w:p w14:paraId="7488C98F" w14:textId="4B2AC28B" w:rsidR="00231313" w:rsidRPr="0013008F" w:rsidRDefault="00231313" w:rsidP="00231313">
      <w:pPr>
        <w:jc w:val="center"/>
      </w:pPr>
      <w:r w:rsidRPr="0013008F">
        <w:t>Artigo 5.º</w:t>
      </w:r>
      <w:r w:rsidRPr="0013008F">
        <w:br/>
        <w:t xml:space="preserve">Isenções das obrigações </w:t>
      </w:r>
      <w:del w:id="801" w:author="MARTINSIsabelAlex" w:date="2026-03-06T14:47:00Z">
        <w:r w:rsidRPr="0013008F" w:rsidDel="005F2CDF">
          <w:delText xml:space="preserve">estabelecidas </w:delText>
        </w:r>
      </w:del>
      <w:ins w:id="802" w:author="MARTINSIsabelAlex" w:date="2026-03-06T14:47:00Z">
        <w:r w:rsidR="005F2CDF" w:rsidRPr="0013008F">
          <w:t xml:space="preserve">definidas </w:t>
        </w:r>
      </w:ins>
      <w:r w:rsidRPr="0013008F">
        <w:t>no presente capítulo</w:t>
      </w:r>
    </w:p>
    <w:p w14:paraId="3EA964C4" w14:textId="5021F078" w:rsidR="00231313" w:rsidRPr="0013008F" w:rsidRDefault="00231313" w:rsidP="00231313">
      <w:pPr>
        <w:ind w:left="850" w:hanging="850"/>
      </w:pPr>
      <w:r w:rsidRPr="0013008F">
        <w:rPr>
          <w:b/>
          <w:i/>
        </w:rPr>
        <w:t>1.</w:t>
      </w:r>
      <w:r w:rsidRPr="0013008F">
        <w:tab/>
      </w:r>
      <w:r w:rsidRPr="0013008F">
        <w:rPr>
          <w:b/>
          <w:bCs/>
          <w:i/>
          <w:iCs/>
        </w:rPr>
        <w:t xml:space="preserve">Um estabelecimento de criação em que não sejam produzidas mais de duas ninhadas por ano civil para colocação no mercado apenas está sujeito às obrigações previstas no artigo 6.º, no artigo 7.º, </w:t>
      </w:r>
      <w:proofErr w:type="spellStart"/>
      <w:r w:rsidRPr="0013008F">
        <w:rPr>
          <w:b/>
          <w:bCs/>
          <w:i/>
          <w:iCs/>
        </w:rPr>
        <w:t>n.</w:t>
      </w:r>
      <w:r w:rsidRPr="0013008F">
        <w:rPr>
          <w:b/>
          <w:bCs/>
          <w:i/>
          <w:iCs/>
          <w:vertAlign w:val="superscript"/>
        </w:rPr>
        <w:t>os</w:t>
      </w:r>
      <w:proofErr w:type="spellEnd"/>
      <w:r w:rsidRPr="0013008F">
        <w:rPr>
          <w:b/>
          <w:bCs/>
          <w:i/>
          <w:iCs/>
        </w:rPr>
        <w:t xml:space="preserve"> 1, 2, 3 e 4,</w:t>
      </w:r>
      <w:r w:rsidRPr="0013008F">
        <w:rPr>
          <w:b/>
          <w:i/>
        </w:rPr>
        <w:t xml:space="preserve"> no artigo 8.º, no artigo 9.º, no artigo 11.º, no artigo 14.º, </w:t>
      </w:r>
      <w:proofErr w:type="spellStart"/>
      <w:r w:rsidRPr="0013008F">
        <w:rPr>
          <w:b/>
          <w:i/>
        </w:rPr>
        <w:t>n.</w:t>
      </w:r>
      <w:r w:rsidRPr="0013008F">
        <w:rPr>
          <w:b/>
          <w:i/>
          <w:vertAlign w:val="superscript"/>
        </w:rPr>
        <w:t>os</w:t>
      </w:r>
      <w:proofErr w:type="spellEnd"/>
      <w:r w:rsidRPr="0013008F">
        <w:rPr>
          <w:b/>
          <w:i/>
        </w:rPr>
        <w:t xml:space="preserve"> 2, 3 e 4, no artigo 15.º, </w:t>
      </w:r>
      <w:proofErr w:type="spellStart"/>
      <w:r w:rsidRPr="0013008F">
        <w:rPr>
          <w:b/>
          <w:i/>
        </w:rPr>
        <w:t>n.</w:t>
      </w:r>
      <w:r w:rsidRPr="0013008F">
        <w:rPr>
          <w:b/>
          <w:i/>
          <w:vertAlign w:val="superscript"/>
        </w:rPr>
        <w:t>os</w:t>
      </w:r>
      <w:proofErr w:type="spellEnd"/>
      <w:r w:rsidRPr="0013008F">
        <w:rPr>
          <w:b/>
          <w:i/>
        </w:rPr>
        <w:t xml:space="preserve"> 3, 4 e 8, no artigo 16.º, n.º 1, alíneas b), c) e d), no artigo 17.º, n.º 2, 3, 5 e 7, no artigo 18.º, no artigo 19.º, n.º 1 e nos pontos 3 e 4.3 do </w:t>
      </w:r>
      <w:del w:id="803" w:author="MARTINSIsabelAlex" w:date="2026-03-06T14:48:00Z">
        <w:r w:rsidRPr="0013008F" w:rsidDel="005F2CDF">
          <w:rPr>
            <w:b/>
            <w:i/>
          </w:rPr>
          <w:delText>A</w:delText>
        </w:r>
      </w:del>
      <w:ins w:id="804" w:author="MARTINSIsabelAlex" w:date="2026-03-06T14:48:00Z">
        <w:r w:rsidR="005F2CDF" w:rsidRPr="0013008F">
          <w:rPr>
            <w:b/>
            <w:i/>
          </w:rPr>
          <w:t>a</w:t>
        </w:r>
      </w:ins>
      <w:r w:rsidRPr="0013008F">
        <w:rPr>
          <w:b/>
          <w:i/>
        </w:rPr>
        <w:t>nexo I.</w:t>
      </w:r>
    </w:p>
    <w:p w14:paraId="038B89C0" w14:textId="1D62BD0A" w:rsidR="00231313" w:rsidRPr="0013008F" w:rsidRDefault="00231313" w:rsidP="00231313">
      <w:pPr>
        <w:ind w:left="851" w:hanging="851"/>
      </w:pPr>
      <w:r w:rsidRPr="0013008F">
        <w:rPr>
          <w:b/>
          <w:i/>
        </w:rPr>
        <w:t>2.</w:t>
      </w:r>
      <w:r w:rsidRPr="0013008F">
        <w:tab/>
      </w:r>
      <w:r w:rsidRPr="0013008F">
        <w:rPr>
          <w:b/>
          <w:i/>
        </w:rPr>
        <w:t xml:space="preserve">Os abrigos que detenham, no máximo, um total combinado de 15 cães ou gatos, a todo o momento, ou quaisquer casas de acolhimento, apenas estão sujeitos às obrigações previstas no artigo 6.º, no artigo 7.º, </w:t>
      </w:r>
      <w:proofErr w:type="spellStart"/>
      <w:r w:rsidRPr="0013008F">
        <w:rPr>
          <w:b/>
          <w:i/>
        </w:rPr>
        <w:t>n.</w:t>
      </w:r>
      <w:r w:rsidRPr="0013008F">
        <w:rPr>
          <w:b/>
          <w:i/>
          <w:vertAlign w:val="superscript"/>
        </w:rPr>
        <w:t>os</w:t>
      </w:r>
      <w:proofErr w:type="spellEnd"/>
      <w:r w:rsidRPr="0013008F">
        <w:rPr>
          <w:b/>
          <w:i/>
          <w:vertAlign w:val="superscript"/>
        </w:rPr>
        <w:t xml:space="preserve"> </w:t>
      </w:r>
      <w:r w:rsidRPr="0013008F">
        <w:rPr>
          <w:b/>
          <w:i/>
        </w:rPr>
        <w:t xml:space="preserve">1, 2, 3, 4, e 5, no artigo 9.º, no artigo 11.º, no artigo 14.º, </w:t>
      </w:r>
      <w:proofErr w:type="spellStart"/>
      <w:r w:rsidRPr="0013008F">
        <w:rPr>
          <w:b/>
          <w:i/>
        </w:rPr>
        <w:t>n.</w:t>
      </w:r>
      <w:r w:rsidRPr="0013008F">
        <w:rPr>
          <w:b/>
          <w:i/>
          <w:vertAlign w:val="superscript"/>
        </w:rPr>
        <w:t>os</w:t>
      </w:r>
      <w:proofErr w:type="spellEnd"/>
      <w:r w:rsidRPr="0013008F">
        <w:rPr>
          <w:b/>
          <w:i/>
        </w:rPr>
        <w:t xml:space="preserve"> 2, 3 e 4, no artigo 15.º </w:t>
      </w:r>
      <w:proofErr w:type="spellStart"/>
      <w:r w:rsidRPr="0013008F">
        <w:rPr>
          <w:b/>
          <w:i/>
        </w:rPr>
        <w:t>n.</w:t>
      </w:r>
      <w:r w:rsidRPr="0013008F">
        <w:rPr>
          <w:b/>
          <w:i/>
          <w:vertAlign w:val="superscript"/>
        </w:rPr>
        <w:t>os</w:t>
      </w:r>
      <w:proofErr w:type="spellEnd"/>
      <w:r w:rsidRPr="0013008F">
        <w:rPr>
          <w:b/>
          <w:i/>
        </w:rPr>
        <w:t xml:space="preserve"> 3, 4 e 8, no artigo 16.º, n.º 1, alíneas a), b), c) e d), no artigo 17.º, n.º 2, 3, 5 e 7, no artigo 18.º e no ponto 4.3 do </w:t>
      </w:r>
      <w:del w:id="805" w:author="MARTINSIsabelAlex" w:date="2026-03-06T14:48:00Z">
        <w:r w:rsidRPr="0013008F" w:rsidDel="005F2CDF">
          <w:rPr>
            <w:b/>
            <w:i/>
          </w:rPr>
          <w:delText>A</w:delText>
        </w:r>
      </w:del>
      <w:ins w:id="806" w:author="MARTINSIsabelAlex" w:date="2026-03-06T14:48:00Z">
        <w:r w:rsidR="005F2CDF" w:rsidRPr="0013008F">
          <w:rPr>
            <w:b/>
            <w:i/>
          </w:rPr>
          <w:t>a</w:t>
        </w:r>
      </w:ins>
      <w:r w:rsidRPr="0013008F">
        <w:rPr>
          <w:b/>
          <w:i/>
        </w:rPr>
        <w:t>nexo I.</w:t>
      </w:r>
    </w:p>
    <w:p w14:paraId="1B30365C" w14:textId="4CDDBB12" w:rsidR="00231313" w:rsidRPr="0013008F" w:rsidRDefault="00231313" w:rsidP="00231313">
      <w:pPr>
        <w:ind w:left="1416" w:hanging="566"/>
      </w:pPr>
      <w:r w:rsidRPr="0013008F">
        <w:br w:type="page"/>
      </w:r>
      <w:r w:rsidRPr="0013008F">
        <w:lastRenderedPageBreak/>
        <w:t>▌</w:t>
      </w:r>
    </w:p>
    <w:p w14:paraId="23A23653" w14:textId="77777777" w:rsidR="00231313" w:rsidRPr="0013008F" w:rsidRDefault="00231313" w:rsidP="00231313">
      <w:pPr>
        <w:jc w:val="center"/>
      </w:pPr>
      <w:r w:rsidRPr="0013008F">
        <w:t>Artigo 6.º</w:t>
      </w:r>
      <w:r w:rsidRPr="0013008F">
        <w:br/>
        <w:t>Princípios gerais de bem‑estar</w:t>
      </w:r>
    </w:p>
    <w:p w14:paraId="210ACBE5" w14:textId="77777777" w:rsidR="00231313" w:rsidRPr="0013008F" w:rsidRDefault="00231313" w:rsidP="00231313">
      <w:r w:rsidRPr="0013008F">
        <w:t xml:space="preserve">Os operadores ▌devem aplicar os seguintes princípios </w:t>
      </w:r>
      <w:r w:rsidRPr="0013008F">
        <w:rPr>
          <w:b/>
          <w:bCs/>
          <w:i/>
          <w:iCs/>
        </w:rPr>
        <w:t>gerais</w:t>
      </w:r>
      <w:r w:rsidRPr="0013008F">
        <w:rPr>
          <w:i/>
          <w:iCs/>
        </w:rPr>
        <w:t xml:space="preserve"> </w:t>
      </w:r>
      <w:r w:rsidRPr="0013008F">
        <w:t xml:space="preserve">de </w:t>
      </w:r>
      <w:r w:rsidRPr="0013008F">
        <w:rPr>
          <w:b/>
          <w:bCs/>
          <w:i/>
          <w:iCs/>
        </w:rPr>
        <w:t>bem‑estar</w:t>
      </w:r>
      <w:r w:rsidRPr="0013008F">
        <w:t xml:space="preserve"> no que diz respeito aos cães </w:t>
      </w:r>
      <w:r w:rsidRPr="0013008F">
        <w:rPr>
          <w:b/>
          <w:bCs/>
          <w:i/>
          <w:iCs/>
        </w:rPr>
        <w:t>ou</w:t>
      </w:r>
      <w:r w:rsidRPr="0013008F">
        <w:t xml:space="preserve"> gatos criados ou detidos no seu estabelecimento:</w:t>
      </w:r>
      <w:r w:rsidRPr="0013008F">
        <w:rPr>
          <w:b/>
          <w:i/>
        </w:rPr>
        <w:t xml:space="preserve"> </w:t>
      </w:r>
    </w:p>
    <w:p w14:paraId="363CDD72" w14:textId="10910479" w:rsidR="00231313" w:rsidRPr="0013008F" w:rsidRDefault="00231313" w:rsidP="00231313">
      <w:pPr>
        <w:ind w:left="850" w:hanging="850"/>
      </w:pPr>
      <w:r w:rsidRPr="0013008F">
        <w:t>a)</w:t>
      </w:r>
      <w:r w:rsidRPr="0013008F">
        <w:tab/>
        <w:t xml:space="preserve">Os cães e os gatos recebem água e alimentos de qualidade e numa quantidade que lhes </w:t>
      </w:r>
      <w:del w:id="807" w:author="MARTINSIsabelAlex" w:date="2026-03-06T14:49:00Z">
        <w:r w:rsidRPr="0013008F" w:rsidDel="00F779F5">
          <w:delText xml:space="preserve">assegura </w:delText>
        </w:r>
      </w:del>
      <w:ins w:id="808" w:author="MARTINSIsabelAlex" w:date="2026-03-06T14:49:00Z">
        <w:r w:rsidR="00F779F5" w:rsidRPr="0013008F">
          <w:t>proporcion</w:t>
        </w:r>
      </w:ins>
      <w:ins w:id="809" w:author="Cristina FC" w:date="2026-03-10T14:07:00Z">
        <w:r w:rsidR="00807914">
          <w:t>e</w:t>
        </w:r>
      </w:ins>
      <w:ins w:id="810" w:author="MARTINSIsabelAlex" w:date="2026-03-06T14:49:00Z">
        <w:del w:id="811" w:author="Cristina FC" w:date="2026-03-10T14:07:00Z">
          <w:r w:rsidR="00F779F5" w:rsidRPr="0013008F" w:rsidDel="00807914">
            <w:delText>am</w:delText>
          </w:r>
        </w:del>
        <w:r w:rsidR="00F779F5" w:rsidRPr="0013008F">
          <w:t xml:space="preserve"> </w:t>
        </w:r>
      </w:ins>
      <w:r w:rsidRPr="0013008F">
        <w:t xml:space="preserve">uma nutrição e hidratação </w:t>
      </w:r>
      <w:r w:rsidRPr="0013008F">
        <w:rPr>
          <w:b/>
          <w:bCs/>
          <w:i/>
          <w:iCs/>
        </w:rPr>
        <w:t>adequadas</w:t>
      </w:r>
      <w:r w:rsidRPr="0013008F">
        <w:t>;</w:t>
      </w:r>
    </w:p>
    <w:p w14:paraId="58081C4E" w14:textId="77777777" w:rsidR="00231313" w:rsidRPr="0013008F" w:rsidRDefault="00231313" w:rsidP="00231313">
      <w:pPr>
        <w:ind w:left="850" w:hanging="850"/>
      </w:pPr>
      <w:r w:rsidRPr="0013008F">
        <w:t>b)</w:t>
      </w:r>
      <w:r w:rsidRPr="0013008F">
        <w:tab/>
        <w:t xml:space="preserve">Os cães e os gatos são detidos num ambiente físico </w:t>
      </w:r>
      <w:r w:rsidRPr="0013008F">
        <w:rPr>
          <w:b/>
          <w:bCs/>
          <w:i/>
          <w:iCs/>
        </w:rPr>
        <w:t>que é</w:t>
      </w:r>
      <w:r w:rsidRPr="0013008F">
        <w:rPr>
          <w:i/>
          <w:iCs/>
        </w:rPr>
        <w:t xml:space="preserve"> </w:t>
      </w:r>
      <w:r w:rsidRPr="0013008F">
        <w:rPr>
          <w:b/>
          <w:i/>
        </w:rPr>
        <w:t>adequado e limpo com regularidade, que</w:t>
      </w:r>
      <w:r w:rsidRPr="0013008F">
        <w:t xml:space="preserve"> é</w:t>
      </w:r>
      <w:r w:rsidRPr="0013008F">
        <w:rPr>
          <w:b/>
          <w:i/>
        </w:rPr>
        <w:t xml:space="preserve"> seguro </w:t>
      </w:r>
      <w:r w:rsidRPr="0013008F">
        <w:t xml:space="preserve">e confortável, especialmente em termos de espaço, </w:t>
      </w:r>
      <w:r w:rsidRPr="0013008F">
        <w:rPr>
          <w:b/>
          <w:bCs/>
          <w:i/>
          <w:iCs/>
        </w:rPr>
        <w:t>qualidade do ar,</w:t>
      </w:r>
      <w:r w:rsidRPr="0013008F">
        <w:t xml:space="preserve"> temperatura, </w:t>
      </w:r>
      <w:r w:rsidRPr="0013008F">
        <w:rPr>
          <w:b/>
          <w:bCs/>
          <w:i/>
          <w:iCs/>
        </w:rPr>
        <w:t>luz, proteção contra condições climáticas adversas</w:t>
      </w:r>
      <w:r w:rsidRPr="0013008F">
        <w:t xml:space="preserve"> e que é suficientemente grande para </w:t>
      </w:r>
      <w:r w:rsidRPr="0013008F">
        <w:rPr>
          <w:b/>
          <w:bCs/>
          <w:i/>
          <w:iCs/>
        </w:rPr>
        <w:t>prevenir a sobrelotação</w:t>
      </w:r>
      <w:r w:rsidRPr="0013008F">
        <w:t xml:space="preserve"> e para lhes proporcionar facilidade de circulação;</w:t>
      </w:r>
    </w:p>
    <w:p w14:paraId="4A32B786" w14:textId="77777777" w:rsidR="00231313" w:rsidRPr="0013008F" w:rsidRDefault="00231313" w:rsidP="00231313">
      <w:pPr>
        <w:ind w:left="850" w:hanging="850"/>
      </w:pPr>
      <w:r w:rsidRPr="0013008F">
        <w:t>c)</w:t>
      </w:r>
      <w:r w:rsidRPr="0013008F">
        <w:tab/>
        <w:t xml:space="preserve">Os cães e os gatos são detidos em segurança, limpos e em boa saúde, devendo as doenças, ▌lesões e dores que decorrem em especial da gestão, das práticas de manuseamento e das </w:t>
      </w:r>
      <w:r w:rsidRPr="0013008F">
        <w:rPr>
          <w:b/>
          <w:bCs/>
          <w:i/>
          <w:iCs/>
        </w:rPr>
        <w:t>práticas de criação,</w:t>
      </w:r>
      <w:r w:rsidRPr="0013008F">
        <w:t xml:space="preserve"> ser prevenidas;</w:t>
      </w:r>
    </w:p>
    <w:p w14:paraId="16B76BB2" w14:textId="77777777" w:rsidR="00231313" w:rsidRPr="0013008F" w:rsidRDefault="00231313" w:rsidP="00231313">
      <w:pPr>
        <w:ind w:left="850" w:hanging="850"/>
      </w:pPr>
      <w:r w:rsidRPr="0013008F">
        <w:br w:type="page"/>
      </w:r>
      <w:r w:rsidRPr="0013008F">
        <w:lastRenderedPageBreak/>
        <w:t>d)</w:t>
      </w:r>
      <w:r w:rsidRPr="0013008F">
        <w:tab/>
        <w:t xml:space="preserve">Os cães e os gatos são detidos num ambiente que lhes permite </w:t>
      </w:r>
      <w:r w:rsidRPr="0013008F">
        <w:rPr>
          <w:b/>
          <w:bCs/>
          <w:i/>
          <w:iCs/>
        </w:rPr>
        <w:t>exibir comportamentos específicos da espécie e</w:t>
      </w:r>
      <w:r w:rsidRPr="0013008F">
        <w:t xml:space="preserve"> sociais não nocivos </w:t>
      </w:r>
      <w:r w:rsidRPr="0013008F">
        <w:rPr>
          <w:b/>
          <w:bCs/>
          <w:i/>
          <w:iCs/>
        </w:rPr>
        <w:t>e estabelecer</w:t>
      </w:r>
      <w:r w:rsidRPr="0013008F">
        <w:t xml:space="preserve"> uma relação positiva com os seres humanos;</w:t>
      </w:r>
    </w:p>
    <w:p w14:paraId="15AB413E" w14:textId="18A56E58" w:rsidR="00231313" w:rsidRPr="0013008F" w:rsidRDefault="00231313" w:rsidP="00231313">
      <w:pPr>
        <w:ind w:left="850" w:hanging="850"/>
      </w:pPr>
      <w:r w:rsidRPr="0013008F">
        <w:t>e)</w:t>
      </w:r>
      <w:r w:rsidRPr="0013008F">
        <w:tab/>
        <w:t xml:space="preserve">Os cães e os gatos são detidos de forma a otimizar o seu estado mental, prevenindo ou reduzindo ▌os </w:t>
      </w:r>
      <w:r w:rsidRPr="0013008F">
        <w:rPr>
          <w:b/>
          <w:bCs/>
          <w:i/>
          <w:iCs/>
        </w:rPr>
        <w:t>estímulos</w:t>
      </w:r>
      <w:r w:rsidRPr="0013008F">
        <w:t xml:space="preserve"> negativos </w:t>
      </w:r>
      <w:r w:rsidRPr="0013008F">
        <w:rPr>
          <w:b/>
          <w:bCs/>
          <w:i/>
          <w:iCs/>
        </w:rPr>
        <w:t>em termos de duração</w:t>
      </w:r>
      <w:r w:rsidRPr="0013008F">
        <w:t xml:space="preserve"> e intensidade, bem como maximizando as oportunidades de </w:t>
      </w:r>
      <w:r w:rsidRPr="0013008F">
        <w:rPr>
          <w:b/>
          <w:bCs/>
          <w:i/>
          <w:iCs/>
        </w:rPr>
        <w:t>estímulos</w:t>
      </w:r>
      <w:r w:rsidRPr="0013008F">
        <w:t xml:space="preserve"> positivos </w:t>
      </w:r>
      <w:r w:rsidRPr="0013008F">
        <w:rPr>
          <w:b/>
          <w:bCs/>
          <w:i/>
          <w:iCs/>
        </w:rPr>
        <w:t>em termos de duração</w:t>
      </w:r>
      <w:r w:rsidRPr="0013008F">
        <w:t xml:space="preserve"> e intensidade</w:t>
      </w:r>
      <w:r w:rsidRPr="0013008F">
        <w:rPr>
          <w:b/>
          <w:i/>
        </w:rPr>
        <w:t>, de forma que previna o desenvolvimento de comportamentos repetitivos anormais ou de outros comportamentos indicadores de um deficiente bem</w:t>
      </w:r>
      <w:r w:rsidR="000F6A06" w:rsidRPr="0013008F">
        <w:rPr>
          <w:b/>
          <w:i/>
        </w:rPr>
        <w:noBreakHyphen/>
      </w:r>
      <w:r w:rsidRPr="0013008F">
        <w:rPr>
          <w:b/>
          <w:i/>
        </w:rPr>
        <w:t xml:space="preserve">estar animal, e que tenha em conta as necessidades </w:t>
      </w:r>
      <w:ins w:id="812" w:author="MARTINSIsabelAlex" w:date="2026-03-06T21:01:00Z">
        <w:r w:rsidR="006B3C36" w:rsidRPr="0013008F">
          <w:rPr>
            <w:b/>
            <w:i/>
          </w:rPr>
          <w:t xml:space="preserve">individuais </w:t>
        </w:r>
      </w:ins>
      <w:r w:rsidRPr="0013008F">
        <w:rPr>
          <w:b/>
          <w:i/>
        </w:rPr>
        <w:t>de cada animal</w:t>
      </w:r>
      <w:r w:rsidRPr="0013008F">
        <w:t xml:space="preserve"> nos domínios referidos nas alíneas a) a d).</w:t>
      </w:r>
    </w:p>
    <w:p w14:paraId="65F29620" w14:textId="77777777" w:rsidR="00231313" w:rsidRPr="0013008F" w:rsidRDefault="00231313" w:rsidP="00231313">
      <w:pPr>
        <w:jc w:val="center"/>
      </w:pPr>
      <w:r w:rsidRPr="0013008F">
        <w:t>Artigo 7.º</w:t>
      </w:r>
      <w:r w:rsidRPr="0013008F">
        <w:br/>
      </w:r>
      <w:r w:rsidRPr="0013008F">
        <w:rPr>
          <w:b/>
          <w:bCs/>
          <w:i/>
          <w:iCs/>
        </w:rPr>
        <w:t>Obrigações</w:t>
      </w:r>
      <w:r w:rsidRPr="0013008F">
        <w:t xml:space="preserve"> gerais em matéria de bem‑estar ▌</w:t>
      </w:r>
    </w:p>
    <w:p w14:paraId="26764914" w14:textId="77777777" w:rsidR="00231313" w:rsidRPr="0013008F" w:rsidRDefault="00231313" w:rsidP="00231313">
      <w:pPr>
        <w:ind w:left="850" w:hanging="850"/>
      </w:pPr>
      <w:r w:rsidRPr="0013008F">
        <w:t>1.</w:t>
      </w:r>
      <w:r w:rsidRPr="0013008F">
        <w:tab/>
        <w:t xml:space="preserve">Os operadores ▌ são responsáveis pelo bem‑estar dos cães e gatos detidos </w:t>
      </w:r>
      <w:r w:rsidRPr="0013008F">
        <w:rPr>
          <w:b/>
          <w:bCs/>
          <w:i/>
          <w:iCs/>
        </w:rPr>
        <w:t>em</w:t>
      </w:r>
      <w:r w:rsidRPr="0013008F">
        <w:t xml:space="preserve"> </w:t>
      </w:r>
      <w:r w:rsidRPr="0013008F">
        <w:rPr>
          <w:b/>
          <w:bCs/>
          <w:i/>
          <w:iCs/>
        </w:rPr>
        <w:t>estabelecimentos</w:t>
      </w:r>
      <w:r w:rsidRPr="0013008F">
        <w:t xml:space="preserve"> sob a sua </w:t>
      </w:r>
      <w:r w:rsidRPr="0013008F">
        <w:rPr>
          <w:b/>
          <w:bCs/>
          <w:i/>
          <w:iCs/>
        </w:rPr>
        <w:t>responsabilidade e</w:t>
      </w:r>
      <w:r w:rsidRPr="0013008F">
        <w:t xml:space="preserve"> controlo e pela minimização de quaisquer riscos para o bem‑estar desses animais.</w:t>
      </w:r>
    </w:p>
    <w:p w14:paraId="22DE5CFC" w14:textId="4B3A6222" w:rsidR="00231313" w:rsidRPr="0013008F" w:rsidRDefault="00231313" w:rsidP="00231313">
      <w:pPr>
        <w:ind w:left="850" w:hanging="850"/>
      </w:pPr>
      <w:r w:rsidRPr="0013008F">
        <w:br w:type="page"/>
      </w:r>
      <w:r w:rsidRPr="0013008F">
        <w:rPr>
          <w:b/>
          <w:i/>
        </w:rPr>
        <w:lastRenderedPageBreak/>
        <w:t>2.</w:t>
      </w:r>
      <w:r w:rsidRPr="0013008F">
        <w:tab/>
      </w:r>
      <w:r w:rsidRPr="0013008F">
        <w:rPr>
          <w:b/>
          <w:i/>
        </w:rPr>
        <w:t xml:space="preserve">No caso das casas de acolhimento, a responsabilidade incumbe aos operadores em cujo nome os cães ou gatos são detidos. Tais operadores não devem, em nenhum momento, colocar mais do que um total combinado de cinco cães ou gatos, ou mais do que uma ninhada, com ou sem mãe, numa casa de acolhimento, e devem </w:t>
      </w:r>
      <w:del w:id="813" w:author="MARTINSIsabelAlex" w:date="2026-03-06T14:51:00Z">
        <w:r w:rsidRPr="0013008F" w:rsidDel="003F4DD3">
          <w:rPr>
            <w:b/>
            <w:i/>
          </w:rPr>
          <w:delText xml:space="preserve">fornecer </w:delText>
        </w:r>
      </w:del>
      <w:ins w:id="814" w:author="MARTINSIsabelAlex" w:date="2026-03-06T14:51:00Z">
        <w:r w:rsidR="003F4DD3" w:rsidRPr="0013008F">
          <w:rPr>
            <w:b/>
            <w:i/>
          </w:rPr>
          <w:t xml:space="preserve">disponibilizar </w:t>
        </w:r>
      </w:ins>
      <w:r w:rsidRPr="0013008F">
        <w:rPr>
          <w:b/>
          <w:i/>
        </w:rPr>
        <w:t>à família de acolhimento as informações adequadas sobre as obrigações em matéria de bem</w:t>
      </w:r>
      <w:r w:rsidR="000F6A06" w:rsidRPr="0013008F">
        <w:rPr>
          <w:b/>
          <w:i/>
        </w:rPr>
        <w:noBreakHyphen/>
      </w:r>
      <w:r w:rsidRPr="0013008F">
        <w:rPr>
          <w:b/>
          <w:i/>
        </w:rPr>
        <w:t xml:space="preserve">estar dos animais, assim como sobre as necessidades individuais dos cães ou gatos, devendo ainda assegurar que nessas casas de acolhimento sejam respeitadas as obrigações pertinentes previstas no presente regulamento. </w:t>
      </w:r>
    </w:p>
    <w:p w14:paraId="47A1E56C" w14:textId="5723C8F0" w:rsidR="00231313" w:rsidRPr="0013008F" w:rsidRDefault="00231313" w:rsidP="00231313">
      <w:pPr>
        <w:ind w:left="850"/>
      </w:pPr>
      <w:r w:rsidRPr="0013008F">
        <w:rPr>
          <w:b/>
          <w:i/>
        </w:rPr>
        <w:t>O Estado</w:t>
      </w:r>
      <w:r w:rsidR="000F6A06" w:rsidRPr="0013008F">
        <w:rPr>
          <w:b/>
          <w:i/>
        </w:rPr>
        <w:noBreakHyphen/>
      </w:r>
      <w:r w:rsidRPr="0013008F">
        <w:rPr>
          <w:b/>
          <w:i/>
        </w:rPr>
        <w:t xml:space="preserve">Membro em que se situa a casa de acolhimento pode autorizar que um maior número de cães, gatos ou ninhadas seja colocado na casa de acolhimento, desde que as instalações desta disponham de espaço suficiente, incluindo espaço exterior, e que o número de cuidadores de animais na referida casa </w:t>
      </w:r>
      <w:ins w:id="815" w:author="MARTINSIsabelAlex" w:date="2026-03-06T14:37:00Z">
        <w:r w:rsidR="00394BD8" w:rsidRPr="0013008F">
          <w:rPr>
            <w:b/>
            <w:i/>
          </w:rPr>
          <w:t xml:space="preserve">de acolhimento </w:t>
        </w:r>
      </w:ins>
      <w:r w:rsidRPr="0013008F">
        <w:rPr>
          <w:b/>
          <w:i/>
        </w:rPr>
        <w:t>seja suficiente para assegurar o bem</w:t>
      </w:r>
      <w:r w:rsidR="000F6A06" w:rsidRPr="0013008F">
        <w:rPr>
          <w:b/>
          <w:i/>
        </w:rPr>
        <w:noBreakHyphen/>
      </w:r>
      <w:r w:rsidRPr="0013008F">
        <w:rPr>
          <w:b/>
          <w:i/>
        </w:rPr>
        <w:t>estar dos cães ou gatos.</w:t>
      </w:r>
    </w:p>
    <w:p w14:paraId="28EB2AB7" w14:textId="6D8AB1E3" w:rsidR="00231313" w:rsidRPr="0013008F" w:rsidRDefault="00231313" w:rsidP="00231313">
      <w:pPr>
        <w:ind w:left="850" w:hanging="850"/>
      </w:pPr>
      <w:r w:rsidRPr="0013008F">
        <w:br w:type="page"/>
      </w:r>
      <w:r w:rsidRPr="0013008F">
        <w:rPr>
          <w:b/>
          <w:i/>
        </w:rPr>
        <w:lastRenderedPageBreak/>
        <w:t>3.</w:t>
      </w:r>
      <w:r w:rsidRPr="0013008F">
        <w:tab/>
      </w:r>
      <w:r w:rsidRPr="0013008F">
        <w:rPr>
          <w:b/>
          <w:i/>
        </w:rPr>
        <w:t>Os operadores não podem sujeitar nenhum cão ou gato a crueldade, abuso ou maus</w:t>
      </w:r>
      <w:r w:rsidR="000F6A06" w:rsidRPr="0013008F">
        <w:rPr>
          <w:b/>
          <w:i/>
        </w:rPr>
        <w:noBreakHyphen/>
      </w:r>
      <w:r w:rsidRPr="0013008F">
        <w:rPr>
          <w:b/>
          <w:i/>
        </w:rPr>
        <w:t>tratos, nomeadamente fazendo</w:t>
      </w:r>
      <w:r w:rsidR="000F6A06" w:rsidRPr="0013008F">
        <w:rPr>
          <w:b/>
          <w:i/>
        </w:rPr>
        <w:noBreakHyphen/>
      </w:r>
      <w:r w:rsidRPr="0013008F">
        <w:rPr>
          <w:b/>
          <w:i/>
        </w:rPr>
        <w:t>os participar em atividades suscetíveis de resultar em atos de crueldade, abuso ou maus</w:t>
      </w:r>
      <w:r w:rsidR="000F6A06" w:rsidRPr="0013008F">
        <w:rPr>
          <w:b/>
          <w:i/>
        </w:rPr>
        <w:noBreakHyphen/>
      </w:r>
      <w:r w:rsidRPr="0013008F">
        <w:rPr>
          <w:b/>
          <w:i/>
        </w:rPr>
        <w:t>tratos dos cães ou gatos criados ou detidos pelo operador.</w:t>
      </w:r>
    </w:p>
    <w:p w14:paraId="60D27716" w14:textId="2A3AF65D" w:rsidR="00231313" w:rsidRPr="0013008F" w:rsidRDefault="00231313" w:rsidP="00231313">
      <w:pPr>
        <w:ind w:left="850" w:hanging="850"/>
      </w:pPr>
      <w:r w:rsidRPr="0013008F">
        <w:rPr>
          <w:b/>
          <w:i/>
        </w:rPr>
        <w:t>4.</w:t>
      </w:r>
      <w:r w:rsidRPr="0013008F">
        <w:tab/>
      </w:r>
      <w:r w:rsidRPr="0013008F">
        <w:rPr>
          <w:b/>
          <w:i/>
        </w:rPr>
        <w:t xml:space="preserve">Os operadores não </w:t>
      </w:r>
      <w:ins w:id="816" w:author="Cristina FC" w:date="2026-03-10T14:23:00Z">
        <w:r w:rsidR="0060349A">
          <w:rPr>
            <w:b/>
            <w:i/>
          </w:rPr>
          <w:t xml:space="preserve">podem </w:t>
        </w:r>
      </w:ins>
      <w:r w:rsidRPr="0013008F">
        <w:rPr>
          <w:b/>
          <w:i/>
        </w:rPr>
        <w:t>abandona</w:t>
      </w:r>
      <w:ins w:id="817" w:author="Cristina FC" w:date="2026-03-10T14:23:00Z">
        <w:r w:rsidR="0060349A">
          <w:rPr>
            <w:b/>
            <w:i/>
          </w:rPr>
          <w:t>r</w:t>
        </w:r>
      </w:ins>
      <w:del w:id="818" w:author="Cristina FC" w:date="2026-03-10T14:23:00Z">
        <w:r w:rsidRPr="0013008F" w:rsidDel="0060349A">
          <w:rPr>
            <w:b/>
            <w:i/>
          </w:rPr>
          <w:delText>m</w:delText>
        </w:r>
      </w:del>
      <w:r w:rsidRPr="0013008F">
        <w:rPr>
          <w:b/>
          <w:i/>
        </w:rPr>
        <w:t xml:space="preserve"> os cães ou gatos por eles criados ou detidos.</w:t>
      </w:r>
    </w:p>
    <w:p w14:paraId="052F6136" w14:textId="77777777" w:rsidR="00231313" w:rsidRPr="0013008F" w:rsidRDefault="00231313" w:rsidP="00231313">
      <w:pPr>
        <w:ind w:left="850" w:hanging="850"/>
      </w:pPr>
      <w:r w:rsidRPr="0013008F">
        <w:rPr>
          <w:b/>
          <w:i/>
        </w:rPr>
        <w:t>5.</w:t>
      </w:r>
      <w:r w:rsidRPr="0013008F">
        <w:tab/>
      </w:r>
      <w:r w:rsidRPr="0013008F">
        <w:rPr>
          <w:b/>
          <w:i/>
        </w:rPr>
        <w:t>Antes de cessarem as suas atividades num estabelecimento, os operadores devem garantir que os cães ou gatos aí detidos sejam realojados, quer assumindo eles próprios a propriedade dos animais de companhia, quer transferindo a responsabilidade pelos cães e gatos, ou a propriedade dos mesmos, para outros operadores ou adquirentes.</w:t>
      </w:r>
    </w:p>
    <w:p w14:paraId="05B0FC68" w14:textId="73401E39" w:rsidR="00231313" w:rsidRPr="0013008F" w:rsidRDefault="00231313" w:rsidP="00231313">
      <w:pPr>
        <w:ind w:left="850" w:hanging="850"/>
      </w:pPr>
      <w:r w:rsidRPr="0013008F">
        <w:t>6.</w:t>
      </w:r>
      <w:r w:rsidRPr="0013008F">
        <w:tab/>
        <w:t xml:space="preserve">Os operadores ▌devem assegurar que os cães e gatos sejam manuseados por um número de cuidadores de animais </w:t>
      </w:r>
      <w:r w:rsidRPr="0013008F">
        <w:rPr>
          <w:b/>
          <w:bCs/>
          <w:i/>
          <w:iCs/>
        </w:rPr>
        <w:t>suficiente para satisfazer as necessidades de bem</w:t>
      </w:r>
      <w:r w:rsidR="000F6A06" w:rsidRPr="0013008F">
        <w:rPr>
          <w:b/>
          <w:bCs/>
          <w:i/>
          <w:iCs/>
        </w:rPr>
        <w:noBreakHyphen/>
      </w:r>
      <w:r w:rsidRPr="0013008F">
        <w:rPr>
          <w:b/>
          <w:bCs/>
          <w:i/>
          <w:iCs/>
        </w:rPr>
        <w:t>estar dos cães ou dos gatos que são detidos nos seus estabelecimentos, e que esses cuidadores</w:t>
      </w:r>
      <w:r w:rsidRPr="0013008F">
        <w:t xml:space="preserve"> possuam as ▌competências exigidas nos termos do artigo 12.º</w:t>
      </w:r>
      <w:ins w:id="819" w:author="MARTINSIsabelAlex" w:date="2026-03-06T14:52:00Z">
        <w:r w:rsidR="003F4DD3" w:rsidRPr="0013008F">
          <w:t>.</w:t>
        </w:r>
      </w:ins>
    </w:p>
    <w:p w14:paraId="71CFE690" w14:textId="7B107654" w:rsidR="00231313" w:rsidRPr="0013008F" w:rsidRDefault="00231313" w:rsidP="00231313">
      <w:pPr>
        <w:ind w:left="850" w:hanging="850"/>
      </w:pPr>
      <w:r w:rsidRPr="0013008F">
        <w:br w:type="page"/>
      </w:r>
      <w:r w:rsidRPr="0013008F">
        <w:rPr>
          <w:b/>
          <w:i/>
        </w:rPr>
        <w:lastRenderedPageBreak/>
        <w:t>7.</w:t>
      </w:r>
      <w:r w:rsidRPr="0013008F">
        <w:tab/>
      </w:r>
      <w:r w:rsidRPr="0013008F">
        <w:rPr>
          <w:b/>
          <w:i/>
        </w:rPr>
        <w:t>Os operadores devem assegurar o bem</w:t>
      </w:r>
      <w:r w:rsidR="000F6A06" w:rsidRPr="0013008F">
        <w:rPr>
          <w:b/>
          <w:i/>
        </w:rPr>
        <w:noBreakHyphen/>
      </w:r>
      <w:r w:rsidRPr="0013008F">
        <w:rPr>
          <w:b/>
          <w:i/>
        </w:rPr>
        <w:t>estar dos cães ou dos gatos pelos quais são responsáveis, fazendo um</w:t>
      </w:r>
      <w:ins w:id="820" w:author="Cristina FC" w:date="2026-03-10T14:27:00Z">
        <w:r w:rsidR="0060349A">
          <w:rPr>
            <w:b/>
            <w:i/>
          </w:rPr>
          <w:t>a</w:t>
        </w:r>
      </w:ins>
      <w:r w:rsidRPr="0013008F">
        <w:rPr>
          <w:b/>
          <w:i/>
        </w:rPr>
        <w:t xml:space="preserve"> </w:t>
      </w:r>
      <w:del w:id="821" w:author="Cristina FC" w:date="2026-03-10T14:27:00Z">
        <w:r w:rsidRPr="0013008F" w:rsidDel="0060349A">
          <w:rPr>
            <w:b/>
            <w:i/>
          </w:rPr>
          <w:delText xml:space="preserve">acompanhamento </w:delText>
        </w:r>
      </w:del>
      <w:ins w:id="822" w:author="Cristina FC" w:date="2026-03-10T14:27:00Z">
        <w:r w:rsidR="0060349A">
          <w:rPr>
            <w:b/>
            <w:i/>
          </w:rPr>
          <w:t>monitorização</w:t>
        </w:r>
        <w:r w:rsidR="0060349A" w:rsidRPr="0013008F">
          <w:rPr>
            <w:b/>
            <w:i/>
          </w:rPr>
          <w:t xml:space="preserve"> </w:t>
        </w:r>
      </w:ins>
      <w:r w:rsidRPr="0013008F">
        <w:rPr>
          <w:b/>
          <w:i/>
        </w:rPr>
        <w:t>dos indicadores relativos ao comportamento e aspeto físico baseados nos animais e tomando medidas em função do resultado dess</w:t>
      </w:r>
      <w:ins w:id="823" w:author="Cristina FC" w:date="2026-03-10T14:27:00Z">
        <w:r w:rsidR="0060349A">
          <w:rPr>
            <w:b/>
            <w:i/>
          </w:rPr>
          <w:t>a</w:t>
        </w:r>
      </w:ins>
      <w:del w:id="824" w:author="Cristina FC" w:date="2026-03-10T14:27:00Z">
        <w:r w:rsidRPr="0013008F" w:rsidDel="0060349A">
          <w:rPr>
            <w:b/>
            <w:i/>
          </w:rPr>
          <w:delText>e</w:delText>
        </w:r>
      </w:del>
      <w:r w:rsidRPr="0013008F">
        <w:rPr>
          <w:b/>
          <w:i/>
        </w:rPr>
        <w:t xml:space="preserve"> </w:t>
      </w:r>
      <w:ins w:id="825" w:author="Cristina FC" w:date="2026-03-10T14:27:00Z">
        <w:r w:rsidR="0060349A">
          <w:rPr>
            <w:b/>
            <w:i/>
          </w:rPr>
          <w:t>monitorização</w:t>
        </w:r>
      </w:ins>
      <w:del w:id="826" w:author="Cristina FC" w:date="2026-03-10T14:27:00Z">
        <w:r w:rsidRPr="0013008F" w:rsidDel="0060349A">
          <w:rPr>
            <w:b/>
            <w:i/>
          </w:rPr>
          <w:delText>acompanhamento</w:delText>
        </w:r>
      </w:del>
      <w:r w:rsidRPr="0013008F">
        <w:rPr>
          <w:b/>
          <w:i/>
        </w:rPr>
        <w:t>.</w:t>
      </w:r>
    </w:p>
    <w:p w14:paraId="4FCD18C6" w14:textId="5735569D" w:rsidR="00231313" w:rsidRPr="0013008F" w:rsidRDefault="00231313" w:rsidP="00231313">
      <w:pPr>
        <w:ind w:left="850" w:hanging="850"/>
      </w:pPr>
      <w:r w:rsidRPr="0013008F">
        <w:rPr>
          <w:b/>
          <w:i/>
        </w:rPr>
        <w:t>8.</w:t>
      </w:r>
      <w:r w:rsidRPr="0013008F">
        <w:tab/>
      </w:r>
      <w:r w:rsidRPr="0013008F">
        <w:rPr>
          <w:b/>
          <w:i/>
        </w:rPr>
        <w:t>A Comissão fica habilitada a adotar atos delegados em conformidade com o artigo 28.º para complementar o presente regulamento, prevendo indicadores relativos ao comportamento e aspeto físico baseados nos animais, que devem ser usados pelos operadores para efeitos d</w:t>
      </w:r>
      <w:ins w:id="827" w:author="Cristina FC" w:date="2026-03-10T14:28:00Z">
        <w:r w:rsidR="0060349A">
          <w:rPr>
            <w:b/>
            <w:i/>
          </w:rPr>
          <w:t>a</w:t>
        </w:r>
      </w:ins>
      <w:del w:id="828" w:author="Cristina FC" w:date="2026-03-10T14:28:00Z">
        <w:r w:rsidRPr="0013008F" w:rsidDel="0060349A">
          <w:rPr>
            <w:b/>
            <w:i/>
          </w:rPr>
          <w:delText>o</w:delText>
        </w:r>
      </w:del>
      <w:r w:rsidRPr="0013008F">
        <w:rPr>
          <w:b/>
          <w:i/>
        </w:rPr>
        <w:t xml:space="preserve"> </w:t>
      </w:r>
      <w:ins w:id="829" w:author="Cristina FC" w:date="2026-03-10T14:28:00Z">
        <w:r w:rsidR="0060349A">
          <w:rPr>
            <w:b/>
            <w:i/>
          </w:rPr>
          <w:t>monitorização</w:t>
        </w:r>
        <w:r w:rsidR="0060349A" w:rsidRPr="0013008F">
          <w:rPr>
            <w:b/>
            <w:i/>
          </w:rPr>
          <w:t xml:space="preserve"> </w:t>
        </w:r>
      </w:ins>
      <w:del w:id="830" w:author="Cristina FC" w:date="2026-03-10T14:28:00Z">
        <w:r w:rsidRPr="0013008F" w:rsidDel="0060349A">
          <w:rPr>
            <w:b/>
            <w:i/>
          </w:rPr>
          <w:delText xml:space="preserve">acompanhamento </w:delText>
        </w:r>
      </w:del>
      <w:r w:rsidRPr="0013008F">
        <w:rPr>
          <w:b/>
          <w:i/>
        </w:rPr>
        <w:t>a realizar em conformidade com o n.º 7 do presente artigo, assim como os métodos a usar pelos operadores para a sua medição.</w:t>
      </w:r>
    </w:p>
    <w:p w14:paraId="0A3C4484" w14:textId="77777777" w:rsidR="00231313" w:rsidRPr="0013008F" w:rsidRDefault="00231313">
      <w:pPr>
        <w:ind w:left="850" w:firstLine="1"/>
        <w:pPrChange w:id="831" w:author="MARTINSIsabelAlex" w:date="2026-03-06T14:53:00Z">
          <w:pPr>
            <w:ind w:left="850" w:hanging="850"/>
          </w:pPr>
        </w:pPrChange>
      </w:pPr>
      <w:r w:rsidRPr="0013008F">
        <w:t>.</w:t>
      </w:r>
      <w:del w:id="832" w:author="MARTINSIsabelAlex" w:date="2026-03-06T14:53:00Z">
        <w:r w:rsidRPr="0013008F" w:rsidDel="003F4DD3">
          <w:tab/>
        </w:r>
      </w:del>
      <w:r w:rsidRPr="0013008F">
        <w:t>▌</w:t>
      </w:r>
    </w:p>
    <w:p w14:paraId="451D3499" w14:textId="77777777" w:rsidR="00231313" w:rsidRPr="0013008F" w:rsidRDefault="00231313" w:rsidP="00231313">
      <w:pPr>
        <w:jc w:val="center"/>
      </w:pPr>
      <w:r w:rsidRPr="0013008F">
        <w:rPr>
          <w:b/>
          <w:i/>
        </w:rPr>
        <w:t>Artigo 8.º</w:t>
      </w:r>
      <w:r w:rsidRPr="0013008F">
        <w:br/>
      </w:r>
      <w:r w:rsidRPr="0013008F">
        <w:rPr>
          <w:b/>
          <w:bCs/>
          <w:i/>
          <w:iCs/>
        </w:rPr>
        <w:t>Obrigações em matéria de estratégias de reprodução</w:t>
      </w:r>
    </w:p>
    <w:p w14:paraId="0C77B7B6" w14:textId="29A3CEE9" w:rsidR="00231313" w:rsidRPr="0013008F" w:rsidRDefault="00231313" w:rsidP="00231313">
      <w:pPr>
        <w:ind w:left="850" w:hanging="850"/>
      </w:pPr>
      <w:r w:rsidRPr="0013008F">
        <w:rPr>
          <w:b/>
          <w:i/>
        </w:rPr>
        <w:t>1.</w:t>
      </w:r>
      <w:r w:rsidRPr="0013008F">
        <w:tab/>
      </w:r>
      <w:r w:rsidRPr="0013008F">
        <w:rPr>
          <w:b/>
          <w:i/>
        </w:rPr>
        <w:t>Os operadores de estabelecimentos de criação devem assegurar que as suas estratégias de reprodução minimizem o risco de produção de cães ou gatos com genótipos associados a efeitos prejudiciais para a saúde e bem</w:t>
      </w:r>
      <w:r w:rsidR="000F6A06" w:rsidRPr="0013008F">
        <w:rPr>
          <w:b/>
          <w:i/>
        </w:rPr>
        <w:noBreakHyphen/>
      </w:r>
      <w:r w:rsidRPr="0013008F">
        <w:rPr>
          <w:b/>
          <w:i/>
        </w:rPr>
        <w:t xml:space="preserve">estar desses animais. </w:t>
      </w:r>
    </w:p>
    <w:p w14:paraId="67CF8AB2" w14:textId="60DD8B6A" w:rsidR="00231313" w:rsidRPr="0013008F" w:rsidRDefault="00231313" w:rsidP="00231313">
      <w:pPr>
        <w:ind w:left="850" w:hanging="850"/>
      </w:pPr>
      <w:r w:rsidRPr="0013008F">
        <w:br w:type="page"/>
      </w:r>
      <w:r w:rsidRPr="0013008F">
        <w:rPr>
          <w:b/>
          <w:i/>
        </w:rPr>
        <w:lastRenderedPageBreak/>
        <w:t>2.</w:t>
      </w:r>
      <w:r w:rsidRPr="0013008F">
        <w:tab/>
      </w:r>
      <w:r w:rsidRPr="0013008F">
        <w:rPr>
          <w:b/>
          <w:i/>
        </w:rPr>
        <w:t>Os operadores de estabelecimentos de criação não devem utilizar, para fins de reprodução, cães ou gatos com características de conformação excessivas que acarretem um elevado risco de efeitos prejudiciais para o bem</w:t>
      </w:r>
      <w:r w:rsidR="000F6A06" w:rsidRPr="0013008F">
        <w:rPr>
          <w:b/>
          <w:i/>
        </w:rPr>
        <w:noBreakHyphen/>
      </w:r>
      <w:r w:rsidRPr="0013008F">
        <w:rPr>
          <w:b/>
          <w:i/>
        </w:rPr>
        <w:t>estar desses cães ou gatos ou da sua descendência. Antes de selecionar um cão ou gato que possa ter uma característica de conformação excessiva para a reprodução, o operador deve consultar um veterinário ou uma pessoa qualificada independente que atue sob a responsabilidade de um veterinário. Tal veterinário ou pessoa qualificada independente deve avaliar se o cão ou gato tem uma característica de conformação excessiva.</w:t>
      </w:r>
    </w:p>
    <w:p w14:paraId="2008B6BE" w14:textId="77777777" w:rsidR="00231313" w:rsidRPr="0013008F" w:rsidRDefault="00231313" w:rsidP="00231313">
      <w:pPr>
        <w:ind w:left="850" w:hanging="850"/>
      </w:pPr>
      <w:r w:rsidRPr="0013008F">
        <w:rPr>
          <w:b/>
          <w:i/>
        </w:rPr>
        <w:t>3.</w:t>
      </w:r>
      <w:r w:rsidRPr="0013008F">
        <w:tab/>
      </w:r>
      <w:r w:rsidRPr="0013008F">
        <w:rPr>
          <w:b/>
          <w:i/>
        </w:rPr>
        <w:t>A Comissão fica habilitada a adotar atos delegados</w:t>
      </w:r>
      <w:del w:id="833" w:author="MARTINSIsabelAlex" w:date="2026-03-06T16:44:00Z">
        <w:r w:rsidRPr="0013008F" w:rsidDel="00815A7D">
          <w:rPr>
            <w:b/>
            <w:i/>
          </w:rPr>
          <w:delText>,</w:delText>
        </w:r>
      </w:del>
      <w:r w:rsidRPr="0013008F">
        <w:rPr>
          <w:b/>
          <w:i/>
        </w:rPr>
        <w:t xml:space="preserve"> nos termos do artigo 28.º, que complementem o presente regulamento, definindo:</w:t>
      </w:r>
    </w:p>
    <w:p w14:paraId="095755F8" w14:textId="77777777" w:rsidR="00231313" w:rsidRPr="0013008F" w:rsidRDefault="00231313" w:rsidP="00231313">
      <w:pPr>
        <w:ind w:left="1418" w:hanging="567"/>
      </w:pPr>
      <w:r w:rsidRPr="0013008F">
        <w:br w:type="page"/>
      </w:r>
      <w:r w:rsidRPr="0013008F">
        <w:rPr>
          <w:b/>
          <w:i/>
        </w:rPr>
        <w:lastRenderedPageBreak/>
        <w:t>a)</w:t>
      </w:r>
      <w:r w:rsidRPr="0013008F">
        <w:tab/>
      </w:r>
      <w:r w:rsidRPr="0013008F">
        <w:rPr>
          <w:b/>
          <w:i/>
        </w:rPr>
        <w:t xml:space="preserve">As características dos genótipos a que se refere o n.º 1 que devem ser excluídas da reprodução, bem como os métodos para a sua avaliação e os requisitos em matéria de manutenção de registos; </w:t>
      </w:r>
    </w:p>
    <w:p w14:paraId="7689AE62" w14:textId="77777777" w:rsidR="00231313" w:rsidRPr="0013008F" w:rsidRDefault="00231313" w:rsidP="00231313">
      <w:pPr>
        <w:ind w:left="1418" w:hanging="567"/>
      </w:pPr>
      <w:r w:rsidRPr="0013008F">
        <w:rPr>
          <w:b/>
          <w:i/>
        </w:rPr>
        <w:t>b)</w:t>
      </w:r>
      <w:r w:rsidRPr="0013008F">
        <w:tab/>
      </w:r>
      <w:r w:rsidRPr="0013008F">
        <w:rPr>
          <w:b/>
          <w:i/>
        </w:rPr>
        <w:t>As características de conformação excessivas a que se refere o n.º 2 do presente artigo que devem ser excluídas da reprodução, os métodos para a sua avaliação e os requisitos em matéria de conservação de registos.</w:t>
      </w:r>
    </w:p>
    <w:p w14:paraId="1AF3D4A6" w14:textId="6F431501" w:rsidR="00231313" w:rsidRPr="0013008F" w:rsidRDefault="00231313" w:rsidP="00231313">
      <w:pPr>
        <w:pStyle w:val="Applicationdirecte"/>
        <w:ind w:left="851"/>
        <w:rPr>
          <w:b/>
          <w:i/>
        </w:rPr>
      </w:pPr>
      <w:r w:rsidRPr="0013008F">
        <w:rPr>
          <w:b/>
          <w:i/>
        </w:rPr>
        <w:t>Ao adotar esses atos delegados, a Comissão toma em consideração o parecer científico da Autoridade Europeia para a Segurança dos Alimentos</w:t>
      </w:r>
      <w:ins w:id="834" w:author="MARTINSIsabelAlex" w:date="2026-03-06T16:45:00Z">
        <w:r w:rsidR="00815A7D" w:rsidRPr="0013008F">
          <w:rPr>
            <w:b/>
            <w:i/>
          </w:rPr>
          <w:t xml:space="preserve"> (EFSA</w:t>
        </w:r>
      </w:ins>
      <w:r w:rsidRPr="0013008F">
        <w:rPr>
          <w:b/>
          <w:i/>
        </w:rPr>
        <w:t>, bem como quaisquer impactos sociais e económicos dos referidos atos delegados.</w:t>
      </w:r>
    </w:p>
    <w:p w14:paraId="17319F47" w14:textId="77777777" w:rsidR="00231313" w:rsidRPr="0013008F" w:rsidRDefault="00231313" w:rsidP="00231313">
      <w:pPr>
        <w:pStyle w:val="Applicationdirecte"/>
        <w:ind w:left="851"/>
      </w:pPr>
      <w:r w:rsidRPr="0013008F">
        <w:rPr>
          <w:b/>
          <w:i/>
        </w:rPr>
        <w:t>Os atos delegados relativos às características de conformação excessivas devem ser adotados até 1 de julho de 2030. Os atos delegados relativos aos genótipos devem ser adotados até 1 de julho de 2036.</w:t>
      </w:r>
    </w:p>
    <w:p w14:paraId="65B81865" w14:textId="77777777" w:rsidR="00231313" w:rsidRPr="0013008F" w:rsidRDefault="00231313" w:rsidP="00231313">
      <w:pPr>
        <w:ind w:left="850" w:hanging="850"/>
      </w:pPr>
      <w:r w:rsidRPr="0013008F">
        <w:rPr>
          <w:b/>
          <w:i/>
        </w:rPr>
        <w:t>4.</w:t>
      </w:r>
      <w:r w:rsidRPr="0013008F">
        <w:tab/>
      </w:r>
      <w:r w:rsidRPr="0013008F">
        <w:rPr>
          <w:b/>
          <w:i/>
        </w:rPr>
        <w:t>No contexto da gestão da reprodução de cães e gatos, são proibidas as seguintes práticas:</w:t>
      </w:r>
    </w:p>
    <w:p w14:paraId="628CBDF8" w14:textId="0B93508B" w:rsidR="00231313" w:rsidRPr="0013008F" w:rsidRDefault="00231313" w:rsidP="00231313">
      <w:pPr>
        <w:ind w:left="1416" w:hanging="566"/>
      </w:pPr>
      <w:r w:rsidRPr="0013008F">
        <w:rPr>
          <w:b/>
          <w:i/>
        </w:rPr>
        <w:t>a)</w:t>
      </w:r>
      <w:r w:rsidRPr="0013008F">
        <w:tab/>
      </w:r>
      <w:r w:rsidRPr="0013008F">
        <w:rPr>
          <w:b/>
          <w:i/>
        </w:rPr>
        <w:t xml:space="preserve">Reprodução entre progenitores e descendência, </w:t>
      </w:r>
      <w:commentRangeStart w:id="835"/>
      <w:r w:rsidRPr="0013008F">
        <w:rPr>
          <w:b/>
          <w:i/>
        </w:rPr>
        <w:t>entre irmãos, entre meios</w:t>
      </w:r>
      <w:r w:rsidR="000F6A06" w:rsidRPr="0013008F">
        <w:rPr>
          <w:b/>
          <w:i/>
        </w:rPr>
        <w:noBreakHyphen/>
      </w:r>
      <w:r w:rsidRPr="0013008F">
        <w:rPr>
          <w:b/>
          <w:i/>
        </w:rPr>
        <w:t>irmãos ou entre avós e netos</w:t>
      </w:r>
      <w:commentRangeEnd w:id="835"/>
      <w:r w:rsidR="00FE2250">
        <w:rPr>
          <w:rStyle w:val="CommentReference"/>
        </w:rPr>
        <w:commentReference w:id="835"/>
      </w:r>
      <w:r w:rsidRPr="0013008F">
        <w:rPr>
          <w:b/>
          <w:i/>
        </w:rPr>
        <w:t>, salvo aprovação pela autoridade competente com base numa necessidade específica de preservação de raças locais com património genético limitado;</w:t>
      </w:r>
    </w:p>
    <w:p w14:paraId="4C60C6C8" w14:textId="77777777" w:rsidR="00231313" w:rsidRPr="0013008F" w:rsidRDefault="00231313" w:rsidP="00231313">
      <w:pPr>
        <w:ind w:left="1416" w:hanging="566"/>
      </w:pPr>
      <w:r w:rsidRPr="0013008F">
        <w:br w:type="page"/>
      </w:r>
      <w:r w:rsidRPr="0013008F">
        <w:rPr>
          <w:b/>
          <w:i/>
        </w:rPr>
        <w:lastRenderedPageBreak/>
        <w:t>b)</w:t>
      </w:r>
      <w:r w:rsidRPr="0013008F">
        <w:tab/>
      </w:r>
      <w:r w:rsidRPr="0013008F">
        <w:rPr>
          <w:b/>
          <w:i/>
        </w:rPr>
        <w:t>Reprodução para produção de híbridos.</w:t>
      </w:r>
      <w:del w:id="836" w:author="MARTINSIsabelAlex" w:date="2026-03-06T16:45:00Z">
        <w:r w:rsidRPr="0013008F" w:rsidDel="00815A7D">
          <w:rPr>
            <w:b/>
            <w:i/>
          </w:rPr>
          <w:delText xml:space="preserve"> </w:delText>
        </w:r>
      </w:del>
    </w:p>
    <w:p w14:paraId="37B6D1E1" w14:textId="77777777" w:rsidR="00231313" w:rsidRPr="0013008F" w:rsidRDefault="00231313" w:rsidP="00231313">
      <w:pPr>
        <w:jc w:val="center"/>
      </w:pPr>
      <w:r w:rsidRPr="0013008F">
        <w:t>Artigo 9.º</w:t>
      </w:r>
      <w:r w:rsidRPr="0013008F">
        <w:br/>
      </w:r>
      <w:r w:rsidRPr="0013008F">
        <w:rPr>
          <w:b/>
          <w:bCs/>
          <w:i/>
          <w:iCs/>
        </w:rPr>
        <w:t>Notificação e registo</w:t>
      </w:r>
      <w:r w:rsidRPr="0013008F">
        <w:t xml:space="preserve"> de estabelecimentos</w:t>
      </w:r>
    </w:p>
    <w:p w14:paraId="7B9E7BCD" w14:textId="77777777" w:rsidR="00231313" w:rsidRPr="0013008F" w:rsidRDefault="00231313" w:rsidP="00231313">
      <w:pPr>
        <w:ind w:left="850" w:hanging="850"/>
      </w:pPr>
      <w:r w:rsidRPr="0013008F">
        <w:rPr>
          <w:b/>
          <w:i/>
        </w:rPr>
        <w:t>1.</w:t>
      </w:r>
      <w:r w:rsidRPr="0013008F">
        <w:tab/>
        <w:t>Os operadores ▌</w:t>
      </w:r>
      <w:del w:id="837" w:author="MARTINSIsabelAlex" w:date="2026-03-06T16:46:00Z">
        <w:r w:rsidRPr="0013008F" w:rsidDel="00815A7D">
          <w:delText xml:space="preserve"> </w:delText>
        </w:r>
      </w:del>
      <w:r w:rsidRPr="0013008F">
        <w:t xml:space="preserve">devem notificar as autoridades competentes da sua atividade, facultando </w:t>
      </w:r>
      <w:r w:rsidRPr="0013008F">
        <w:rPr>
          <w:b/>
          <w:bCs/>
          <w:i/>
          <w:iCs/>
        </w:rPr>
        <w:t>pelo menos</w:t>
      </w:r>
      <w:r w:rsidRPr="0013008F">
        <w:t xml:space="preserve"> as seguintes informações para cada um dos seus estabelecimentos:</w:t>
      </w:r>
    </w:p>
    <w:p w14:paraId="0A006A3A" w14:textId="77777777" w:rsidR="00231313" w:rsidRPr="0013008F" w:rsidRDefault="00231313" w:rsidP="00231313">
      <w:pPr>
        <w:ind w:left="1416" w:hanging="566"/>
      </w:pPr>
      <w:r w:rsidRPr="0013008F">
        <w:t>a)</w:t>
      </w:r>
      <w:r w:rsidRPr="0013008F">
        <w:tab/>
        <w:t xml:space="preserve">O </w:t>
      </w:r>
      <w:r w:rsidRPr="0013008F">
        <w:rPr>
          <w:b/>
          <w:bCs/>
          <w:i/>
          <w:iCs/>
        </w:rPr>
        <w:t>nome</w:t>
      </w:r>
      <w:r w:rsidRPr="0013008F">
        <w:t xml:space="preserve">, o endereço </w:t>
      </w:r>
      <w:r w:rsidRPr="0013008F">
        <w:rPr>
          <w:b/>
          <w:bCs/>
          <w:i/>
          <w:iCs/>
        </w:rPr>
        <w:t>e dados de contacto</w:t>
      </w:r>
      <w:r w:rsidRPr="0013008F">
        <w:rPr>
          <w:b/>
          <w:bCs/>
        </w:rPr>
        <w:t xml:space="preserve"> </w:t>
      </w:r>
      <w:r w:rsidRPr="0013008F">
        <w:t>do operador;</w:t>
      </w:r>
    </w:p>
    <w:p w14:paraId="4CF7E532" w14:textId="77777777" w:rsidR="00231313" w:rsidRPr="0013008F" w:rsidRDefault="00231313" w:rsidP="00231313">
      <w:pPr>
        <w:ind w:left="1416" w:hanging="566"/>
      </w:pPr>
      <w:r w:rsidRPr="0013008F">
        <w:t>b)</w:t>
      </w:r>
      <w:r w:rsidRPr="0013008F">
        <w:tab/>
        <w:t>A localização do estabelecimento;</w:t>
      </w:r>
    </w:p>
    <w:p w14:paraId="5D209CDC" w14:textId="77777777" w:rsidR="00231313" w:rsidRPr="0013008F" w:rsidRDefault="00231313" w:rsidP="00231313">
      <w:pPr>
        <w:ind w:left="1416" w:hanging="566"/>
      </w:pPr>
      <w:r w:rsidRPr="0013008F">
        <w:t>c)</w:t>
      </w:r>
      <w:r w:rsidRPr="0013008F">
        <w:tab/>
        <w:t xml:space="preserve">O tipo de estabelecimento: estabelecimento de criação, </w:t>
      </w:r>
      <w:r w:rsidRPr="0013008F">
        <w:rPr>
          <w:b/>
          <w:bCs/>
          <w:i/>
          <w:iCs/>
        </w:rPr>
        <w:t>estabelecimento de venda,</w:t>
      </w:r>
      <w:r w:rsidRPr="0013008F">
        <w:t xml:space="preserve"> abrigo ou </w:t>
      </w:r>
      <w:r w:rsidRPr="0013008F">
        <w:rPr>
          <w:b/>
          <w:bCs/>
          <w:i/>
          <w:iCs/>
        </w:rPr>
        <w:t>casa de acolhimento</w:t>
      </w:r>
      <w:r w:rsidRPr="0013008F">
        <w:t xml:space="preserve">; </w:t>
      </w:r>
    </w:p>
    <w:p w14:paraId="472E7AC3" w14:textId="77777777" w:rsidR="00231313" w:rsidRPr="0013008F" w:rsidRDefault="00231313" w:rsidP="00231313">
      <w:pPr>
        <w:ind w:left="1416" w:hanging="566"/>
      </w:pPr>
      <w:r w:rsidRPr="0013008F">
        <w:t>d)</w:t>
      </w:r>
      <w:r w:rsidRPr="0013008F">
        <w:tab/>
        <w:t xml:space="preserve">A espécie e, </w:t>
      </w:r>
      <w:r w:rsidRPr="0013008F">
        <w:rPr>
          <w:b/>
          <w:bCs/>
          <w:i/>
          <w:iCs/>
        </w:rPr>
        <w:t>para os estabelecimentos de criação, as raças</w:t>
      </w:r>
      <w:r w:rsidRPr="0013008F">
        <w:t xml:space="preserve"> dos </w:t>
      </w:r>
      <w:r w:rsidRPr="0013008F">
        <w:rPr>
          <w:b/>
          <w:bCs/>
          <w:i/>
          <w:iCs/>
        </w:rPr>
        <w:t>cães ou gatos</w:t>
      </w:r>
      <w:r w:rsidRPr="0013008F">
        <w:t xml:space="preserve"> detidos no estabelecimento;</w:t>
      </w:r>
    </w:p>
    <w:p w14:paraId="5D2878AF" w14:textId="27F93FE4" w:rsidR="00231313" w:rsidRPr="0013008F" w:rsidRDefault="00231313" w:rsidP="00231313">
      <w:pPr>
        <w:ind w:left="1416" w:hanging="566"/>
      </w:pPr>
      <w:r w:rsidRPr="0013008F">
        <w:t>e)</w:t>
      </w:r>
      <w:r w:rsidRPr="0013008F">
        <w:tab/>
      </w:r>
      <w:r w:rsidRPr="0013008F">
        <w:rPr>
          <w:b/>
          <w:i/>
        </w:rPr>
        <w:t xml:space="preserve">A capacidade do estabelecimento, expressa em termos de </w:t>
      </w:r>
      <w:r w:rsidRPr="0013008F">
        <w:t xml:space="preserve">número máximo de </w:t>
      </w:r>
      <w:r w:rsidRPr="0013008F">
        <w:rPr>
          <w:b/>
          <w:bCs/>
          <w:i/>
          <w:iCs/>
        </w:rPr>
        <w:t>cães e gatos</w:t>
      </w:r>
      <w:r w:rsidRPr="0013008F">
        <w:rPr>
          <w:b/>
          <w:bCs/>
        </w:rPr>
        <w:t xml:space="preserve"> </w:t>
      </w:r>
      <w:r w:rsidRPr="0013008F">
        <w:t>que podem ser detidos no estabelecimento</w:t>
      </w:r>
      <w:ins w:id="838" w:author="Cristina FC" w:date="2026-03-10T16:21:00Z">
        <w:r w:rsidR="003949EA">
          <w:t>;</w:t>
        </w:r>
      </w:ins>
      <w:del w:id="839" w:author="Cristina FC" w:date="2026-03-10T16:21:00Z">
        <w:r w:rsidRPr="0013008F" w:rsidDel="003949EA">
          <w:delText>.</w:delText>
        </w:r>
      </w:del>
    </w:p>
    <w:p w14:paraId="74AAB65A" w14:textId="77777777" w:rsidR="00231313" w:rsidRPr="0013008F" w:rsidRDefault="00231313" w:rsidP="00231313">
      <w:pPr>
        <w:ind w:left="1416" w:hanging="566"/>
      </w:pPr>
      <w:r w:rsidRPr="0013008F">
        <w:rPr>
          <w:b/>
          <w:i/>
        </w:rPr>
        <w:t>f)</w:t>
      </w:r>
      <w:r w:rsidRPr="0013008F">
        <w:tab/>
      </w:r>
      <w:r w:rsidRPr="0013008F">
        <w:rPr>
          <w:b/>
          <w:i/>
        </w:rPr>
        <w:t>No caso dos estabelecimentos de criação, o número estimado de ninhadas a colocar no mercado por ano.</w:t>
      </w:r>
    </w:p>
    <w:p w14:paraId="5422804C" w14:textId="77777777" w:rsidR="00231313" w:rsidRPr="0013008F" w:rsidRDefault="00231313" w:rsidP="00231313">
      <w:pPr>
        <w:ind w:left="851" w:hanging="851"/>
      </w:pPr>
      <w:r w:rsidRPr="0013008F">
        <w:br w:type="page"/>
      </w:r>
      <w:r w:rsidRPr="0013008F">
        <w:rPr>
          <w:b/>
          <w:i/>
        </w:rPr>
        <w:lastRenderedPageBreak/>
        <w:t>2.</w:t>
      </w:r>
      <w:r w:rsidRPr="0013008F">
        <w:tab/>
      </w:r>
      <w:r w:rsidRPr="0013008F">
        <w:rPr>
          <w:b/>
          <w:i/>
        </w:rPr>
        <w:t>Os operadores comunicam à autoridade competente:</w:t>
      </w:r>
    </w:p>
    <w:p w14:paraId="4AA0C923" w14:textId="77777777" w:rsidR="00231313" w:rsidRPr="0013008F" w:rsidRDefault="00231313" w:rsidP="00231313">
      <w:pPr>
        <w:ind w:left="1416" w:hanging="565"/>
      </w:pPr>
      <w:r w:rsidRPr="0013008F">
        <w:rPr>
          <w:b/>
          <w:i/>
        </w:rPr>
        <w:t>a)</w:t>
      </w:r>
      <w:r w:rsidRPr="0013008F">
        <w:rPr>
          <w:b/>
          <w:i/>
        </w:rPr>
        <w:tab/>
        <w:t>Qualquer alteração relativa às informações referidas no n.º 1;</w:t>
      </w:r>
    </w:p>
    <w:p w14:paraId="15512247" w14:textId="77777777" w:rsidR="00231313" w:rsidRPr="0013008F" w:rsidRDefault="00231313" w:rsidP="00231313">
      <w:pPr>
        <w:ind w:left="1416" w:hanging="565"/>
      </w:pPr>
      <w:r w:rsidRPr="0013008F">
        <w:rPr>
          <w:b/>
          <w:i/>
        </w:rPr>
        <w:t>b)</w:t>
      </w:r>
      <w:r w:rsidRPr="0013008F">
        <w:tab/>
      </w:r>
      <w:r w:rsidRPr="0013008F">
        <w:rPr>
          <w:b/>
          <w:i/>
        </w:rPr>
        <w:t>Se for o caso, a data prevista de cessação das suas atividades, o mais tardar cinco dias úteis antes dessa data;</w:t>
      </w:r>
      <w:del w:id="840" w:author="MARTINSIsabelAlex" w:date="2026-03-06T16:46:00Z">
        <w:r w:rsidRPr="0013008F" w:rsidDel="00892012">
          <w:rPr>
            <w:b/>
            <w:i/>
          </w:rPr>
          <w:delText xml:space="preserve"> </w:delText>
        </w:r>
      </w:del>
    </w:p>
    <w:p w14:paraId="649CBA1C" w14:textId="76F09679" w:rsidR="00231313" w:rsidRPr="0013008F" w:rsidRDefault="00231313" w:rsidP="00231313">
      <w:pPr>
        <w:ind w:left="851" w:hanging="851"/>
      </w:pPr>
      <w:r w:rsidRPr="0013008F">
        <w:rPr>
          <w:b/>
          <w:i/>
        </w:rPr>
        <w:t>3.</w:t>
      </w:r>
      <w:r w:rsidRPr="0013008F">
        <w:rPr>
          <w:b/>
          <w:i/>
        </w:rPr>
        <w:tab/>
        <w:t>Os Estados</w:t>
      </w:r>
      <w:r w:rsidR="000F6A06" w:rsidRPr="0013008F">
        <w:rPr>
          <w:b/>
          <w:i/>
        </w:rPr>
        <w:noBreakHyphen/>
      </w:r>
      <w:r w:rsidRPr="0013008F">
        <w:rPr>
          <w:b/>
          <w:i/>
        </w:rPr>
        <w:t>Membros devem utilizar as informações facultadas em conformidade com o artigo 84.º do Regulamento (UE) 2016/429. Os operadores não são obrigados a notificar novamente as informações já comunicadas em conformidade com o artigo 84.º do Regulamento (UE) 2016/429.</w:t>
      </w:r>
    </w:p>
    <w:p w14:paraId="6B9CA67A" w14:textId="12BEF757" w:rsidR="00231313" w:rsidRPr="0013008F" w:rsidRDefault="00231313" w:rsidP="00231313">
      <w:pPr>
        <w:ind w:left="850" w:hanging="850"/>
      </w:pPr>
      <w:r w:rsidRPr="0013008F">
        <w:rPr>
          <w:b/>
          <w:i/>
        </w:rPr>
        <w:t>4.</w:t>
      </w:r>
      <w:r w:rsidRPr="0013008F">
        <w:tab/>
      </w:r>
      <w:r w:rsidRPr="0013008F">
        <w:rPr>
          <w:b/>
          <w:i/>
        </w:rPr>
        <w:t>A autoridade competente deve manter um registo de estabelecimentos. A autoridade competente pode utilizar, para este efeito, o registo previsto no artigo 101.º, n.º 1, alínea</w:t>
      </w:r>
      <w:r w:rsidR="00892012" w:rsidRPr="0013008F">
        <w:rPr>
          <w:b/>
          <w:i/>
        </w:rPr>
        <w:t> </w:t>
      </w:r>
      <w:r w:rsidRPr="0013008F">
        <w:rPr>
          <w:b/>
          <w:i/>
        </w:rPr>
        <w:t>a), do Regulamento (UE) 2016/429.</w:t>
      </w:r>
    </w:p>
    <w:p w14:paraId="73AB7C25" w14:textId="77777777" w:rsidR="00231313" w:rsidRPr="0013008F" w:rsidRDefault="00231313" w:rsidP="00231313">
      <w:pPr>
        <w:jc w:val="center"/>
      </w:pPr>
      <w:r w:rsidRPr="0013008F">
        <w:br w:type="page"/>
      </w:r>
      <w:r w:rsidRPr="0013008F">
        <w:rPr>
          <w:b/>
          <w:i/>
        </w:rPr>
        <w:lastRenderedPageBreak/>
        <w:t>Artigo 10.º</w:t>
      </w:r>
      <w:r w:rsidRPr="0013008F">
        <w:br/>
      </w:r>
      <w:r w:rsidRPr="0013008F">
        <w:rPr>
          <w:b/>
          <w:bCs/>
          <w:i/>
          <w:iCs/>
        </w:rPr>
        <w:t>Aprovação de estabelecimentos de criação</w:t>
      </w:r>
    </w:p>
    <w:p w14:paraId="14C691F4" w14:textId="77777777" w:rsidR="00231313" w:rsidRPr="0013008F" w:rsidRDefault="00231313" w:rsidP="00231313">
      <w:pPr>
        <w:ind w:left="850" w:hanging="850"/>
      </w:pPr>
      <w:r w:rsidRPr="0013008F">
        <w:rPr>
          <w:b/>
          <w:i/>
        </w:rPr>
        <w:t>1.</w:t>
      </w:r>
      <w:r w:rsidRPr="0013008F">
        <w:tab/>
      </w:r>
      <w:r w:rsidRPr="0013008F">
        <w:rPr>
          <w:b/>
          <w:i/>
        </w:rPr>
        <w:t>Os operadores de estabelecimentos de criação que produzam ou tencionem produzir mais de cinco ninhadas por ano civil, ou que, a qualquer momento, detenham um total combinado de mais de cinco cadelas ou gatas, só podem colocar cães ou gatos no mercado após aprovação do seu estabelecimento pela autoridade competente.</w:t>
      </w:r>
    </w:p>
    <w:p w14:paraId="20D9F085" w14:textId="005153CD" w:rsidR="00231313" w:rsidRPr="0013008F" w:rsidRDefault="00231313" w:rsidP="00231313">
      <w:pPr>
        <w:ind w:left="850" w:hanging="850"/>
      </w:pPr>
      <w:r w:rsidRPr="0013008F">
        <w:rPr>
          <w:b/>
          <w:i/>
        </w:rPr>
        <w:t>2.</w:t>
      </w:r>
      <w:r w:rsidRPr="0013008F">
        <w:tab/>
      </w:r>
      <w:r w:rsidRPr="0013008F">
        <w:rPr>
          <w:b/>
          <w:i/>
        </w:rPr>
        <w:t>A autoridade competente deve efetuar inspeções no local para verificar se o estabelecimento cumpre os requisitos do presente regulamento. Os Estados</w:t>
      </w:r>
      <w:r w:rsidR="000F6A06" w:rsidRPr="0013008F">
        <w:rPr>
          <w:b/>
          <w:i/>
        </w:rPr>
        <w:noBreakHyphen/>
      </w:r>
      <w:r w:rsidRPr="0013008F">
        <w:rPr>
          <w:b/>
          <w:i/>
        </w:rPr>
        <w:t>Membros podem autorizar que estas inspeções sejam realizadas à distância, desde que o meio de comunicação à distância utilizado permita recolher provas suficientes para que a autoridade competente realize inspeções fiáveis. A autoridade competente só deve conceder certificados de aprovação a estabelecimentos de criação que cumpram os requisitos do presente regulamento.</w:t>
      </w:r>
    </w:p>
    <w:p w14:paraId="63ECDE9A" w14:textId="77777777" w:rsidR="00231313" w:rsidRPr="0013008F" w:rsidRDefault="00231313" w:rsidP="00231313">
      <w:pPr>
        <w:ind w:left="850" w:hanging="850"/>
        <w:rPr>
          <w:b/>
          <w:i/>
        </w:rPr>
      </w:pPr>
      <w:r w:rsidRPr="0013008F">
        <w:br w:type="page"/>
      </w:r>
      <w:r w:rsidRPr="0013008F">
        <w:rPr>
          <w:b/>
          <w:i/>
        </w:rPr>
        <w:lastRenderedPageBreak/>
        <w:t>3.</w:t>
      </w:r>
      <w:r w:rsidRPr="0013008F">
        <w:tab/>
      </w:r>
      <w:r w:rsidRPr="0013008F">
        <w:rPr>
          <w:b/>
          <w:i/>
        </w:rPr>
        <w:t>A autoridade competente deve manter uma lista acessível ao público que contenha as seguintes informações para cada estabelecimento aprovado:</w:t>
      </w:r>
    </w:p>
    <w:p w14:paraId="1124B44E" w14:textId="77777777" w:rsidR="00231313" w:rsidRPr="0013008F" w:rsidRDefault="00231313" w:rsidP="00231313">
      <w:pPr>
        <w:ind w:left="1418" w:hanging="567"/>
        <w:rPr>
          <w:b/>
          <w:i/>
        </w:rPr>
      </w:pPr>
      <w:r w:rsidRPr="0013008F">
        <w:rPr>
          <w:b/>
          <w:i/>
        </w:rPr>
        <w:t>a)</w:t>
      </w:r>
      <w:r w:rsidRPr="0013008F">
        <w:rPr>
          <w:b/>
          <w:i/>
        </w:rPr>
        <w:tab/>
        <w:t>O nome, os dados de contacto e, sempre que disponível, o URL do sítio Web do estabelecimento;</w:t>
      </w:r>
    </w:p>
    <w:p w14:paraId="4825DF90" w14:textId="77777777" w:rsidR="00231313" w:rsidRPr="0013008F" w:rsidRDefault="00231313" w:rsidP="00231313">
      <w:pPr>
        <w:ind w:left="1418" w:hanging="567"/>
        <w:rPr>
          <w:b/>
          <w:i/>
        </w:rPr>
      </w:pPr>
      <w:r w:rsidRPr="0013008F">
        <w:rPr>
          <w:b/>
          <w:i/>
        </w:rPr>
        <w:t>b)</w:t>
      </w:r>
      <w:r w:rsidRPr="0013008F">
        <w:rPr>
          <w:b/>
          <w:i/>
        </w:rPr>
        <w:tab/>
        <w:t>O endereço do estabelecimento;</w:t>
      </w:r>
    </w:p>
    <w:p w14:paraId="6FFE7F3C" w14:textId="77777777" w:rsidR="00231313" w:rsidRPr="0013008F" w:rsidRDefault="00231313" w:rsidP="00231313">
      <w:pPr>
        <w:ind w:left="1418" w:hanging="567"/>
        <w:rPr>
          <w:b/>
          <w:i/>
        </w:rPr>
      </w:pPr>
      <w:r w:rsidRPr="0013008F">
        <w:rPr>
          <w:b/>
          <w:i/>
        </w:rPr>
        <w:t>c)</w:t>
      </w:r>
      <w:r w:rsidRPr="0013008F">
        <w:rPr>
          <w:b/>
          <w:i/>
        </w:rPr>
        <w:tab/>
        <w:t>O nome do operador;</w:t>
      </w:r>
    </w:p>
    <w:p w14:paraId="11641E88" w14:textId="77777777" w:rsidR="00231313" w:rsidRPr="0013008F" w:rsidRDefault="00231313" w:rsidP="00231313">
      <w:pPr>
        <w:ind w:left="1418" w:hanging="567"/>
        <w:rPr>
          <w:b/>
          <w:i/>
        </w:rPr>
      </w:pPr>
      <w:r w:rsidRPr="0013008F">
        <w:rPr>
          <w:b/>
          <w:i/>
        </w:rPr>
        <w:t>d)</w:t>
      </w:r>
      <w:r w:rsidRPr="0013008F">
        <w:rPr>
          <w:b/>
          <w:i/>
        </w:rPr>
        <w:tab/>
        <w:t>As espécies e, sendo caso disso, as raças relacionadas com as atividades aprovadas do estabelecimento;</w:t>
      </w:r>
    </w:p>
    <w:p w14:paraId="48F3F317" w14:textId="77777777" w:rsidR="00231313" w:rsidRPr="0013008F" w:rsidRDefault="00231313" w:rsidP="00231313">
      <w:pPr>
        <w:ind w:left="1418" w:hanging="567"/>
      </w:pPr>
      <w:r w:rsidRPr="0013008F">
        <w:rPr>
          <w:b/>
          <w:i/>
        </w:rPr>
        <w:t>e)</w:t>
      </w:r>
      <w:r w:rsidRPr="0013008F">
        <w:rPr>
          <w:b/>
          <w:i/>
        </w:rPr>
        <w:tab/>
        <w:t>O número de aprovação único atribuído ao estabelecimento pela autoridade competente e a data de aprovação e de cessação das atividades.</w:t>
      </w:r>
    </w:p>
    <w:p w14:paraId="51C18F39" w14:textId="77777777" w:rsidR="00231313" w:rsidRPr="0013008F" w:rsidRDefault="00231313" w:rsidP="00231313">
      <w:pPr>
        <w:jc w:val="center"/>
      </w:pPr>
      <w:r w:rsidRPr="0013008F">
        <w:t>Artigo 11.º</w:t>
      </w:r>
      <w:r w:rsidRPr="0013008F">
        <w:br/>
        <w:t>Obrigação de informar sobre a propriedade responsável</w:t>
      </w:r>
    </w:p>
    <w:p w14:paraId="09A05DB2" w14:textId="6F5CCD1B" w:rsidR="00231313" w:rsidRPr="0013008F" w:rsidRDefault="00231313" w:rsidP="00231313">
      <w:pPr>
        <w:ind w:left="850" w:hanging="850"/>
      </w:pPr>
      <w:r w:rsidRPr="0013008F">
        <w:t>1.</w:t>
      </w:r>
      <w:r w:rsidRPr="0013008F">
        <w:tab/>
        <w:t xml:space="preserve">▌Os operadores ▌devem facultar ao adquirente </w:t>
      </w:r>
      <w:r w:rsidRPr="0013008F">
        <w:rPr>
          <w:b/>
          <w:bCs/>
          <w:i/>
          <w:iCs/>
        </w:rPr>
        <w:t>de um cão ou de um gato</w:t>
      </w:r>
      <w:r w:rsidRPr="0013008F">
        <w:t xml:space="preserve"> as informações </w:t>
      </w:r>
      <w:r w:rsidRPr="0013008F">
        <w:rPr>
          <w:b/>
          <w:bCs/>
          <w:i/>
          <w:iCs/>
        </w:rPr>
        <w:t>escritas</w:t>
      </w:r>
      <w:r w:rsidRPr="0013008F">
        <w:t xml:space="preserve"> necessárias para permitir ao adquirente assegurar o bem‑estar do animal, incluindo informações sobre a propriedade responsável </w:t>
      </w:r>
      <w:r w:rsidRPr="0013008F">
        <w:rPr>
          <w:b/>
          <w:i/>
        </w:rPr>
        <w:t xml:space="preserve">e sobre as necessidades específicas </w:t>
      </w:r>
      <w:del w:id="841" w:author="MARTINSIsabelAlex" w:date="2026-03-06T16:47:00Z">
        <w:r w:rsidRPr="0013008F" w:rsidDel="00892012">
          <w:rPr>
            <w:b/>
            <w:i/>
          </w:rPr>
          <w:delText xml:space="preserve">da raça </w:delText>
        </w:r>
      </w:del>
      <w:r w:rsidRPr="0013008F">
        <w:rPr>
          <w:b/>
          <w:i/>
        </w:rPr>
        <w:t xml:space="preserve">do animal em termos de alimentação, cuidados, saúde e alojamento, assim como informação a respeito das suas necessidades comportamentais e do seu </w:t>
      </w:r>
      <w:commentRangeStart w:id="842"/>
      <w:commentRangeStart w:id="843"/>
      <w:r w:rsidRPr="0013008F">
        <w:rPr>
          <w:b/>
          <w:i/>
        </w:rPr>
        <w:t>historial sanitário</w:t>
      </w:r>
      <w:commentRangeEnd w:id="842"/>
      <w:r w:rsidR="001C3825" w:rsidRPr="0013008F">
        <w:rPr>
          <w:rStyle w:val="CommentReference"/>
        </w:rPr>
        <w:commentReference w:id="842"/>
      </w:r>
      <w:commentRangeEnd w:id="843"/>
      <w:r w:rsidR="003E4CE8">
        <w:rPr>
          <w:rStyle w:val="CommentReference"/>
        </w:rPr>
        <w:commentReference w:id="843"/>
      </w:r>
      <w:r w:rsidRPr="0013008F">
        <w:t>.</w:t>
      </w:r>
    </w:p>
    <w:p w14:paraId="68371CED" w14:textId="3D05A8E9" w:rsidR="00231313" w:rsidRPr="0013008F" w:rsidRDefault="00231313" w:rsidP="00231313">
      <w:pPr>
        <w:ind w:left="850" w:hanging="850"/>
      </w:pPr>
      <w:r w:rsidRPr="0013008F">
        <w:br w:type="page"/>
      </w:r>
      <w:r w:rsidRPr="0013008F">
        <w:rPr>
          <w:b/>
          <w:i/>
        </w:rPr>
        <w:lastRenderedPageBreak/>
        <w:t>2.</w:t>
      </w:r>
      <w:r w:rsidRPr="0013008F">
        <w:tab/>
      </w:r>
      <w:r w:rsidRPr="0013008F">
        <w:rPr>
          <w:b/>
          <w:i/>
        </w:rPr>
        <w:t xml:space="preserve">As informações escritas sobre </w:t>
      </w:r>
      <w:del w:id="844" w:author="MARTINSIsabelAlex" w:date="2026-03-06T17:05:00Z">
        <w:r w:rsidRPr="0013008F" w:rsidDel="001C3825">
          <w:rPr>
            <w:b/>
            <w:i/>
          </w:rPr>
          <w:delText xml:space="preserve">a </w:delText>
        </w:r>
      </w:del>
      <w:ins w:id="845" w:author="MARTINSIsabelAlex" w:date="2026-03-06T17:05:00Z">
        <w:r w:rsidR="001C3825" w:rsidRPr="0013008F">
          <w:rPr>
            <w:b/>
            <w:i/>
          </w:rPr>
          <w:t xml:space="preserve">o historial </w:t>
        </w:r>
      </w:ins>
      <w:del w:id="846" w:author="MARTINSIsabelAlex" w:date="2026-03-06T17:05:00Z">
        <w:r w:rsidRPr="0013008F" w:rsidDel="001C3825">
          <w:rPr>
            <w:b/>
            <w:i/>
          </w:rPr>
          <w:delText xml:space="preserve">saúde </w:delText>
        </w:r>
      </w:del>
      <w:ins w:id="847" w:author="MARTINSIsabelAlex" w:date="2026-03-06T17:05:00Z">
        <w:r w:rsidR="001C3825" w:rsidRPr="0013008F">
          <w:rPr>
            <w:b/>
            <w:i/>
          </w:rPr>
          <w:t xml:space="preserve">sanitário </w:t>
        </w:r>
      </w:ins>
      <w:r w:rsidRPr="0013008F">
        <w:rPr>
          <w:b/>
          <w:i/>
        </w:rPr>
        <w:t xml:space="preserve">do cão ou gato referidas no primeiro parágrafo devem incluir, pelo menos: </w:t>
      </w:r>
    </w:p>
    <w:p w14:paraId="255D90D5" w14:textId="77777777" w:rsidR="00231313" w:rsidRPr="0013008F" w:rsidRDefault="00231313" w:rsidP="00231313">
      <w:pPr>
        <w:ind w:left="1418" w:hanging="567"/>
      </w:pPr>
      <w:r w:rsidRPr="0013008F">
        <w:rPr>
          <w:b/>
          <w:i/>
        </w:rPr>
        <w:t>a)</w:t>
      </w:r>
      <w:r w:rsidRPr="0013008F">
        <w:tab/>
      </w:r>
      <w:r w:rsidRPr="0013008F">
        <w:rPr>
          <w:b/>
          <w:i/>
        </w:rPr>
        <w:t>A situação do animal em termos de vacinação;</w:t>
      </w:r>
      <w:del w:id="848" w:author="MARTINSIsabelAlex" w:date="2026-03-06T17:06:00Z">
        <w:r w:rsidRPr="0013008F" w:rsidDel="001C3825">
          <w:rPr>
            <w:b/>
            <w:i/>
          </w:rPr>
          <w:delText xml:space="preserve"> </w:delText>
        </w:r>
      </w:del>
    </w:p>
    <w:p w14:paraId="118A01F7" w14:textId="77777777" w:rsidR="00231313" w:rsidRPr="0013008F" w:rsidRDefault="00231313" w:rsidP="00231313">
      <w:pPr>
        <w:ind w:left="1418" w:hanging="567"/>
      </w:pPr>
      <w:r w:rsidRPr="0013008F">
        <w:rPr>
          <w:b/>
          <w:i/>
        </w:rPr>
        <w:t>b)</w:t>
      </w:r>
      <w:r w:rsidRPr="0013008F">
        <w:tab/>
      </w:r>
      <w:r w:rsidRPr="0013008F">
        <w:rPr>
          <w:b/>
          <w:i/>
        </w:rPr>
        <w:t>Quaisquer problemas de saúde ou predisposição para doenças, incluindo alergias, que sejam do conhecimento do operador, e quaisquer resultados de testes de diagnóstico do cão ou gato que se encontrem à disposição do operador.</w:t>
      </w:r>
    </w:p>
    <w:p w14:paraId="767A1840" w14:textId="0E02233A" w:rsidR="00231313" w:rsidRPr="0013008F" w:rsidRDefault="00231313" w:rsidP="00231313">
      <w:pPr>
        <w:ind w:left="850" w:firstLine="1"/>
      </w:pPr>
      <w:r w:rsidRPr="0013008F">
        <w:rPr>
          <w:b/>
          <w:i/>
        </w:rPr>
        <w:t xml:space="preserve">Sempre que as informações sobre </w:t>
      </w:r>
      <w:del w:id="849" w:author="MARTINSIsabelAlex" w:date="2026-03-06T17:06:00Z">
        <w:r w:rsidRPr="0013008F" w:rsidDel="001C3825">
          <w:rPr>
            <w:b/>
            <w:i/>
          </w:rPr>
          <w:delText>a saúde</w:delText>
        </w:r>
      </w:del>
      <w:ins w:id="850" w:author="MARTINSIsabelAlex" w:date="2026-03-06T17:06:00Z">
        <w:r w:rsidR="001C3825" w:rsidRPr="0013008F">
          <w:rPr>
            <w:b/>
            <w:i/>
          </w:rPr>
          <w:t>o historial sanitário</w:t>
        </w:r>
      </w:ins>
      <w:r w:rsidRPr="0013008F">
        <w:rPr>
          <w:b/>
          <w:i/>
        </w:rPr>
        <w:t xml:space="preserve"> do animal constarem de um documento exigido por força do Regulamento (UE) 2016/429, o operador deve transmitir esse documento ao adquirente.</w:t>
      </w:r>
    </w:p>
    <w:p w14:paraId="45013FF1" w14:textId="77777777" w:rsidR="00231313" w:rsidRPr="0013008F" w:rsidRDefault="00231313" w:rsidP="00231313">
      <w:pPr>
        <w:ind w:left="850" w:hanging="850"/>
      </w:pPr>
      <w:r w:rsidRPr="0013008F">
        <w:t>▌</w:t>
      </w:r>
    </w:p>
    <w:p w14:paraId="5BFEE195" w14:textId="77777777" w:rsidR="00231313" w:rsidRPr="0013008F" w:rsidRDefault="00231313" w:rsidP="00231313">
      <w:pPr>
        <w:jc w:val="center"/>
      </w:pPr>
      <w:r w:rsidRPr="0013008F">
        <w:t>Artigo 12.º</w:t>
      </w:r>
      <w:r w:rsidRPr="0013008F">
        <w:br/>
        <w:t>Competências dos cuidadores de animais em matéria de bem‑estar dos animais</w:t>
      </w:r>
    </w:p>
    <w:p w14:paraId="5C20F395" w14:textId="4D48B0DC" w:rsidR="00231313" w:rsidRPr="0013008F" w:rsidRDefault="00231313" w:rsidP="00231313">
      <w:pPr>
        <w:ind w:left="850" w:hanging="850"/>
      </w:pPr>
      <w:r w:rsidRPr="0013008F">
        <w:t>1.</w:t>
      </w:r>
      <w:r w:rsidRPr="0013008F">
        <w:tab/>
        <w:t xml:space="preserve">Os cuidadores de animais, </w:t>
      </w:r>
      <w:del w:id="851" w:author="Cristina FC" w:date="2026-03-11T10:26:00Z">
        <w:r w:rsidRPr="0013008F" w:rsidDel="0087272C">
          <w:rPr>
            <w:b/>
            <w:i/>
          </w:rPr>
          <w:delText xml:space="preserve">exceto </w:delText>
        </w:r>
      </w:del>
      <w:ins w:id="852" w:author="Cristina FC" w:date="2026-03-11T10:26:00Z">
        <w:r w:rsidR="0087272C">
          <w:rPr>
            <w:b/>
            <w:i/>
          </w:rPr>
          <w:t>que não</w:t>
        </w:r>
        <w:r w:rsidR="0087272C" w:rsidRPr="0013008F">
          <w:rPr>
            <w:b/>
            <w:i/>
          </w:rPr>
          <w:t xml:space="preserve"> </w:t>
        </w:r>
      </w:ins>
      <w:r w:rsidRPr="0013008F">
        <w:rPr>
          <w:b/>
          <w:i/>
        </w:rPr>
        <w:t>os voluntários em abrigos e os estagiários que atuem sob a responsabilidade de um cuidador animal competente,</w:t>
      </w:r>
      <w:r w:rsidRPr="0013008F">
        <w:t xml:space="preserve"> devem ter as seguintes competências no que diz respeito aos cães e gatos que manuseiam:</w:t>
      </w:r>
    </w:p>
    <w:p w14:paraId="772D8EE4" w14:textId="77777777" w:rsidR="00231313" w:rsidRPr="0013008F" w:rsidRDefault="00231313" w:rsidP="00231313">
      <w:pPr>
        <w:ind w:left="1416" w:hanging="566"/>
      </w:pPr>
      <w:r w:rsidRPr="0013008F">
        <w:br w:type="page"/>
      </w:r>
      <w:r w:rsidRPr="0013008F">
        <w:lastRenderedPageBreak/>
        <w:t>a)</w:t>
      </w:r>
      <w:r w:rsidRPr="0013008F">
        <w:tab/>
        <w:t>Compreensão do comportamento biológico dos animais e das suas necessidades fisiológicas e etológicas;</w:t>
      </w:r>
    </w:p>
    <w:p w14:paraId="29CFB305" w14:textId="77777777" w:rsidR="00231313" w:rsidRPr="0013008F" w:rsidRDefault="00231313" w:rsidP="00231313">
      <w:pPr>
        <w:ind w:left="1416" w:hanging="566"/>
      </w:pPr>
      <w:r w:rsidRPr="0013008F">
        <w:t>b)</w:t>
      </w:r>
      <w:r w:rsidRPr="0013008F">
        <w:tab/>
        <w:t xml:space="preserve">Capacidade para reconhecer as expressões dos animais, incluindo qualquer sinal de sofrimento, e para identificar </w:t>
      </w:r>
      <w:r w:rsidRPr="0013008F">
        <w:rPr>
          <w:b/>
          <w:bCs/>
          <w:i/>
          <w:iCs/>
        </w:rPr>
        <w:t>e tomar</w:t>
      </w:r>
      <w:r w:rsidRPr="0013008F">
        <w:t xml:space="preserve"> as medidas de atenuação adequadas ▌nesses casos;</w:t>
      </w:r>
    </w:p>
    <w:p w14:paraId="201399C4" w14:textId="21DDB2C2" w:rsidR="00231313" w:rsidRPr="0013008F" w:rsidRDefault="00231313" w:rsidP="00231313">
      <w:pPr>
        <w:ind w:left="1416" w:hanging="566"/>
      </w:pPr>
      <w:r w:rsidRPr="0013008F">
        <w:t>c)</w:t>
      </w:r>
      <w:r w:rsidRPr="0013008F">
        <w:tab/>
        <w:t xml:space="preserve">Capacidade para aplicar boas práticas de gestão animal, </w:t>
      </w:r>
      <w:r w:rsidRPr="0013008F">
        <w:rPr>
          <w:b/>
          <w:i/>
        </w:rPr>
        <w:t>nomeadamente o condicionamento operante e o reforço positivo,</w:t>
      </w:r>
      <w:r w:rsidRPr="0013008F">
        <w:t xml:space="preserve"> para usar e manter o equipamento utilizado para </w:t>
      </w:r>
      <w:r w:rsidRPr="0013008F">
        <w:rPr>
          <w:b/>
          <w:bCs/>
          <w:i/>
          <w:iCs/>
        </w:rPr>
        <w:t>os</w:t>
      </w:r>
      <w:r w:rsidRPr="0013008F">
        <w:rPr>
          <w:b/>
          <w:bCs/>
        </w:rPr>
        <w:t xml:space="preserve"> </w:t>
      </w:r>
      <w:r w:rsidRPr="0013008F">
        <w:rPr>
          <w:b/>
          <w:bCs/>
          <w:i/>
          <w:iCs/>
        </w:rPr>
        <w:t>cães ou gatos</w:t>
      </w:r>
      <w:r w:rsidRPr="0013008F">
        <w:t xml:space="preserve"> sob o seu cuidado e para minimizar quaisquer riscos para o bem</w:t>
      </w:r>
      <w:r w:rsidR="000F6A06" w:rsidRPr="0013008F">
        <w:noBreakHyphen/>
      </w:r>
      <w:r w:rsidRPr="0013008F">
        <w:t xml:space="preserve">estar </w:t>
      </w:r>
      <w:r w:rsidRPr="0013008F">
        <w:rPr>
          <w:b/>
          <w:bCs/>
          <w:i/>
          <w:iCs/>
        </w:rPr>
        <w:t>desses cães ou gatos, prevenindo o seu sofrimento</w:t>
      </w:r>
      <w:r w:rsidRPr="0013008F">
        <w:t>;</w:t>
      </w:r>
      <w:r w:rsidRPr="0013008F">
        <w:rPr>
          <w:b/>
          <w:i/>
        </w:rPr>
        <w:t xml:space="preserve"> </w:t>
      </w:r>
    </w:p>
    <w:p w14:paraId="2AFEAA9A" w14:textId="77777777" w:rsidR="00231313" w:rsidRPr="0013008F" w:rsidRDefault="00231313" w:rsidP="00231313">
      <w:pPr>
        <w:ind w:left="1416" w:hanging="566"/>
      </w:pPr>
      <w:r w:rsidRPr="0013008F">
        <w:t>d)</w:t>
      </w:r>
      <w:r w:rsidRPr="0013008F">
        <w:tab/>
        <w:t>Conhecimento das obrigações que incumbem aos cuidadores por força do presente regulamento.</w:t>
      </w:r>
    </w:p>
    <w:p w14:paraId="06E3AAD8" w14:textId="77777777" w:rsidR="00231313" w:rsidRPr="0013008F" w:rsidRDefault="00231313" w:rsidP="00231313">
      <w:pPr>
        <w:ind w:left="850" w:hanging="850"/>
      </w:pPr>
      <w:r w:rsidRPr="0013008F">
        <w:t>2.</w:t>
      </w:r>
      <w:r w:rsidRPr="0013008F">
        <w:tab/>
        <w:t>As competências referidas no n.º 1 podem ser adquiridas através de ensino, formação ou experiência profissional. Para determinar se um cuidador animal tem as competências referidas no n.º 1 apenas serão tidos em conta o ensino, a formação ou a experiência profissional que se encontrem documentados.</w:t>
      </w:r>
    </w:p>
    <w:p w14:paraId="671DCC3A" w14:textId="23527BC6" w:rsidR="00231313" w:rsidRPr="0013008F" w:rsidRDefault="00231313" w:rsidP="00231313">
      <w:pPr>
        <w:ind w:left="850" w:hanging="850"/>
      </w:pPr>
      <w:r w:rsidRPr="0013008F">
        <w:br w:type="page"/>
      </w:r>
      <w:r w:rsidRPr="0013008F">
        <w:rPr>
          <w:b/>
          <w:i/>
        </w:rPr>
        <w:lastRenderedPageBreak/>
        <w:t>3.</w:t>
      </w:r>
      <w:r w:rsidRPr="0013008F">
        <w:tab/>
      </w:r>
      <w:r w:rsidRPr="0013008F">
        <w:rPr>
          <w:b/>
          <w:i/>
        </w:rPr>
        <w:t xml:space="preserve">Os operadores devem garantir que pelo menos um cuidador de animais do estabelecimento, </w:t>
      </w:r>
      <w:del w:id="853" w:author="Cristina FC" w:date="2026-03-11T10:26:00Z">
        <w:r w:rsidRPr="0013008F" w:rsidDel="0087272C">
          <w:rPr>
            <w:b/>
            <w:i/>
          </w:rPr>
          <w:delText>com exceção dos</w:delText>
        </w:r>
      </w:del>
      <w:ins w:id="854" w:author="Cristina FC" w:date="2026-03-11T10:26:00Z">
        <w:r w:rsidR="0087272C">
          <w:rPr>
            <w:b/>
            <w:i/>
          </w:rPr>
          <w:t>que não</w:t>
        </w:r>
      </w:ins>
      <w:r w:rsidRPr="0013008F">
        <w:rPr>
          <w:b/>
          <w:i/>
        </w:rPr>
        <w:t xml:space="preserve"> voluntários ou </w:t>
      </w:r>
      <w:del w:id="855" w:author="Cristina FC" w:date="2026-03-11T10:26:00Z">
        <w:r w:rsidRPr="0013008F" w:rsidDel="0087272C">
          <w:rPr>
            <w:b/>
            <w:i/>
          </w:rPr>
          <w:delText xml:space="preserve">dos </w:delText>
        </w:r>
      </w:del>
      <w:r w:rsidRPr="0013008F">
        <w:rPr>
          <w:b/>
          <w:i/>
        </w:rPr>
        <w:t>estagiários, tenha concluído os cursos de formação referidos no artigo 22.º Os operadores devem garantir que esse cuidador de animais partilhe os seus conhecimentos com os outros cuidadores de animais do estabelecimento.</w:t>
      </w:r>
    </w:p>
    <w:p w14:paraId="7D30A9E7" w14:textId="77777777" w:rsidR="00231313" w:rsidRPr="0013008F" w:rsidRDefault="00231313" w:rsidP="00231313">
      <w:pPr>
        <w:ind w:left="850" w:hanging="850"/>
        <w:rPr>
          <w:b/>
          <w:i/>
        </w:rPr>
      </w:pPr>
      <w:r w:rsidRPr="0013008F">
        <w:t>4.</w:t>
      </w:r>
      <w:r w:rsidRPr="0013008F">
        <w:tab/>
        <w:t xml:space="preserve">A Comissão </w:t>
      </w:r>
      <w:r w:rsidRPr="0013008F">
        <w:rPr>
          <w:b/>
          <w:bCs/>
          <w:i/>
          <w:iCs/>
        </w:rPr>
        <w:t>adota</w:t>
      </w:r>
      <w:r w:rsidRPr="0013008F">
        <w:t xml:space="preserve"> atos de execução que estabeleçam requisitos mínimos relativos ao ensino </w:t>
      </w:r>
      <w:r w:rsidRPr="0013008F">
        <w:rPr>
          <w:b/>
          <w:bCs/>
          <w:i/>
          <w:iCs/>
        </w:rPr>
        <w:t>formal</w:t>
      </w:r>
      <w:r w:rsidRPr="0013008F">
        <w:t xml:space="preserve">, à formação ou à experiência profissional referidos no n.º 2 do presente artigo, necessários </w:t>
      </w:r>
      <w:r w:rsidRPr="0013008F">
        <w:rPr>
          <w:b/>
          <w:bCs/>
          <w:i/>
          <w:iCs/>
        </w:rPr>
        <w:t>para determinar se um cuidador de animais tem as competências</w:t>
      </w:r>
      <w:r w:rsidRPr="0013008F">
        <w:t xml:space="preserve"> a que se refere o n.º 1 </w:t>
      </w:r>
      <w:r w:rsidRPr="0013008F">
        <w:rPr>
          <w:b/>
          <w:bCs/>
          <w:i/>
          <w:iCs/>
        </w:rPr>
        <w:t>e para os cursos de formação a que se refere o n.º 3</w:t>
      </w:r>
      <w:r w:rsidRPr="0013008F">
        <w:t xml:space="preserve">. </w:t>
      </w:r>
    </w:p>
    <w:p w14:paraId="4EF30525" w14:textId="0B9F2CE3" w:rsidR="00231313" w:rsidRPr="0013008F" w:rsidRDefault="00231313" w:rsidP="00231313">
      <w:pPr>
        <w:ind w:left="850"/>
        <w:rPr>
          <w:b/>
          <w:i/>
        </w:rPr>
      </w:pPr>
      <w:r w:rsidRPr="0013008F">
        <w:rPr>
          <w:b/>
          <w:i/>
        </w:rPr>
        <w:t>O ato de execução relativo aos cursos de formação a que se refere o n.º 3 é adotado até</w:t>
      </w:r>
      <w:ins w:id="856" w:author="MARTINSIsabelAlex" w:date="2026-03-06T17:11:00Z">
        <w:r w:rsidR="00BB6BA4" w:rsidRPr="0013008F">
          <w:rPr>
            <w:b/>
            <w:i/>
          </w:rPr>
          <w:t xml:space="preserve"> </w:t>
        </w:r>
      </w:ins>
      <w:r w:rsidRPr="0013008F">
        <w:rPr>
          <w:b/>
          <w:i/>
        </w:rPr>
        <w:t>... [</w:t>
      </w:r>
      <w:del w:id="857" w:author="MARTINSIsabelAlex" w:date="2026-03-06T17:11:00Z">
        <w:r w:rsidRPr="0013008F" w:rsidDel="00BB6BA4">
          <w:rPr>
            <w:b/>
            <w:i/>
          </w:rPr>
          <w:delText>3 </w:delText>
        </w:r>
      </w:del>
      <w:ins w:id="858" w:author="MARTINSIsabelAlex" w:date="2026-03-06T17:11:00Z">
        <w:r w:rsidR="00BB6BA4" w:rsidRPr="0013008F">
          <w:rPr>
            <w:b/>
            <w:i/>
          </w:rPr>
          <w:t>três </w:t>
        </w:r>
      </w:ins>
      <w:r w:rsidRPr="0013008F">
        <w:rPr>
          <w:b/>
          <w:i/>
        </w:rPr>
        <w:t xml:space="preserve">anos </w:t>
      </w:r>
      <w:del w:id="859" w:author="MARTINSIsabelAlex" w:date="2026-03-06T17:11:00Z">
        <w:r w:rsidRPr="0013008F" w:rsidDel="00BB6BA4">
          <w:rPr>
            <w:b/>
            <w:i/>
          </w:rPr>
          <w:delText xml:space="preserve">após </w:delText>
        </w:r>
      </w:del>
      <w:r w:rsidRPr="0013008F">
        <w:rPr>
          <w:b/>
          <w:i/>
        </w:rPr>
        <w:t xml:space="preserve">a </w:t>
      </w:r>
      <w:ins w:id="860" w:author="MARTINSIsabelAlex" w:date="2026-03-06T17:11:00Z">
        <w:r w:rsidR="00BB6BA4" w:rsidRPr="0013008F">
          <w:rPr>
            <w:b/>
            <w:i/>
          </w:rPr>
          <w:t xml:space="preserve">contar da </w:t>
        </w:r>
      </w:ins>
      <w:r w:rsidRPr="0013008F">
        <w:rPr>
          <w:b/>
          <w:i/>
        </w:rPr>
        <w:t>data de entrada em vigor do presente regulamento].</w:t>
      </w:r>
    </w:p>
    <w:p w14:paraId="5C192A97" w14:textId="77AFB82E" w:rsidR="00231313" w:rsidRPr="0013008F" w:rsidDel="00BB6BA4" w:rsidRDefault="00231313" w:rsidP="00231313">
      <w:pPr>
        <w:ind w:left="850"/>
        <w:rPr>
          <w:del w:id="861" w:author="MARTINSIsabelAlex" w:date="2026-03-06T17:11:00Z"/>
          <w:b/>
          <w:i/>
        </w:rPr>
      </w:pPr>
      <w:r w:rsidRPr="0013008F">
        <w:t>Os referidos atos de execução são adotados pelo procedimento de exame a que se refere o artigo 29.º</w:t>
      </w:r>
      <w:ins w:id="862" w:author="MARTINSIsabelAlex" w:date="2026-03-06T17:11:00Z">
        <w:r w:rsidR="00BB6BA4" w:rsidRPr="0013008F">
          <w:rPr>
            <w:bCs/>
            <w:iCs/>
          </w:rPr>
          <w:t>.</w:t>
        </w:r>
      </w:ins>
      <w:del w:id="863" w:author="MARTINSIsabelAlex" w:date="2026-03-06T17:11:00Z">
        <w:r w:rsidRPr="0013008F" w:rsidDel="00BB6BA4">
          <w:rPr>
            <w:b/>
            <w:i/>
          </w:rPr>
          <w:delText xml:space="preserve"> </w:delText>
        </w:r>
      </w:del>
    </w:p>
    <w:p w14:paraId="4C83CE01" w14:textId="77777777" w:rsidR="00231313" w:rsidRPr="0013008F" w:rsidRDefault="00231313" w:rsidP="00231313">
      <w:pPr>
        <w:ind w:left="850"/>
      </w:pPr>
    </w:p>
    <w:p w14:paraId="7782CC75" w14:textId="77777777" w:rsidR="00231313" w:rsidRPr="0013008F" w:rsidRDefault="00231313" w:rsidP="00231313">
      <w:pPr>
        <w:jc w:val="center"/>
      </w:pPr>
      <w:r w:rsidRPr="0013008F">
        <w:br w:type="page"/>
      </w:r>
      <w:r w:rsidRPr="0013008F">
        <w:lastRenderedPageBreak/>
        <w:t>Artigo 13.º</w:t>
      </w:r>
      <w:r w:rsidRPr="0013008F">
        <w:br/>
        <w:t xml:space="preserve">Visitas de </w:t>
      </w:r>
      <w:r w:rsidRPr="0013008F">
        <w:rPr>
          <w:b/>
          <w:bCs/>
          <w:i/>
          <w:iCs/>
        </w:rPr>
        <w:t>aconselhamento</w:t>
      </w:r>
      <w:r w:rsidRPr="0013008F">
        <w:t xml:space="preserve"> para assegurar o bem‑estar ▌</w:t>
      </w:r>
    </w:p>
    <w:p w14:paraId="6FEAAB5F" w14:textId="77777777" w:rsidR="00231313" w:rsidRPr="0013008F" w:rsidRDefault="00231313" w:rsidP="00231313">
      <w:pPr>
        <w:ind w:left="850" w:hanging="850"/>
      </w:pPr>
      <w:r w:rsidRPr="0013008F">
        <w:t>1.</w:t>
      </w:r>
      <w:r w:rsidRPr="0013008F">
        <w:tab/>
        <w:t>Os operadores ▌</w:t>
      </w:r>
      <w:del w:id="864" w:author="MARTINSIsabelAlex" w:date="2026-03-06T17:12:00Z">
        <w:r w:rsidRPr="0013008F" w:rsidDel="00BB6BA4">
          <w:delText xml:space="preserve"> </w:delText>
        </w:r>
      </w:del>
      <w:r w:rsidRPr="0013008F">
        <w:t>devem:</w:t>
      </w:r>
      <w:del w:id="865" w:author="MARTINSIsabelAlex" w:date="2026-03-06T17:12:00Z">
        <w:r w:rsidRPr="0013008F" w:rsidDel="00BB6BA4">
          <w:delText xml:space="preserve"> </w:delText>
        </w:r>
      </w:del>
    </w:p>
    <w:p w14:paraId="18BD59EB" w14:textId="3E13D571" w:rsidR="00231313" w:rsidRPr="0013008F" w:rsidRDefault="00231313" w:rsidP="00231313">
      <w:pPr>
        <w:ind w:left="1416" w:hanging="566"/>
      </w:pPr>
      <w:r w:rsidRPr="0013008F">
        <w:t>a)</w:t>
      </w:r>
      <w:r w:rsidRPr="0013008F">
        <w:tab/>
        <w:t>Assegurar que os estabelecimentos sob a sua responsabilidade recebam ▌</w:t>
      </w:r>
      <w:del w:id="866" w:author="MARTINSIsabelAlex" w:date="2026-03-06T17:12:00Z">
        <w:r w:rsidRPr="0013008F" w:rsidDel="00BB6BA4">
          <w:delText xml:space="preserve"> </w:delText>
        </w:r>
      </w:del>
      <w:r w:rsidRPr="0013008F">
        <w:t xml:space="preserve">uma visita de um veterinário, a fim de </w:t>
      </w:r>
      <w:r w:rsidRPr="0013008F">
        <w:rPr>
          <w:b/>
          <w:bCs/>
          <w:i/>
          <w:iCs/>
        </w:rPr>
        <w:t>identificar e avaliar qualquer fator de risco para o bem‑estar dos</w:t>
      </w:r>
      <w:r w:rsidRPr="0013008F">
        <w:rPr>
          <w:b/>
          <w:bCs/>
        </w:rPr>
        <w:t xml:space="preserve"> cães </w:t>
      </w:r>
      <w:r w:rsidRPr="0013008F">
        <w:rPr>
          <w:b/>
          <w:bCs/>
          <w:i/>
          <w:iCs/>
        </w:rPr>
        <w:t>ou</w:t>
      </w:r>
      <w:r w:rsidRPr="0013008F">
        <w:rPr>
          <w:b/>
          <w:bCs/>
        </w:rPr>
        <w:t xml:space="preserve"> </w:t>
      </w:r>
      <w:r w:rsidRPr="0013008F">
        <w:t xml:space="preserve">gatos, assim como aconselhar o operador ▌sobre as medidas </w:t>
      </w:r>
      <w:r w:rsidRPr="0013008F">
        <w:rPr>
          <w:b/>
          <w:bCs/>
          <w:i/>
          <w:iCs/>
        </w:rPr>
        <w:t>destinadas a dar resposta a esses riscos, inicialmente até</w:t>
      </w:r>
      <w:r w:rsidRPr="0013008F">
        <w:rPr>
          <w:b/>
          <w:bCs/>
        </w:rPr>
        <w:t xml:space="preserve"> ...</w:t>
      </w:r>
      <w:r w:rsidRPr="0013008F">
        <w:rPr>
          <w:b/>
          <w:i/>
        </w:rPr>
        <w:t xml:space="preserve"> </w:t>
      </w:r>
      <w:r w:rsidRPr="0013008F">
        <w:rPr>
          <w:b/>
          <w:bCs/>
          <w:i/>
          <w:iCs/>
        </w:rPr>
        <w:t>[três anos após a data de entrada em vigor do presente regulamento] ou um ano a contar da notificação do novo estabelecimento e, posteriormente, se for caso disso, com base numa análise do risco levada a cabo pelas autoridades competentes, ou anualmente, se os Estados</w:t>
      </w:r>
      <w:r w:rsidR="000F6A06" w:rsidRPr="0013008F">
        <w:rPr>
          <w:b/>
          <w:bCs/>
          <w:i/>
          <w:iCs/>
        </w:rPr>
        <w:noBreakHyphen/>
      </w:r>
      <w:r w:rsidRPr="0013008F">
        <w:rPr>
          <w:b/>
          <w:bCs/>
          <w:i/>
          <w:iCs/>
        </w:rPr>
        <w:t>Membros assim o previrem no seu direito nacional;</w:t>
      </w:r>
    </w:p>
    <w:p w14:paraId="332F5055" w14:textId="2953BBC8" w:rsidR="00231313" w:rsidRPr="0013008F" w:rsidRDefault="00231313" w:rsidP="00231313">
      <w:pPr>
        <w:ind w:left="1416" w:hanging="566"/>
      </w:pPr>
      <w:r w:rsidRPr="0013008F">
        <w:t>b)</w:t>
      </w:r>
      <w:r w:rsidRPr="0013008F">
        <w:tab/>
      </w:r>
      <w:r w:rsidRPr="0013008F">
        <w:rPr>
          <w:b/>
          <w:bCs/>
          <w:i/>
          <w:iCs/>
        </w:rPr>
        <w:t>Conservar um registo das</w:t>
      </w:r>
      <w:r w:rsidRPr="0013008F">
        <w:t xml:space="preserve"> conclusões da visita do veterinário a que se refere a alínea</w:t>
      </w:r>
      <w:r w:rsidR="00506D61" w:rsidRPr="0013008F">
        <w:t> </w:t>
      </w:r>
      <w:r w:rsidRPr="0013008F">
        <w:t xml:space="preserve">a) e </w:t>
      </w:r>
      <w:r w:rsidRPr="0013008F">
        <w:rPr>
          <w:b/>
          <w:bCs/>
          <w:i/>
          <w:iCs/>
        </w:rPr>
        <w:t>das</w:t>
      </w:r>
      <w:r w:rsidRPr="0013008F">
        <w:t xml:space="preserve"> suas ações de acompanhamento durante ▌pelo menos </w:t>
      </w:r>
      <w:r w:rsidRPr="0013008F">
        <w:rPr>
          <w:b/>
          <w:bCs/>
          <w:i/>
          <w:iCs/>
        </w:rPr>
        <w:t>quatro</w:t>
      </w:r>
      <w:r w:rsidRPr="0013008F">
        <w:t xml:space="preserve"> anos, </w:t>
      </w:r>
      <w:r w:rsidRPr="0013008F">
        <w:rPr>
          <w:b/>
          <w:bCs/>
          <w:i/>
          <w:iCs/>
        </w:rPr>
        <w:t>a contar do dia da visita,</w:t>
      </w:r>
      <w:r w:rsidRPr="0013008F">
        <w:rPr>
          <w:b/>
          <w:bCs/>
        </w:rPr>
        <w:t xml:space="preserve"> e </w:t>
      </w:r>
      <w:r w:rsidRPr="0013008F">
        <w:rPr>
          <w:b/>
          <w:bCs/>
          <w:i/>
          <w:iCs/>
        </w:rPr>
        <w:t>disponibilizar</w:t>
      </w:r>
      <w:r w:rsidRPr="0013008F">
        <w:t xml:space="preserve"> esse registo às autoridades competentes, mediante pedido, assim como aos veterinários que fizerem </w:t>
      </w:r>
      <w:r w:rsidRPr="0013008F">
        <w:rPr>
          <w:b/>
          <w:bCs/>
          <w:i/>
          <w:iCs/>
        </w:rPr>
        <w:t>as visitas de acompanhamento subsequentes</w:t>
      </w:r>
      <w:r w:rsidRPr="0013008F">
        <w:t>.</w:t>
      </w:r>
    </w:p>
    <w:p w14:paraId="39299D0E" w14:textId="7B81C9A6" w:rsidR="00231313" w:rsidRPr="0013008F" w:rsidRDefault="00231313" w:rsidP="00231313">
      <w:pPr>
        <w:ind w:left="850" w:hanging="850"/>
      </w:pPr>
      <w:r w:rsidRPr="0013008F">
        <w:br w:type="page"/>
      </w:r>
      <w:r w:rsidRPr="0013008F">
        <w:lastRenderedPageBreak/>
        <w:t>2.</w:t>
      </w:r>
      <w:r w:rsidRPr="0013008F">
        <w:tab/>
      </w:r>
      <w:r w:rsidRPr="0013008F">
        <w:rPr>
          <w:b/>
          <w:i/>
        </w:rPr>
        <w:t>At</w:t>
      </w:r>
      <w:ins w:id="867" w:author="MARTINSIsabelAlex" w:date="2026-03-06T17:13:00Z">
        <w:del w:id="868" w:author="Cristina FC" w:date="2026-03-10T19:10:00Z">
          <w:r w:rsidR="00506D61" w:rsidRPr="0013008F" w:rsidDel="00FC41BC">
            <w:rPr>
              <w:b/>
              <w:i/>
            </w:rPr>
            <w:delText xml:space="preserve"> </w:delText>
          </w:r>
        </w:del>
      </w:ins>
      <w:r w:rsidRPr="0013008F">
        <w:rPr>
          <w:b/>
          <w:i/>
        </w:rPr>
        <w:t>é... [24 meses a contar da data de entrada em vigor do presente regulamento],</w:t>
      </w:r>
      <w:r w:rsidRPr="0013008F">
        <w:t xml:space="preserve"> a Comissão </w:t>
      </w:r>
      <w:r w:rsidRPr="0013008F">
        <w:rPr>
          <w:b/>
          <w:bCs/>
          <w:i/>
          <w:iCs/>
        </w:rPr>
        <w:t>adota</w:t>
      </w:r>
      <w:r w:rsidRPr="0013008F">
        <w:t xml:space="preserve"> atos delegados, nos termos do artigo 28.º, que complementem o presente artigo, </w:t>
      </w:r>
      <w:r w:rsidRPr="0013008F">
        <w:rPr>
          <w:b/>
          <w:bCs/>
          <w:i/>
          <w:iCs/>
        </w:rPr>
        <w:t>prevendo</w:t>
      </w:r>
      <w:r w:rsidRPr="0013008F">
        <w:t xml:space="preserve"> os critérios mínimos a avaliar pelo veterinário durante </w:t>
      </w:r>
      <w:r w:rsidRPr="0013008F">
        <w:rPr>
          <w:b/>
          <w:bCs/>
          <w:i/>
          <w:iCs/>
        </w:rPr>
        <w:t>a visita</w:t>
      </w:r>
      <w:r w:rsidRPr="0013008F">
        <w:t xml:space="preserve"> </w:t>
      </w:r>
      <w:r w:rsidRPr="0013008F">
        <w:rPr>
          <w:b/>
          <w:bCs/>
          <w:i/>
          <w:iCs/>
        </w:rPr>
        <w:t>de aconselhamento</w:t>
      </w:r>
      <w:r w:rsidRPr="0013008F">
        <w:t xml:space="preserve"> para assegurar o bem‑estar.</w:t>
      </w:r>
    </w:p>
    <w:p w14:paraId="0C7AE334" w14:textId="77777777" w:rsidR="00231313" w:rsidRPr="0013008F" w:rsidRDefault="00231313" w:rsidP="00231313">
      <w:pPr>
        <w:jc w:val="center"/>
      </w:pPr>
      <w:r w:rsidRPr="0013008F">
        <w:t>Artigo 14.º</w:t>
      </w:r>
      <w:r w:rsidRPr="0013008F">
        <w:br/>
        <w:t xml:space="preserve">Alimentação e </w:t>
      </w:r>
      <w:proofErr w:type="spellStart"/>
      <w:r w:rsidRPr="0013008F">
        <w:t>abeberamento</w:t>
      </w:r>
      <w:proofErr w:type="spellEnd"/>
    </w:p>
    <w:p w14:paraId="616AEF72" w14:textId="66B3201E" w:rsidR="00231313" w:rsidRPr="0013008F" w:rsidRDefault="00231313" w:rsidP="00231313">
      <w:pPr>
        <w:ind w:left="850" w:hanging="850"/>
      </w:pPr>
      <w:r w:rsidRPr="0013008F">
        <w:t>1.</w:t>
      </w:r>
      <w:r w:rsidRPr="0013008F">
        <w:tab/>
        <w:t>Os operadores ▌</w:t>
      </w:r>
      <w:del w:id="869" w:author="MARTINSIsabelAlex" w:date="2026-03-06T17:14:00Z">
        <w:r w:rsidRPr="0013008F" w:rsidDel="007F6895">
          <w:delText xml:space="preserve"> </w:delText>
        </w:r>
      </w:del>
      <w:r w:rsidRPr="0013008F">
        <w:t>devem assegurar que os cães e gatos sejam alimentados em conformidade com os requisitos estabelecidos no</w:t>
      </w:r>
      <w:del w:id="870" w:author="Cristina FC" w:date="2026-03-10T19:12:00Z">
        <w:r w:rsidRPr="0013008F" w:rsidDel="00FC41BC">
          <w:delText xml:space="preserve"> anexo I,</w:delText>
        </w:r>
      </w:del>
      <w:r w:rsidRPr="0013008F">
        <w:t xml:space="preserve"> ponto 1</w:t>
      </w:r>
      <w:ins w:id="871" w:author="Cristina FC" w:date="2026-03-10T19:12:00Z">
        <w:r w:rsidR="00FC41BC">
          <w:t xml:space="preserve"> do anexo I</w:t>
        </w:r>
      </w:ins>
      <w:r w:rsidRPr="0013008F">
        <w:t>▌.</w:t>
      </w:r>
    </w:p>
    <w:p w14:paraId="5E70D309" w14:textId="2E10BB2A" w:rsidR="00231313" w:rsidRPr="0013008F" w:rsidRDefault="00231313" w:rsidP="00231313">
      <w:pPr>
        <w:ind w:left="850" w:hanging="850"/>
      </w:pPr>
      <w:r w:rsidRPr="0013008F">
        <w:t>2.</w:t>
      </w:r>
      <w:r w:rsidRPr="0013008F">
        <w:tab/>
        <w:t>Além disso, os operadores ▌</w:t>
      </w:r>
      <w:del w:id="872" w:author="MARTINSIsabelAlex" w:date="2026-03-06T17:14:00Z">
        <w:r w:rsidRPr="0013008F" w:rsidDel="007F6895">
          <w:delText xml:space="preserve"> </w:delText>
        </w:r>
      </w:del>
      <w:r w:rsidRPr="0013008F">
        <w:t>devem assegurar que os cães e gatos sejam alimentados e hidratados de forma adequada, fornecendo</w:t>
      </w:r>
      <w:r w:rsidR="000F6A06" w:rsidRPr="0013008F">
        <w:noBreakHyphen/>
      </w:r>
      <w:r w:rsidRPr="0013008F">
        <w:t>lhes:</w:t>
      </w:r>
    </w:p>
    <w:p w14:paraId="295CEC51" w14:textId="77777777" w:rsidR="00231313" w:rsidRPr="0013008F" w:rsidRDefault="00231313" w:rsidP="00231313">
      <w:pPr>
        <w:ind w:left="1416" w:hanging="566"/>
      </w:pPr>
      <w:r w:rsidRPr="0013008F">
        <w:t>a)</w:t>
      </w:r>
      <w:r w:rsidRPr="0013008F">
        <w:tab/>
        <w:t xml:space="preserve">Água </w:t>
      </w:r>
      <w:r w:rsidRPr="0013008F">
        <w:rPr>
          <w:b/>
          <w:bCs/>
          <w:i/>
          <w:iCs/>
        </w:rPr>
        <w:t>limpa e fresca</w:t>
      </w:r>
      <w:r w:rsidRPr="0013008F">
        <w:t xml:space="preserve">, </w:t>
      </w:r>
      <w:r w:rsidRPr="0013008F">
        <w:rPr>
          <w:i/>
          <w:iCs/>
        </w:rPr>
        <w:t xml:space="preserve">ad </w:t>
      </w:r>
      <w:proofErr w:type="spellStart"/>
      <w:r w:rsidRPr="0013008F">
        <w:rPr>
          <w:i/>
          <w:iCs/>
        </w:rPr>
        <w:t>libitum</w:t>
      </w:r>
      <w:proofErr w:type="spellEnd"/>
      <w:r w:rsidRPr="0013008F">
        <w:t>;</w:t>
      </w:r>
    </w:p>
    <w:p w14:paraId="6CE2B66A" w14:textId="77777777" w:rsidR="00231313" w:rsidRPr="0013008F" w:rsidRDefault="00231313" w:rsidP="00231313">
      <w:pPr>
        <w:ind w:left="1416" w:hanging="566"/>
      </w:pPr>
      <w:r w:rsidRPr="0013008F">
        <w:t>b)</w:t>
      </w:r>
      <w:r w:rsidRPr="0013008F">
        <w:tab/>
        <w:t>Alimentos para animais em quantidade e qualidade suficientes para satisfazer as necessidades fisiológicas, nutricionais e metabólicas ▌dos cães e gatos, no âmbito de uma dieta adaptada à idade, raça, categoria, nível de atividade, ▌</w:t>
      </w:r>
      <w:del w:id="873" w:author="MARTINSIsabelAlex" w:date="2026-03-06T17:14:00Z">
        <w:r w:rsidRPr="0013008F" w:rsidDel="007F6895">
          <w:delText xml:space="preserve"> </w:delText>
        </w:r>
      </w:del>
      <w:r w:rsidRPr="0013008F">
        <w:t xml:space="preserve">estado de saúde </w:t>
      </w:r>
      <w:r w:rsidRPr="0013008F">
        <w:rPr>
          <w:b/>
          <w:bCs/>
          <w:i/>
          <w:iCs/>
        </w:rPr>
        <w:t>e reprodutivo</w:t>
      </w:r>
      <w:r w:rsidRPr="0013008F">
        <w:t xml:space="preserve"> dos cães </w:t>
      </w:r>
      <w:r w:rsidRPr="0013008F">
        <w:rPr>
          <w:b/>
          <w:bCs/>
          <w:i/>
          <w:iCs/>
        </w:rPr>
        <w:t>ou</w:t>
      </w:r>
      <w:r w:rsidRPr="0013008F">
        <w:t xml:space="preserve"> </w:t>
      </w:r>
      <w:r w:rsidRPr="0013008F">
        <w:rPr>
          <w:b/>
          <w:bCs/>
          <w:i/>
          <w:iCs/>
        </w:rPr>
        <w:t>gatos, com o objetivo geral de atingir e manter a sua boa saúde</w:t>
      </w:r>
      <w:r w:rsidRPr="0013008F">
        <w:t>;</w:t>
      </w:r>
    </w:p>
    <w:p w14:paraId="507CFC4A" w14:textId="77777777" w:rsidR="00231313" w:rsidRPr="0013008F" w:rsidRDefault="00231313" w:rsidP="00231313">
      <w:pPr>
        <w:ind w:left="1416" w:hanging="566"/>
      </w:pPr>
      <w:r w:rsidRPr="0013008F">
        <w:br w:type="page"/>
      </w:r>
      <w:r w:rsidRPr="0013008F">
        <w:lastRenderedPageBreak/>
        <w:t>c)</w:t>
      </w:r>
      <w:r w:rsidRPr="0013008F">
        <w:tab/>
        <w:t>Alimentos para animais isentos de substâncias suscetíveis de causar sofrimento;</w:t>
      </w:r>
    </w:p>
    <w:p w14:paraId="65E77F6B" w14:textId="77777777" w:rsidR="00231313" w:rsidRPr="0013008F" w:rsidRDefault="00231313" w:rsidP="00231313">
      <w:pPr>
        <w:ind w:left="1416" w:hanging="566"/>
      </w:pPr>
      <w:r w:rsidRPr="0013008F">
        <w:t>d)</w:t>
      </w:r>
      <w:r w:rsidRPr="0013008F">
        <w:tab/>
        <w:t>Alimentos para animais proporcionados de forma que evite alterações bruscas e assegure o bom funcionamento do sistema gastrointestinal, em especial durante a fase de desmame.</w:t>
      </w:r>
    </w:p>
    <w:p w14:paraId="7D101238" w14:textId="77777777" w:rsidR="00231313" w:rsidRPr="0013008F" w:rsidRDefault="00231313" w:rsidP="00231313">
      <w:pPr>
        <w:ind w:left="850" w:hanging="850"/>
      </w:pPr>
      <w:r w:rsidRPr="0013008F">
        <w:t>3.</w:t>
      </w:r>
      <w:r w:rsidRPr="0013008F">
        <w:tab/>
        <w:t>Os operadores ▌</w:t>
      </w:r>
      <w:del w:id="874" w:author="MARTINSIsabelAlex" w:date="2026-03-06T17:14:00Z">
        <w:r w:rsidRPr="0013008F" w:rsidDel="007F6895">
          <w:delText xml:space="preserve"> </w:delText>
        </w:r>
      </w:del>
      <w:r w:rsidRPr="0013008F">
        <w:t xml:space="preserve">devem assegurar que as instalações de alimentação e de </w:t>
      </w:r>
      <w:proofErr w:type="spellStart"/>
      <w:r w:rsidRPr="0013008F">
        <w:t>abeberamento</w:t>
      </w:r>
      <w:proofErr w:type="spellEnd"/>
      <w:r w:rsidRPr="0013008F">
        <w:t xml:space="preserve"> </w:t>
      </w:r>
      <w:r w:rsidRPr="0013008F">
        <w:rPr>
          <w:b/>
          <w:bCs/>
          <w:i/>
          <w:iCs/>
        </w:rPr>
        <w:t>sejam mantidas limpas e</w:t>
      </w:r>
      <w:r w:rsidRPr="0013008F">
        <w:t xml:space="preserve"> construídas e instaladas de modo a:</w:t>
      </w:r>
    </w:p>
    <w:p w14:paraId="6C97F330" w14:textId="77777777" w:rsidR="00231313" w:rsidRPr="0013008F" w:rsidRDefault="00231313" w:rsidP="00231313">
      <w:pPr>
        <w:ind w:left="1416" w:hanging="566"/>
      </w:pPr>
      <w:r w:rsidRPr="0013008F">
        <w:t>a)</w:t>
      </w:r>
      <w:r w:rsidRPr="0013008F">
        <w:tab/>
        <w:t xml:space="preserve">Proporcionarem igualdade de acesso a </w:t>
      </w:r>
      <w:r w:rsidRPr="0013008F">
        <w:rPr>
          <w:b/>
          <w:bCs/>
          <w:i/>
          <w:iCs/>
        </w:rPr>
        <w:t>quantidades adequadas de alimentos para animais e água a</w:t>
      </w:r>
      <w:r w:rsidRPr="0013008F">
        <w:t xml:space="preserve"> todos os cães ou gatos e minimizarem a disputa entre eles</w:t>
      </w:r>
      <w:r w:rsidRPr="0013008F">
        <w:rPr>
          <w:b/>
          <w:bCs/>
          <w:i/>
          <w:iCs/>
        </w:rPr>
        <w:t>;</w:t>
      </w:r>
      <w:del w:id="875" w:author="MARTINSIsabelAlex" w:date="2026-03-06T17:14:00Z">
        <w:r w:rsidRPr="0013008F" w:rsidDel="007F6895">
          <w:rPr>
            <w:b/>
            <w:i/>
          </w:rPr>
          <w:delText xml:space="preserve"> </w:delText>
        </w:r>
      </w:del>
    </w:p>
    <w:p w14:paraId="1C597A97" w14:textId="77777777" w:rsidR="00231313" w:rsidRPr="0013008F" w:rsidRDefault="00231313" w:rsidP="00231313">
      <w:pPr>
        <w:ind w:left="1416" w:hanging="566"/>
      </w:pPr>
      <w:r w:rsidRPr="0013008F">
        <w:t>b)</w:t>
      </w:r>
      <w:r w:rsidRPr="0013008F">
        <w:tab/>
        <w:t xml:space="preserve">Minimizarem os derrames e evitarem a contaminação dos alimentos para animais e da água com </w:t>
      </w:r>
      <w:r w:rsidRPr="0013008F">
        <w:rPr>
          <w:b/>
          <w:bCs/>
          <w:i/>
          <w:iCs/>
        </w:rPr>
        <w:t>contaminantes físicos, químicos ou biológicos</w:t>
      </w:r>
      <w:r w:rsidRPr="0013008F">
        <w:t>;</w:t>
      </w:r>
    </w:p>
    <w:p w14:paraId="2FC0B9F7" w14:textId="77777777" w:rsidR="00231313" w:rsidRPr="0013008F" w:rsidRDefault="00231313" w:rsidP="00231313">
      <w:pPr>
        <w:ind w:left="1416" w:hanging="566"/>
      </w:pPr>
      <w:r w:rsidRPr="0013008F">
        <w:t>c)</w:t>
      </w:r>
      <w:r w:rsidRPr="0013008F">
        <w:tab/>
        <w:t xml:space="preserve">Prevenirem que os cães </w:t>
      </w:r>
      <w:r w:rsidRPr="0013008F">
        <w:rPr>
          <w:b/>
          <w:bCs/>
          <w:i/>
          <w:iCs/>
        </w:rPr>
        <w:t>ou</w:t>
      </w:r>
      <w:r w:rsidRPr="0013008F">
        <w:t xml:space="preserve"> gatos sofram lesões, afogamento ou outros danos;</w:t>
      </w:r>
    </w:p>
    <w:p w14:paraId="0FAAFAAC" w14:textId="77777777" w:rsidR="00231313" w:rsidRPr="0013008F" w:rsidRDefault="00231313" w:rsidP="00231313">
      <w:pPr>
        <w:ind w:left="1416" w:hanging="566"/>
      </w:pPr>
      <w:r w:rsidRPr="0013008F">
        <w:t>d)</w:t>
      </w:r>
      <w:r w:rsidRPr="0013008F">
        <w:tab/>
        <w:t xml:space="preserve">Serem facilmente limpas e desinfetadas para prevenir </w:t>
      </w:r>
      <w:r w:rsidRPr="0013008F">
        <w:rPr>
          <w:b/>
          <w:bCs/>
          <w:i/>
          <w:iCs/>
        </w:rPr>
        <w:t>a propagação de</w:t>
      </w:r>
      <w:r w:rsidRPr="0013008F">
        <w:t xml:space="preserve"> doenças.</w:t>
      </w:r>
    </w:p>
    <w:p w14:paraId="2D5F45F8" w14:textId="77777777" w:rsidR="00231313" w:rsidRPr="0013008F" w:rsidRDefault="00231313" w:rsidP="00231313">
      <w:pPr>
        <w:ind w:left="850" w:hanging="850"/>
      </w:pPr>
      <w:r w:rsidRPr="0013008F">
        <w:br w:type="page"/>
      </w:r>
      <w:r w:rsidRPr="0013008F">
        <w:rPr>
          <w:b/>
          <w:i/>
        </w:rPr>
        <w:lastRenderedPageBreak/>
        <w:t>4.</w:t>
      </w:r>
      <w:r w:rsidRPr="0013008F">
        <w:tab/>
      </w:r>
      <w:r w:rsidRPr="0013008F">
        <w:rPr>
          <w:b/>
          <w:i/>
        </w:rPr>
        <w:t xml:space="preserve">Se um veterinário os aconselhar por escrito nesse sentido, os operadores podem ajustar as frequências de alimentação e de </w:t>
      </w:r>
      <w:proofErr w:type="spellStart"/>
      <w:r w:rsidRPr="0013008F">
        <w:rPr>
          <w:b/>
          <w:i/>
        </w:rPr>
        <w:t>abeberamento</w:t>
      </w:r>
      <w:proofErr w:type="spellEnd"/>
      <w:r w:rsidRPr="0013008F">
        <w:rPr>
          <w:b/>
          <w:i/>
        </w:rPr>
        <w:t xml:space="preserve"> de um determinado cão ou gato. Os operadores devem manter um registo desses conselhos recebidos por escrito ao longo de toda a duração dos referidos ajustamentos.</w:t>
      </w:r>
    </w:p>
    <w:p w14:paraId="3B0BF863" w14:textId="77777777" w:rsidR="00231313" w:rsidRPr="0013008F" w:rsidRDefault="00231313" w:rsidP="00231313">
      <w:pPr>
        <w:jc w:val="center"/>
      </w:pPr>
      <w:r w:rsidRPr="0013008F">
        <w:t>Artigo 15.º</w:t>
      </w:r>
      <w:r w:rsidRPr="0013008F">
        <w:br/>
        <w:t>Alojamento</w:t>
      </w:r>
    </w:p>
    <w:p w14:paraId="5544B7C5" w14:textId="148226AD" w:rsidR="00231313" w:rsidRPr="0013008F" w:rsidRDefault="00231313" w:rsidP="00231313">
      <w:pPr>
        <w:ind w:left="850" w:hanging="850"/>
      </w:pPr>
      <w:r w:rsidRPr="0013008F">
        <w:t>1.</w:t>
      </w:r>
      <w:r w:rsidRPr="0013008F">
        <w:tab/>
        <w:t xml:space="preserve">Os operadores </w:t>
      </w:r>
      <w:r w:rsidRPr="0013008F">
        <w:rPr>
          <w:b/>
          <w:i/>
        </w:rPr>
        <w:t xml:space="preserve">de estabelecimentos de criação e de venda </w:t>
      </w:r>
      <w:r w:rsidRPr="0013008F">
        <w:t xml:space="preserve">devem assegurar que os cães e gatos sejam alojados em conformidade com o </w:t>
      </w:r>
      <w:del w:id="876" w:author="Cristina FC" w:date="2026-03-10T19:17:00Z">
        <w:r w:rsidRPr="0013008F" w:rsidDel="004D7D12">
          <w:delText xml:space="preserve">anexo I, </w:delText>
        </w:r>
      </w:del>
      <w:r w:rsidRPr="0013008F">
        <w:t>ponto 2</w:t>
      </w:r>
      <w:ins w:id="877" w:author="Cristina FC" w:date="2026-03-10T19:17:00Z">
        <w:r w:rsidR="004D7D12">
          <w:t xml:space="preserve"> do </w:t>
        </w:r>
        <w:r w:rsidR="004D7D12" w:rsidRPr="0013008F">
          <w:t>anexo </w:t>
        </w:r>
        <w:r w:rsidR="004D7D12">
          <w:t>I</w:t>
        </w:r>
      </w:ins>
      <w:r w:rsidRPr="0013008F">
        <w:t>.</w:t>
      </w:r>
      <w:r w:rsidRPr="0013008F">
        <w:rPr>
          <w:b/>
          <w:i/>
        </w:rPr>
        <w:t xml:space="preserve"> Os operadores de abrigos devem assegurar que os cães e gatos sejam alojados em conformidade com o </w:t>
      </w:r>
      <w:del w:id="878" w:author="Cristina FC" w:date="2026-03-10T19:17:00Z">
        <w:r w:rsidRPr="0013008F" w:rsidDel="004D7D12">
          <w:rPr>
            <w:b/>
            <w:i/>
          </w:rPr>
          <w:delText xml:space="preserve">anexo I, </w:delText>
        </w:r>
      </w:del>
      <w:r w:rsidRPr="0013008F">
        <w:rPr>
          <w:b/>
          <w:i/>
        </w:rPr>
        <w:t>ponto 2.2</w:t>
      </w:r>
      <w:ins w:id="879" w:author="Cristina FC" w:date="2026-03-10T19:17:00Z">
        <w:r w:rsidR="004D7D12">
          <w:rPr>
            <w:b/>
            <w:i/>
          </w:rPr>
          <w:t xml:space="preserve">. do </w:t>
        </w:r>
        <w:r w:rsidR="004D7D12" w:rsidRPr="0013008F">
          <w:rPr>
            <w:b/>
            <w:i/>
          </w:rPr>
          <w:t>anexo I</w:t>
        </w:r>
      </w:ins>
      <w:r w:rsidRPr="0013008F">
        <w:rPr>
          <w:b/>
          <w:i/>
        </w:rPr>
        <w:t>.</w:t>
      </w:r>
    </w:p>
    <w:p w14:paraId="484AD72F" w14:textId="77777777" w:rsidR="00231313" w:rsidRPr="0013008F" w:rsidRDefault="00231313" w:rsidP="00231313">
      <w:pPr>
        <w:ind w:left="850" w:hanging="850"/>
      </w:pPr>
      <w:r w:rsidRPr="0013008F">
        <w:t>2.</w:t>
      </w:r>
      <w:r w:rsidRPr="0013008F">
        <w:tab/>
        <w:t>Os operadores ▌devem assegurar que:</w:t>
      </w:r>
    </w:p>
    <w:p w14:paraId="7A2DFF03" w14:textId="77777777" w:rsidR="00231313" w:rsidRPr="0013008F" w:rsidRDefault="00231313" w:rsidP="00231313">
      <w:pPr>
        <w:ind w:left="1416" w:hanging="566"/>
      </w:pPr>
      <w:r w:rsidRPr="0013008F">
        <w:t>a)</w:t>
      </w:r>
      <w:r w:rsidRPr="0013008F">
        <w:tab/>
        <w:t xml:space="preserve">Os estabelecimentos onde </w:t>
      </w:r>
      <w:r w:rsidRPr="0013008F">
        <w:rPr>
          <w:b/>
          <w:bCs/>
          <w:i/>
          <w:iCs/>
        </w:rPr>
        <w:t>cães ou gatos</w:t>
      </w:r>
      <w:r w:rsidRPr="0013008F">
        <w:t xml:space="preserve"> são detidos e o equipamento neles utilizado sejam adequados aos tipos e ao número de cães </w:t>
      </w:r>
      <w:r w:rsidRPr="0013008F">
        <w:rPr>
          <w:b/>
          <w:bCs/>
          <w:i/>
          <w:iCs/>
        </w:rPr>
        <w:t>ou</w:t>
      </w:r>
      <w:r w:rsidRPr="0013008F">
        <w:t xml:space="preserve"> gatos, e permitam o acesso necessário </w:t>
      </w:r>
      <w:r w:rsidRPr="0013008F">
        <w:rPr>
          <w:b/>
          <w:bCs/>
          <w:i/>
          <w:iCs/>
        </w:rPr>
        <w:t>a</w:t>
      </w:r>
      <w:r w:rsidRPr="0013008F">
        <w:t xml:space="preserve"> todos os cães e gatos e uma inspeção exaustiva dos mesmos;</w:t>
      </w:r>
    </w:p>
    <w:p w14:paraId="519D073B" w14:textId="511F86FD" w:rsidR="00231313" w:rsidRPr="0013008F" w:rsidRDefault="00231313" w:rsidP="00231313">
      <w:pPr>
        <w:ind w:left="1416" w:hanging="566"/>
      </w:pPr>
      <w:r w:rsidRPr="0013008F">
        <w:br w:type="page"/>
      </w:r>
      <w:r w:rsidRPr="0013008F">
        <w:lastRenderedPageBreak/>
        <w:t>b)</w:t>
      </w:r>
      <w:r w:rsidRPr="0013008F">
        <w:tab/>
        <w:t xml:space="preserve">Todos os componentes do edifício do estabelecimento, incluindo o pavimento e o telhado, ▌e as divisórias, bem como o equipamento utilizado para cães </w:t>
      </w:r>
      <w:r w:rsidRPr="0013008F">
        <w:rPr>
          <w:b/>
          <w:bCs/>
          <w:i/>
          <w:iCs/>
        </w:rPr>
        <w:t>ou</w:t>
      </w:r>
      <w:r w:rsidRPr="0013008F">
        <w:t xml:space="preserve"> gatos, sejam construídos e mantidos de forma adequada, ▌a fim de garantir que não representam qualquer risco para o bem</w:t>
      </w:r>
      <w:r w:rsidR="000F6A06" w:rsidRPr="0013008F">
        <w:noBreakHyphen/>
      </w:r>
      <w:r w:rsidRPr="0013008F">
        <w:t xml:space="preserve">estar dos </w:t>
      </w:r>
      <w:r w:rsidRPr="0013008F">
        <w:rPr>
          <w:b/>
          <w:bCs/>
          <w:i/>
          <w:iCs/>
        </w:rPr>
        <w:t>cães ou gatos</w:t>
      </w:r>
      <w:r w:rsidRPr="0013008F">
        <w:t>;</w:t>
      </w:r>
    </w:p>
    <w:p w14:paraId="102B4711" w14:textId="7800FB7F" w:rsidR="00231313" w:rsidRPr="0013008F" w:rsidRDefault="00231313" w:rsidP="00231313">
      <w:pPr>
        <w:ind w:left="1416" w:hanging="566"/>
      </w:pPr>
      <w:r w:rsidRPr="0013008F">
        <w:rPr>
          <w:b/>
          <w:i/>
        </w:rPr>
        <w:t>c)</w:t>
      </w:r>
      <w:r w:rsidRPr="0013008F">
        <w:tab/>
      </w:r>
      <w:r w:rsidRPr="0013008F">
        <w:rPr>
          <w:b/>
          <w:i/>
        </w:rPr>
        <w:t>Todos os componentes do edifício do estabelecimento, incluindo o pavimento, e as divisórias, bem como o equipamento utilizado para cães ou gatos, sejam mantidos limpos a fim de garantir que não representam qualquer risco para o bem</w:t>
      </w:r>
      <w:r w:rsidR="000F6A06" w:rsidRPr="0013008F">
        <w:rPr>
          <w:b/>
          <w:i/>
        </w:rPr>
        <w:noBreakHyphen/>
      </w:r>
      <w:r w:rsidRPr="0013008F">
        <w:rPr>
          <w:b/>
          <w:i/>
        </w:rPr>
        <w:t xml:space="preserve">estar dos </w:t>
      </w:r>
      <w:r w:rsidRPr="0013008F">
        <w:rPr>
          <w:b/>
          <w:bCs/>
          <w:i/>
          <w:iCs/>
        </w:rPr>
        <w:t>cães ou gatos</w:t>
      </w:r>
      <w:r w:rsidRPr="0013008F">
        <w:rPr>
          <w:b/>
          <w:i/>
        </w:rPr>
        <w:t>;</w:t>
      </w:r>
    </w:p>
    <w:p w14:paraId="6752087A" w14:textId="77777777" w:rsidR="00231313" w:rsidRPr="0013008F" w:rsidRDefault="00231313" w:rsidP="00231313">
      <w:pPr>
        <w:ind w:left="1416" w:hanging="566"/>
      </w:pPr>
      <w:r w:rsidRPr="0013008F">
        <w:t>d)</w:t>
      </w:r>
      <w:r w:rsidRPr="0013008F">
        <w:tab/>
        <w:t xml:space="preserve">▌Em estabelecimentos de criação </w:t>
      </w:r>
      <w:r w:rsidRPr="0013008F">
        <w:rPr>
          <w:b/>
          <w:bCs/>
          <w:i/>
          <w:iCs/>
        </w:rPr>
        <w:t>e de venda</w:t>
      </w:r>
      <w:r w:rsidRPr="0013008F">
        <w:t xml:space="preserve"> </w:t>
      </w:r>
      <w:r w:rsidRPr="0013008F">
        <w:rPr>
          <w:b/>
          <w:bCs/>
          <w:i/>
          <w:iCs/>
        </w:rPr>
        <w:t>em que os cães ou gatos sejam detidos em espaços interiores, os níveis de poeiras</w:t>
      </w:r>
      <w:r w:rsidRPr="0013008F">
        <w:t xml:space="preserve">, a temperatura e a humidade relativa do ar e as concentrações de gases ▌não sejam prejudiciais para os cães </w:t>
      </w:r>
      <w:r w:rsidRPr="0013008F">
        <w:rPr>
          <w:b/>
          <w:bCs/>
          <w:i/>
          <w:iCs/>
        </w:rPr>
        <w:t>ou</w:t>
      </w:r>
      <w:r w:rsidRPr="0013008F">
        <w:t xml:space="preserve"> gatos e que a ventilação seja suficiente para evitar o sobreaquecimento ▌;</w:t>
      </w:r>
    </w:p>
    <w:p w14:paraId="511C1E17" w14:textId="383F24BE" w:rsidR="00231313" w:rsidRPr="0013008F" w:rsidRDefault="00231313" w:rsidP="00231313">
      <w:pPr>
        <w:ind w:left="1416" w:hanging="566"/>
      </w:pPr>
      <w:r w:rsidRPr="0013008F">
        <w:br w:type="page"/>
      </w:r>
      <w:r w:rsidRPr="0013008F">
        <w:lastRenderedPageBreak/>
        <w:t>e)</w:t>
      </w:r>
      <w:r w:rsidRPr="0013008F">
        <w:tab/>
        <w:t xml:space="preserve">Os cães </w:t>
      </w:r>
      <w:del w:id="880" w:author="MARTINSIsabelAlex" w:date="2026-03-06T17:15:00Z">
        <w:r w:rsidRPr="0013008F" w:rsidDel="007F6895">
          <w:delText xml:space="preserve">e </w:delText>
        </w:r>
      </w:del>
      <w:ins w:id="881" w:author="MARTINSIsabelAlex" w:date="2026-03-06T17:15:00Z">
        <w:r w:rsidR="007F6895" w:rsidRPr="0013008F">
          <w:t xml:space="preserve">ou </w:t>
        </w:r>
      </w:ins>
      <w:r w:rsidRPr="0013008F">
        <w:t xml:space="preserve">os gatos disponham de espaço suficiente para poderem circular livremente e expressar comportamentos específicos da espécie de acordo com as suas necessidades, </w:t>
      </w:r>
      <w:r w:rsidRPr="0013008F">
        <w:rPr>
          <w:b/>
          <w:bCs/>
          <w:i/>
          <w:iCs/>
        </w:rPr>
        <w:t>tendo</w:t>
      </w:r>
      <w:r w:rsidRPr="0013008F">
        <w:rPr>
          <w:i/>
          <w:iCs/>
        </w:rPr>
        <w:t xml:space="preserve"> </w:t>
      </w:r>
      <w:r w:rsidRPr="0013008F">
        <w:t xml:space="preserve">a possibilidade </w:t>
      </w:r>
      <w:r w:rsidRPr="0013008F">
        <w:rPr>
          <w:b/>
          <w:bCs/>
          <w:i/>
          <w:iCs/>
        </w:rPr>
        <w:t>de</w:t>
      </w:r>
      <w:r w:rsidRPr="0013008F">
        <w:t xml:space="preserve"> se retirarem </w:t>
      </w:r>
      <w:r w:rsidRPr="0013008F">
        <w:rPr>
          <w:b/>
          <w:bCs/>
          <w:i/>
          <w:iCs/>
        </w:rPr>
        <w:t>e de descansarem</w:t>
      </w:r>
      <w:r w:rsidRPr="0013008F">
        <w:t>;</w:t>
      </w:r>
    </w:p>
    <w:p w14:paraId="3EBB362B" w14:textId="6B91127D" w:rsidR="00231313" w:rsidRPr="0013008F" w:rsidRDefault="00231313" w:rsidP="00231313">
      <w:pPr>
        <w:ind w:left="1416" w:hanging="566"/>
      </w:pPr>
      <w:r w:rsidRPr="0013008F">
        <w:rPr>
          <w:b/>
          <w:i/>
        </w:rPr>
        <w:t>f)</w:t>
      </w:r>
      <w:r w:rsidRPr="0013008F">
        <w:tab/>
      </w:r>
      <w:r w:rsidRPr="0013008F">
        <w:rPr>
          <w:b/>
          <w:i/>
        </w:rPr>
        <w:t>Os cães ou gatos disponham de zonas de descanso limpas, confortáveis e secas, suficientemente grandes e numerosas para garantir que todos podem deitar</w:t>
      </w:r>
      <w:r w:rsidR="000F6A06" w:rsidRPr="0013008F">
        <w:rPr>
          <w:b/>
          <w:i/>
        </w:rPr>
        <w:noBreakHyphen/>
      </w:r>
      <w:r w:rsidRPr="0013008F">
        <w:rPr>
          <w:b/>
          <w:i/>
        </w:rPr>
        <w:t>se e descansar ao mesmo tempo numa posição natural;</w:t>
      </w:r>
    </w:p>
    <w:p w14:paraId="2F19D2FC" w14:textId="77777777" w:rsidR="00231313" w:rsidRPr="0013008F" w:rsidRDefault="00231313" w:rsidP="00231313">
      <w:pPr>
        <w:ind w:left="1416" w:hanging="566"/>
      </w:pPr>
      <w:r w:rsidRPr="0013008F">
        <w:t>g)</w:t>
      </w:r>
      <w:r w:rsidRPr="0013008F">
        <w:tab/>
      </w:r>
      <w:r w:rsidRPr="0013008F">
        <w:rPr>
          <w:b/>
          <w:bCs/>
          <w:i/>
          <w:iCs/>
        </w:rPr>
        <w:t>Estejam previstas estruturas e medidas adequadas para que cães ou</w:t>
      </w:r>
      <w:r w:rsidRPr="0013008F">
        <w:t xml:space="preserve"> gatos mantidos em espaços exteriores estejam protegidos de condições climáticas </w:t>
      </w:r>
      <w:r w:rsidRPr="0013008F">
        <w:rPr>
          <w:b/>
          <w:bCs/>
          <w:i/>
          <w:iCs/>
        </w:rPr>
        <w:t>adversas</w:t>
      </w:r>
      <w:r w:rsidRPr="0013008F">
        <w:t xml:space="preserve">, incluindo </w:t>
      </w:r>
      <w:r w:rsidRPr="0013008F">
        <w:rPr>
          <w:b/>
          <w:bCs/>
          <w:i/>
          <w:iCs/>
        </w:rPr>
        <w:t>para prevenir</w:t>
      </w:r>
      <w:r w:rsidRPr="0013008F">
        <w:t xml:space="preserve"> desconforto térmico, queimaduras solares e queimaduras pelo frio.</w:t>
      </w:r>
    </w:p>
    <w:p w14:paraId="0CBFCC57" w14:textId="77777777" w:rsidR="00231313" w:rsidRPr="0013008F" w:rsidRDefault="00231313" w:rsidP="00231313">
      <w:pPr>
        <w:ind w:left="850" w:hanging="850"/>
      </w:pPr>
      <w:r w:rsidRPr="0013008F">
        <w:t>3.</w:t>
      </w:r>
      <w:r w:rsidRPr="0013008F">
        <w:tab/>
      </w:r>
      <w:r w:rsidRPr="0013008F">
        <w:rPr>
          <w:b/>
          <w:bCs/>
        </w:rPr>
        <w:t>▌</w:t>
      </w:r>
      <w:r w:rsidRPr="0013008F">
        <w:rPr>
          <w:b/>
          <w:bCs/>
          <w:i/>
          <w:iCs/>
        </w:rPr>
        <w:t>Os operadores não devem manter</w:t>
      </w:r>
      <w:r w:rsidRPr="0013008F">
        <w:t xml:space="preserve"> os cães ou os gatos em contentores.</w:t>
      </w:r>
    </w:p>
    <w:p w14:paraId="350EE153" w14:textId="13F70CF2" w:rsidR="00231313" w:rsidRPr="0013008F" w:rsidRDefault="00231313" w:rsidP="00231313">
      <w:pPr>
        <w:ind w:left="850" w:firstLine="1"/>
      </w:pPr>
      <w:r w:rsidRPr="0013008F">
        <w:t xml:space="preserve">Os contentores podem, no entanto, ser utilizados </w:t>
      </w:r>
      <w:r w:rsidRPr="0013008F">
        <w:rPr>
          <w:b/>
          <w:bCs/>
          <w:i/>
          <w:iCs/>
        </w:rPr>
        <w:t xml:space="preserve">para </w:t>
      </w:r>
      <w:ins w:id="882" w:author="MARTINSIsabelAlex" w:date="2026-03-06T22:49:00Z">
        <w:r w:rsidR="007D6004" w:rsidRPr="0013008F">
          <w:t>o</w:t>
        </w:r>
      </w:ins>
      <w:del w:id="883" w:author="MARTINSIsabelAlex" w:date="2026-03-06T22:49:00Z">
        <w:r w:rsidRPr="0013008F" w:rsidDel="007D6004">
          <w:rPr>
            <w:b/>
            <w:bCs/>
            <w:i/>
            <w:iCs/>
          </w:rPr>
          <w:delText>breve</w:delText>
        </w:r>
      </w:del>
      <w:commentRangeStart w:id="884"/>
      <w:r w:rsidRPr="0013008F">
        <w:t xml:space="preserve"> </w:t>
      </w:r>
      <w:commentRangeEnd w:id="884"/>
      <w:r w:rsidR="007D6004" w:rsidRPr="0013008F">
        <w:rPr>
          <w:rStyle w:val="CommentReference"/>
        </w:rPr>
        <w:commentReference w:id="884"/>
      </w:r>
      <w:r w:rsidRPr="0013008F">
        <w:t xml:space="preserve">isolamento </w:t>
      </w:r>
      <w:ins w:id="885" w:author="MARTINSIsabelAlex" w:date="2026-03-07T08:14:00Z">
        <w:r w:rsidR="002C5A07">
          <w:t xml:space="preserve">de </w:t>
        </w:r>
      </w:ins>
      <w:r w:rsidR="007D6004" w:rsidRPr="0013008F">
        <w:rPr>
          <w:b/>
          <w:bCs/>
          <w:i/>
          <w:iCs/>
        </w:rPr>
        <w:t>curta duração</w:t>
      </w:r>
      <w:r w:rsidR="007D6004" w:rsidRPr="0013008F">
        <w:rPr>
          <w:b/>
          <w:bCs/>
        </w:rPr>
        <w:t xml:space="preserve"> </w:t>
      </w:r>
      <w:r w:rsidRPr="0013008F">
        <w:t xml:space="preserve">de determinados cães ou gatos </w:t>
      </w:r>
      <w:r w:rsidRPr="0013008F">
        <w:rPr>
          <w:b/>
          <w:bCs/>
          <w:i/>
          <w:iCs/>
        </w:rPr>
        <w:t>e para a participação em espetáculos, exposições e concursos, para cachorros ou gatinhos com reduzida capacidade de termorregulação ou para cachorros ou gatinhos acompanhados das suas mães,</w:t>
      </w:r>
      <w:r w:rsidRPr="0013008F">
        <w:t xml:space="preserve"> desde que, para os cães ou gatos em causa, o stress </w:t>
      </w:r>
      <w:r w:rsidRPr="0013008F">
        <w:rPr>
          <w:b/>
          <w:bCs/>
          <w:i/>
          <w:iCs/>
        </w:rPr>
        <w:t>seja minimizado e o sofrimento</w:t>
      </w:r>
      <w:r w:rsidRPr="0013008F">
        <w:t xml:space="preserve"> evitado</w:t>
      </w:r>
      <w:r w:rsidRPr="0013008F">
        <w:rPr>
          <w:b/>
          <w:bCs/>
          <w:i/>
          <w:iCs/>
        </w:rPr>
        <w:t>, e que os mesmos possam ficar de pé, virar</w:t>
      </w:r>
      <w:r w:rsidR="000F6A06" w:rsidRPr="0013008F">
        <w:rPr>
          <w:b/>
          <w:bCs/>
          <w:i/>
          <w:iCs/>
        </w:rPr>
        <w:noBreakHyphen/>
      </w:r>
      <w:r w:rsidRPr="0013008F">
        <w:rPr>
          <w:b/>
          <w:bCs/>
          <w:i/>
          <w:iCs/>
        </w:rPr>
        <w:t>se e deitar</w:t>
      </w:r>
      <w:r w:rsidR="000F6A06" w:rsidRPr="0013008F">
        <w:rPr>
          <w:b/>
          <w:bCs/>
          <w:i/>
          <w:iCs/>
        </w:rPr>
        <w:noBreakHyphen/>
      </w:r>
      <w:r w:rsidRPr="0013008F">
        <w:rPr>
          <w:b/>
          <w:bCs/>
          <w:i/>
          <w:iCs/>
        </w:rPr>
        <w:t>se numa posição natural.</w:t>
      </w:r>
    </w:p>
    <w:p w14:paraId="16E6FE14" w14:textId="76590624" w:rsidR="00231313" w:rsidRPr="0013008F" w:rsidRDefault="00231313" w:rsidP="00231313">
      <w:pPr>
        <w:ind w:left="850" w:hanging="850"/>
      </w:pPr>
      <w:r w:rsidRPr="0013008F">
        <w:br w:type="page"/>
      </w:r>
      <w:r w:rsidRPr="0013008F">
        <w:lastRenderedPageBreak/>
        <w:t>4.</w:t>
      </w:r>
      <w:r w:rsidRPr="0013008F">
        <w:tab/>
      </w:r>
      <w:r w:rsidRPr="0013008F">
        <w:rPr>
          <w:b/>
          <w:bCs/>
          <w:i/>
          <w:iCs/>
        </w:rPr>
        <w:t xml:space="preserve">Os operadores não podem manter cães com mais de </w:t>
      </w:r>
      <w:del w:id="886" w:author="MARTINSIsabelAlex" w:date="2026-03-06T17:16:00Z">
        <w:r w:rsidRPr="0013008F" w:rsidDel="0027799C">
          <w:rPr>
            <w:b/>
            <w:bCs/>
            <w:i/>
            <w:iCs/>
          </w:rPr>
          <w:delText xml:space="preserve">8 </w:delText>
        </w:r>
      </w:del>
      <w:ins w:id="887" w:author="MARTINSIsabelAlex" w:date="2026-03-06T17:16:00Z">
        <w:r w:rsidR="0027799C" w:rsidRPr="0013008F">
          <w:rPr>
            <w:b/>
            <w:bCs/>
            <w:i/>
            <w:iCs/>
          </w:rPr>
          <w:t xml:space="preserve">oito </w:t>
        </w:r>
      </w:ins>
      <w:r w:rsidRPr="0013008F">
        <w:rPr>
          <w:b/>
          <w:bCs/>
          <w:i/>
          <w:iCs/>
        </w:rPr>
        <w:t>semanas</w:t>
      </w:r>
      <w:r w:rsidRPr="0013008F">
        <w:rPr>
          <w:i/>
          <w:iCs/>
        </w:rPr>
        <w:t xml:space="preserve"> </w:t>
      </w:r>
      <w:r w:rsidRPr="0013008F">
        <w:t xml:space="preserve">exclusivamente em espaços interiores. </w:t>
      </w:r>
      <w:del w:id="888" w:author="MARTINSIsabelAlex" w:date="2026-03-07T08:07:00Z">
        <w:r w:rsidRPr="0013008F" w:rsidDel="00FF34F0">
          <w:rPr>
            <w:b/>
            <w:i/>
          </w:rPr>
          <w:delText xml:space="preserve"> </w:delText>
        </w:r>
      </w:del>
      <w:r w:rsidRPr="0013008F">
        <w:rPr>
          <w:b/>
          <w:bCs/>
          <w:i/>
          <w:iCs/>
        </w:rPr>
        <w:t>Tais cães</w:t>
      </w:r>
      <w:r w:rsidRPr="0013008F">
        <w:t xml:space="preserve"> devem ter acesso diário a uma área ao ar livre</w:t>
      </w:r>
      <w:r w:rsidRPr="0013008F">
        <w:rPr>
          <w:b/>
          <w:bCs/>
          <w:i/>
          <w:iCs/>
        </w:rPr>
        <w:t>, ou serem passeados diariamente,</w:t>
      </w:r>
      <w:r w:rsidRPr="0013008F">
        <w:t xml:space="preserve"> ▌</w:t>
      </w:r>
      <w:del w:id="889" w:author="MARTINSIsabelAlex" w:date="2026-03-06T17:16:00Z">
        <w:r w:rsidRPr="0013008F" w:rsidDel="0027799C">
          <w:delText xml:space="preserve"> </w:delText>
        </w:r>
      </w:del>
      <w:r w:rsidRPr="0013008F">
        <w:t xml:space="preserve">de forma que permita </w:t>
      </w:r>
      <w:r w:rsidRPr="0013008F">
        <w:rPr>
          <w:b/>
          <w:bCs/>
          <w:i/>
          <w:iCs/>
        </w:rPr>
        <w:t>exercício físico, exploração e socialização.</w:t>
      </w:r>
      <w:r w:rsidRPr="0013008F">
        <w:rPr>
          <w:b/>
          <w:i/>
        </w:rPr>
        <w:t xml:space="preserve"> </w:t>
      </w:r>
      <w:r w:rsidRPr="0013008F">
        <w:rPr>
          <w:b/>
          <w:bCs/>
          <w:i/>
          <w:iCs/>
        </w:rPr>
        <w:t>A duração combinada mínima desse</w:t>
      </w:r>
      <w:r w:rsidRPr="0013008F">
        <w:t xml:space="preserve"> acesso </w:t>
      </w:r>
      <w:r w:rsidRPr="0013008F">
        <w:rPr>
          <w:b/>
          <w:bCs/>
          <w:i/>
          <w:iCs/>
        </w:rPr>
        <w:t>diário ou passeio deve ser de uma hora no total.</w:t>
      </w:r>
      <w:r w:rsidRPr="0013008F">
        <w:rPr>
          <w:b/>
          <w:i/>
        </w:rPr>
        <w:t xml:space="preserve"> O operador só pode ficar isento destas exigências com base num parecer escrito de um veterinário.</w:t>
      </w:r>
    </w:p>
    <w:p w14:paraId="36ADFF56" w14:textId="77777777" w:rsidR="00231313" w:rsidRPr="0013008F" w:rsidRDefault="00231313" w:rsidP="00231313">
      <w:pPr>
        <w:ind w:left="850" w:hanging="850"/>
      </w:pPr>
      <w:r w:rsidRPr="0013008F">
        <w:t>5.</w:t>
      </w:r>
      <w:r w:rsidRPr="0013008F">
        <w:tab/>
        <w:t>Quando os gatos são mantidos em gatis, os operadores devem conceber e construir compartimentos individuais para permitir que os gatos circulem livremente e exibam o seu comportamento natural.</w:t>
      </w:r>
    </w:p>
    <w:p w14:paraId="4C295750" w14:textId="77777777" w:rsidR="00231313" w:rsidRPr="0013008F" w:rsidRDefault="00231313" w:rsidP="00231313">
      <w:pPr>
        <w:ind w:left="850" w:hanging="850"/>
      </w:pPr>
      <w:r w:rsidRPr="0013008F">
        <w:t>6.</w:t>
      </w:r>
      <w:r w:rsidRPr="0013008F">
        <w:tab/>
        <w:t xml:space="preserve">Os operadores </w:t>
      </w:r>
      <w:r w:rsidRPr="0013008F">
        <w:rPr>
          <w:b/>
          <w:bCs/>
          <w:i/>
          <w:iCs/>
        </w:rPr>
        <w:t>de estabelecimentos de criação e venda</w:t>
      </w:r>
      <w:r w:rsidRPr="0013008F">
        <w:t xml:space="preserve"> devem assegurar ▌que nas áreas interiores onde são detidos </w:t>
      </w:r>
      <w:r w:rsidRPr="0013008F">
        <w:rPr>
          <w:b/>
          <w:bCs/>
          <w:i/>
          <w:iCs/>
        </w:rPr>
        <w:t>cães ou gatos, existe uma zona termicamente neutra adequada que tenha em conta o seu tipo de pelagem, a idade, o tamanho, a raça e o estado de saúde</w:t>
      </w:r>
      <w:r w:rsidRPr="0013008F">
        <w:t>.</w:t>
      </w:r>
    </w:p>
    <w:p w14:paraId="6907866E" w14:textId="77777777" w:rsidR="00231313" w:rsidRPr="0013008F" w:rsidRDefault="00231313" w:rsidP="00231313">
      <w:pPr>
        <w:ind w:left="850" w:hanging="850"/>
      </w:pPr>
      <w:r w:rsidRPr="0013008F">
        <w:br w:type="page"/>
      </w:r>
      <w:r w:rsidRPr="0013008F">
        <w:rPr>
          <w:b/>
          <w:i/>
        </w:rPr>
        <w:lastRenderedPageBreak/>
        <w:t>7.</w:t>
      </w:r>
      <w:r w:rsidRPr="0013008F">
        <w:tab/>
      </w:r>
      <w:r w:rsidRPr="0013008F">
        <w:rPr>
          <w:b/>
          <w:i/>
        </w:rPr>
        <w:t>Os operadores dos estabelecimentos de criação e de venda devem, se necessário, utilizar sistemas de aquecimento ou de arrefecimento nos compartimentos interiores dos seus estabelecimentos, a fim de manter uma boa qualidade do ar e uma temperatura adequada e remover a humidade excessiva.</w:t>
      </w:r>
    </w:p>
    <w:p w14:paraId="60BD1927" w14:textId="77777777" w:rsidR="00231313" w:rsidRPr="0013008F" w:rsidRDefault="00231313" w:rsidP="00231313">
      <w:pPr>
        <w:ind w:left="850" w:hanging="850"/>
        <w:rPr>
          <w:b/>
          <w:i/>
        </w:rPr>
      </w:pPr>
      <w:r w:rsidRPr="0013008F">
        <w:t>8.</w:t>
      </w:r>
      <w:r w:rsidRPr="0013008F">
        <w:tab/>
        <w:t xml:space="preserve">Os operadores devem assegurar que os cães </w:t>
      </w:r>
      <w:r w:rsidRPr="0013008F">
        <w:rPr>
          <w:b/>
          <w:i/>
        </w:rPr>
        <w:t>ou gatos sejam expostos à luz e possam permanecer no escuro durante períodos suficientes e ininterruptos para manterem um ritmo circadiano normal.</w:t>
      </w:r>
    </w:p>
    <w:p w14:paraId="517ADC49" w14:textId="032B2B48" w:rsidR="00231313" w:rsidRPr="0013008F" w:rsidRDefault="00231313" w:rsidP="00231313">
      <w:pPr>
        <w:ind w:left="850"/>
      </w:pPr>
      <w:r w:rsidRPr="0013008F">
        <w:rPr>
          <w:b/>
          <w:bCs/>
          <w:i/>
          <w:iCs/>
        </w:rPr>
        <w:t>Para efeitos do primeiro parágrafo</w:t>
      </w:r>
      <w:r w:rsidRPr="0013008F">
        <w:rPr>
          <w:b/>
          <w:i/>
        </w:rPr>
        <w:t>, entende</w:t>
      </w:r>
      <w:r w:rsidR="000F6A06" w:rsidRPr="0013008F">
        <w:rPr>
          <w:b/>
          <w:i/>
        </w:rPr>
        <w:noBreakHyphen/>
      </w:r>
      <w:r w:rsidRPr="0013008F">
        <w:rPr>
          <w:b/>
          <w:i/>
        </w:rPr>
        <w:t xml:space="preserve">se por «luz» </w:t>
      </w:r>
      <w:r w:rsidRPr="0013008F">
        <w:t>a luz natural</w:t>
      </w:r>
      <w:r w:rsidRPr="0013008F">
        <w:rPr>
          <w:b/>
          <w:bCs/>
          <w:i/>
          <w:iCs/>
        </w:rPr>
        <w:t>, complementada,</w:t>
      </w:r>
      <w:r w:rsidRPr="0013008F">
        <w:t xml:space="preserve"> sempre que necessário, devido às condições climáticas e à posição geográfica de um Estado‑Membro, </w:t>
      </w:r>
      <w:r w:rsidRPr="0013008F">
        <w:rPr>
          <w:b/>
          <w:bCs/>
          <w:i/>
          <w:iCs/>
        </w:rPr>
        <w:t>por luz</w:t>
      </w:r>
      <w:r w:rsidRPr="0013008F">
        <w:t xml:space="preserve"> artificial.</w:t>
      </w:r>
    </w:p>
    <w:p w14:paraId="7161C4AB" w14:textId="6C0B0ED0" w:rsidR="00231313" w:rsidRPr="0013008F" w:rsidRDefault="00231313" w:rsidP="00231313">
      <w:pPr>
        <w:ind w:left="850" w:hanging="850"/>
      </w:pPr>
      <w:r w:rsidRPr="0013008F">
        <w:rPr>
          <w:b/>
          <w:i/>
        </w:rPr>
        <w:t>9.</w:t>
      </w:r>
      <w:r w:rsidRPr="0013008F">
        <w:tab/>
      </w:r>
      <w:r w:rsidRPr="0013008F">
        <w:rPr>
          <w:b/>
          <w:i/>
        </w:rPr>
        <w:t xml:space="preserve">O n.º 2, alíneas a), b), c), f) e g), e os </w:t>
      </w:r>
      <w:proofErr w:type="spellStart"/>
      <w:r w:rsidRPr="0013008F">
        <w:rPr>
          <w:b/>
          <w:i/>
        </w:rPr>
        <w:t>n.</w:t>
      </w:r>
      <w:r w:rsidRPr="0013008F">
        <w:rPr>
          <w:b/>
          <w:i/>
          <w:vertAlign w:val="superscript"/>
        </w:rPr>
        <w:t>os</w:t>
      </w:r>
      <w:proofErr w:type="spellEnd"/>
      <w:r w:rsidRPr="0013008F">
        <w:rPr>
          <w:b/>
          <w:i/>
        </w:rPr>
        <w:t xml:space="preserve"> 6, 7 e 8 não </w:t>
      </w:r>
      <w:del w:id="890" w:author="Cristina FC" w:date="2026-03-10T19:25:00Z">
        <w:r w:rsidRPr="0013008F" w:rsidDel="004D7D12">
          <w:rPr>
            <w:b/>
            <w:i/>
          </w:rPr>
          <w:delText>se aplicam</w:delText>
        </w:r>
      </w:del>
      <w:ins w:id="891" w:author="Cristina FC" w:date="2026-03-10T19:25:00Z">
        <w:r w:rsidR="004D7D12">
          <w:rPr>
            <w:b/>
            <w:i/>
          </w:rPr>
          <w:t>são aplicáveis</w:t>
        </w:r>
      </w:ins>
      <w:r w:rsidRPr="0013008F">
        <w:rPr>
          <w:b/>
          <w:i/>
        </w:rPr>
        <w:t xml:space="preserve"> nem aos cães de guarda de gado nem aos cães de pastoreio durante os períodos em que esses cães são usados para guardar ou pastorear no contexto da transumância sazonal a pé. O n.º 2, alínea f), não </w:t>
      </w:r>
      <w:del w:id="892" w:author="Cristina FC" w:date="2026-03-10T19:25:00Z">
        <w:r w:rsidRPr="0013008F" w:rsidDel="004D7D12">
          <w:rPr>
            <w:b/>
            <w:i/>
          </w:rPr>
          <w:delText>se aplica</w:delText>
        </w:r>
      </w:del>
      <w:ins w:id="893" w:author="Cristina FC" w:date="2026-03-10T19:25:00Z">
        <w:r w:rsidR="004D7D12">
          <w:rPr>
            <w:b/>
            <w:i/>
          </w:rPr>
          <w:t>é aplicável</w:t>
        </w:r>
      </w:ins>
      <w:r w:rsidRPr="0013008F">
        <w:rPr>
          <w:b/>
          <w:i/>
        </w:rPr>
        <w:t xml:space="preserve"> a cães de guarda de gado durante os períodos em que estes cães são usados para treino.</w:t>
      </w:r>
    </w:p>
    <w:p w14:paraId="4EC2C064" w14:textId="77777777" w:rsidR="00231313" w:rsidRPr="0013008F" w:rsidRDefault="00231313" w:rsidP="00231313">
      <w:pPr>
        <w:ind w:left="850" w:hanging="850"/>
      </w:pPr>
      <w:r w:rsidRPr="0013008F">
        <w:br w:type="page"/>
      </w:r>
      <w:r w:rsidRPr="0013008F">
        <w:lastRenderedPageBreak/>
        <w:t>▌</w:t>
      </w:r>
      <w:del w:id="894" w:author="MARTINSIsabelAlex" w:date="2026-03-06T17:17:00Z">
        <w:r w:rsidRPr="0013008F" w:rsidDel="0027799C">
          <w:tab/>
        </w:r>
      </w:del>
    </w:p>
    <w:p w14:paraId="205BA84D" w14:textId="77777777" w:rsidR="00231313" w:rsidRPr="0013008F" w:rsidRDefault="00231313" w:rsidP="00231313">
      <w:pPr>
        <w:jc w:val="center"/>
      </w:pPr>
      <w:r w:rsidRPr="0013008F">
        <w:t>Artigo 16.º</w:t>
      </w:r>
      <w:r w:rsidRPr="0013008F">
        <w:br/>
        <w:t>Saúde</w:t>
      </w:r>
    </w:p>
    <w:p w14:paraId="775461FE" w14:textId="77777777" w:rsidR="00231313" w:rsidRPr="0013008F" w:rsidRDefault="00231313" w:rsidP="00231313">
      <w:pPr>
        <w:ind w:left="850" w:hanging="850"/>
      </w:pPr>
      <w:r w:rsidRPr="0013008F">
        <w:t>▌</w:t>
      </w:r>
    </w:p>
    <w:p w14:paraId="7B404D2C" w14:textId="77777777" w:rsidR="00231313" w:rsidRPr="0013008F" w:rsidRDefault="00231313" w:rsidP="00231313">
      <w:pPr>
        <w:ind w:left="850" w:hanging="850"/>
      </w:pPr>
      <w:r w:rsidRPr="0013008F">
        <w:t>1.</w:t>
      </w:r>
      <w:r w:rsidRPr="0013008F">
        <w:tab/>
        <w:t>Os operadores ▌devem assegurar que:</w:t>
      </w:r>
    </w:p>
    <w:p w14:paraId="6CDD9395" w14:textId="5DEDFAE6" w:rsidR="00231313" w:rsidRPr="0013008F" w:rsidRDefault="00231313" w:rsidP="00231313">
      <w:pPr>
        <w:ind w:left="1416" w:hanging="566"/>
      </w:pPr>
      <w:r w:rsidRPr="0013008F">
        <w:t>a)</w:t>
      </w:r>
      <w:r w:rsidRPr="0013008F">
        <w:tab/>
        <w:t xml:space="preserve">Os cães </w:t>
      </w:r>
      <w:r w:rsidRPr="0013008F">
        <w:rPr>
          <w:b/>
          <w:bCs/>
          <w:i/>
          <w:iCs/>
        </w:rPr>
        <w:t>ou</w:t>
      </w:r>
      <w:r w:rsidRPr="0013008F">
        <w:t xml:space="preserve"> gatos pelos quais são responsáveis sejam inspecionados pelos cuidadores de animais pelo menos uma vez por dia </w:t>
      </w:r>
      <w:r w:rsidRPr="0013008F">
        <w:rPr>
          <w:b/>
          <w:bCs/>
          <w:i/>
          <w:iCs/>
        </w:rPr>
        <w:t xml:space="preserve">e que os cães e gatos vulneráveis, como </w:t>
      </w:r>
      <w:proofErr w:type="gramStart"/>
      <w:r w:rsidRPr="0013008F">
        <w:rPr>
          <w:b/>
          <w:bCs/>
          <w:i/>
          <w:iCs/>
        </w:rPr>
        <w:t>os recém</w:t>
      </w:r>
      <w:proofErr w:type="gramEnd"/>
      <w:r w:rsidR="000F6A06" w:rsidRPr="0013008F">
        <w:rPr>
          <w:b/>
          <w:bCs/>
          <w:i/>
          <w:iCs/>
        </w:rPr>
        <w:noBreakHyphen/>
      </w:r>
      <w:r w:rsidRPr="0013008F">
        <w:rPr>
          <w:b/>
          <w:bCs/>
          <w:i/>
          <w:iCs/>
        </w:rPr>
        <w:t>nascidos, os cães e gatos doentes ou feridos e as cadelas e gatas em período perinatal, sejam inspecionados com maior frequência;</w:t>
      </w:r>
    </w:p>
    <w:p w14:paraId="0B73AC0D" w14:textId="77777777" w:rsidR="00231313" w:rsidRPr="0013008F" w:rsidRDefault="00231313" w:rsidP="00231313">
      <w:pPr>
        <w:ind w:left="1416" w:hanging="566"/>
      </w:pPr>
      <w:r w:rsidRPr="0013008F">
        <w:t>b)</w:t>
      </w:r>
      <w:r w:rsidRPr="0013008F">
        <w:tab/>
        <w:t xml:space="preserve">Os cães ou os gatos cujo ▌bem‑estar esteja comprometido sejam transferidos, se necessário, sem demora injustificada para uma área separada, </w:t>
      </w:r>
      <w:r w:rsidRPr="0013008F">
        <w:rPr>
          <w:b/>
          <w:bCs/>
          <w:i/>
          <w:iCs/>
        </w:rPr>
        <w:t>e,</w:t>
      </w:r>
      <w:r w:rsidRPr="0013008F">
        <w:t xml:space="preserve"> se </w:t>
      </w:r>
      <w:r w:rsidRPr="0013008F">
        <w:rPr>
          <w:b/>
          <w:bCs/>
          <w:i/>
          <w:iCs/>
        </w:rPr>
        <w:t>necessário</w:t>
      </w:r>
      <w:r w:rsidRPr="0013008F">
        <w:t xml:space="preserve">, </w:t>
      </w:r>
      <w:r w:rsidRPr="0013008F">
        <w:rPr>
          <w:b/>
          <w:bCs/>
          <w:i/>
          <w:iCs/>
        </w:rPr>
        <w:t>recebam tratamento adequado</w:t>
      </w:r>
      <w:r w:rsidRPr="0013008F">
        <w:t>;</w:t>
      </w:r>
    </w:p>
    <w:p w14:paraId="6F9C1801" w14:textId="79BA9FFB" w:rsidR="00231313" w:rsidRPr="0013008F" w:rsidRDefault="00231313" w:rsidP="00231313">
      <w:pPr>
        <w:ind w:left="1416" w:hanging="566"/>
      </w:pPr>
      <w:r w:rsidRPr="0013008F">
        <w:t>c)</w:t>
      </w:r>
      <w:r w:rsidRPr="0013008F">
        <w:tab/>
      </w:r>
      <w:r w:rsidRPr="0013008F">
        <w:rPr>
          <w:b/>
          <w:bCs/>
          <w:i/>
          <w:iCs/>
        </w:rPr>
        <w:t>Sempre que não seja possível a recuperação</w:t>
      </w:r>
      <w:r w:rsidRPr="0013008F">
        <w:t xml:space="preserve"> de um cão ou de um gato </w:t>
      </w:r>
      <w:r w:rsidRPr="0013008F">
        <w:rPr>
          <w:b/>
          <w:bCs/>
          <w:i/>
          <w:iCs/>
        </w:rPr>
        <w:t>cujo bem</w:t>
      </w:r>
      <w:r w:rsidR="000F6A06" w:rsidRPr="0013008F">
        <w:rPr>
          <w:b/>
          <w:bCs/>
          <w:i/>
          <w:iCs/>
        </w:rPr>
        <w:noBreakHyphen/>
      </w:r>
      <w:r w:rsidRPr="0013008F">
        <w:rPr>
          <w:b/>
          <w:bCs/>
          <w:i/>
          <w:iCs/>
        </w:rPr>
        <w:t>estar esteja comprometido e o cão ou o gato sinta dor ou sofrimento intensos, seja consultado um</w:t>
      </w:r>
      <w:r w:rsidRPr="0013008F">
        <w:t xml:space="preserve"> veterinário </w:t>
      </w:r>
      <w:r w:rsidRPr="0013008F">
        <w:rPr>
          <w:b/>
          <w:bCs/>
          <w:i/>
          <w:iCs/>
        </w:rPr>
        <w:t xml:space="preserve">sem demora injustificada para decidir se o cão ou o gato deve ser </w:t>
      </w:r>
      <w:proofErr w:type="spellStart"/>
      <w:r w:rsidRPr="0013008F">
        <w:rPr>
          <w:b/>
          <w:bCs/>
          <w:i/>
          <w:iCs/>
        </w:rPr>
        <w:t>eutanasiado</w:t>
      </w:r>
      <w:proofErr w:type="spellEnd"/>
      <w:r w:rsidRPr="0013008F">
        <w:rPr>
          <w:b/>
          <w:bCs/>
          <w:i/>
          <w:iCs/>
        </w:rPr>
        <w:t xml:space="preserve"> para pôr termo ao seu sofrimento e, se for esse o caso, para proceder à eutanásia com recurso a anestesia e analgesia</w:t>
      </w:r>
      <w:r w:rsidRPr="0013008F">
        <w:t>;</w:t>
      </w:r>
      <w:del w:id="895" w:author="MARTINSIsabelAlex" w:date="2026-03-06T17:18:00Z">
        <w:r w:rsidRPr="0013008F" w:rsidDel="0027799C">
          <w:rPr>
            <w:b/>
            <w:i/>
          </w:rPr>
          <w:delText xml:space="preserve"> </w:delText>
        </w:r>
      </w:del>
    </w:p>
    <w:p w14:paraId="5251E1C9" w14:textId="77777777" w:rsidR="00231313" w:rsidRPr="0013008F" w:rsidRDefault="00231313" w:rsidP="00231313">
      <w:pPr>
        <w:ind w:left="1416" w:hanging="566"/>
      </w:pPr>
      <w:r w:rsidRPr="0013008F">
        <w:br w:type="page"/>
      </w:r>
      <w:r w:rsidRPr="0013008F">
        <w:lastRenderedPageBreak/>
        <w:t>d)</w:t>
      </w:r>
      <w:r w:rsidRPr="0013008F">
        <w:tab/>
        <w:t>▌</w:t>
      </w:r>
      <w:r w:rsidRPr="0013008F">
        <w:rPr>
          <w:b/>
          <w:bCs/>
          <w:i/>
          <w:iCs/>
        </w:rPr>
        <w:t>Sejam tomadas</w:t>
      </w:r>
      <w:r w:rsidRPr="0013008F">
        <w:t xml:space="preserve"> medidas para prevenir e controlar parasitas externos e internos e sejam administradas </w:t>
      </w:r>
      <w:r w:rsidRPr="0013008F">
        <w:rPr>
          <w:b/>
          <w:bCs/>
          <w:i/>
          <w:iCs/>
        </w:rPr>
        <w:t>vacinas</w:t>
      </w:r>
      <w:r w:rsidRPr="0013008F">
        <w:rPr>
          <w:b/>
          <w:bCs/>
        </w:rPr>
        <w:t xml:space="preserve"> </w:t>
      </w:r>
      <w:r w:rsidRPr="0013008F">
        <w:t>para prevenir doenças comuns a que os cães ou gatos possam estar expostos;</w:t>
      </w:r>
    </w:p>
    <w:p w14:paraId="2A4FCCF0" w14:textId="77777777" w:rsidR="00231313" w:rsidRPr="0013008F" w:rsidRDefault="00231313" w:rsidP="00231313">
      <w:pPr>
        <w:ind w:left="1416" w:hanging="566"/>
      </w:pPr>
      <w:r w:rsidRPr="0013008F">
        <w:t>e)</w:t>
      </w:r>
      <w:r w:rsidRPr="0013008F">
        <w:tab/>
        <w:t xml:space="preserve">Os ▌enriquecimentos usados não apresentem, para os cães ou gatos, um risco </w:t>
      </w:r>
      <w:r w:rsidRPr="0013008F">
        <w:rPr>
          <w:b/>
          <w:bCs/>
          <w:i/>
          <w:iCs/>
        </w:rPr>
        <w:t>significativo</w:t>
      </w:r>
      <w:r w:rsidRPr="0013008F">
        <w:rPr>
          <w:i/>
          <w:iCs/>
        </w:rPr>
        <w:t xml:space="preserve"> </w:t>
      </w:r>
      <w:r w:rsidRPr="0013008F">
        <w:t>de lesões ou de contaminação biológica ou química ou qualquer outro risco para a saúde.</w:t>
      </w:r>
    </w:p>
    <w:p w14:paraId="5275E2C3" w14:textId="77777777" w:rsidR="00231313" w:rsidRPr="0013008F" w:rsidRDefault="00231313" w:rsidP="00231313">
      <w:pPr>
        <w:ind w:left="1416" w:hanging="566"/>
      </w:pPr>
      <w:r w:rsidRPr="0013008F">
        <w:t>▌</w:t>
      </w:r>
      <w:r w:rsidRPr="0013008F">
        <w:tab/>
      </w:r>
      <w:r w:rsidRPr="0013008F">
        <w:rPr>
          <w:b/>
          <w:i/>
        </w:rPr>
        <w:t>A alínea a) não se aplica a cães de guarda de gado detidos em estabelecimentos de criação enquanto estes cães sejam usados para fins de guarda ou de treino.</w:t>
      </w:r>
    </w:p>
    <w:p w14:paraId="0F8928F0" w14:textId="790A667D" w:rsidR="00231313" w:rsidRPr="0013008F" w:rsidRDefault="00231313" w:rsidP="00231313">
      <w:pPr>
        <w:ind w:left="1416" w:firstLine="2"/>
        <w:rPr>
          <w:b/>
          <w:i/>
        </w:rPr>
      </w:pPr>
      <w:r w:rsidRPr="0013008F">
        <w:rPr>
          <w:b/>
          <w:i/>
        </w:rPr>
        <w:t>Os Estados</w:t>
      </w:r>
      <w:r w:rsidR="000F6A06" w:rsidRPr="0013008F">
        <w:rPr>
          <w:b/>
          <w:i/>
        </w:rPr>
        <w:noBreakHyphen/>
      </w:r>
      <w:r w:rsidRPr="0013008F">
        <w:rPr>
          <w:b/>
          <w:i/>
        </w:rPr>
        <w:t>Membros podem conceder isenções ao disposto na alínea c) em casos de urgência nos quais não seja possível contactar um veterinário sem demora injustificada, desde que sejam previstas normas nacionais destinadas a assegurar:</w:t>
      </w:r>
    </w:p>
    <w:p w14:paraId="1BF4275A" w14:textId="4AFCE31B" w:rsidR="00231313" w:rsidRPr="0013008F" w:rsidRDefault="00231313" w:rsidP="00231313">
      <w:pPr>
        <w:ind w:left="1985" w:hanging="567"/>
        <w:rPr>
          <w:b/>
          <w:i/>
        </w:rPr>
      </w:pPr>
      <w:r w:rsidRPr="0013008F">
        <w:rPr>
          <w:b/>
          <w:i/>
        </w:rPr>
        <w:t>i)</w:t>
      </w:r>
      <w:r w:rsidRPr="0013008F">
        <w:rPr>
          <w:b/>
          <w:i/>
        </w:rPr>
        <w:tab/>
        <w:t>Que qualquer ação imediata que ponha termo à vida do cão ou do gato com um mínimo de dor e sofrimento, com recurso a um método que provoque a morte instantânea, seja levada a cabo por uma pessoa competente formada;</w:t>
      </w:r>
    </w:p>
    <w:p w14:paraId="009668F6" w14:textId="62A16D6E" w:rsidR="00231313" w:rsidRPr="0013008F" w:rsidRDefault="00231313" w:rsidP="00231313">
      <w:pPr>
        <w:ind w:left="1985" w:hanging="567"/>
      </w:pPr>
      <w:proofErr w:type="spellStart"/>
      <w:r w:rsidRPr="0013008F">
        <w:rPr>
          <w:b/>
          <w:i/>
        </w:rPr>
        <w:t>ii</w:t>
      </w:r>
      <w:proofErr w:type="spellEnd"/>
      <w:r w:rsidRPr="0013008F">
        <w:rPr>
          <w:b/>
          <w:i/>
        </w:rPr>
        <w:t>)</w:t>
      </w:r>
      <w:r w:rsidRPr="0013008F">
        <w:rPr>
          <w:b/>
          <w:i/>
        </w:rPr>
        <w:tab/>
        <w:t>Que, para efeitos dos controlos oficiais ao abrigo do Regulamento (UE) 2017/625, o operador mantenha um registo da utilização da isenção.</w:t>
      </w:r>
    </w:p>
    <w:p w14:paraId="254560DD" w14:textId="77777777" w:rsidR="00231313" w:rsidRPr="0013008F" w:rsidRDefault="00231313" w:rsidP="00231313">
      <w:pPr>
        <w:ind w:left="1416" w:hanging="566"/>
      </w:pPr>
      <w:r w:rsidRPr="0013008F">
        <w:br w:type="page"/>
      </w:r>
      <w:r w:rsidRPr="0013008F">
        <w:lastRenderedPageBreak/>
        <w:t>▌</w:t>
      </w:r>
      <w:del w:id="896" w:author="MARTINSIsabelAlex" w:date="2026-03-06T17:20:00Z">
        <w:r w:rsidRPr="0013008F" w:rsidDel="0027799C">
          <w:tab/>
        </w:r>
      </w:del>
    </w:p>
    <w:p w14:paraId="71A1BA4D" w14:textId="77777777" w:rsidR="00231313" w:rsidRPr="0013008F" w:rsidRDefault="00231313" w:rsidP="00231313">
      <w:pPr>
        <w:ind w:left="850" w:hanging="850"/>
      </w:pPr>
      <w:r w:rsidRPr="0013008F">
        <w:t>2.</w:t>
      </w:r>
      <w:r w:rsidRPr="0013008F">
        <w:tab/>
        <w:t xml:space="preserve">Os operadores </w:t>
      </w:r>
      <w:r w:rsidRPr="0013008F">
        <w:rPr>
          <w:b/>
          <w:bCs/>
          <w:i/>
          <w:iCs/>
        </w:rPr>
        <w:t>de estabelecimentos de criação</w:t>
      </w:r>
      <w:r w:rsidRPr="0013008F">
        <w:t xml:space="preserve"> devem assegurar que:</w:t>
      </w:r>
    </w:p>
    <w:p w14:paraId="64751445" w14:textId="3A793E60" w:rsidR="00231313" w:rsidRPr="0013008F" w:rsidRDefault="00231313" w:rsidP="00231313">
      <w:pPr>
        <w:ind w:left="1416" w:hanging="566"/>
      </w:pPr>
      <w:r w:rsidRPr="0013008F">
        <w:rPr>
          <w:b/>
          <w:i/>
        </w:rPr>
        <w:t>a)</w:t>
      </w:r>
      <w:r w:rsidRPr="0013008F">
        <w:tab/>
      </w:r>
      <w:r w:rsidRPr="0013008F">
        <w:rPr>
          <w:b/>
          <w:i/>
        </w:rPr>
        <w:t xml:space="preserve">Sejam tomadas medidas para proteger a saúde dos cães ou dos gatos, em conformidade com o </w:t>
      </w:r>
      <w:del w:id="897" w:author="Cristina FC" w:date="2026-03-10T19:29:00Z">
        <w:r w:rsidRPr="0013008F" w:rsidDel="0076464F">
          <w:rPr>
            <w:b/>
            <w:i/>
          </w:rPr>
          <w:delText xml:space="preserve">anexo I, </w:delText>
        </w:r>
      </w:del>
      <w:r w:rsidRPr="0013008F">
        <w:rPr>
          <w:b/>
          <w:i/>
        </w:rPr>
        <w:t>ponto 3</w:t>
      </w:r>
      <w:ins w:id="898" w:author="Cristina FC" w:date="2026-03-10T19:29:00Z">
        <w:r w:rsidR="0076464F">
          <w:rPr>
            <w:b/>
            <w:i/>
          </w:rPr>
          <w:t xml:space="preserve"> do </w:t>
        </w:r>
        <w:r w:rsidR="0076464F" w:rsidRPr="0013008F">
          <w:rPr>
            <w:b/>
            <w:i/>
          </w:rPr>
          <w:t>anexo I</w:t>
        </w:r>
      </w:ins>
      <w:r w:rsidRPr="0013008F">
        <w:rPr>
          <w:b/>
          <w:i/>
        </w:rPr>
        <w:t>;</w:t>
      </w:r>
    </w:p>
    <w:p w14:paraId="7A9779B3" w14:textId="7E4462EA" w:rsidR="00231313" w:rsidRPr="0013008F" w:rsidRDefault="00231313" w:rsidP="00231313">
      <w:pPr>
        <w:ind w:left="1416" w:hanging="566"/>
      </w:pPr>
      <w:r w:rsidRPr="0013008F">
        <w:t>b)</w:t>
      </w:r>
      <w:r w:rsidRPr="0013008F">
        <w:tab/>
        <w:t xml:space="preserve">As cadelas </w:t>
      </w:r>
      <w:r w:rsidRPr="0013008F">
        <w:rPr>
          <w:b/>
          <w:bCs/>
          <w:i/>
          <w:iCs/>
        </w:rPr>
        <w:t>ou</w:t>
      </w:r>
      <w:r w:rsidRPr="0013008F">
        <w:t xml:space="preserve"> as gatas só se reproduzam se tiverem </w:t>
      </w:r>
      <w:r w:rsidRPr="0013008F">
        <w:rPr>
          <w:b/>
          <w:bCs/>
          <w:i/>
          <w:iCs/>
        </w:rPr>
        <w:t>atingido</w:t>
      </w:r>
      <w:r w:rsidRPr="0013008F">
        <w:t xml:space="preserve"> uma idade mínima </w:t>
      </w:r>
      <w:r w:rsidRPr="0013008F">
        <w:rPr>
          <w:b/>
          <w:bCs/>
          <w:i/>
          <w:iCs/>
        </w:rPr>
        <w:t>e a maturidade esquelética</w:t>
      </w:r>
      <w:r w:rsidRPr="0013008F">
        <w:rPr>
          <w:b/>
          <w:bCs/>
        </w:rPr>
        <w:t xml:space="preserve"> </w:t>
      </w:r>
      <w:r w:rsidRPr="0013008F">
        <w:t xml:space="preserve">em conformidade com o </w:t>
      </w:r>
      <w:del w:id="899" w:author="Cristina FC" w:date="2026-03-10T19:29:00Z">
        <w:r w:rsidRPr="0013008F" w:rsidDel="0076464F">
          <w:delText xml:space="preserve">anexo I, </w:delText>
        </w:r>
      </w:del>
      <w:r w:rsidRPr="0013008F">
        <w:t>ponto 3</w:t>
      </w:r>
      <w:ins w:id="900" w:author="Cristina FC" w:date="2026-03-10T19:29:00Z">
        <w:r w:rsidR="0076464F">
          <w:t xml:space="preserve"> do </w:t>
        </w:r>
        <w:r w:rsidR="0076464F" w:rsidRPr="0013008F">
          <w:t>anexo I</w:t>
        </w:r>
      </w:ins>
      <w:r w:rsidRPr="0013008F">
        <w:t xml:space="preserve"> ▌, e apenas se </w:t>
      </w:r>
      <w:r w:rsidRPr="0013008F">
        <w:rPr>
          <w:b/>
          <w:bCs/>
          <w:i/>
          <w:iCs/>
        </w:rPr>
        <w:t>não tiverem nenhuma</w:t>
      </w:r>
      <w:r w:rsidRPr="0013008F">
        <w:t xml:space="preserve"> doença </w:t>
      </w:r>
      <w:r w:rsidRPr="0013008F">
        <w:rPr>
          <w:b/>
          <w:bCs/>
          <w:i/>
          <w:iCs/>
        </w:rPr>
        <w:t>diagnosticada</w:t>
      </w:r>
      <w:r w:rsidRPr="0013008F">
        <w:t xml:space="preserve">, </w:t>
      </w:r>
      <w:r w:rsidRPr="0013008F">
        <w:rPr>
          <w:b/>
          <w:bCs/>
          <w:i/>
          <w:iCs/>
        </w:rPr>
        <w:t>sinais clínicos de doenças</w:t>
      </w:r>
      <w:r w:rsidRPr="0013008F">
        <w:t xml:space="preserve"> ou problemas físicos que possam ter um impacto negativo na gravidez e no seu bem‑estar;</w:t>
      </w:r>
    </w:p>
    <w:p w14:paraId="2024B1AE" w14:textId="5674A561" w:rsidR="00231313" w:rsidRPr="0013008F" w:rsidRDefault="00231313" w:rsidP="00231313">
      <w:pPr>
        <w:ind w:left="1416" w:hanging="566"/>
      </w:pPr>
      <w:r w:rsidRPr="0013008F">
        <w:t>c)</w:t>
      </w:r>
      <w:r w:rsidRPr="0013008F">
        <w:tab/>
        <w:t xml:space="preserve">As gravidezes das cadelas </w:t>
      </w:r>
      <w:r w:rsidRPr="0013008F">
        <w:rPr>
          <w:b/>
          <w:bCs/>
          <w:i/>
          <w:iCs/>
        </w:rPr>
        <w:t>ou</w:t>
      </w:r>
      <w:r w:rsidRPr="0013008F">
        <w:t xml:space="preserve"> gatas respeitem uma frequência máxima, </w:t>
      </w:r>
      <w:r w:rsidRPr="0013008F">
        <w:rPr>
          <w:b/>
          <w:bCs/>
          <w:i/>
          <w:iCs/>
        </w:rPr>
        <w:t xml:space="preserve">em conformidade com o </w:t>
      </w:r>
      <w:del w:id="901" w:author="Cristina FC" w:date="2026-03-10T19:29:00Z">
        <w:r w:rsidRPr="0013008F" w:rsidDel="0076464F">
          <w:rPr>
            <w:b/>
            <w:bCs/>
            <w:i/>
            <w:iCs/>
          </w:rPr>
          <w:delText xml:space="preserve">anexo I, </w:delText>
        </w:r>
      </w:del>
      <w:r w:rsidRPr="0013008F">
        <w:rPr>
          <w:b/>
          <w:bCs/>
          <w:i/>
          <w:iCs/>
        </w:rPr>
        <w:t>ponto 3</w:t>
      </w:r>
      <w:ins w:id="902" w:author="Cristina FC" w:date="2026-03-10T19:29:00Z">
        <w:r w:rsidR="0076464F">
          <w:rPr>
            <w:b/>
            <w:bCs/>
            <w:i/>
            <w:iCs/>
          </w:rPr>
          <w:t xml:space="preserve"> do </w:t>
        </w:r>
        <w:r w:rsidR="0076464F" w:rsidRPr="0013008F">
          <w:rPr>
            <w:b/>
            <w:bCs/>
            <w:i/>
            <w:iCs/>
          </w:rPr>
          <w:t>anexo I</w:t>
        </w:r>
      </w:ins>
      <w:r w:rsidRPr="0013008F">
        <w:t>;</w:t>
      </w:r>
      <w:r w:rsidRPr="0013008F">
        <w:rPr>
          <w:b/>
          <w:i/>
        </w:rPr>
        <w:t xml:space="preserve"> </w:t>
      </w:r>
    </w:p>
    <w:p w14:paraId="3AC1182F" w14:textId="77777777" w:rsidR="00231313" w:rsidRPr="0013008F" w:rsidRDefault="00231313" w:rsidP="00231313">
      <w:pPr>
        <w:ind w:left="1416" w:hanging="566"/>
      </w:pPr>
      <w:r w:rsidRPr="0013008F">
        <w:t>d)</w:t>
      </w:r>
      <w:r w:rsidRPr="0013008F">
        <w:tab/>
        <w:t>As gatas em lactação não sejam sujeitas a acasalamento nem inseminação;</w:t>
      </w:r>
    </w:p>
    <w:p w14:paraId="1CC990DA" w14:textId="77777777" w:rsidR="00231313" w:rsidRPr="0013008F" w:rsidRDefault="00231313" w:rsidP="00231313">
      <w:pPr>
        <w:ind w:left="1416" w:hanging="566"/>
      </w:pPr>
      <w:r w:rsidRPr="0013008F">
        <w:t>e)</w:t>
      </w:r>
      <w:r w:rsidRPr="0013008F">
        <w:tab/>
        <w:t>▌</w:t>
      </w:r>
      <w:del w:id="903" w:author="MARTINSIsabelAlex" w:date="2026-03-06T17:20:00Z">
        <w:r w:rsidRPr="0013008F" w:rsidDel="0027799C">
          <w:delText xml:space="preserve"> </w:delText>
        </w:r>
      </w:del>
      <w:r w:rsidRPr="0013008F">
        <w:t xml:space="preserve">Cães e gatos que já não sejam utilizados para reprodução, nomeadamente por força das disposições do presente regulamento, sejam </w:t>
      </w:r>
      <w:r w:rsidRPr="0013008F">
        <w:rPr>
          <w:b/>
          <w:bCs/>
          <w:i/>
          <w:iCs/>
        </w:rPr>
        <w:t>detidos, vendidos, doados ou realojados, e não</w:t>
      </w:r>
      <w:r w:rsidRPr="0013008F">
        <w:rPr>
          <w:b/>
          <w:i/>
        </w:rPr>
        <w:t xml:space="preserve"> </w:t>
      </w:r>
      <w:r w:rsidRPr="0013008F">
        <w:t>mortos ou abandonados. ▌</w:t>
      </w:r>
    </w:p>
    <w:p w14:paraId="7BC6C37F" w14:textId="77777777" w:rsidR="00231313" w:rsidRPr="0013008F" w:rsidRDefault="00231313" w:rsidP="00231313">
      <w:pPr>
        <w:ind w:left="850"/>
      </w:pPr>
      <w:r w:rsidRPr="0013008F">
        <w:br w:type="page"/>
      </w:r>
    </w:p>
    <w:p w14:paraId="1346EA35" w14:textId="77777777" w:rsidR="00231313" w:rsidRPr="0013008F" w:rsidRDefault="00231313" w:rsidP="00231313">
      <w:pPr>
        <w:ind w:left="850" w:hanging="850"/>
      </w:pPr>
      <w:r w:rsidRPr="0013008F">
        <w:lastRenderedPageBreak/>
        <w:t>▌</w:t>
      </w:r>
      <w:del w:id="904" w:author="MARTINSIsabelAlex" w:date="2026-03-06T17:20:00Z">
        <w:r w:rsidRPr="0013008F" w:rsidDel="0027799C">
          <w:tab/>
        </w:r>
      </w:del>
    </w:p>
    <w:p w14:paraId="2293AB87" w14:textId="77777777" w:rsidR="00231313" w:rsidRPr="0013008F" w:rsidRDefault="00231313" w:rsidP="00231313">
      <w:pPr>
        <w:jc w:val="center"/>
      </w:pPr>
      <w:r w:rsidRPr="0013008F">
        <w:t>Artigo 17.º</w:t>
      </w:r>
      <w:r w:rsidRPr="0013008F">
        <w:br/>
        <w:t>Necessidades comportamentais</w:t>
      </w:r>
    </w:p>
    <w:p w14:paraId="16281D55" w14:textId="3DA27A58" w:rsidR="00231313" w:rsidRPr="0013008F" w:rsidRDefault="00231313" w:rsidP="00231313">
      <w:pPr>
        <w:ind w:left="850" w:hanging="850"/>
      </w:pPr>
      <w:r w:rsidRPr="0013008F">
        <w:t>1.</w:t>
      </w:r>
      <w:r w:rsidRPr="0013008F">
        <w:tab/>
        <w:t xml:space="preserve">Os operadores ▌devem assegurar que sejam tomadas medidas para satisfazer as necessidades comportamentais dos cães e gatos em conformidade com o </w:t>
      </w:r>
      <w:del w:id="905" w:author="Cristina FC" w:date="2026-03-10T19:30:00Z">
        <w:r w:rsidRPr="0013008F" w:rsidDel="0076464F">
          <w:delText xml:space="preserve">anexo I, </w:delText>
        </w:r>
      </w:del>
      <w:r w:rsidRPr="0013008F">
        <w:t>ponto 4</w:t>
      </w:r>
      <w:ins w:id="906" w:author="Cristina FC" w:date="2026-03-10T19:30:00Z">
        <w:r w:rsidR="0076464F" w:rsidRPr="0076464F">
          <w:t xml:space="preserve"> </w:t>
        </w:r>
      </w:ins>
      <w:ins w:id="907" w:author="Cristina FC" w:date="2026-03-11T09:20:00Z">
        <w:r w:rsidR="00EC0793">
          <w:t xml:space="preserve">do </w:t>
        </w:r>
      </w:ins>
      <w:ins w:id="908" w:author="Cristina FC" w:date="2026-03-10T19:30:00Z">
        <w:r w:rsidR="0076464F" w:rsidRPr="0013008F">
          <w:t>anexo I</w:t>
        </w:r>
      </w:ins>
      <w:r w:rsidRPr="0013008F">
        <w:t>.</w:t>
      </w:r>
    </w:p>
    <w:p w14:paraId="1BF9FDB4" w14:textId="77777777" w:rsidR="00231313" w:rsidRPr="0013008F" w:rsidRDefault="00231313" w:rsidP="00231313">
      <w:pPr>
        <w:ind w:left="850" w:hanging="850"/>
      </w:pPr>
      <w:r w:rsidRPr="0013008F">
        <w:t>2.</w:t>
      </w:r>
      <w:r w:rsidRPr="0013008F">
        <w:tab/>
        <w:t xml:space="preserve">Além disso, </w:t>
      </w:r>
      <w:r w:rsidRPr="0013008F">
        <w:rPr>
          <w:b/>
          <w:bCs/>
          <w:i/>
          <w:iCs/>
        </w:rPr>
        <w:t>os operadores não devem deter cães ou</w:t>
      </w:r>
      <w:r w:rsidRPr="0013008F">
        <w:t xml:space="preserve"> gatos em zonas que restrinjam os seus movimentos naturais, exceto </w:t>
      </w:r>
      <w:r w:rsidRPr="0013008F">
        <w:rPr>
          <w:b/>
          <w:bCs/>
          <w:i/>
          <w:iCs/>
        </w:rPr>
        <w:t>em casos em que o artigo 15.º, n.º 3, segundo parágrafo, é aplicável</w:t>
      </w:r>
      <w:r w:rsidRPr="0013008F">
        <w:t xml:space="preserve"> ou em que os seguintes procedimentos ou tratamentos são realizados:</w:t>
      </w:r>
    </w:p>
    <w:p w14:paraId="6086A23A" w14:textId="77777777" w:rsidR="00231313" w:rsidRPr="0013008F" w:rsidRDefault="00231313" w:rsidP="00231313">
      <w:pPr>
        <w:ind w:left="1416" w:hanging="566"/>
      </w:pPr>
      <w:r w:rsidRPr="0013008F">
        <w:t>a)</w:t>
      </w:r>
      <w:r w:rsidRPr="0013008F">
        <w:tab/>
        <w:t>Exames físicos ▌;</w:t>
      </w:r>
    </w:p>
    <w:p w14:paraId="280A81FC" w14:textId="77777777" w:rsidR="00231313" w:rsidRPr="0013008F" w:rsidRDefault="00231313" w:rsidP="00231313">
      <w:pPr>
        <w:ind w:left="1416" w:hanging="566"/>
      </w:pPr>
      <w:r w:rsidRPr="0013008F">
        <w:t>b)</w:t>
      </w:r>
      <w:r w:rsidRPr="0013008F">
        <w:tab/>
        <w:t xml:space="preserve">Identificação </w:t>
      </w:r>
      <w:r w:rsidRPr="0013008F">
        <w:rPr>
          <w:b/>
          <w:bCs/>
          <w:i/>
          <w:iCs/>
        </w:rPr>
        <w:t>individual</w:t>
      </w:r>
      <w:r w:rsidRPr="0013008F">
        <w:t xml:space="preserve"> </w:t>
      </w:r>
      <w:r w:rsidRPr="0013008F">
        <w:rPr>
          <w:b/>
          <w:bCs/>
          <w:i/>
          <w:iCs/>
        </w:rPr>
        <w:t>de cães ou gatos, ou leitura das referidas informações de identificação</w:t>
      </w:r>
      <w:r w:rsidRPr="0013008F">
        <w:t>;</w:t>
      </w:r>
    </w:p>
    <w:p w14:paraId="36295E24" w14:textId="77777777" w:rsidR="00231313" w:rsidRPr="0013008F" w:rsidRDefault="00231313" w:rsidP="00231313">
      <w:pPr>
        <w:ind w:left="1416" w:hanging="566"/>
      </w:pPr>
      <w:r w:rsidRPr="0013008F">
        <w:t>c)</w:t>
      </w:r>
      <w:r w:rsidRPr="0013008F">
        <w:tab/>
        <w:t>Colheita de amostras e vacinação;</w:t>
      </w:r>
    </w:p>
    <w:p w14:paraId="6C0D4A64" w14:textId="77777777" w:rsidR="00231313" w:rsidRPr="0013008F" w:rsidRDefault="00231313" w:rsidP="00231313">
      <w:pPr>
        <w:ind w:left="1416" w:hanging="566"/>
      </w:pPr>
      <w:r w:rsidRPr="0013008F">
        <w:t>d)</w:t>
      </w:r>
      <w:r w:rsidRPr="0013008F">
        <w:tab/>
        <w:t xml:space="preserve">Procedimentos </w:t>
      </w:r>
      <w:r w:rsidRPr="0013008F">
        <w:rPr>
          <w:b/>
          <w:bCs/>
          <w:i/>
          <w:iCs/>
        </w:rPr>
        <w:t>de limpeza e tosquia</w:t>
      </w:r>
      <w:r w:rsidRPr="0013008F">
        <w:t xml:space="preserve">, procedimentos higiénicos, sanitários ou reprodutivos </w:t>
      </w:r>
      <w:r w:rsidRPr="0013008F">
        <w:rPr>
          <w:b/>
          <w:bCs/>
          <w:i/>
          <w:iCs/>
        </w:rPr>
        <w:t>que não o acasalamento</w:t>
      </w:r>
      <w:r w:rsidRPr="0013008F">
        <w:t>;</w:t>
      </w:r>
    </w:p>
    <w:p w14:paraId="54EBCAD3" w14:textId="5D14BE0C" w:rsidR="00231313" w:rsidRPr="0013008F" w:rsidRDefault="00231313" w:rsidP="00231313">
      <w:pPr>
        <w:ind w:left="1416" w:hanging="566"/>
      </w:pPr>
      <w:r w:rsidRPr="0013008F">
        <w:t>e)</w:t>
      </w:r>
      <w:r w:rsidRPr="0013008F">
        <w:tab/>
        <w:t>Tratamento médico</w:t>
      </w:r>
      <w:r w:rsidRPr="0013008F">
        <w:rPr>
          <w:b/>
          <w:bCs/>
          <w:i/>
          <w:iCs/>
        </w:rPr>
        <w:t xml:space="preserve">, incluindo tratamentos cirúrgicos ou reabilitação </w:t>
      </w:r>
      <w:commentRangeStart w:id="909"/>
      <w:r w:rsidRPr="0013008F">
        <w:rPr>
          <w:b/>
          <w:bCs/>
          <w:i/>
          <w:iCs/>
        </w:rPr>
        <w:t>receitada</w:t>
      </w:r>
      <w:commentRangeEnd w:id="909"/>
      <w:r w:rsidR="00EC0793">
        <w:rPr>
          <w:rStyle w:val="CommentReference"/>
        </w:rPr>
        <w:commentReference w:id="909"/>
      </w:r>
      <w:r w:rsidRPr="0013008F">
        <w:t>.</w:t>
      </w:r>
    </w:p>
    <w:p w14:paraId="74D0DB17" w14:textId="77777777" w:rsidR="00231313" w:rsidRPr="0013008F" w:rsidRDefault="00231313" w:rsidP="00231313">
      <w:pPr>
        <w:ind w:left="850" w:hanging="850"/>
      </w:pPr>
      <w:r w:rsidRPr="0013008F">
        <w:br w:type="page"/>
      </w:r>
      <w:r w:rsidRPr="0013008F">
        <w:lastRenderedPageBreak/>
        <w:t>3.</w:t>
      </w:r>
      <w:r w:rsidRPr="0013008F">
        <w:tab/>
        <w:t xml:space="preserve">É proibido o acorrentamento ▌por um período superior a uma hora, exceto durante um tratamento médico </w:t>
      </w:r>
      <w:r w:rsidRPr="0013008F">
        <w:rPr>
          <w:b/>
          <w:bCs/>
          <w:i/>
          <w:iCs/>
        </w:rPr>
        <w:t>ou para participação em espetáculos, exposições e concursos de cães ou gatos</w:t>
      </w:r>
      <w:r w:rsidRPr="0013008F">
        <w:t>.</w:t>
      </w:r>
    </w:p>
    <w:p w14:paraId="0B71E46A" w14:textId="7A614F2A" w:rsidR="00231313" w:rsidRPr="0013008F" w:rsidRDefault="00231313" w:rsidP="00231313">
      <w:pPr>
        <w:ind w:left="850" w:hanging="850"/>
      </w:pPr>
      <w:r w:rsidRPr="0013008F">
        <w:rPr>
          <w:b/>
          <w:i/>
        </w:rPr>
        <w:t>4.</w:t>
      </w:r>
      <w:r w:rsidRPr="0013008F">
        <w:tab/>
      </w:r>
      <w:r w:rsidRPr="0013008F">
        <w:rPr>
          <w:b/>
          <w:i/>
        </w:rPr>
        <w:t>Os Estados</w:t>
      </w:r>
      <w:r w:rsidR="000F6A06" w:rsidRPr="0013008F">
        <w:rPr>
          <w:b/>
          <w:i/>
        </w:rPr>
        <w:noBreakHyphen/>
      </w:r>
      <w:r w:rsidRPr="0013008F">
        <w:rPr>
          <w:b/>
          <w:i/>
        </w:rPr>
        <w:t>Membros podem conceder isenções ao disposto no n.º 3 no caso dos cães destinados a serem usados nos serviços militares, policiais e aduaneiros que sejam detidos em estabelecimentos de criação ou venda.</w:t>
      </w:r>
    </w:p>
    <w:p w14:paraId="2B546F15" w14:textId="4F266ADE" w:rsidR="00231313" w:rsidRPr="0013008F" w:rsidRDefault="00231313" w:rsidP="00231313">
      <w:pPr>
        <w:ind w:left="850" w:hanging="850"/>
      </w:pPr>
      <w:r w:rsidRPr="0013008F">
        <w:t>5.</w:t>
      </w:r>
      <w:r w:rsidRPr="0013008F">
        <w:tab/>
        <w:t>Os operadores ▌devem assegurar que os cães ou gatos sejam detidos em condições que lhes permit</w:t>
      </w:r>
      <w:ins w:id="910" w:author="Cristina FC" w:date="2026-03-11T09:38:00Z">
        <w:r w:rsidR="00C545A9">
          <w:t>a</w:t>
        </w:r>
      </w:ins>
      <w:del w:id="911" w:author="Cristina FC" w:date="2026-03-11T09:38:00Z">
        <w:r w:rsidRPr="0013008F" w:rsidDel="00C545A9">
          <w:delText>e</w:delText>
        </w:r>
      </w:del>
      <w:r w:rsidRPr="0013008F">
        <w:t>m exibir comportamentos sociais não nocivos, comportamentos específicos da espécie, e experienciar emoções positivas.</w:t>
      </w:r>
    </w:p>
    <w:p w14:paraId="6136316C" w14:textId="7232574A" w:rsidR="00231313" w:rsidRPr="0013008F" w:rsidRDefault="00231313" w:rsidP="00231313">
      <w:pPr>
        <w:ind w:left="850" w:hanging="850"/>
      </w:pPr>
      <w:r w:rsidRPr="0013008F">
        <w:t>6.</w:t>
      </w:r>
      <w:r w:rsidRPr="0013008F">
        <w:tab/>
      </w:r>
      <w:r w:rsidRPr="0013008F">
        <w:rPr>
          <w:b/>
          <w:i/>
        </w:rPr>
        <w:t xml:space="preserve">Os operadores devem assegurar que os cães ou gatos possam socializar de acordo com o previsto no </w:t>
      </w:r>
      <w:del w:id="912" w:author="Cristina FC" w:date="2026-03-10T19:31:00Z">
        <w:r w:rsidRPr="0013008F" w:rsidDel="004A44D3">
          <w:rPr>
            <w:b/>
            <w:i/>
          </w:rPr>
          <w:delText xml:space="preserve">anexo I, </w:delText>
        </w:r>
      </w:del>
      <w:r w:rsidRPr="0013008F">
        <w:rPr>
          <w:b/>
          <w:i/>
        </w:rPr>
        <w:t>ponto 4</w:t>
      </w:r>
      <w:ins w:id="913" w:author="Cristina FC" w:date="2026-03-10T19:31:00Z">
        <w:r w:rsidR="004A44D3" w:rsidRPr="004A44D3">
          <w:rPr>
            <w:b/>
            <w:i/>
          </w:rPr>
          <w:t xml:space="preserve"> </w:t>
        </w:r>
        <w:r w:rsidR="004A44D3">
          <w:rPr>
            <w:b/>
            <w:i/>
          </w:rPr>
          <w:t xml:space="preserve">do </w:t>
        </w:r>
        <w:r w:rsidR="004A44D3" w:rsidRPr="0013008F">
          <w:rPr>
            <w:b/>
            <w:i/>
          </w:rPr>
          <w:t>anexo I</w:t>
        </w:r>
      </w:ins>
      <w:r w:rsidRPr="0013008F">
        <w:rPr>
          <w:b/>
          <w:i/>
        </w:rPr>
        <w:t xml:space="preserve">. </w:t>
      </w:r>
      <w:r w:rsidRPr="0013008F">
        <w:t xml:space="preserve">Os operadores dos estabelecimentos de criação devem dispor de uma estratégia </w:t>
      </w:r>
      <w:r w:rsidRPr="0013008F">
        <w:rPr>
          <w:b/>
          <w:bCs/>
          <w:i/>
          <w:iCs/>
        </w:rPr>
        <w:t>documentada para essa socialização</w:t>
      </w:r>
      <w:r w:rsidRPr="0013008F">
        <w:t>.</w:t>
      </w:r>
    </w:p>
    <w:p w14:paraId="7712F04C" w14:textId="77777777" w:rsidR="00231313" w:rsidRPr="0013008F" w:rsidRDefault="00231313" w:rsidP="00231313">
      <w:pPr>
        <w:ind w:left="850" w:firstLine="1"/>
      </w:pPr>
      <w:r w:rsidRPr="0013008F">
        <w:br w:type="page"/>
      </w:r>
      <w:r w:rsidRPr="0013008F">
        <w:rPr>
          <w:b/>
          <w:i/>
        </w:rPr>
        <w:lastRenderedPageBreak/>
        <w:t>Em derrogação do primeiro parágrafo, as exigências em matéria de socialização não se aplicam a cães de guarda de gado detidos em estabelecimentos de criação quando esses cães forem usados para fins de guarda ou de treino, ou a cães de pastoreio durante a transumância sazonal.</w:t>
      </w:r>
    </w:p>
    <w:p w14:paraId="2C997B50" w14:textId="77777777" w:rsidR="00231313" w:rsidRPr="0013008F" w:rsidRDefault="00231313" w:rsidP="00231313">
      <w:pPr>
        <w:ind w:left="850" w:hanging="850"/>
      </w:pPr>
      <w:r w:rsidRPr="0013008F">
        <w:rPr>
          <w:b/>
          <w:i/>
        </w:rPr>
        <w:t>7.</w:t>
      </w:r>
      <w:r w:rsidRPr="0013008F">
        <w:tab/>
      </w:r>
      <w:r w:rsidRPr="0013008F">
        <w:rPr>
          <w:b/>
          <w:bCs/>
          <w:i/>
          <w:iCs/>
        </w:rPr>
        <w:t>Os operadores devem garantir que os enriquecimentos sejam oferecidos e estejam acessíveis a todos os cães ou gatos, criando um ambiente estimulante, permitindo que exibam comportamentos específicos da espécie e reduzindo a sua frustração.</w:t>
      </w:r>
    </w:p>
    <w:p w14:paraId="171C6E87" w14:textId="77777777" w:rsidR="00231313" w:rsidRPr="0013008F" w:rsidRDefault="00231313" w:rsidP="00231313">
      <w:pPr>
        <w:jc w:val="center"/>
      </w:pPr>
      <w:r w:rsidRPr="0013008F">
        <w:t>Artigo 18.º</w:t>
      </w:r>
      <w:r w:rsidRPr="0013008F">
        <w:br/>
        <w:t>Práticas dolorosas</w:t>
      </w:r>
    </w:p>
    <w:p w14:paraId="38C8E8F1" w14:textId="77777777" w:rsidR="00231313" w:rsidRPr="0013008F" w:rsidRDefault="00231313" w:rsidP="00231313">
      <w:pPr>
        <w:ind w:left="850" w:hanging="850"/>
      </w:pPr>
      <w:r w:rsidRPr="0013008F">
        <w:t>1.</w:t>
      </w:r>
      <w:r w:rsidRPr="0013008F">
        <w:tab/>
        <w:t>▌</w:t>
      </w:r>
      <w:r w:rsidRPr="0013008F">
        <w:rPr>
          <w:b/>
          <w:bCs/>
          <w:i/>
          <w:iCs/>
        </w:rPr>
        <w:t>Os operadores devem assegurar que</w:t>
      </w:r>
      <w:r w:rsidRPr="0013008F">
        <w:t xml:space="preserve"> as mutilações, incluindo o corte das orelhas, o corte da cauda, </w:t>
      </w:r>
      <w:r w:rsidRPr="0013008F">
        <w:rPr>
          <w:b/>
          <w:bCs/>
          <w:i/>
          <w:iCs/>
        </w:rPr>
        <w:t>a remoção de garras ou outros tipos de</w:t>
      </w:r>
      <w:r w:rsidRPr="0013008F">
        <w:t xml:space="preserve"> amputação digital parcial ou completa, assim como a ressecção de cordas ou pregas vocais, </w:t>
      </w:r>
      <w:r w:rsidRPr="0013008F">
        <w:rPr>
          <w:b/>
          <w:bCs/>
          <w:i/>
          <w:iCs/>
        </w:rPr>
        <w:t>não</w:t>
      </w:r>
      <w:r w:rsidRPr="0013008F">
        <w:t xml:space="preserve"> sejam efetuadas a </w:t>
      </w:r>
      <w:r w:rsidRPr="0013008F">
        <w:rPr>
          <w:b/>
          <w:bCs/>
          <w:i/>
          <w:iCs/>
        </w:rPr>
        <w:t>menos que se justifiquem</w:t>
      </w:r>
      <w:r w:rsidRPr="0013008F">
        <w:t xml:space="preserve"> </w:t>
      </w:r>
      <w:r w:rsidRPr="0013008F">
        <w:rPr>
          <w:b/>
          <w:bCs/>
          <w:i/>
          <w:iCs/>
        </w:rPr>
        <w:t>por</w:t>
      </w:r>
      <w:r w:rsidRPr="0013008F">
        <w:t xml:space="preserve"> indicação médica, </w:t>
      </w:r>
      <w:r w:rsidRPr="0013008F">
        <w:rPr>
          <w:b/>
          <w:i/>
        </w:rPr>
        <w:t xml:space="preserve">incluindo quando o procedimento é profilático, </w:t>
      </w:r>
      <w:r w:rsidRPr="0013008F">
        <w:t>e</w:t>
      </w:r>
      <w:r w:rsidRPr="0013008F">
        <w:rPr>
          <w:b/>
          <w:i/>
        </w:rPr>
        <w:t xml:space="preserve"> </w:t>
      </w:r>
      <w:r w:rsidRPr="0013008F">
        <w:t xml:space="preserve">com o único objetivo de </w:t>
      </w:r>
      <w:r w:rsidRPr="0013008F">
        <w:rPr>
          <w:b/>
          <w:bCs/>
          <w:i/>
          <w:iCs/>
        </w:rPr>
        <w:t>manter ou</w:t>
      </w:r>
      <w:r w:rsidRPr="0013008F">
        <w:t xml:space="preserve"> melhorar a saúde dos cães </w:t>
      </w:r>
      <w:r w:rsidRPr="0013008F">
        <w:rPr>
          <w:b/>
          <w:bCs/>
          <w:i/>
          <w:iCs/>
        </w:rPr>
        <w:t>ou</w:t>
      </w:r>
      <w:r w:rsidRPr="0013008F">
        <w:t xml:space="preserve"> gatos </w:t>
      </w:r>
      <w:r w:rsidRPr="0013008F">
        <w:rPr>
          <w:b/>
          <w:bCs/>
          <w:i/>
          <w:iCs/>
        </w:rPr>
        <w:t>ou de prevenir que estes se lesionem</w:t>
      </w:r>
      <w:r w:rsidRPr="0013008F">
        <w:t xml:space="preserve">. Nesse caso, o procedimento só pode ser realizado ▌sob anestesia e analgesia prolongada, </w:t>
      </w:r>
      <w:r w:rsidRPr="0013008F">
        <w:rPr>
          <w:b/>
          <w:bCs/>
          <w:i/>
          <w:iCs/>
        </w:rPr>
        <w:t>e</w:t>
      </w:r>
      <w:r w:rsidRPr="0013008F">
        <w:rPr>
          <w:i/>
          <w:iCs/>
        </w:rPr>
        <w:t xml:space="preserve"> </w:t>
      </w:r>
      <w:r w:rsidRPr="0013008F">
        <w:rPr>
          <w:b/>
          <w:bCs/>
          <w:i/>
          <w:iCs/>
        </w:rPr>
        <w:t>exclusivamente</w:t>
      </w:r>
      <w:r w:rsidRPr="0013008F">
        <w:t xml:space="preserve"> </w:t>
      </w:r>
      <w:r w:rsidRPr="0013008F">
        <w:rPr>
          <w:b/>
          <w:bCs/>
          <w:i/>
          <w:iCs/>
        </w:rPr>
        <w:t>por um veterinário</w:t>
      </w:r>
      <w:r w:rsidRPr="0013008F">
        <w:t>.</w:t>
      </w:r>
    </w:p>
    <w:p w14:paraId="1A3681F3" w14:textId="77777777" w:rsidR="00123AFB" w:rsidRPr="0013008F" w:rsidRDefault="00123AFB">
      <w:pPr>
        <w:spacing w:before="0" w:after="0" w:line="240" w:lineRule="auto"/>
      </w:pPr>
      <w:r w:rsidRPr="0013008F">
        <w:br w:type="page"/>
      </w:r>
    </w:p>
    <w:p w14:paraId="38241A00" w14:textId="77777777" w:rsidR="00123AFB" w:rsidRPr="0013008F" w:rsidRDefault="00123AFB" w:rsidP="00123AFB">
      <w:pPr>
        <w:ind w:left="850" w:hanging="850"/>
      </w:pPr>
      <w:r w:rsidRPr="0013008F">
        <w:rPr>
          <w:b/>
          <w:i/>
        </w:rPr>
        <w:lastRenderedPageBreak/>
        <w:t>2.</w:t>
      </w:r>
      <w:r w:rsidRPr="0013008F">
        <w:tab/>
      </w:r>
      <w:r w:rsidRPr="0013008F">
        <w:rPr>
          <w:b/>
          <w:i/>
        </w:rPr>
        <w:t>As indicações médicas que justificam a mutilação e os pormenores do procedimento realizado devem constar de um documento elaborado por um veterinário. Este documento deve ser conservado pelo operador e deve acompanhar o cão ou o gato quando este for transferido para outro estabelecimento ou proprietário. O operador do estabelecimento onde a mutilação foi realizada deve conservar uma cópia do documento durante os primeiros três anos após essa transferência.</w:t>
      </w:r>
    </w:p>
    <w:p w14:paraId="5C0639DB" w14:textId="2A0E8872" w:rsidR="00123AFB" w:rsidRPr="0013008F" w:rsidRDefault="00123AFB" w:rsidP="00123AFB">
      <w:pPr>
        <w:ind w:left="850" w:hanging="850"/>
      </w:pPr>
      <w:r w:rsidRPr="0013008F">
        <w:rPr>
          <w:b/>
          <w:i/>
        </w:rPr>
        <w:t>3.</w:t>
      </w:r>
      <w:r w:rsidRPr="0013008F">
        <w:tab/>
      </w:r>
      <w:r w:rsidRPr="0013008F">
        <w:rPr>
          <w:b/>
          <w:i/>
        </w:rPr>
        <w:t>A título de derrogação do n.º 1, os Estados</w:t>
      </w:r>
      <w:r w:rsidR="000F6A06" w:rsidRPr="0013008F">
        <w:rPr>
          <w:b/>
          <w:i/>
        </w:rPr>
        <w:noBreakHyphen/>
      </w:r>
      <w:r w:rsidRPr="0013008F">
        <w:rPr>
          <w:b/>
          <w:i/>
        </w:rPr>
        <w:t>Membros podem autorizar, no contexto da marcação de gatos vadios esterilizados no âmbito de um programa de captura, esterilização e libertação, que se faça um entalhe na orelha dos gatos ou se corte a ponta da mesma.</w:t>
      </w:r>
    </w:p>
    <w:p w14:paraId="75E667D0" w14:textId="1ABD89C5" w:rsidR="00123AFB" w:rsidRPr="0013008F" w:rsidRDefault="00123AFB" w:rsidP="00123AFB">
      <w:pPr>
        <w:ind w:left="850" w:hanging="850"/>
      </w:pPr>
      <w:r w:rsidRPr="0013008F">
        <w:t>4.</w:t>
      </w:r>
      <w:r w:rsidRPr="0013008F">
        <w:tab/>
      </w:r>
      <w:r w:rsidRPr="0013008F">
        <w:rPr>
          <w:b/>
          <w:i/>
        </w:rPr>
        <w:t>Os operadores devem assegurar que</w:t>
      </w:r>
      <w:r w:rsidRPr="0013008F">
        <w:t xml:space="preserve"> a esterilização </w:t>
      </w:r>
      <w:r w:rsidRPr="0013008F">
        <w:rPr>
          <w:b/>
          <w:i/>
        </w:rPr>
        <w:t>seja</w:t>
      </w:r>
      <w:r w:rsidRPr="0013008F">
        <w:t xml:space="preserve"> efetuada </w:t>
      </w:r>
      <w:r w:rsidRPr="0013008F">
        <w:rPr>
          <w:b/>
          <w:bCs/>
          <w:i/>
          <w:iCs/>
        </w:rPr>
        <w:t>unicamente</w:t>
      </w:r>
      <w:r w:rsidRPr="0013008F">
        <w:t xml:space="preserve"> sob anestesia e analgesia prolongada </w:t>
      </w:r>
      <w:r w:rsidRPr="0013008F">
        <w:rPr>
          <w:b/>
          <w:i/>
        </w:rPr>
        <w:t>e apenas por um veterinário</w:t>
      </w:r>
      <w:r w:rsidRPr="0013008F">
        <w:t>.</w:t>
      </w:r>
      <w:r w:rsidRPr="0013008F">
        <w:rPr>
          <w:b/>
          <w:i/>
        </w:rPr>
        <w:t xml:space="preserve"> No entanto, os Estados</w:t>
      </w:r>
      <w:r w:rsidR="000F6A06" w:rsidRPr="0013008F">
        <w:rPr>
          <w:b/>
          <w:i/>
        </w:rPr>
        <w:noBreakHyphen/>
      </w:r>
      <w:r w:rsidRPr="0013008F">
        <w:rPr>
          <w:b/>
          <w:i/>
        </w:rPr>
        <w:t>Membros podem autorizar que a esterilização de gatos machos seja efetuada por um enfermeiro veterinário autorizado.</w:t>
      </w:r>
    </w:p>
    <w:p w14:paraId="23298DED" w14:textId="77777777" w:rsidR="00123AFB" w:rsidRPr="0013008F" w:rsidRDefault="00123AFB" w:rsidP="00123AFB">
      <w:pPr>
        <w:ind w:left="850" w:hanging="850"/>
      </w:pPr>
      <w:r w:rsidRPr="0013008F">
        <w:br w:type="page"/>
      </w:r>
      <w:r w:rsidRPr="0013008F">
        <w:lastRenderedPageBreak/>
        <w:t>5.</w:t>
      </w:r>
      <w:r w:rsidRPr="0013008F">
        <w:tab/>
      </w:r>
      <w:r w:rsidRPr="0013008F">
        <w:rPr>
          <w:b/>
          <w:i/>
        </w:rPr>
        <w:t>Os operadores devem assegurar a ausência de</w:t>
      </w:r>
      <w:r w:rsidRPr="0013008F">
        <w:t xml:space="preserve"> práticas de manuseamento </w:t>
      </w:r>
      <w:r w:rsidRPr="0013008F">
        <w:rPr>
          <w:b/>
          <w:i/>
        </w:rPr>
        <w:t>que causem dor ou sofrimento, incluindo as seguintes</w:t>
      </w:r>
      <w:r w:rsidRPr="0013008F">
        <w:t>:</w:t>
      </w:r>
      <w:del w:id="914" w:author="MARTINSIsabelAlex" w:date="2026-03-06T17:22:00Z">
        <w:r w:rsidRPr="0013008F" w:rsidDel="004424EB">
          <w:rPr>
            <w:b/>
            <w:i/>
          </w:rPr>
          <w:delText xml:space="preserve"> </w:delText>
        </w:r>
      </w:del>
    </w:p>
    <w:p w14:paraId="0C367E37" w14:textId="77777777" w:rsidR="00123AFB" w:rsidRPr="0013008F" w:rsidRDefault="00123AFB" w:rsidP="00123AFB">
      <w:pPr>
        <w:ind w:left="1416" w:hanging="566"/>
      </w:pPr>
      <w:r w:rsidRPr="0013008F">
        <w:t>a)</w:t>
      </w:r>
      <w:r w:rsidRPr="0013008F">
        <w:tab/>
        <w:t xml:space="preserve">Atar partes do corpo, </w:t>
      </w:r>
      <w:r w:rsidRPr="0013008F">
        <w:rPr>
          <w:b/>
          <w:i/>
        </w:rPr>
        <w:t>a menos que tal seja exigido por razões médicas e limitado ao período mínimo necessário</w:t>
      </w:r>
      <w:r w:rsidRPr="0013008F">
        <w:t>;</w:t>
      </w:r>
    </w:p>
    <w:p w14:paraId="2194B18A" w14:textId="77777777" w:rsidR="00123AFB" w:rsidRPr="0013008F" w:rsidRDefault="00123AFB" w:rsidP="00123AFB">
      <w:pPr>
        <w:ind w:left="1416" w:hanging="566"/>
      </w:pPr>
      <w:r w:rsidRPr="0013008F">
        <w:t>b)</w:t>
      </w:r>
      <w:r w:rsidRPr="0013008F">
        <w:tab/>
        <w:t xml:space="preserve">Pontapear, bater, arrastar, lançar ou apertar os </w:t>
      </w:r>
      <w:r w:rsidRPr="0013008F">
        <w:rPr>
          <w:b/>
          <w:i/>
        </w:rPr>
        <w:t>cães ou os gatos</w:t>
      </w:r>
      <w:r w:rsidRPr="0013008F">
        <w:t>;</w:t>
      </w:r>
    </w:p>
    <w:p w14:paraId="606BBF64" w14:textId="77777777" w:rsidR="00123AFB" w:rsidRPr="0013008F" w:rsidRDefault="00123AFB" w:rsidP="00123AFB">
      <w:pPr>
        <w:ind w:left="1416" w:hanging="566"/>
      </w:pPr>
      <w:r w:rsidRPr="0013008F">
        <w:t>c)</w:t>
      </w:r>
      <w:r w:rsidRPr="0013008F">
        <w:tab/>
      </w:r>
      <w:r w:rsidRPr="0013008F">
        <w:rPr>
          <w:b/>
          <w:i/>
        </w:rPr>
        <w:t>Aplicar</w:t>
      </w:r>
      <w:r w:rsidRPr="0013008F">
        <w:t xml:space="preserve"> corrente elétrica </w:t>
      </w:r>
      <w:r w:rsidRPr="0013008F">
        <w:rPr>
          <w:b/>
          <w:i/>
        </w:rPr>
        <w:t>aos cães ou aos gatos, a menos que tal seja efetuado por motivos médicos</w:t>
      </w:r>
      <w:r w:rsidRPr="0013008F">
        <w:t>;</w:t>
      </w:r>
    </w:p>
    <w:p w14:paraId="209A4B61" w14:textId="77777777" w:rsidR="00123AFB" w:rsidRPr="0013008F" w:rsidRDefault="00123AFB" w:rsidP="00123AFB">
      <w:pPr>
        <w:ind w:left="1416" w:hanging="566"/>
      </w:pPr>
      <w:r w:rsidRPr="0013008F">
        <w:t>d)</w:t>
      </w:r>
      <w:r w:rsidRPr="0013008F">
        <w:tab/>
        <w:t>Utilizar ▌</w:t>
      </w:r>
      <w:del w:id="915" w:author="MARTINSIsabelAlex" w:date="2026-03-06T17:22:00Z">
        <w:r w:rsidRPr="0013008F" w:rsidDel="004424EB">
          <w:delText xml:space="preserve"> </w:delText>
        </w:r>
      </w:del>
      <w:r w:rsidRPr="0013008F">
        <w:t xml:space="preserve">açaimes, a menos que tal seja exigido por razões </w:t>
      </w:r>
      <w:r w:rsidRPr="0013008F">
        <w:rPr>
          <w:b/>
          <w:i/>
        </w:rPr>
        <w:t>médicas ou por razões de segurança animal ou humana</w:t>
      </w:r>
      <w:r w:rsidRPr="0013008F">
        <w:t xml:space="preserve">, caso em que a duração deve ser limitada ao período mínimo necessário </w:t>
      </w:r>
      <w:r w:rsidRPr="0013008F">
        <w:rPr>
          <w:b/>
          <w:i/>
        </w:rPr>
        <w:t>e o cão ou gato deve ser supervisionado</w:t>
      </w:r>
      <w:r w:rsidRPr="0013008F">
        <w:t>;</w:t>
      </w:r>
      <w:r w:rsidRPr="0013008F">
        <w:rPr>
          <w:b/>
          <w:i/>
        </w:rPr>
        <w:t xml:space="preserve"> </w:t>
      </w:r>
    </w:p>
    <w:p w14:paraId="5A4A78DE" w14:textId="77777777" w:rsidR="00123AFB" w:rsidRPr="0013008F" w:rsidRDefault="00123AFB" w:rsidP="00123AFB">
      <w:pPr>
        <w:ind w:left="1416" w:hanging="566"/>
      </w:pPr>
      <w:r w:rsidRPr="0013008F">
        <w:rPr>
          <w:b/>
          <w:i/>
        </w:rPr>
        <w:t>e)</w:t>
      </w:r>
      <w:r w:rsidRPr="0013008F">
        <w:tab/>
      </w:r>
      <w:r w:rsidRPr="0013008F">
        <w:rPr>
          <w:b/>
          <w:i/>
        </w:rPr>
        <w:t>Utilizar coleiras de garras;</w:t>
      </w:r>
    </w:p>
    <w:p w14:paraId="760BB210" w14:textId="77777777" w:rsidR="00123AFB" w:rsidRPr="0013008F" w:rsidRDefault="00123AFB" w:rsidP="00123AFB">
      <w:pPr>
        <w:ind w:left="1416" w:hanging="566"/>
      </w:pPr>
      <w:r w:rsidRPr="0013008F">
        <w:rPr>
          <w:b/>
          <w:i/>
        </w:rPr>
        <w:t>f)</w:t>
      </w:r>
      <w:r w:rsidRPr="0013008F">
        <w:tab/>
      </w:r>
      <w:r w:rsidRPr="0013008F">
        <w:rPr>
          <w:b/>
          <w:i/>
        </w:rPr>
        <w:t>Utilizar coleiras estranguladoras sem travão de segurança;</w:t>
      </w:r>
    </w:p>
    <w:p w14:paraId="39BB12B7" w14:textId="77777777" w:rsidR="00123AFB" w:rsidRPr="0013008F" w:rsidRDefault="00123AFB" w:rsidP="00123AFB">
      <w:pPr>
        <w:ind w:left="1416" w:hanging="566"/>
      </w:pPr>
      <w:r w:rsidRPr="0013008F">
        <w:t>g)</w:t>
      </w:r>
      <w:r w:rsidRPr="0013008F">
        <w:tab/>
        <w:t xml:space="preserve">Levantar os cães ou os gatos pelos membros, cabeça, </w:t>
      </w:r>
      <w:r w:rsidRPr="0013008F">
        <w:rPr>
          <w:b/>
          <w:i/>
        </w:rPr>
        <w:t>orelhas, cauda ou pelo, ou levantar os cães ou gatos adultos pela pele</w:t>
      </w:r>
      <w:r w:rsidRPr="0013008F">
        <w:t>.</w:t>
      </w:r>
    </w:p>
    <w:p w14:paraId="58C9B68B" w14:textId="63F8A4D6" w:rsidR="00123AFB" w:rsidRPr="0013008F" w:rsidRDefault="00123AFB" w:rsidP="00123AFB">
      <w:pPr>
        <w:ind w:left="851" w:hanging="1"/>
      </w:pPr>
      <w:r w:rsidRPr="0013008F">
        <w:rPr>
          <w:b/>
          <w:i/>
        </w:rPr>
        <w:t>Os Estados</w:t>
      </w:r>
      <w:r w:rsidR="000F6A06" w:rsidRPr="0013008F">
        <w:rPr>
          <w:b/>
          <w:i/>
        </w:rPr>
        <w:noBreakHyphen/>
      </w:r>
      <w:r w:rsidRPr="0013008F">
        <w:rPr>
          <w:b/>
          <w:i/>
        </w:rPr>
        <w:t xml:space="preserve">Membros podem conceder isenções ao disposto no primeiro parágrafo para os </w:t>
      </w:r>
      <w:bookmarkStart w:id="916" w:name="_Hlk219990181"/>
      <w:r w:rsidRPr="0013008F">
        <w:rPr>
          <w:b/>
          <w:i/>
        </w:rPr>
        <w:t>cães destinados a ser utilizados nos serviços militares, policiais ou aduaneiros</w:t>
      </w:r>
      <w:bookmarkEnd w:id="916"/>
      <w:r w:rsidRPr="0013008F">
        <w:rPr>
          <w:b/>
          <w:i/>
        </w:rPr>
        <w:t>.</w:t>
      </w:r>
    </w:p>
    <w:p w14:paraId="63A55CDE" w14:textId="77777777" w:rsidR="00123AFB" w:rsidRPr="0013008F" w:rsidRDefault="00123AFB" w:rsidP="00123AFB">
      <w:pPr>
        <w:jc w:val="center"/>
        <w:rPr>
          <w:b/>
          <w:i/>
        </w:rPr>
      </w:pPr>
      <w:r w:rsidRPr="0013008F">
        <w:br w:type="page"/>
      </w:r>
      <w:r w:rsidRPr="0013008F">
        <w:rPr>
          <w:b/>
          <w:i/>
        </w:rPr>
        <w:lastRenderedPageBreak/>
        <w:t>Artigo 19.º</w:t>
      </w:r>
      <w:r w:rsidRPr="0013008F">
        <w:br/>
      </w:r>
      <w:r w:rsidRPr="0013008F">
        <w:rPr>
          <w:b/>
          <w:i/>
        </w:rPr>
        <w:t>Espetáculos de beleza, exposições e concursos</w:t>
      </w:r>
    </w:p>
    <w:p w14:paraId="59E89773" w14:textId="77777777" w:rsidR="00123AFB" w:rsidRPr="0013008F" w:rsidRDefault="00123AFB" w:rsidP="00123AFB">
      <w:pPr>
        <w:ind w:left="851" w:hanging="851"/>
      </w:pPr>
      <w:r w:rsidRPr="0013008F">
        <w:rPr>
          <w:b/>
          <w:i/>
        </w:rPr>
        <w:t>1.</w:t>
      </w:r>
      <w:r w:rsidRPr="0013008F">
        <w:tab/>
      </w:r>
      <w:r w:rsidRPr="0013008F">
        <w:rPr>
          <w:b/>
          <w:i/>
        </w:rPr>
        <w:t>Nos espetáculos de beleza, nas exposições e nos concursos de cães e gatos, os operadores de estabelecimentos de criação e venda não podem utilizar cães ou gatos com características de conformação excessivas, nem cães ou gatos que tenham sido mutilados de uma forma que altere as suas características físicas.</w:t>
      </w:r>
    </w:p>
    <w:p w14:paraId="4B06F8B5" w14:textId="65386F3B" w:rsidR="00123AFB" w:rsidRPr="0013008F" w:rsidRDefault="00123AFB" w:rsidP="00123AFB">
      <w:pPr>
        <w:ind w:left="851" w:hanging="851"/>
      </w:pPr>
      <w:r w:rsidRPr="0013008F">
        <w:rPr>
          <w:b/>
          <w:i/>
        </w:rPr>
        <w:t>2.</w:t>
      </w:r>
      <w:r w:rsidRPr="0013008F">
        <w:tab/>
      </w:r>
      <w:r w:rsidRPr="0013008F">
        <w:rPr>
          <w:b/>
          <w:i/>
        </w:rPr>
        <w:t>Ao organizarem espetáculos</w:t>
      </w:r>
      <w:ins w:id="917" w:author="MARTINSIsabelAlex" w:date="2026-03-06T20:43:00Z">
        <w:r w:rsidR="00273223" w:rsidRPr="0013008F">
          <w:rPr>
            <w:b/>
            <w:i/>
          </w:rPr>
          <w:t xml:space="preserve"> de beleza</w:t>
        </w:r>
      </w:ins>
      <w:r w:rsidRPr="0013008F">
        <w:rPr>
          <w:b/>
          <w:i/>
        </w:rPr>
        <w:t xml:space="preserve">, exposições e concursos </w:t>
      </w:r>
      <w:del w:id="918" w:author="MARTINSIsabelAlex" w:date="2026-03-06T20:43:00Z">
        <w:r w:rsidRPr="0013008F" w:rsidDel="00273223">
          <w:rPr>
            <w:b/>
            <w:i/>
          </w:rPr>
          <w:delText xml:space="preserve">de beleza </w:delText>
        </w:r>
      </w:del>
      <w:r w:rsidRPr="0013008F">
        <w:rPr>
          <w:b/>
          <w:i/>
        </w:rPr>
        <w:t>de cães e gatos, os organizadores devem excluir os cães e gatos que tenham características de conformação excessivas e os cães e gatos que tenham sido mutilados de uma forma que altere as suas características físicas.</w:t>
      </w:r>
      <w:del w:id="919" w:author="MARTINSIsabelAlex" w:date="2026-03-06T17:29:00Z">
        <w:r w:rsidRPr="0013008F" w:rsidDel="00667223">
          <w:rPr>
            <w:b/>
            <w:i/>
          </w:rPr>
          <w:delText xml:space="preserve"> </w:delText>
        </w:r>
      </w:del>
    </w:p>
    <w:p w14:paraId="6580211A" w14:textId="77777777" w:rsidR="00123AFB" w:rsidRPr="0013008F" w:rsidRDefault="00123AFB" w:rsidP="00123AFB">
      <w:r w:rsidRPr="0013008F">
        <w:t>▌</w:t>
      </w:r>
    </w:p>
    <w:p w14:paraId="7F82CB1E" w14:textId="77777777" w:rsidR="00123AFB" w:rsidRPr="0013008F" w:rsidRDefault="00123AFB" w:rsidP="00123AFB">
      <w:pPr>
        <w:spacing w:before="0" w:after="0" w:line="240" w:lineRule="auto"/>
      </w:pPr>
      <w:r w:rsidRPr="0013008F">
        <w:br w:type="page"/>
      </w:r>
    </w:p>
    <w:p w14:paraId="57B73495" w14:textId="77777777" w:rsidR="00123AFB" w:rsidRPr="0013008F" w:rsidRDefault="00123AFB" w:rsidP="00123AFB">
      <w:pPr>
        <w:jc w:val="center"/>
      </w:pPr>
      <w:r w:rsidRPr="0013008F">
        <w:lastRenderedPageBreak/>
        <w:t>CAPÍTULO III</w:t>
      </w:r>
      <w:r w:rsidRPr="0013008F">
        <w:br/>
        <w:t>IDENTIFICAÇÃO E REGISTO DE CÃES E GATOS</w:t>
      </w:r>
    </w:p>
    <w:p w14:paraId="2A692D8B" w14:textId="77777777" w:rsidR="00123AFB" w:rsidRPr="0013008F" w:rsidRDefault="00123AFB" w:rsidP="00123AFB">
      <w:pPr>
        <w:jc w:val="center"/>
      </w:pPr>
      <w:r w:rsidRPr="0013008F">
        <w:t>Artigo 20.º</w:t>
      </w:r>
      <w:r w:rsidRPr="0013008F">
        <w:br/>
        <w:t>Identificação e registo de cães e gatos</w:t>
      </w:r>
    </w:p>
    <w:p w14:paraId="2004F92D" w14:textId="77777777" w:rsidR="00123AFB" w:rsidRPr="0013008F" w:rsidRDefault="00123AFB" w:rsidP="00123AFB">
      <w:pPr>
        <w:ind w:left="850" w:hanging="850"/>
      </w:pPr>
      <w:r w:rsidRPr="0013008F">
        <w:t>1.</w:t>
      </w:r>
      <w:r w:rsidRPr="0013008F">
        <w:tab/>
        <w:t>▌</w:t>
      </w:r>
      <w:del w:id="920" w:author="MARTINSIsabelAlex" w:date="2026-03-06T17:29:00Z">
        <w:r w:rsidRPr="0013008F" w:rsidDel="005A4C4A">
          <w:delText xml:space="preserve"> </w:delText>
        </w:r>
      </w:del>
      <w:r w:rsidRPr="0013008F">
        <w:t>Todos os cães e gatos detidos em estabelecimentos</w:t>
      </w:r>
      <w:r w:rsidRPr="0013008F">
        <w:rPr>
          <w:b/>
          <w:i/>
        </w:rPr>
        <w:t>, colocados no mercado ou detidos por um proprietário de animais de companhia ou por qualquer outra pessoa singular ou coletiva</w:t>
      </w:r>
      <w:r w:rsidRPr="0013008F">
        <w:t xml:space="preserve"> devem ser </w:t>
      </w:r>
      <w:r w:rsidRPr="0013008F">
        <w:rPr>
          <w:b/>
          <w:i/>
        </w:rPr>
        <w:t>identificados individualmente</w:t>
      </w:r>
      <w:r w:rsidRPr="0013008F">
        <w:t xml:space="preserve"> através de um </w:t>
      </w:r>
      <w:r w:rsidRPr="0013008F">
        <w:rPr>
          <w:b/>
          <w:i/>
        </w:rPr>
        <w:t>único</w:t>
      </w:r>
      <w:r w:rsidRPr="0013008F">
        <w:t xml:space="preserve"> </w:t>
      </w:r>
      <w:proofErr w:type="spellStart"/>
      <w:r w:rsidRPr="0013008F">
        <w:t>transpondedor</w:t>
      </w:r>
      <w:proofErr w:type="spellEnd"/>
      <w:r w:rsidRPr="0013008F">
        <w:t xml:space="preserve"> </w:t>
      </w:r>
      <w:r w:rsidRPr="0013008F">
        <w:rPr>
          <w:b/>
          <w:i/>
        </w:rPr>
        <w:t>injetável</w:t>
      </w:r>
      <w:r w:rsidRPr="0013008F">
        <w:t xml:space="preserve"> que contenha um </w:t>
      </w:r>
      <w:commentRangeStart w:id="921"/>
      <w:r w:rsidRPr="0013008F">
        <w:t xml:space="preserve">circuito integrado </w:t>
      </w:r>
      <w:commentRangeEnd w:id="921"/>
      <w:r w:rsidR="00F45CE3">
        <w:rPr>
          <w:rStyle w:val="CommentReference"/>
        </w:rPr>
        <w:commentReference w:id="921"/>
      </w:r>
      <w:r w:rsidRPr="0013008F">
        <w:rPr>
          <w:b/>
          <w:i/>
        </w:rPr>
        <w:t>legível que cumpra os requisitos estabelecidos no</w:t>
      </w:r>
      <w:r w:rsidRPr="0013008F">
        <w:t xml:space="preserve"> anexo II. ▌</w:t>
      </w:r>
    </w:p>
    <w:p w14:paraId="79D7F85A" w14:textId="77777777" w:rsidR="00123AFB" w:rsidRPr="0013008F" w:rsidRDefault="00123AFB" w:rsidP="00123AFB">
      <w:pPr>
        <w:ind w:left="850" w:hanging="850"/>
      </w:pPr>
      <w:r w:rsidRPr="0013008F">
        <w:rPr>
          <w:b/>
          <w:i/>
        </w:rPr>
        <w:t>2.</w:t>
      </w:r>
      <w:r w:rsidRPr="0013008F">
        <w:tab/>
      </w:r>
      <w:r w:rsidRPr="0013008F">
        <w:rPr>
          <w:b/>
          <w:i/>
        </w:rPr>
        <w:t>Os operadores devem assegurar que os cães e gatos nascidos nos seus estabelecimentos sejam identificados individualmente no prazo de três meses após o seu nascimento e sempre antes da data da sua colocação no mercado.</w:t>
      </w:r>
    </w:p>
    <w:p w14:paraId="6D5FA00F" w14:textId="619481E2" w:rsidR="00123AFB" w:rsidRPr="0013008F" w:rsidRDefault="00123AFB" w:rsidP="00123AFB">
      <w:pPr>
        <w:ind w:left="850"/>
      </w:pPr>
      <w:r w:rsidRPr="0013008F">
        <w:rPr>
          <w:b/>
          <w:i/>
        </w:rPr>
        <w:t xml:space="preserve">Os operadores de estabelecimentos de venda e de abrigos e os operadores que coloquem e tenham a seu cargo cães e gatos em </w:t>
      </w:r>
      <w:del w:id="922" w:author="MARTINSIsabelAlex" w:date="2026-03-06T14:38:00Z">
        <w:r w:rsidRPr="0013008F" w:rsidDel="00394BD8">
          <w:rPr>
            <w:b/>
            <w:i/>
          </w:rPr>
          <w:delText xml:space="preserve">lares </w:delText>
        </w:r>
      </w:del>
      <w:ins w:id="923" w:author="MARTINSIsabelAlex" w:date="2026-03-06T14:38:00Z">
        <w:r w:rsidR="00394BD8" w:rsidRPr="0013008F">
          <w:rPr>
            <w:b/>
            <w:i/>
          </w:rPr>
          <w:t xml:space="preserve">casas </w:t>
        </w:r>
      </w:ins>
      <w:r w:rsidRPr="0013008F">
        <w:rPr>
          <w:b/>
          <w:i/>
        </w:rPr>
        <w:t>de acolhimento devem assegurar que os cães e gatos que são admitidos nos seus estabelecimentos ou passam a estar sob a sua responsabilidade sejam identificados individualmente no prazo de 30 dias a contar da sua chegada e sempre antes da data da sua colocação no mercado.</w:t>
      </w:r>
    </w:p>
    <w:p w14:paraId="088C59F6" w14:textId="0EE4C449" w:rsidR="00123AFB" w:rsidRPr="0013008F" w:rsidRDefault="00123AFB" w:rsidP="00123AFB">
      <w:pPr>
        <w:ind w:left="850"/>
      </w:pPr>
      <w:r w:rsidRPr="0013008F">
        <w:br w:type="page"/>
      </w:r>
      <w:r w:rsidRPr="0013008F">
        <w:rPr>
          <w:b/>
          <w:i/>
        </w:rPr>
        <w:lastRenderedPageBreak/>
        <w:t>Os proprietários de animais de companhia e quaisquer outras pessoas singulares ou coletivas</w:t>
      </w:r>
      <w:del w:id="924" w:author="Cristina FC" w:date="2026-03-11T10:29:00Z">
        <w:r w:rsidRPr="0013008F" w:rsidDel="0087272C">
          <w:rPr>
            <w:b/>
            <w:i/>
          </w:rPr>
          <w:delText xml:space="preserve">, </w:delText>
        </w:r>
      </w:del>
      <w:del w:id="925" w:author="Cristina FC" w:date="2026-03-11T10:28:00Z">
        <w:r w:rsidRPr="0013008F" w:rsidDel="0087272C">
          <w:rPr>
            <w:b/>
            <w:i/>
          </w:rPr>
          <w:delText>com exceção d</w:delText>
        </w:r>
      </w:del>
      <w:ins w:id="926" w:author="Cristina FC" w:date="2026-03-11T10:29:00Z">
        <w:r w:rsidR="0087272C">
          <w:rPr>
            <w:b/>
            <w:i/>
          </w:rPr>
          <w:t xml:space="preserve"> </w:t>
        </w:r>
      </w:ins>
      <w:ins w:id="927" w:author="Cristina FC" w:date="2026-03-11T10:28:00Z">
        <w:r w:rsidR="0087272C">
          <w:rPr>
            <w:b/>
            <w:i/>
          </w:rPr>
          <w:t>que não sejam</w:t>
        </w:r>
      </w:ins>
      <w:del w:id="928" w:author="Cristina FC" w:date="2026-03-11T10:28:00Z">
        <w:r w:rsidRPr="0013008F" w:rsidDel="0087272C">
          <w:rPr>
            <w:b/>
            <w:i/>
          </w:rPr>
          <w:delText>os</w:delText>
        </w:r>
      </w:del>
      <w:r w:rsidRPr="0013008F">
        <w:rPr>
          <w:b/>
          <w:i/>
        </w:rPr>
        <w:t xml:space="preserve"> operadores, que sejam proprietári</w:t>
      </w:r>
      <w:del w:id="929" w:author="MARTINSIsabelAlex" w:date="2026-03-06T17:30:00Z">
        <w:r w:rsidRPr="0013008F" w:rsidDel="005A4C4A">
          <w:rPr>
            <w:b/>
            <w:i/>
          </w:rPr>
          <w:delText>a</w:delText>
        </w:r>
      </w:del>
      <w:ins w:id="930" w:author="MARTINSIsabelAlex" w:date="2026-03-06T17:30:00Z">
        <w:r w:rsidR="005A4C4A" w:rsidRPr="0013008F">
          <w:rPr>
            <w:b/>
            <w:i/>
          </w:rPr>
          <w:t>o</w:t>
        </w:r>
      </w:ins>
      <w:r w:rsidRPr="0013008F">
        <w:rPr>
          <w:b/>
          <w:i/>
        </w:rPr>
        <w:t>s de cães ou gatos devem assegurar que cada cão ou gato seja identificado individualmente, o mais tardar quando atinge três meses de idade ou, se o cão ou gato for colocado no mercado, antes da data dessa colocação no mercado.</w:t>
      </w:r>
    </w:p>
    <w:p w14:paraId="0B63E53F" w14:textId="12BFB07E" w:rsidR="00123AFB" w:rsidRPr="0013008F" w:rsidRDefault="00123AFB" w:rsidP="00123AFB">
      <w:pPr>
        <w:ind w:left="850"/>
      </w:pPr>
      <w:r w:rsidRPr="0013008F">
        <w:rPr>
          <w:b/>
          <w:i/>
        </w:rPr>
        <w:t xml:space="preserve">A implantação do </w:t>
      </w:r>
      <w:proofErr w:type="spellStart"/>
      <w:r w:rsidRPr="0013008F">
        <w:rPr>
          <w:b/>
          <w:i/>
        </w:rPr>
        <w:t>transpondedor</w:t>
      </w:r>
      <w:proofErr w:type="spellEnd"/>
      <w:r w:rsidRPr="0013008F">
        <w:rPr>
          <w:b/>
          <w:i/>
        </w:rPr>
        <w:t xml:space="preserve"> deve ser efetuada por um veterinário. Os Estados</w:t>
      </w:r>
      <w:r w:rsidR="000F6A06" w:rsidRPr="0013008F">
        <w:rPr>
          <w:b/>
          <w:i/>
        </w:rPr>
        <w:noBreakHyphen/>
      </w:r>
      <w:r w:rsidRPr="0013008F">
        <w:rPr>
          <w:b/>
          <w:i/>
        </w:rPr>
        <w:t xml:space="preserve">Membros podem autorizar a implantação de </w:t>
      </w:r>
      <w:proofErr w:type="spellStart"/>
      <w:r w:rsidRPr="0013008F">
        <w:rPr>
          <w:b/>
          <w:i/>
        </w:rPr>
        <w:t>transpondedores</w:t>
      </w:r>
      <w:proofErr w:type="spellEnd"/>
      <w:r w:rsidRPr="0013008F">
        <w:rPr>
          <w:b/>
          <w:i/>
        </w:rPr>
        <w:t xml:space="preserve"> por outras pessoas que não os veterinários, desde que adotem disposições nacionais que estabeleçam as qualificações mínimas que essas pessoas devem possuir.</w:t>
      </w:r>
    </w:p>
    <w:p w14:paraId="125E622E" w14:textId="31EE07A2" w:rsidR="00123AFB" w:rsidRPr="0013008F" w:rsidRDefault="00123AFB" w:rsidP="00123AFB">
      <w:pPr>
        <w:ind w:left="850"/>
      </w:pPr>
      <w:r w:rsidRPr="0013008F">
        <w:rPr>
          <w:b/>
          <w:i/>
        </w:rPr>
        <w:t>Considera</w:t>
      </w:r>
      <w:r w:rsidR="000F6A06" w:rsidRPr="0013008F">
        <w:rPr>
          <w:b/>
          <w:i/>
        </w:rPr>
        <w:noBreakHyphen/>
      </w:r>
      <w:r w:rsidRPr="0013008F">
        <w:rPr>
          <w:b/>
          <w:i/>
        </w:rPr>
        <w:t xml:space="preserve">se que cumprem os requisitos estabelecidos no n.º 1 e no primeiro, segundo, terceiro e quarto parágrafos do presente número os cães e gatos que, em conformidade com o direito da União ou nacional, tenham sido identificados individualmente antes de … [dois anos após a data de entrada em vigor do presente regulamento] através de um </w:t>
      </w:r>
      <w:proofErr w:type="spellStart"/>
      <w:r w:rsidRPr="0013008F">
        <w:rPr>
          <w:b/>
          <w:i/>
        </w:rPr>
        <w:t>transpondedor</w:t>
      </w:r>
      <w:proofErr w:type="spellEnd"/>
      <w:r w:rsidRPr="0013008F">
        <w:rPr>
          <w:b/>
          <w:i/>
        </w:rPr>
        <w:t xml:space="preserve"> injetável que contenha um circuito integrado, desde que o circuito integrado permaneça legível.</w:t>
      </w:r>
    </w:p>
    <w:p w14:paraId="49E92C58" w14:textId="66149D2B" w:rsidR="00123AFB" w:rsidRPr="0013008F" w:rsidRDefault="00123AFB" w:rsidP="00123AFB">
      <w:pPr>
        <w:ind w:left="850" w:hanging="850"/>
      </w:pPr>
      <w:r w:rsidRPr="0013008F">
        <w:br w:type="page"/>
      </w:r>
      <w:r w:rsidRPr="0013008F">
        <w:lastRenderedPageBreak/>
        <w:t>3.</w:t>
      </w:r>
      <w:r w:rsidRPr="0013008F">
        <w:tab/>
      </w:r>
      <w:r w:rsidRPr="0013008F">
        <w:rPr>
          <w:b/>
          <w:i/>
        </w:rPr>
        <w:t>No prazo de dois dias úteis após a sua identificação,</w:t>
      </w:r>
      <w:r w:rsidRPr="0013008F">
        <w:t xml:space="preserve"> os cães e gatos ▌</w:t>
      </w:r>
      <w:del w:id="931" w:author="MARTINSIsabelAlex" w:date="2026-03-06T17:30:00Z">
        <w:r w:rsidRPr="0013008F" w:rsidDel="005A4C4A">
          <w:delText xml:space="preserve"> </w:delText>
        </w:r>
      </w:del>
      <w:r w:rsidRPr="0013008F">
        <w:t xml:space="preserve">devem ser registados </w:t>
      </w:r>
      <w:r w:rsidRPr="0013008F">
        <w:rPr>
          <w:b/>
          <w:i/>
        </w:rPr>
        <w:t>por um</w:t>
      </w:r>
      <w:r w:rsidRPr="0013008F">
        <w:t xml:space="preserve"> veterinário ▌</w:t>
      </w:r>
      <w:del w:id="932" w:author="MARTINSIsabelAlex" w:date="2026-03-06T17:30:00Z">
        <w:r w:rsidRPr="0013008F" w:rsidDel="005A4C4A">
          <w:delText xml:space="preserve"> </w:delText>
        </w:r>
      </w:del>
      <w:r w:rsidRPr="0013008F">
        <w:t xml:space="preserve">numa base de dados nacional referida no artigo 23.º. </w:t>
      </w:r>
      <w:r w:rsidRPr="0013008F">
        <w:rPr>
          <w:b/>
          <w:i/>
        </w:rPr>
        <w:t>Os Estados</w:t>
      </w:r>
      <w:r w:rsidR="000F6A06" w:rsidRPr="0013008F">
        <w:rPr>
          <w:b/>
          <w:i/>
        </w:rPr>
        <w:noBreakHyphen/>
      </w:r>
      <w:r w:rsidRPr="0013008F">
        <w:rPr>
          <w:b/>
          <w:i/>
        </w:rPr>
        <w:t>Membros podem autorizar o registo por outras pessoas que não os veterinários, desde que os Estados</w:t>
      </w:r>
      <w:r w:rsidR="000F6A06" w:rsidRPr="0013008F">
        <w:rPr>
          <w:b/>
          <w:i/>
        </w:rPr>
        <w:noBreakHyphen/>
      </w:r>
      <w:r w:rsidRPr="0013008F">
        <w:rPr>
          <w:b/>
          <w:i/>
        </w:rPr>
        <w:t xml:space="preserve">Membros tenham medidas em vigor para garantir a exatidão das informações que as pessoas em causa inserem na base de dados. </w:t>
      </w:r>
      <w:r w:rsidRPr="0013008F">
        <w:t xml:space="preserve">No caso dos cães e dos gatos detidos em estabelecimentos ▌, o registo deve ser feito em nome do </w:t>
      </w:r>
      <w:r w:rsidRPr="0013008F">
        <w:rPr>
          <w:b/>
          <w:i/>
        </w:rPr>
        <w:t>operador</w:t>
      </w:r>
      <w:r w:rsidRPr="0013008F">
        <w:t xml:space="preserve"> do estabelecimento ▌</w:t>
      </w:r>
      <w:del w:id="933" w:author="MARTINSIsabelAlex" w:date="2026-03-06T17:30:00Z">
        <w:r w:rsidRPr="0013008F" w:rsidDel="005A4C4A">
          <w:delText xml:space="preserve"> </w:delText>
        </w:r>
      </w:del>
      <w:r w:rsidRPr="0013008F">
        <w:t xml:space="preserve">responsável pelo cão ou gato. No caso dos cães e dos gatos detidos </w:t>
      </w:r>
      <w:r w:rsidRPr="0013008F">
        <w:rPr>
          <w:b/>
          <w:i/>
        </w:rPr>
        <w:t>por quaisquer outras</w:t>
      </w:r>
      <w:r w:rsidRPr="0013008F">
        <w:t xml:space="preserve"> pessoas singulares </w:t>
      </w:r>
      <w:r w:rsidRPr="0013008F">
        <w:rPr>
          <w:b/>
          <w:i/>
        </w:rPr>
        <w:t>ou coletivas</w:t>
      </w:r>
      <w:r w:rsidRPr="0013008F">
        <w:t>, o registo deve ser feito em nome dessas pessoas. ▌</w:t>
      </w:r>
    </w:p>
    <w:p w14:paraId="1156F733" w14:textId="552641CE" w:rsidR="00123AFB" w:rsidRPr="0013008F" w:rsidRDefault="00123AFB">
      <w:pPr>
        <w:ind w:left="850" w:firstLine="1"/>
        <w:pPrChange w:id="934" w:author="MARTINSIsabelAlex" w:date="2026-03-06T17:30:00Z">
          <w:pPr>
            <w:ind w:left="850" w:hanging="850"/>
          </w:pPr>
        </w:pPrChange>
      </w:pPr>
      <w:del w:id="935" w:author="MARTINSIsabelAlex" w:date="2026-03-06T17:30:00Z">
        <w:r w:rsidRPr="0013008F" w:rsidDel="005A4C4A">
          <w:tab/>
        </w:r>
      </w:del>
      <w:r w:rsidRPr="0013008F">
        <w:rPr>
          <w:b/>
          <w:i/>
        </w:rPr>
        <w:t>Os Estados</w:t>
      </w:r>
      <w:r w:rsidR="000F6A06" w:rsidRPr="0013008F">
        <w:rPr>
          <w:b/>
          <w:i/>
        </w:rPr>
        <w:noBreakHyphen/>
      </w:r>
      <w:r w:rsidRPr="0013008F">
        <w:rPr>
          <w:b/>
          <w:i/>
        </w:rPr>
        <w:t>Membros podem conceder isenções ao disposto no primeiro parágrafo do presente número no que respeita aos cães destinados aos serviços militares, policiais e aduaneiros.</w:t>
      </w:r>
      <w:del w:id="936" w:author="MARTINSIsabelAlex" w:date="2026-03-06T17:30:00Z">
        <w:r w:rsidRPr="0013008F" w:rsidDel="005A4C4A">
          <w:rPr>
            <w:b/>
            <w:i/>
          </w:rPr>
          <w:delText xml:space="preserve"> </w:delText>
        </w:r>
      </w:del>
    </w:p>
    <w:p w14:paraId="50562117" w14:textId="73471C6F" w:rsidR="00123AFB" w:rsidRPr="0013008F" w:rsidRDefault="00123AFB" w:rsidP="00123AFB">
      <w:pPr>
        <w:ind w:left="850" w:hanging="850"/>
      </w:pPr>
      <w:r w:rsidRPr="0013008F">
        <w:br w:type="page"/>
      </w:r>
      <w:r w:rsidRPr="0013008F">
        <w:rPr>
          <w:b/>
          <w:i/>
        </w:rPr>
        <w:lastRenderedPageBreak/>
        <w:t>4.</w:t>
      </w:r>
      <w:r w:rsidRPr="0013008F">
        <w:rPr>
          <w:b/>
          <w:i/>
        </w:rPr>
        <w:tab/>
        <w:t xml:space="preserve">Quando cães ou gatos forem colocados no mercado ou forem doados ocasionalmente </w:t>
      </w:r>
      <w:del w:id="937" w:author="MARTINSIsabelAlex" w:date="2026-03-06T17:31:00Z">
        <w:r w:rsidRPr="0013008F" w:rsidDel="000F7C2F">
          <w:rPr>
            <w:b/>
            <w:i/>
          </w:rPr>
          <w:delText xml:space="preserve">a intervalos irregulares </w:delText>
        </w:r>
      </w:del>
      <w:r w:rsidRPr="0013008F">
        <w:rPr>
          <w:b/>
          <w:i/>
        </w:rPr>
        <w:t>por pessoas singulares sem recurso a publicidade em linha, a pessoa singular ou coletiva que transfere a propriedade ou a responsabilidade pelo cão ou gato deve assegurar que a mudança de propriedade ou de responsabilidade pelo cão ou gato seja registada na base de dados a que se refere o artigo 23.º, no prazo de duas semanas a contar da data dessa transferência, em conformidade com as condições estabelecidas pelo Estado</w:t>
      </w:r>
      <w:r w:rsidR="000F6A06" w:rsidRPr="0013008F">
        <w:rPr>
          <w:b/>
          <w:i/>
        </w:rPr>
        <w:noBreakHyphen/>
      </w:r>
      <w:r w:rsidRPr="0013008F">
        <w:rPr>
          <w:b/>
          <w:i/>
        </w:rPr>
        <w:t>Membro responsável por essa base de dados.</w:t>
      </w:r>
    </w:p>
    <w:p w14:paraId="134046BA" w14:textId="1089A9F9" w:rsidR="00123AFB" w:rsidRPr="0013008F" w:rsidRDefault="00123AFB" w:rsidP="00123AFB">
      <w:pPr>
        <w:ind w:left="851" w:hanging="851"/>
      </w:pPr>
      <w:r w:rsidRPr="0013008F">
        <w:rPr>
          <w:b/>
          <w:i/>
        </w:rPr>
        <w:t>5.</w:t>
      </w:r>
      <w:r w:rsidRPr="0013008F">
        <w:rPr>
          <w:b/>
          <w:i/>
        </w:rPr>
        <w:tab/>
        <w:t>Em caso de morte de um cão ou de um gato, o operador, o proprietário do animal de companhia ou a pessoa singular ou coletiva que é proprietária do cão ou do gato deve assegurar que a morte seja registada na base de dados a que se refere o artigo 23.º, em conformidade com as condições estabelecidas pelo Estado</w:t>
      </w:r>
      <w:r w:rsidR="000F6A06" w:rsidRPr="0013008F">
        <w:rPr>
          <w:b/>
          <w:i/>
        </w:rPr>
        <w:noBreakHyphen/>
      </w:r>
      <w:r w:rsidRPr="0013008F">
        <w:rPr>
          <w:b/>
          <w:i/>
        </w:rPr>
        <w:t xml:space="preserve">Membro responsável por essa base de dados. </w:t>
      </w:r>
    </w:p>
    <w:p w14:paraId="23E5F91B" w14:textId="77777777" w:rsidR="00123AFB" w:rsidRPr="0013008F" w:rsidRDefault="00123AFB" w:rsidP="00123AFB">
      <w:pPr>
        <w:ind w:left="850" w:hanging="850"/>
        <w:rPr>
          <w:b/>
          <w:i/>
        </w:rPr>
      </w:pPr>
      <w:r w:rsidRPr="0013008F">
        <w:br w:type="page"/>
      </w:r>
      <w:r w:rsidRPr="0013008F">
        <w:rPr>
          <w:b/>
          <w:i/>
        </w:rPr>
        <w:lastRenderedPageBreak/>
        <w:t>6.</w:t>
      </w:r>
      <w:r w:rsidRPr="0013008F">
        <w:rPr>
          <w:b/>
          <w:i/>
        </w:rPr>
        <w:tab/>
        <w:t xml:space="preserve">Se um </w:t>
      </w:r>
      <w:proofErr w:type="spellStart"/>
      <w:r w:rsidRPr="0013008F">
        <w:rPr>
          <w:b/>
          <w:i/>
        </w:rPr>
        <w:t>transpondedor</w:t>
      </w:r>
      <w:proofErr w:type="spellEnd"/>
      <w:r w:rsidRPr="0013008F">
        <w:rPr>
          <w:b/>
          <w:i/>
        </w:rPr>
        <w:t xml:space="preserve"> for ou ficar ilegível, o operador ou a pessoa singular ou coletiva responsável pelo cão ou gato deve assegurar que um novo </w:t>
      </w:r>
      <w:proofErr w:type="spellStart"/>
      <w:r w:rsidRPr="0013008F">
        <w:rPr>
          <w:b/>
          <w:i/>
        </w:rPr>
        <w:t>transpondedor</w:t>
      </w:r>
      <w:proofErr w:type="spellEnd"/>
      <w:r w:rsidRPr="0013008F">
        <w:rPr>
          <w:b/>
          <w:i/>
        </w:rPr>
        <w:t xml:space="preserve"> seja injetado e que o registo na base de dados seja atualizado com o número de identificação desse novo </w:t>
      </w:r>
      <w:proofErr w:type="spellStart"/>
      <w:r w:rsidRPr="0013008F">
        <w:rPr>
          <w:b/>
          <w:i/>
        </w:rPr>
        <w:t>transpondedor</w:t>
      </w:r>
      <w:proofErr w:type="spellEnd"/>
      <w:r w:rsidRPr="0013008F">
        <w:rPr>
          <w:b/>
          <w:i/>
        </w:rPr>
        <w:t>.</w:t>
      </w:r>
    </w:p>
    <w:p w14:paraId="489248BD" w14:textId="77777777" w:rsidR="00123AFB" w:rsidRPr="0013008F" w:rsidRDefault="00123AFB">
      <w:pPr>
        <w:ind w:left="850" w:firstLine="1"/>
        <w:rPr>
          <w:b/>
          <w:i/>
        </w:rPr>
        <w:pPrChange w:id="938" w:author="MARTINSIsabelAlex" w:date="2026-03-06T17:31:00Z">
          <w:pPr>
            <w:ind w:left="850" w:hanging="850"/>
          </w:pPr>
        </w:pPrChange>
      </w:pPr>
      <w:r w:rsidRPr="0013008F">
        <w:rPr>
          <w:b/>
          <w:i/>
        </w:rPr>
        <w:t>.</w:t>
      </w:r>
      <w:del w:id="939" w:author="MARTINSIsabelAlex" w:date="2026-03-06T17:31:00Z">
        <w:r w:rsidRPr="0013008F" w:rsidDel="000F7C2F">
          <w:rPr>
            <w:b/>
            <w:i/>
          </w:rPr>
          <w:tab/>
        </w:r>
      </w:del>
      <w:r w:rsidRPr="0013008F">
        <w:rPr>
          <w:b/>
          <w:i/>
        </w:rPr>
        <w:t>Os requisitos de identificação e registo estabelecidos no presente artigo são aplicáveis do seguinte modo:</w:t>
      </w:r>
    </w:p>
    <w:p w14:paraId="2EFD62E3" w14:textId="397D8E00" w:rsidR="00123AFB" w:rsidRPr="0013008F" w:rsidRDefault="00123AFB">
      <w:pPr>
        <w:ind w:left="1418" w:hanging="568"/>
        <w:rPr>
          <w:b/>
          <w:i/>
        </w:rPr>
        <w:pPrChange w:id="940" w:author="MARTINSIsabelAlex" w:date="2026-03-06T17:32:00Z">
          <w:pPr>
            <w:ind w:left="1700" w:hanging="850"/>
          </w:pPr>
        </w:pPrChange>
      </w:pPr>
      <w:r w:rsidRPr="0013008F">
        <w:rPr>
          <w:b/>
          <w:i/>
        </w:rPr>
        <w:t>a)</w:t>
      </w:r>
      <w:del w:id="941" w:author="MARTINSIsabelAlex" w:date="2026-03-06T17:32:00Z">
        <w:r w:rsidRPr="0013008F" w:rsidDel="00B27CEB">
          <w:rPr>
            <w:b/>
            <w:i/>
          </w:rPr>
          <w:delText xml:space="preserve"> </w:delText>
        </w:r>
      </w:del>
      <w:r w:rsidRPr="0013008F">
        <w:rPr>
          <w:b/>
          <w:i/>
        </w:rPr>
        <w:tab/>
        <w:t>Para os operadores e as pessoas singulares ou coletivas que colocam cães e gatos no mercado, a partir de … [</w:t>
      </w:r>
      <w:del w:id="942" w:author="MARTINSIsabelAlex" w:date="2026-03-07T00:34:00Z">
        <w:r w:rsidRPr="0013008F" w:rsidDel="0008387B">
          <w:rPr>
            <w:b/>
            <w:i/>
          </w:rPr>
          <w:delText>4 </w:delText>
        </w:r>
      </w:del>
      <w:ins w:id="943" w:author="MARTINSIsabelAlex" w:date="2026-03-07T00:34:00Z">
        <w:r w:rsidR="0008387B" w:rsidRPr="0013008F">
          <w:rPr>
            <w:b/>
            <w:i/>
          </w:rPr>
          <w:t>quatro </w:t>
        </w:r>
      </w:ins>
      <w:r w:rsidRPr="0013008F">
        <w:rPr>
          <w:b/>
          <w:i/>
        </w:rPr>
        <w:t>anos a contar da data de entrada em vigor do presente regulamento];</w:t>
      </w:r>
    </w:p>
    <w:p w14:paraId="49C76B57" w14:textId="243F68C8" w:rsidR="00123AFB" w:rsidRPr="0013008F" w:rsidRDefault="00123AFB">
      <w:pPr>
        <w:ind w:left="1418" w:hanging="568"/>
        <w:rPr>
          <w:b/>
          <w:i/>
        </w:rPr>
        <w:pPrChange w:id="944" w:author="MARTINSIsabelAlex" w:date="2026-03-06T17:32:00Z">
          <w:pPr>
            <w:ind w:left="1700" w:hanging="850"/>
          </w:pPr>
        </w:pPrChange>
      </w:pPr>
      <w:r w:rsidRPr="0013008F">
        <w:rPr>
          <w:b/>
          <w:i/>
        </w:rPr>
        <w:t>b)</w:t>
      </w:r>
      <w:r w:rsidRPr="0013008F">
        <w:rPr>
          <w:b/>
          <w:i/>
        </w:rPr>
        <w:tab/>
        <w:t>Para os proprietários de animais de companhia e outras pessoas singulares ou coletivas</w:t>
      </w:r>
      <w:del w:id="945" w:author="Cristina FC" w:date="2026-03-11T10:09:00Z">
        <w:r w:rsidRPr="0013008F" w:rsidDel="00E002E5">
          <w:rPr>
            <w:b/>
            <w:i/>
          </w:rPr>
          <w:delText>, com exceção d</w:delText>
        </w:r>
      </w:del>
      <w:ins w:id="946" w:author="Cristina FC" w:date="2026-03-11T10:09:00Z">
        <w:r w:rsidR="00E002E5">
          <w:rPr>
            <w:b/>
            <w:i/>
          </w:rPr>
          <w:t xml:space="preserve"> que não sejam </w:t>
        </w:r>
      </w:ins>
      <w:del w:id="947" w:author="Cristina FC" w:date="2026-03-11T10:10:00Z">
        <w:r w:rsidRPr="0013008F" w:rsidDel="00E002E5">
          <w:rPr>
            <w:b/>
            <w:i/>
          </w:rPr>
          <w:delText xml:space="preserve">os </w:delText>
        </w:r>
      </w:del>
      <w:r w:rsidRPr="0013008F">
        <w:rPr>
          <w:b/>
          <w:i/>
        </w:rPr>
        <w:t>operadores, que não colocam cães no mercado, a partir de … [10 anos a contar da data de entrada em vigor do presente regulamento];</w:t>
      </w:r>
    </w:p>
    <w:p w14:paraId="026DD063" w14:textId="6704D6A2" w:rsidR="00123AFB" w:rsidRPr="0013008F" w:rsidRDefault="00123AFB">
      <w:pPr>
        <w:ind w:left="1418" w:hanging="568"/>
        <w:rPr>
          <w:b/>
          <w:i/>
        </w:rPr>
        <w:pPrChange w:id="948" w:author="MARTINSIsabelAlex" w:date="2026-03-06T17:32:00Z">
          <w:pPr>
            <w:ind w:left="1700" w:hanging="850"/>
          </w:pPr>
        </w:pPrChange>
      </w:pPr>
      <w:r w:rsidRPr="0013008F">
        <w:rPr>
          <w:b/>
          <w:i/>
        </w:rPr>
        <w:t>c)</w:t>
      </w:r>
      <w:r w:rsidRPr="0013008F">
        <w:rPr>
          <w:b/>
          <w:i/>
        </w:rPr>
        <w:tab/>
        <w:t xml:space="preserve"> Para os proprietários de animais de companhia e outras pessoas singulares ou coletivas</w:t>
      </w:r>
      <w:del w:id="949" w:author="Cristina FC" w:date="2026-03-11T10:30:00Z">
        <w:r w:rsidRPr="0013008F" w:rsidDel="0087272C">
          <w:rPr>
            <w:b/>
            <w:i/>
          </w:rPr>
          <w:delText>, com exceção dos</w:delText>
        </w:r>
      </w:del>
      <w:ins w:id="950" w:author="Cristina FC" w:date="2026-03-11T10:30:00Z">
        <w:r w:rsidR="0087272C">
          <w:rPr>
            <w:b/>
            <w:i/>
          </w:rPr>
          <w:t xml:space="preserve"> que não sejam</w:t>
        </w:r>
      </w:ins>
      <w:r w:rsidRPr="0013008F">
        <w:rPr>
          <w:b/>
          <w:i/>
        </w:rPr>
        <w:t xml:space="preserve"> operadores, que não colocam gatos no mercado, a partir de … [15 anos a contar da data de entrada em vigor do presente regulamento].</w:t>
      </w:r>
    </w:p>
    <w:p w14:paraId="24A262CB" w14:textId="77777777" w:rsidR="00B27CEB" w:rsidRPr="0013008F" w:rsidRDefault="00B27CEB">
      <w:pPr>
        <w:spacing w:before="0" w:after="0" w:line="240" w:lineRule="auto"/>
        <w:rPr>
          <w:ins w:id="951" w:author="MARTINSIsabelAlex" w:date="2026-03-06T17:32:00Z"/>
          <w:b/>
          <w:i/>
        </w:rPr>
      </w:pPr>
      <w:ins w:id="952" w:author="MARTINSIsabelAlex" w:date="2026-03-06T17:32:00Z">
        <w:r w:rsidRPr="0013008F">
          <w:rPr>
            <w:b/>
            <w:i/>
          </w:rPr>
          <w:br w:type="page"/>
        </w:r>
      </w:ins>
    </w:p>
    <w:p w14:paraId="23A3748C" w14:textId="5FB101E4" w:rsidR="00123AFB" w:rsidRPr="0013008F" w:rsidRDefault="00123AFB" w:rsidP="00123AFB">
      <w:pPr>
        <w:ind w:left="850"/>
        <w:jc w:val="center"/>
      </w:pPr>
      <w:r w:rsidRPr="0013008F">
        <w:rPr>
          <w:b/>
          <w:i/>
        </w:rPr>
        <w:lastRenderedPageBreak/>
        <w:t>Artigo 21.º</w:t>
      </w:r>
      <w:r w:rsidRPr="0013008F">
        <w:rPr>
          <w:b/>
          <w:i/>
        </w:rPr>
        <w:br/>
        <w:t>Requisitos relativos à publicidade em linha e à colocação no mercado</w:t>
      </w:r>
    </w:p>
    <w:p w14:paraId="50BADEB3" w14:textId="77777777" w:rsidR="00123AFB" w:rsidRPr="0013008F" w:rsidRDefault="00123AFB" w:rsidP="00123AFB">
      <w:pPr>
        <w:ind w:left="850" w:hanging="850"/>
      </w:pPr>
      <w:r w:rsidRPr="0013008F">
        <w:rPr>
          <w:b/>
          <w:i/>
        </w:rPr>
        <w:t>1.</w:t>
      </w:r>
      <w:r w:rsidRPr="0013008F">
        <w:tab/>
      </w:r>
      <w:r w:rsidRPr="0013008F">
        <w:rPr>
          <w:b/>
          <w:i/>
        </w:rPr>
        <w:t xml:space="preserve">Quando recorrem a um anúncio em linha para a colocação no mercado da União de um cão ou de um gato, os operadores devem assegurar que o anúncio inclua a seguinte advertência, em carateres claramente visíveis e a negrito: </w:t>
      </w:r>
    </w:p>
    <w:p w14:paraId="2BFE4994" w14:textId="1FDBD127" w:rsidR="00123AFB" w:rsidRPr="0013008F" w:rsidRDefault="00123AFB" w:rsidP="00123AFB">
      <w:pPr>
        <w:ind w:left="850" w:firstLine="1"/>
      </w:pPr>
      <w:r w:rsidRPr="0013008F">
        <w:rPr>
          <w:b/>
          <w:i/>
        </w:rPr>
        <w:t>«Um animal não é um brinquedo. Adquirir um animal é uma decisão que muda a sua vida. É seu dever garantir a saúde e o bem</w:t>
      </w:r>
      <w:r w:rsidR="000F6A06" w:rsidRPr="0013008F">
        <w:rPr>
          <w:b/>
          <w:i/>
        </w:rPr>
        <w:noBreakHyphen/>
      </w:r>
      <w:r w:rsidRPr="0013008F">
        <w:rPr>
          <w:b/>
          <w:i/>
        </w:rPr>
        <w:t>estar do animal e não o abandonar.».</w:t>
      </w:r>
    </w:p>
    <w:p w14:paraId="5559705B" w14:textId="26A89405" w:rsidR="00123AFB" w:rsidRPr="0013008F" w:rsidRDefault="00123AFB" w:rsidP="00123AFB">
      <w:pPr>
        <w:ind w:left="850" w:hanging="850"/>
        <w:rPr>
          <w:b/>
          <w:i/>
        </w:rPr>
      </w:pPr>
      <w:r w:rsidRPr="0013008F">
        <w:rPr>
          <w:b/>
          <w:i/>
        </w:rPr>
        <w:t>2.</w:t>
      </w:r>
      <w:r w:rsidRPr="0013008F">
        <w:tab/>
      </w:r>
      <w:r w:rsidRPr="0013008F">
        <w:rPr>
          <w:b/>
          <w:i/>
        </w:rPr>
        <w:t>Sempre que anunciem um cão ou um gato em linha com vista à sua colocação no mercado da União, as pessoas singulares ou coletivas</w:t>
      </w:r>
      <w:del w:id="953" w:author="Cristina FC" w:date="2026-03-11T10:08:00Z">
        <w:r w:rsidRPr="0013008F" w:rsidDel="00E002E5">
          <w:rPr>
            <w:b/>
            <w:i/>
          </w:rPr>
          <w:delText>, com exceção dos</w:delText>
        </w:r>
      </w:del>
      <w:ins w:id="954" w:author="Cristina FC" w:date="2026-03-11T10:31:00Z">
        <w:r w:rsidR="0087272C">
          <w:rPr>
            <w:b/>
            <w:i/>
          </w:rPr>
          <w:t xml:space="preserve"> que não sejam</w:t>
        </w:r>
      </w:ins>
      <w:ins w:id="955" w:author="Cristina FC" w:date="2026-03-11T10:08:00Z">
        <w:r w:rsidR="00E002E5">
          <w:rPr>
            <w:b/>
            <w:i/>
          </w:rPr>
          <w:t xml:space="preserve"> </w:t>
        </w:r>
      </w:ins>
      <w:r w:rsidRPr="0013008F">
        <w:rPr>
          <w:b/>
          <w:i/>
        </w:rPr>
        <w:t xml:space="preserve"> operadores</w:t>
      </w:r>
      <w:del w:id="956" w:author="Cristina FC" w:date="2026-03-11T10:31:00Z">
        <w:r w:rsidRPr="0013008F" w:rsidDel="0087272C">
          <w:rPr>
            <w:b/>
            <w:i/>
          </w:rPr>
          <w:delText>,</w:delText>
        </w:r>
      </w:del>
      <w:r w:rsidRPr="0013008F">
        <w:rPr>
          <w:b/>
          <w:i/>
        </w:rPr>
        <w:t xml:space="preserve"> devem assegurar que o anúncio inclua uma advertência sobre a propriedade responsável, utilizando a redação constante do n.º 1 ou uma redação diferente com o mesmo significado.</w:t>
      </w:r>
      <w:del w:id="957" w:author="MARTINSIsabelAlex" w:date="2026-03-06T17:33:00Z">
        <w:r w:rsidRPr="0013008F" w:rsidDel="001C35B2">
          <w:rPr>
            <w:b/>
            <w:i/>
          </w:rPr>
          <w:delText xml:space="preserve"> </w:delText>
        </w:r>
      </w:del>
    </w:p>
    <w:p w14:paraId="37EA5434" w14:textId="77777777" w:rsidR="00B27CEB" w:rsidRPr="0013008F" w:rsidRDefault="00B27CEB">
      <w:pPr>
        <w:spacing w:before="0" w:after="0" w:line="240" w:lineRule="auto"/>
        <w:rPr>
          <w:ins w:id="958" w:author="MARTINSIsabelAlex" w:date="2026-03-06T17:32:00Z"/>
        </w:rPr>
      </w:pPr>
      <w:ins w:id="959" w:author="MARTINSIsabelAlex" w:date="2026-03-06T17:32:00Z">
        <w:r w:rsidRPr="0013008F">
          <w:br w:type="page"/>
        </w:r>
      </w:ins>
    </w:p>
    <w:p w14:paraId="633838BC" w14:textId="665DDB7E" w:rsidR="00123AFB" w:rsidRPr="0013008F" w:rsidRDefault="00123AFB">
      <w:pPr>
        <w:ind w:left="851" w:hanging="851"/>
        <w:pPrChange w:id="960" w:author="MARTINSIsabelAlex" w:date="2026-03-06T17:32:00Z">
          <w:pPr/>
        </w:pPrChange>
      </w:pPr>
      <w:r w:rsidRPr="0013008F">
        <w:lastRenderedPageBreak/>
        <w:t>3.</w:t>
      </w:r>
      <w:r w:rsidRPr="0013008F">
        <w:tab/>
      </w:r>
      <w:r w:rsidRPr="0013008F">
        <w:rPr>
          <w:b/>
          <w:i/>
        </w:rPr>
        <w:t>Quando colocam</w:t>
      </w:r>
      <w:r w:rsidRPr="0013008F">
        <w:t xml:space="preserve"> um cão ou um gato </w:t>
      </w:r>
      <w:r w:rsidRPr="0013008F">
        <w:rPr>
          <w:b/>
          <w:i/>
        </w:rPr>
        <w:t>no mercado</w:t>
      </w:r>
      <w:r w:rsidRPr="0013008F">
        <w:t xml:space="preserve"> na União, </w:t>
      </w:r>
      <w:r w:rsidRPr="0013008F">
        <w:rPr>
          <w:b/>
          <w:i/>
        </w:rPr>
        <w:t xml:space="preserve">as pessoas singulares ou coletivas que colocam o cão ou o gato no mercado devem </w:t>
      </w:r>
      <w:del w:id="961" w:author="Cristina FC" w:date="2026-03-11T12:50:00Z">
        <w:r w:rsidRPr="0013008F" w:rsidDel="00803F55">
          <w:rPr>
            <w:b/>
            <w:i/>
          </w:rPr>
          <w:delText xml:space="preserve">fornecer </w:delText>
        </w:r>
      </w:del>
      <w:ins w:id="962" w:author="Cristina FC" w:date="2026-03-11T12:50:00Z">
        <w:r w:rsidR="00803F55" w:rsidRPr="0013008F">
          <w:rPr>
            <w:b/>
            <w:i/>
          </w:rPr>
          <w:t>f</w:t>
        </w:r>
        <w:r w:rsidR="00803F55">
          <w:rPr>
            <w:b/>
            <w:i/>
          </w:rPr>
          <w:t>aculta</w:t>
        </w:r>
        <w:r w:rsidR="00803F55" w:rsidRPr="0013008F">
          <w:rPr>
            <w:b/>
            <w:i/>
          </w:rPr>
          <w:t xml:space="preserve">r </w:t>
        </w:r>
      </w:ins>
      <w:r w:rsidRPr="0013008F">
        <w:rPr>
          <w:b/>
          <w:i/>
        </w:rPr>
        <w:t>ao adquirente</w:t>
      </w:r>
      <w:r w:rsidRPr="0013008F">
        <w:t>:</w:t>
      </w:r>
    </w:p>
    <w:p w14:paraId="7EE570CA" w14:textId="3B52BF0D" w:rsidR="00123AFB" w:rsidRPr="0013008F" w:rsidRDefault="00123AFB" w:rsidP="00123AFB">
      <w:pPr>
        <w:ind w:left="1416" w:hanging="566"/>
      </w:pPr>
      <w:r w:rsidRPr="0013008F">
        <w:t>a)</w:t>
      </w:r>
      <w:r w:rsidRPr="0013008F">
        <w:tab/>
        <w:t xml:space="preserve">Prova da identificação e do registo do cão ou do gato em conformidade com </w:t>
      </w:r>
      <w:r w:rsidRPr="0013008F">
        <w:rPr>
          <w:b/>
          <w:i/>
        </w:rPr>
        <w:t>o artigo</w:t>
      </w:r>
      <w:r w:rsidR="001C35B2" w:rsidRPr="0013008F">
        <w:rPr>
          <w:b/>
          <w:i/>
        </w:rPr>
        <w:t> </w:t>
      </w:r>
      <w:r w:rsidRPr="0013008F">
        <w:rPr>
          <w:b/>
          <w:i/>
        </w:rPr>
        <w:t>20.º</w:t>
      </w:r>
      <w:r w:rsidRPr="0013008F">
        <w:t>;</w:t>
      </w:r>
    </w:p>
    <w:p w14:paraId="4324F62F" w14:textId="77777777" w:rsidR="00123AFB" w:rsidRPr="0013008F" w:rsidRDefault="00123AFB" w:rsidP="00123AFB">
      <w:pPr>
        <w:ind w:left="1416" w:hanging="566"/>
      </w:pPr>
      <w:r w:rsidRPr="0013008F">
        <w:t>b)</w:t>
      </w:r>
      <w:r w:rsidRPr="0013008F">
        <w:tab/>
        <w:t>As seguintes informações sobre o cão ou o gato:</w:t>
      </w:r>
    </w:p>
    <w:p w14:paraId="7C054C33" w14:textId="77777777" w:rsidR="00123AFB" w:rsidRPr="0013008F" w:rsidRDefault="00123AFB" w:rsidP="00123AFB">
      <w:pPr>
        <w:ind w:left="1982" w:hanging="566"/>
      </w:pPr>
      <w:r w:rsidRPr="0013008F">
        <w:t>i)</w:t>
      </w:r>
      <w:r w:rsidRPr="0013008F">
        <w:tab/>
        <w:t>a sua espécie,</w:t>
      </w:r>
    </w:p>
    <w:p w14:paraId="72494CA4" w14:textId="77777777" w:rsidR="00123AFB" w:rsidRPr="0013008F" w:rsidRDefault="00123AFB" w:rsidP="00123AFB">
      <w:pPr>
        <w:ind w:left="1982" w:hanging="566"/>
      </w:pPr>
      <w:proofErr w:type="spellStart"/>
      <w:r w:rsidRPr="0013008F">
        <w:t>ii</w:t>
      </w:r>
      <w:proofErr w:type="spellEnd"/>
      <w:r w:rsidRPr="0013008F">
        <w:t>)</w:t>
      </w:r>
      <w:r w:rsidRPr="0013008F">
        <w:tab/>
        <w:t>o seu sexo,</w:t>
      </w:r>
    </w:p>
    <w:p w14:paraId="010E2332" w14:textId="77777777" w:rsidR="00123AFB" w:rsidRPr="0013008F" w:rsidRDefault="00123AFB" w:rsidP="00123AFB">
      <w:pPr>
        <w:ind w:left="1982" w:hanging="566"/>
      </w:pPr>
      <w:proofErr w:type="spellStart"/>
      <w:r w:rsidRPr="0013008F">
        <w:t>iii</w:t>
      </w:r>
      <w:proofErr w:type="spellEnd"/>
      <w:r w:rsidRPr="0013008F">
        <w:t>)</w:t>
      </w:r>
      <w:r w:rsidRPr="0013008F">
        <w:tab/>
        <w:t>a data e país onde nasceu, e</w:t>
      </w:r>
    </w:p>
    <w:p w14:paraId="1668F322" w14:textId="198500FB" w:rsidR="00123AFB" w:rsidRPr="0013008F" w:rsidRDefault="00123AFB" w:rsidP="00123AFB">
      <w:pPr>
        <w:ind w:left="1982" w:hanging="566"/>
      </w:pPr>
      <w:proofErr w:type="spellStart"/>
      <w:r w:rsidRPr="0013008F">
        <w:t>iv</w:t>
      </w:r>
      <w:proofErr w:type="spellEnd"/>
      <w:r w:rsidRPr="0013008F">
        <w:t>)</w:t>
      </w:r>
      <w:r w:rsidRPr="0013008F">
        <w:tab/>
        <w:t>se for caso disso, a sua raça.</w:t>
      </w:r>
    </w:p>
    <w:p w14:paraId="53441B25" w14:textId="77777777" w:rsidR="00123AFB" w:rsidRPr="0013008F" w:rsidRDefault="00123AFB" w:rsidP="00123AFB">
      <w:pPr>
        <w:ind w:left="851"/>
      </w:pPr>
      <w:r w:rsidRPr="0013008F">
        <w:rPr>
          <w:b/>
          <w:i/>
        </w:rPr>
        <w:t xml:space="preserve">Sempre que anunciem um cão ou um gato em linha com vista à sua colocação no mercado da União, as pessoas singulares ou coletivas devem utilizar o sistema a que se refere o n.º 5 para gerar um </w:t>
      </w:r>
      <w:commentRangeStart w:id="963"/>
      <w:r w:rsidRPr="0013008F">
        <w:rPr>
          <w:b/>
          <w:i/>
        </w:rPr>
        <w:t xml:space="preserve">testemunho de verificação </w:t>
      </w:r>
      <w:commentRangeEnd w:id="963"/>
      <w:r w:rsidR="00803F55">
        <w:rPr>
          <w:rStyle w:val="CommentReference"/>
        </w:rPr>
        <w:commentReference w:id="963"/>
      </w:r>
      <w:r w:rsidRPr="0013008F">
        <w:rPr>
          <w:b/>
          <w:i/>
        </w:rPr>
        <w:t>único. Essas pessoas devem incluir esse testemunho de verificação no anúncio, juntamente com uma hiperligação para o sistema a que se refere o n.º 5.</w:t>
      </w:r>
    </w:p>
    <w:p w14:paraId="76D23DD5" w14:textId="77777777" w:rsidR="00123AFB" w:rsidRPr="0013008F" w:rsidRDefault="00123AFB" w:rsidP="00123AFB">
      <w:pPr>
        <w:ind w:left="850"/>
      </w:pPr>
      <w:r w:rsidRPr="0013008F">
        <w:t xml:space="preserve">O sistema referido no </w:t>
      </w:r>
      <w:r w:rsidRPr="0013008F">
        <w:rPr>
          <w:b/>
          <w:i/>
        </w:rPr>
        <w:t>n.º 5</w:t>
      </w:r>
      <w:r w:rsidRPr="0013008F">
        <w:t xml:space="preserve"> deve permitir aos adquirentes verificar a autenticidade da identificação</w:t>
      </w:r>
      <w:r w:rsidRPr="0013008F">
        <w:rPr>
          <w:b/>
          <w:i/>
        </w:rPr>
        <w:t>,</w:t>
      </w:r>
      <w:r w:rsidRPr="0013008F">
        <w:t xml:space="preserve"> do registo </w:t>
      </w:r>
      <w:r w:rsidRPr="0013008F">
        <w:rPr>
          <w:b/>
          <w:i/>
        </w:rPr>
        <w:t>e da propriedade dos cães ou gatos anunciados em linha</w:t>
      </w:r>
      <w:r w:rsidRPr="0013008F">
        <w:t>.</w:t>
      </w:r>
    </w:p>
    <w:p w14:paraId="7A9AFF60" w14:textId="77777777" w:rsidR="00123AFB" w:rsidRPr="0013008F" w:rsidRDefault="00123AFB" w:rsidP="00123AFB">
      <w:pPr>
        <w:ind w:left="850" w:hanging="850"/>
      </w:pPr>
      <w:r w:rsidRPr="0013008F">
        <w:br w:type="page"/>
      </w:r>
      <w:r w:rsidRPr="0013008F">
        <w:lastRenderedPageBreak/>
        <w:t>4.</w:t>
      </w:r>
      <w:r w:rsidRPr="0013008F">
        <w:tab/>
        <w:t>▌</w:t>
      </w:r>
      <w:del w:id="964" w:author="MARTINSIsabelAlex" w:date="2026-03-06T17:35:00Z">
        <w:r w:rsidRPr="0013008F" w:rsidDel="004E7CBB">
          <w:delText xml:space="preserve"> </w:delText>
        </w:r>
      </w:del>
      <w:r w:rsidRPr="0013008F">
        <w:t xml:space="preserve">Os fornecedores de plataformas em linha devem assegurar que a sua interface em linha seja concebida e organizada </w:t>
      </w:r>
      <w:r w:rsidRPr="0013008F">
        <w:rPr>
          <w:b/>
          <w:i/>
        </w:rPr>
        <w:t>de forma a que os operadores ou outras pessoas singulares ou coletivas que colocam cães ou gatos no mercado tenham maior facilidade</w:t>
      </w:r>
      <w:r w:rsidRPr="0013008F">
        <w:t xml:space="preserve"> em cumprir as obrigações que lhes incumbem por força </w:t>
      </w:r>
      <w:r w:rsidRPr="0013008F">
        <w:rPr>
          <w:b/>
          <w:i/>
        </w:rPr>
        <w:t xml:space="preserve">dos </w:t>
      </w:r>
      <w:proofErr w:type="spellStart"/>
      <w:r w:rsidRPr="0013008F">
        <w:rPr>
          <w:b/>
          <w:i/>
        </w:rPr>
        <w:t>n.</w:t>
      </w:r>
      <w:r w:rsidRPr="0013008F">
        <w:rPr>
          <w:b/>
          <w:i/>
          <w:vertAlign w:val="superscript"/>
        </w:rPr>
        <w:t>os</w:t>
      </w:r>
      <w:proofErr w:type="spellEnd"/>
      <w:r w:rsidRPr="0013008F">
        <w:rPr>
          <w:b/>
          <w:i/>
        </w:rPr>
        <w:t xml:space="preserve"> 1 a 3 do presente artigo</w:t>
      </w:r>
      <w:r w:rsidRPr="0013008F">
        <w:t xml:space="preserve"> e em conformidade com o artigo 31.º do Regulamento (UE) 2022/2065, e devem informar os adquirentes, de forma visível, da possibilidade de verificar a autenticidade da identificação, do registo e da propriedade </w:t>
      </w:r>
      <w:r w:rsidRPr="0013008F">
        <w:rPr>
          <w:b/>
          <w:i/>
        </w:rPr>
        <w:t>do cão ou do gato</w:t>
      </w:r>
      <w:r w:rsidRPr="0013008F">
        <w:t xml:space="preserve"> no sistema de verificação em linha referido no n.º 5, acedido através de uma hiperligação.</w:t>
      </w:r>
    </w:p>
    <w:p w14:paraId="2743EE67" w14:textId="77777777" w:rsidR="00123AFB" w:rsidRPr="0013008F" w:rsidRDefault="00123AFB" w:rsidP="00123AFB">
      <w:pPr>
        <w:ind w:left="850"/>
      </w:pPr>
      <w:r w:rsidRPr="0013008F">
        <w:rPr>
          <w:b/>
          <w:i/>
        </w:rPr>
        <w:t>Apenas a pessoa singular ou coletiva que coloca cães ou gatos no mercado</w:t>
      </w:r>
      <w:r w:rsidRPr="0013008F">
        <w:t xml:space="preserve"> é responsável pela exatidão das informações facultadas através da interface da plataforma em linha. Nenhuma disposição do presente número pode ser interpretada no sentido de impor uma obrigação geral de vigilância ao fornecedor da plataforma em linha, na aceção do artigo 8.º do Regulamento (UE) 2022/2065.</w:t>
      </w:r>
    </w:p>
    <w:p w14:paraId="741DA7E0" w14:textId="77777777" w:rsidR="00123AFB" w:rsidRPr="0013008F" w:rsidRDefault="00123AFB" w:rsidP="00123AFB">
      <w:pPr>
        <w:ind w:left="850" w:hanging="850"/>
      </w:pPr>
      <w:r w:rsidRPr="0013008F">
        <w:br w:type="page"/>
        <w:t>▌</w:t>
      </w:r>
      <w:del w:id="965" w:author="MARTINSIsabelAlex" w:date="2026-03-06T17:35:00Z">
        <w:r w:rsidRPr="0013008F" w:rsidDel="004E7CBB">
          <w:tab/>
        </w:r>
      </w:del>
    </w:p>
    <w:p w14:paraId="30BE4100" w14:textId="77777777" w:rsidR="00123AFB" w:rsidRPr="0013008F" w:rsidRDefault="00123AFB" w:rsidP="00123AFB">
      <w:pPr>
        <w:ind w:left="850" w:hanging="850"/>
      </w:pPr>
      <w:r w:rsidRPr="0013008F">
        <w:t>5.</w:t>
      </w:r>
      <w:r w:rsidRPr="0013008F">
        <w:tab/>
        <w:t>▌</w:t>
      </w:r>
      <w:del w:id="966" w:author="MARTINSIsabelAlex" w:date="2026-03-06T17:35:00Z">
        <w:r w:rsidRPr="0013008F" w:rsidDel="004E7CBB">
          <w:delText xml:space="preserve"> </w:delText>
        </w:r>
      </w:del>
      <w:r w:rsidRPr="0013008F">
        <w:t xml:space="preserve">A Comissão assegura que um sistema </w:t>
      </w:r>
      <w:r w:rsidRPr="0013008F">
        <w:rPr>
          <w:b/>
          <w:i/>
        </w:rPr>
        <w:t>de verificação</w:t>
      </w:r>
      <w:r w:rsidRPr="0013008F">
        <w:t xml:space="preserve"> que efetue controlos automatizados da autenticidade da identificação</w:t>
      </w:r>
      <w:r w:rsidRPr="0013008F">
        <w:rPr>
          <w:b/>
          <w:i/>
        </w:rPr>
        <w:t>,</w:t>
      </w:r>
      <w:r w:rsidRPr="0013008F">
        <w:t xml:space="preserve"> do registo </w:t>
      </w:r>
      <w:r w:rsidRPr="0013008F">
        <w:rPr>
          <w:b/>
          <w:i/>
        </w:rPr>
        <w:t>e da propriedade</w:t>
      </w:r>
      <w:r w:rsidRPr="0013008F">
        <w:t xml:space="preserve"> dos cães ou gatos </w:t>
      </w:r>
      <w:r w:rsidRPr="0013008F">
        <w:rPr>
          <w:b/>
          <w:i/>
        </w:rPr>
        <w:t>anunciados em linha</w:t>
      </w:r>
      <w:r w:rsidRPr="0013008F">
        <w:t xml:space="preserve">, utilizando a base de dados a que se refere o artigo 23.º, seja disponibilizado </w:t>
      </w:r>
      <w:r w:rsidRPr="0013008F">
        <w:rPr>
          <w:b/>
          <w:i/>
        </w:rPr>
        <w:t>em linha</w:t>
      </w:r>
      <w:r w:rsidRPr="0013008F">
        <w:t xml:space="preserve"> ao público, a título gratuito</w:t>
      </w:r>
      <w:r w:rsidRPr="0013008F">
        <w:rPr>
          <w:b/>
          <w:i/>
        </w:rPr>
        <w:t>, e gere o testemunho de verificação único referido no n.º 3, segundo parágrafo, do presente artigo</w:t>
      </w:r>
      <w:r w:rsidRPr="0013008F">
        <w:t xml:space="preserve">. A Comissão pode confiar o desenvolvimento, a manutenção e a exploração deste sistema a uma entidade independente. Essa entidade independente é escolhida para essa função </w:t>
      </w:r>
      <w:r w:rsidRPr="0013008F">
        <w:rPr>
          <w:b/>
          <w:i/>
        </w:rPr>
        <w:t xml:space="preserve">na sequência de um processo de seleção público, nos termos das disposições pertinentes do título VII do Regulamento (UE, </w:t>
      </w:r>
      <w:proofErr w:type="spellStart"/>
      <w:r w:rsidRPr="0013008F">
        <w:rPr>
          <w:b/>
          <w:i/>
        </w:rPr>
        <w:t>Euratom</w:t>
      </w:r>
      <w:proofErr w:type="spellEnd"/>
      <w:r w:rsidRPr="0013008F">
        <w:rPr>
          <w:b/>
          <w:i/>
        </w:rPr>
        <w:t>) 2024/2509 do Parlamento Europeu e do Conselho</w:t>
      </w:r>
      <w:r w:rsidRPr="0013008F">
        <w:rPr>
          <w:rStyle w:val="FootnoteReference"/>
          <w:b/>
          <w:i/>
        </w:rPr>
        <w:footnoteReference w:id="20"/>
      </w:r>
      <w:r w:rsidRPr="0013008F">
        <w:rPr>
          <w:b/>
          <w:i/>
        </w:rPr>
        <w:t>.</w:t>
      </w:r>
      <w:r w:rsidRPr="0013008F">
        <w:t xml:space="preserve"> O sistema deve assegurar o seguinte:</w:t>
      </w:r>
    </w:p>
    <w:p w14:paraId="0DD063F6" w14:textId="77777777" w:rsidR="00123AFB" w:rsidRPr="0013008F" w:rsidRDefault="00123AFB" w:rsidP="00123AFB">
      <w:pPr>
        <w:ind w:left="1416" w:hanging="566"/>
      </w:pPr>
      <w:r w:rsidRPr="0013008F">
        <w:rPr>
          <w:b/>
          <w:i/>
        </w:rPr>
        <w:t>a)</w:t>
      </w:r>
      <w:r w:rsidRPr="0013008F">
        <w:tab/>
        <w:t>A verificação fiável da autenticidade da identificação</w:t>
      </w:r>
      <w:r w:rsidRPr="0013008F">
        <w:rPr>
          <w:b/>
          <w:i/>
        </w:rPr>
        <w:t>,</w:t>
      </w:r>
      <w:r w:rsidRPr="0013008F">
        <w:t xml:space="preserve"> do registo </w:t>
      </w:r>
      <w:r w:rsidRPr="0013008F">
        <w:rPr>
          <w:b/>
          <w:i/>
        </w:rPr>
        <w:t>e da propriedade</w:t>
      </w:r>
      <w:r w:rsidRPr="0013008F">
        <w:t xml:space="preserve"> do cão ou gato utilizando as bases de dados nacionais a que se refere o artigo 23.º;</w:t>
      </w:r>
    </w:p>
    <w:p w14:paraId="0E97885F" w14:textId="0276B6D5" w:rsidR="00123AFB" w:rsidRPr="0013008F" w:rsidRDefault="00123AFB" w:rsidP="00123AFB">
      <w:pPr>
        <w:ind w:left="1416" w:hanging="566"/>
      </w:pPr>
      <w:r w:rsidRPr="0013008F">
        <w:rPr>
          <w:b/>
          <w:i/>
        </w:rPr>
        <w:t>b)</w:t>
      </w:r>
      <w:r w:rsidRPr="0013008F">
        <w:tab/>
        <w:t>A conformidade com a proteção de dados nos termos do Regulamento (UE) 2018/1725</w:t>
      </w:r>
      <w:r w:rsidRPr="0013008F">
        <w:rPr>
          <w:rStyle w:val="FootnoteReference"/>
        </w:rPr>
        <w:footnoteReference w:id="21"/>
      </w:r>
      <w:r w:rsidRPr="0013008F">
        <w:t xml:space="preserve"> e do Regulamento (UE) 2016/679</w:t>
      </w:r>
      <w:ins w:id="969" w:author="Cristina FC" w:date="2026-03-11T13:14:00Z">
        <w:r w:rsidR="003C4DF5">
          <w:t xml:space="preserve"> do Parlamento Europeu e do Conselho</w:t>
        </w:r>
      </w:ins>
      <w:r w:rsidRPr="0013008F">
        <w:rPr>
          <w:rStyle w:val="FootnoteReference"/>
        </w:rPr>
        <w:footnoteReference w:id="22"/>
      </w:r>
      <w:r w:rsidRPr="0013008F">
        <w:t>.</w:t>
      </w:r>
    </w:p>
    <w:p w14:paraId="66575A3C" w14:textId="77777777" w:rsidR="00123AFB" w:rsidRPr="0013008F" w:rsidRDefault="00123AFB" w:rsidP="00123AFB">
      <w:pPr>
        <w:ind w:left="850" w:hanging="850"/>
      </w:pPr>
      <w:r w:rsidRPr="0013008F">
        <w:br w:type="page"/>
        <w:t>6.</w:t>
      </w:r>
      <w:r w:rsidRPr="0013008F">
        <w:tab/>
        <w:t xml:space="preserve">▌ A Comissão adota atos de execução </w:t>
      </w:r>
      <w:r w:rsidRPr="0013008F">
        <w:rPr>
          <w:b/>
          <w:i/>
        </w:rPr>
        <w:t>que preveem</w:t>
      </w:r>
      <w:r w:rsidRPr="0013008F">
        <w:t>:</w:t>
      </w:r>
    </w:p>
    <w:p w14:paraId="402D92B4" w14:textId="18BF1438" w:rsidR="00123AFB" w:rsidRPr="0013008F" w:rsidRDefault="00123AFB" w:rsidP="00123AFB">
      <w:pPr>
        <w:ind w:left="1416" w:hanging="566"/>
      </w:pPr>
      <w:r w:rsidRPr="0013008F">
        <w:rPr>
          <w:b/>
          <w:i/>
        </w:rPr>
        <w:t>a)</w:t>
      </w:r>
      <w:r w:rsidRPr="0013008F">
        <w:tab/>
      </w:r>
      <w:r w:rsidRPr="0013008F">
        <w:rPr>
          <w:b/>
          <w:i/>
        </w:rPr>
        <w:t xml:space="preserve">As informações que as pessoas singulares e coletivas que colocam cães ou gatos no mercado devem </w:t>
      </w:r>
      <w:del w:id="972" w:author="Cristina FC" w:date="2026-03-11T14:28:00Z">
        <w:r w:rsidRPr="0013008F" w:rsidDel="00635382">
          <w:rPr>
            <w:b/>
            <w:i/>
          </w:rPr>
          <w:delText xml:space="preserve">fornecer </w:delText>
        </w:r>
      </w:del>
      <w:ins w:id="973" w:author="Cristina FC" w:date="2026-03-11T14:28:00Z">
        <w:r w:rsidR="00635382">
          <w:rPr>
            <w:b/>
            <w:i/>
          </w:rPr>
          <w:t>facultar</w:t>
        </w:r>
        <w:r w:rsidR="00635382" w:rsidRPr="0013008F">
          <w:rPr>
            <w:b/>
            <w:i/>
          </w:rPr>
          <w:t xml:space="preserve"> </w:t>
        </w:r>
      </w:ins>
      <w:r w:rsidRPr="0013008F">
        <w:rPr>
          <w:b/>
          <w:i/>
        </w:rPr>
        <w:t>como prova da identificação e do registo de cães e gatos em conformidade com o n.º 3, alínea a);</w:t>
      </w:r>
    </w:p>
    <w:p w14:paraId="2F61D43D" w14:textId="4E605C45" w:rsidR="00123AFB" w:rsidRPr="0013008F" w:rsidRDefault="00123AFB" w:rsidP="00123AFB">
      <w:pPr>
        <w:ind w:left="1416" w:hanging="566"/>
      </w:pPr>
      <w:r w:rsidRPr="0013008F">
        <w:rPr>
          <w:b/>
          <w:i/>
        </w:rPr>
        <w:t>b)</w:t>
      </w:r>
      <w:r w:rsidRPr="0013008F">
        <w:tab/>
      </w:r>
      <w:r w:rsidRPr="0013008F">
        <w:rPr>
          <w:b/>
          <w:i/>
        </w:rPr>
        <w:t xml:space="preserve">As informações que as pessoas singulares e coletivas que anunciam cães ou gatos devem </w:t>
      </w:r>
      <w:del w:id="974" w:author="Cristina FC" w:date="2026-03-11T14:28:00Z">
        <w:r w:rsidRPr="0013008F" w:rsidDel="00635382">
          <w:rPr>
            <w:b/>
            <w:i/>
          </w:rPr>
          <w:delText xml:space="preserve">fornecer </w:delText>
        </w:r>
      </w:del>
      <w:ins w:id="975" w:author="Cristina FC" w:date="2026-03-11T14:28:00Z">
        <w:r w:rsidR="00635382">
          <w:rPr>
            <w:b/>
            <w:i/>
          </w:rPr>
          <w:t>facultar</w:t>
        </w:r>
        <w:r w:rsidR="00635382" w:rsidRPr="0013008F">
          <w:rPr>
            <w:b/>
            <w:i/>
          </w:rPr>
          <w:t xml:space="preserve"> </w:t>
        </w:r>
      </w:ins>
      <w:r w:rsidRPr="0013008F">
        <w:rPr>
          <w:b/>
          <w:i/>
        </w:rPr>
        <w:t>ao sistema de verificação referido no n.º 5 para comprovar a autenticidade da identificação, do registo e da propriedade do cão ou do gato anunciado;</w:t>
      </w:r>
    </w:p>
    <w:p w14:paraId="571801A0" w14:textId="77777777" w:rsidR="00123AFB" w:rsidRPr="0013008F" w:rsidRDefault="00123AFB" w:rsidP="00123AFB">
      <w:pPr>
        <w:ind w:left="1416" w:hanging="566"/>
      </w:pPr>
      <w:r w:rsidRPr="0013008F">
        <w:t>▌</w:t>
      </w:r>
      <w:del w:id="976" w:author="MARTINSIsabelAlex" w:date="2026-03-06T17:38:00Z">
        <w:r w:rsidRPr="0013008F" w:rsidDel="00E9468B">
          <w:tab/>
        </w:r>
      </w:del>
    </w:p>
    <w:p w14:paraId="4F032C51" w14:textId="77777777" w:rsidR="00123AFB" w:rsidRPr="0013008F" w:rsidRDefault="00123AFB" w:rsidP="00123AFB">
      <w:pPr>
        <w:ind w:left="1416" w:hanging="566"/>
        <w:rPr>
          <w:b/>
          <w:i/>
        </w:rPr>
      </w:pPr>
      <w:r w:rsidRPr="0013008F">
        <w:rPr>
          <w:b/>
          <w:i/>
        </w:rPr>
        <w:t>c)</w:t>
      </w:r>
      <w:r w:rsidRPr="0013008F">
        <w:tab/>
      </w:r>
      <w:r w:rsidRPr="0013008F">
        <w:rPr>
          <w:b/>
          <w:i/>
        </w:rPr>
        <w:t>As seguintes características do sistema a que se refere o n.º 5:</w:t>
      </w:r>
      <w:del w:id="977" w:author="MARTINSIsabelAlex" w:date="2026-03-06T17:38:00Z">
        <w:r w:rsidRPr="0013008F" w:rsidDel="00E9468B">
          <w:rPr>
            <w:b/>
            <w:i/>
          </w:rPr>
          <w:delText xml:space="preserve"> </w:delText>
        </w:r>
      </w:del>
    </w:p>
    <w:p w14:paraId="47C80D6C" w14:textId="77777777" w:rsidR="00123AFB" w:rsidRPr="0013008F" w:rsidRDefault="00123AFB" w:rsidP="00123AFB">
      <w:pPr>
        <w:ind w:left="1985" w:hanging="567"/>
        <w:rPr>
          <w:b/>
          <w:i/>
        </w:rPr>
      </w:pPr>
      <w:r w:rsidRPr="0013008F">
        <w:rPr>
          <w:b/>
          <w:i/>
        </w:rPr>
        <w:t>–</w:t>
      </w:r>
      <w:r w:rsidRPr="0013008F">
        <w:rPr>
          <w:b/>
          <w:i/>
        </w:rPr>
        <w:tab/>
      </w:r>
      <w:proofErr w:type="gramStart"/>
      <w:r w:rsidRPr="0013008F">
        <w:rPr>
          <w:b/>
          <w:i/>
        </w:rPr>
        <w:t>as</w:t>
      </w:r>
      <w:proofErr w:type="gramEnd"/>
      <w:r w:rsidRPr="0013008F">
        <w:rPr>
          <w:b/>
          <w:i/>
        </w:rPr>
        <w:t xml:space="preserve"> funções essenciais do sistema,</w:t>
      </w:r>
    </w:p>
    <w:p w14:paraId="60B7B496" w14:textId="77777777" w:rsidR="00123AFB" w:rsidRPr="0013008F" w:rsidRDefault="00123AFB" w:rsidP="00123AFB">
      <w:pPr>
        <w:ind w:left="1985" w:hanging="567"/>
        <w:rPr>
          <w:b/>
          <w:i/>
        </w:rPr>
      </w:pPr>
      <w:r w:rsidRPr="0013008F">
        <w:rPr>
          <w:b/>
          <w:i/>
        </w:rPr>
        <w:t>–</w:t>
      </w:r>
      <w:r w:rsidRPr="0013008F">
        <w:rPr>
          <w:b/>
          <w:i/>
        </w:rPr>
        <w:tab/>
      </w:r>
      <w:proofErr w:type="gramStart"/>
      <w:r w:rsidRPr="0013008F">
        <w:t>os</w:t>
      </w:r>
      <w:proofErr w:type="gramEnd"/>
      <w:r w:rsidRPr="0013008F">
        <w:t xml:space="preserve"> requisitos técnicos, eletrónicos e criptográficos do sistema</w:t>
      </w:r>
      <w:r w:rsidRPr="0013008F">
        <w:rPr>
          <w:b/>
          <w:i/>
        </w:rPr>
        <w:t>,</w:t>
      </w:r>
    </w:p>
    <w:p w14:paraId="0297BBDB" w14:textId="7704DB57" w:rsidR="00123AFB" w:rsidRPr="0013008F" w:rsidRDefault="00123AFB" w:rsidP="00123AFB">
      <w:pPr>
        <w:ind w:left="1985" w:hanging="567"/>
      </w:pPr>
      <w:r w:rsidRPr="0013008F">
        <w:rPr>
          <w:b/>
          <w:i/>
        </w:rPr>
        <w:t>–</w:t>
      </w:r>
      <w:r w:rsidRPr="0013008F">
        <w:rPr>
          <w:b/>
          <w:i/>
        </w:rPr>
        <w:tab/>
      </w:r>
      <w:proofErr w:type="gramStart"/>
      <w:r w:rsidRPr="0013008F">
        <w:rPr>
          <w:b/>
          <w:i/>
        </w:rPr>
        <w:t>as</w:t>
      </w:r>
      <w:proofErr w:type="gramEnd"/>
      <w:r w:rsidRPr="0013008F">
        <w:rPr>
          <w:b/>
          <w:i/>
        </w:rPr>
        <w:t xml:space="preserve"> etapas processuais a seguir e as informações a </w:t>
      </w:r>
      <w:del w:id="978" w:author="MARTINSIsabelAlex" w:date="2026-03-06T17:38:00Z">
        <w:r w:rsidRPr="0013008F" w:rsidDel="00E9468B">
          <w:rPr>
            <w:b/>
            <w:i/>
          </w:rPr>
          <w:delText xml:space="preserve">fornecer </w:delText>
        </w:r>
      </w:del>
      <w:ins w:id="979" w:author="MARTINSIsabelAlex" w:date="2026-03-06T17:38:00Z">
        <w:r w:rsidR="00E9468B" w:rsidRPr="0013008F">
          <w:rPr>
            <w:b/>
            <w:i/>
          </w:rPr>
          <w:t xml:space="preserve">prestar </w:t>
        </w:r>
      </w:ins>
      <w:r w:rsidRPr="0013008F">
        <w:rPr>
          <w:b/>
          <w:i/>
        </w:rPr>
        <w:t>pela pessoa singular ou coletiva que coloca o cão ou gato no mercado, bem como as etapas e informações exigidas ao adquirente, para que o sistema de verificação em linha funcione</w:t>
      </w:r>
      <w:r w:rsidRPr="0013008F">
        <w:t xml:space="preserve">. </w:t>
      </w:r>
    </w:p>
    <w:p w14:paraId="120E807A" w14:textId="77777777" w:rsidR="00123AFB" w:rsidRPr="0013008F" w:rsidRDefault="00123AFB" w:rsidP="00123AFB">
      <w:pPr>
        <w:ind w:left="851"/>
      </w:pPr>
      <w:r w:rsidRPr="0013008F">
        <w:br w:type="page"/>
        <w:t>▌</w:t>
      </w:r>
      <w:del w:id="980" w:author="MARTINSIsabelAlex" w:date="2026-03-06T17:38:00Z">
        <w:r w:rsidRPr="0013008F" w:rsidDel="00E9468B">
          <w:tab/>
        </w:r>
      </w:del>
    </w:p>
    <w:p w14:paraId="5163797A" w14:textId="77777777" w:rsidR="00123AFB" w:rsidRPr="0013008F" w:rsidRDefault="00123AFB" w:rsidP="00123AFB">
      <w:pPr>
        <w:ind w:left="851"/>
      </w:pPr>
      <w:r w:rsidRPr="0013008F">
        <w:rPr>
          <w:b/>
          <w:i/>
        </w:rPr>
        <w:t>Os atos de execução a que se refere a alínea a) são adotados até … [dois anos após a data de entrada em vigor do presente regulamento] e o ato de execução a que se referem as alíneas b) e c) é adotado até … [três anos a contar da data de entrada em vigor do presente regulamento].</w:t>
      </w:r>
    </w:p>
    <w:p w14:paraId="70380DCA" w14:textId="77777777" w:rsidR="00123AFB" w:rsidRPr="0013008F" w:rsidRDefault="00123AFB" w:rsidP="00123AFB">
      <w:pPr>
        <w:ind w:left="851"/>
      </w:pPr>
      <w:r w:rsidRPr="0013008F">
        <w:t>Os referidos atos de execução são adotados pelo procedimento de exame a que se refere o artigo 29.º.</w:t>
      </w:r>
    </w:p>
    <w:p w14:paraId="317601BC" w14:textId="77777777" w:rsidR="00123AFB" w:rsidRPr="0013008F" w:rsidRDefault="00123AFB" w:rsidP="00123AFB">
      <w:pPr>
        <w:jc w:val="center"/>
      </w:pPr>
      <w:r w:rsidRPr="0013008F">
        <w:t>CAPÍTULO IV</w:t>
      </w:r>
      <w:r w:rsidRPr="0013008F">
        <w:br/>
        <w:t>AUTORIDADES COMPETENTES</w:t>
      </w:r>
    </w:p>
    <w:p w14:paraId="172D4CCF" w14:textId="77777777" w:rsidR="00123AFB" w:rsidRPr="0013008F" w:rsidRDefault="00123AFB" w:rsidP="00123AFB">
      <w:pPr>
        <w:jc w:val="center"/>
      </w:pPr>
      <w:r w:rsidRPr="0013008F">
        <w:t>Artigo 22.º</w:t>
      </w:r>
      <w:r w:rsidRPr="0013008F">
        <w:br/>
        <w:t>Formação</w:t>
      </w:r>
    </w:p>
    <w:p w14:paraId="3FE86DED" w14:textId="77777777" w:rsidR="00123AFB" w:rsidRPr="0013008F" w:rsidRDefault="00123AFB" w:rsidP="00123AFB">
      <w:pPr>
        <w:ind w:left="850" w:hanging="850"/>
      </w:pPr>
      <w:r w:rsidRPr="0013008F">
        <w:rPr>
          <w:b/>
          <w:i/>
        </w:rPr>
        <w:t>1.</w:t>
      </w:r>
      <w:r w:rsidRPr="0013008F">
        <w:tab/>
        <w:t xml:space="preserve">Para efeitos do artigo 12.º, </w:t>
      </w:r>
      <w:r w:rsidRPr="0013008F">
        <w:rPr>
          <w:b/>
          <w:i/>
        </w:rPr>
        <w:t>as autoridades competentes são responsáveis</w:t>
      </w:r>
      <w:r w:rsidRPr="0013008F">
        <w:t xml:space="preserve"> por:</w:t>
      </w:r>
    </w:p>
    <w:p w14:paraId="52CDF6F0" w14:textId="77777777" w:rsidR="00123AFB" w:rsidRPr="0013008F" w:rsidRDefault="00123AFB" w:rsidP="00123AFB">
      <w:pPr>
        <w:ind w:left="1416" w:hanging="566"/>
      </w:pPr>
      <w:r w:rsidRPr="0013008F">
        <w:t>a)</w:t>
      </w:r>
      <w:r w:rsidRPr="0013008F">
        <w:tab/>
        <w:t>Assegurar a disponibilidade de cursos de formação para os cuidadores de animais;</w:t>
      </w:r>
    </w:p>
    <w:p w14:paraId="428726DC" w14:textId="77777777" w:rsidR="00123AFB" w:rsidRPr="0013008F" w:rsidRDefault="00123AFB" w:rsidP="00123AFB">
      <w:pPr>
        <w:ind w:left="1416" w:hanging="566"/>
      </w:pPr>
      <w:r w:rsidRPr="0013008F">
        <w:t>▌</w:t>
      </w:r>
      <w:del w:id="981" w:author="MARTINSIsabelAlex" w:date="2026-03-06T17:39:00Z">
        <w:r w:rsidRPr="0013008F" w:rsidDel="00E9468B">
          <w:tab/>
        </w:r>
      </w:del>
    </w:p>
    <w:p w14:paraId="55EA9F4F" w14:textId="77777777" w:rsidR="00123AFB" w:rsidRPr="0013008F" w:rsidRDefault="00123AFB" w:rsidP="00123AFB">
      <w:pPr>
        <w:ind w:left="1416" w:hanging="566"/>
      </w:pPr>
      <w:r w:rsidRPr="0013008F">
        <w:t>b)</w:t>
      </w:r>
      <w:r w:rsidRPr="0013008F">
        <w:tab/>
        <w:t xml:space="preserve">Aprovar o conteúdo dos cursos </w:t>
      </w:r>
      <w:r w:rsidRPr="0013008F">
        <w:rPr>
          <w:b/>
          <w:i/>
        </w:rPr>
        <w:t>de formação</w:t>
      </w:r>
      <w:r w:rsidRPr="0013008F">
        <w:t xml:space="preserve"> referidos na alínea a)</w:t>
      </w:r>
      <w:r w:rsidRPr="0013008F">
        <w:rPr>
          <w:b/>
          <w:i/>
        </w:rPr>
        <w:t>, em conformidade com os requisitos mínimos estabelecidos pelos atos de execução a que se refere o artigo 12.º, n.º 4;</w:t>
      </w:r>
    </w:p>
    <w:p w14:paraId="24EE8E4A" w14:textId="77777777" w:rsidR="00123AFB" w:rsidRPr="0013008F" w:rsidRDefault="00123AFB" w:rsidP="00123AFB">
      <w:pPr>
        <w:ind w:left="1416" w:hanging="566"/>
      </w:pPr>
      <w:r w:rsidRPr="0013008F">
        <w:br w:type="page"/>
      </w:r>
      <w:r w:rsidRPr="0013008F">
        <w:rPr>
          <w:b/>
          <w:i/>
        </w:rPr>
        <w:t>c)</w:t>
      </w:r>
      <w:r w:rsidRPr="0013008F">
        <w:tab/>
      </w:r>
      <w:r w:rsidRPr="0013008F">
        <w:rPr>
          <w:b/>
          <w:i/>
        </w:rPr>
        <w:t>Certificar os cuidadores de animais que concluíram com êxito os cursos de formação referidos na alínea a).</w:t>
      </w:r>
      <w:del w:id="982" w:author="MARTINSIsabelAlex" w:date="2026-03-06T17:39:00Z">
        <w:r w:rsidRPr="0013008F" w:rsidDel="00E9468B">
          <w:rPr>
            <w:b/>
            <w:i/>
          </w:rPr>
          <w:delText xml:space="preserve"> </w:delText>
        </w:r>
      </w:del>
    </w:p>
    <w:p w14:paraId="6ED578A2" w14:textId="77777777" w:rsidR="00123AFB" w:rsidRPr="0013008F" w:rsidRDefault="00123AFB" w:rsidP="00123AFB">
      <w:pPr>
        <w:ind w:left="1416" w:hanging="566"/>
      </w:pPr>
      <w:r w:rsidRPr="0013008F">
        <w:t>▌</w:t>
      </w:r>
      <w:del w:id="983" w:author="MARTINSIsabelAlex" w:date="2026-03-06T17:39:00Z">
        <w:r w:rsidRPr="0013008F" w:rsidDel="00E9468B">
          <w:tab/>
        </w:r>
      </w:del>
    </w:p>
    <w:p w14:paraId="0E81D132" w14:textId="77777777" w:rsidR="00123AFB" w:rsidRPr="0013008F" w:rsidRDefault="00123AFB" w:rsidP="00123AFB">
      <w:pPr>
        <w:pStyle w:val="Applicationdirecte"/>
        <w:ind w:left="851"/>
      </w:pPr>
      <w:r w:rsidRPr="0013008F">
        <w:rPr>
          <w:b/>
          <w:i/>
        </w:rPr>
        <w:t>As autoridades competentes podem delegar a tarefa a que se refere a alínea c) em prestadores de cursos de formação.</w:t>
      </w:r>
    </w:p>
    <w:p w14:paraId="254325D6" w14:textId="3CDB2F9A" w:rsidR="00123AFB" w:rsidRPr="0013008F" w:rsidRDefault="00123AFB" w:rsidP="00123AFB">
      <w:pPr>
        <w:pStyle w:val="Applicationdirecte"/>
        <w:ind w:left="851" w:hanging="851"/>
      </w:pPr>
      <w:r w:rsidRPr="0013008F">
        <w:rPr>
          <w:b/>
          <w:i/>
        </w:rPr>
        <w:t>2.</w:t>
      </w:r>
      <w:r w:rsidRPr="0013008F">
        <w:rPr>
          <w:b/>
          <w:i/>
        </w:rPr>
        <w:tab/>
      </w:r>
      <w:ins w:id="984" w:author="Cristina FC" w:date="2026-03-11T14:34:00Z">
        <w:r w:rsidR="00635382">
          <w:rPr>
            <w:b/>
            <w:i/>
          </w:rPr>
          <w:t>Os</w:t>
        </w:r>
      </w:ins>
      <w:del w:id="985" w:author="Cristina FC" w:date="2026-03-11T14:34:00Z">
        <w:r w:rsidRPr="0013008F" w:rsidDel="00635382">
          <w:rPr>
            <w:b/>
            <w:i/>
          </w:rPr>
          <w:delText>Um</w:delText>
        </w:r>
      </w:del>
      <w:r w:rsidRPr="0013008F">
        <w:rPr>
          <w:b/>
          <w:i/>
        </w:rPr>
        <w:t xml:space="preserve"> centro</w:t>
      </w:r>
      <w:ins w:id="986" w:author="Cristina FC" w:date="2026-03-11T14:34:00Z">
        <w:r w:rsidR="00635382">
          <w:rPr>
            <w:b/>
            <w:i/>
          </w:rPr>
          <w:t>s</w:t>
        </w:r>
      </w:ins>
      <w:r w:rsidRPr="0013008F">
        <w:rPr>
          <w:b/>
          <w:i/>
        </w:rPr>
        <w:t xml:space="preserve"> de referência da União Europeia para o bem</w:t>
      </w:r>
      <w:r w:rsidR="000F6A06" w:rsidRPr="0013008F">
        <w:rPr>
          <w:b/>
          <w:i/>
        </w:rPr>
        <w:noBreakHyphen/>
      </w:r>
      <w:r w:rsidRPr="0013008F">
        <w:rPr>
          <w:b/>
          <w:i/>
        </w:rPr>
        <w:t>estar animal designado</w:t>
      </w:r>
      <w:ins w:id="987" w:author="Cristina FC" w:date="2026-03-11T14:34:00Z">
        <w:r w:rsidR="00635382">
          <w:rPr>
            <w:b/>
            <w:i/>
          </w:rPr>
          <w:t>s</w:t>
        </w:r>
      </w:ins>
      <w:r w:rsidRPr="0013008F">
        <w:rPr>
          <w:b/>
          <w:i/>
        </w:rPr>
        <w:t xml:space="preserve"> em conformidade com o artigo 95.º do Regulamento (UE) 2017/625 pode</w:t>
      </w:r>
      <w:ins w:id="988" w:author="Cristina FC" w:date="2026-03-11T14:34:00Z">
        <w:r w:rsidR="00635382">
          <w:rPr>
            <w:b/>
            <w:i/>
          </w:rPr>
          <w:t>m</w:t>
        </w:r>
      </w:ins>
      <w:r w:rsidRPr="0013008F">
        <w:rPr>
          <w:b/>
          <w:i/>
        </w:rPr>
        <w:t xml:space="preserve"> elaborar modelos de materiais de formação e recomendações para as autoridades competentes ou outros prestadores de cursos de formação.</w:t>
      </w:r>
      <w:del w:id="989" w:author="MARTINSIsabelAlex" w:date="2026-03-06T17:39:00Z">
        <w:r w:rsidRPr="0013008F" w:rsidDel="00E9468B">
          <w:rPr>
            <w:b/>
            <w:i/>
          </w:rPr>
          <w:delText xml:space="preserve"> </w:delText>
        </w:r>
      </w:del>
    </w:p>
    <w:p w14:paraId="1C0F3ED6" w14:textId="77777777" w:rsidR="00123AFB" w:rsidRPr="0013008F" w:rsidRDefault="00123AFB" w:rsidP="00123AFB">
      <w:pPr>
        <w:jc w:val="center"/>
      </w:pPr>
      <w:r w:rsidRPr="0013008F">
        <w:t>Artigo 23.º</w:t>
      </w:r>
      <w:r w:rsidRPr="0013008F">
        <w:br/>
        <w:t>Bases de dados de cães e gatos</w:t>
      </w:r>
    </w:p>
    <w:p w14:paraId="0FEA6525" w14:textId="530BD801" w:rsidR="00123AFB" w:rsidRPr="0013008F" w:rsidRDefault="00123AFB" w:rsidP="00123AFB">
      <w:pPr>
        <w:ind w:left="850" w:hanging="850"/>
      </w:pPr>
      <w:r w:rsidRPr="0013008F">
        <w:t>1.</w:t>
      </w:r>
      <w:r w:rsidRPr="0013008F">
        <w:tab/>
      </w:r>
      <w:r w:rsidRPr="0013008F">
        <w:rPr>
          <w:b/>
          <w:i/>
        </w:rPr>
        <w:t>Os Estados</w:t>
      </w:r>
      <w:r w:rsidR="000F6A06" w:rsidRPr="0013008F">
        <w:rPr>
          <w:b/>
          <w:i/>
        </w:rPr>
        <w:noBreakHyphen/>
      </w:r>
      <w:r w:rsidRPr="0013008F">
        <w:rPr>
          <w:b/>
          <w:i/>
        </w:rPr>
        <w:t>Membros são responsáveis por criar e manter bases de dados</w:t>
      </w:r>
      <w:r w:rsidRPr="0013008F">
        <w:t xml:space="preserve"> para o registo de cães e gatos </w:t>
      </w:r>
      <w:r w:rsidRPr="0013008F">
        <w:rPr>
          <w:b/>
          <w:i/>
        </w:rPr>
        <w:t xml:space="preserve">identificados em conformidade com o artigo 20.º, </w:t>
      </w:r>
      <w:proofErr w:type="spellStart"/>
      <w:r w:rsidRPr="0013008F">
        <w:rPr>
          <w:b/>
          <w:i/>
        </w:rPr>
        <w:t>n.</w:t>
      </w:r>
      <w:r w:rsidRPr="0013008F">
        <w:rPr>
          <w:b/>
          <w:i/>
          <w:vertAlign w:val="superscript"/>
        </w:rPr>
        <w:t>os</w:t>
      </w:r>
      <w:proofErr w:type="spellEnd"/>
      <w:r w:rsidRPr="0013008F">
        <w:rPr>
          <w:b/>
          <w:i/>
        </w:rPr>
        <w:t xml:space="preserve"> 1 e 2, o artigo 26.º, n.º 3, e o artigo 26.º, n.º 4, segundo parágrafo.</w:t>
      </w:r>
    </w:p>
    <w:p w14:paraId="2E370845" w14:textId="6A5CCD3B" w:rsidR="00123AFB" w:rsidRPr="0013008F" w:rsidRDefault="00123AFB" w:rsidP="00123AFB">
      <w:pPr>
        <w:ind w:left="850" w:hanging="850"/>
      </w:pPr>
      <w:r w:rsidRPr="0013008F">
        <w:br w:type="page"/>
      </w:r>
      <w:r w:rsidRPr="0013008F">
        <w:rPr>
          <w:b/>
          <w:i/>
        </w:rPr>
        <w:t>2.</w:t>
      </w:r>
      <w:r w:rsidRPr="0013008F">
        <w:tab/>
      </w:r>
      <w:r w:rsidRPr="0013008F">
        <w:rPr>
          <w:b/>
          <w:i/>
        </w:rPr>
        <w:t>Para o efeito, os Estados</w:t>
      </w:r>
      <w:r w:rsidR="000F6A06" w:rsidRPr="0013008F">
        <w:rPr>
          <w:b/>
          <w:i/>
        </w:rPr>
        <w:noBreakHyphen/>
      </w:r>
      <w:r w:rsidRPr="0013008F">
        <w:rPr>
          <w:b/>
          <w:i/>
        </w:rPr>
        <w:t>Membros podem utilizar bases de dados mantidas por outro Estado</w:t>
      </w:r>
      <w:r w:rsidR="000F6A06" w:rsidRPr="0013008F">
        <w:rPr>
          <w:b/>
          <w:i/>
        </w:rPr>
        <w:noBreakHyphen/>
      </w:r>
      <w:r w:rsidRPr="0013008F">
        <w:rPr>
          <w:b/>
          <w:i/>
        </w:rPr>
        <w:t>Membro, com base em acordos adequados entre os Estados</w:t>
      </w:r>
      <w:r w:rsidR="000F6A06" w:rsidRPr="0013008F">
        <w:rPr>
          <w:b/>
          <w:i/>
        </w:rPr>
        <w:noBreakHyphen/>
      </w:r>
      <w:r w:rsidRPr="0013008F">
        <w:rPr>
          <w:b/>
          <w:i/>
        </w:rPr>
        <w:t>Membros em causa.</w:t>
      </w:r>
    </w:p>
    <w:p w14:paraId="10451204" w14:textId="77777777" w:rsidR="00123AFB" w:rsidRPr="0013008F" w:rsidRDefault="00123AFB" w:rsidP="00123AFB">
      <w:pPr>
        <w:ind w:left="850" w:hanging="850"/>
      </w:pPr>
      <w:r w:rsidRPr="0013008F">
        <w:t>3.</w:t>
      </w:r>
      <w:r w:rsidRPr="0013008F">
        <w:tab/>
        <w:t>▌</w:t>
      </w:r>
      <w:del w:id="990" w:author="MARTINSIsabelAlex" w:date="2026-03-06T17:39:00Z">
        <w:r w:rsidRPr="0013008F" w:rsidDel="00E9468B">
          <w:delText xml:space="preserve"> </w:delText>
        </w:r>
      </w:del>
      <w:r w:rsidRPr="0013008F">
        <w:t xml:space="preserve">Os Estados‑Membros devem assegurar que as suas bases de dados referidas no n.º 1 </w:t>
      </w:r>
      <w:r w:rsidRPr="0013008F">
        <w:rPr>
          <w:b/>
          <w:i/>
        </w:rPr>
        <w:t>cumpram os requisitos estabelecidos pelo ato de execução a que se refere o n.º 4, segundo parágrafo, alínea b), a fim de garantir a sua interoperabilidade</w:t>
      </w:r>
      <w:r w:rsidRPr="0013008F">
        <w:t>.</w:t>
      </w:r>
    </w:p>
    <w:p w14:paraId="44D0D9DA" w14:textId="77777777" w:rsidR="00123AFB" w:rsidRPr="0013008F" w:rsidRDefault="00123AFB" w:rsidP="00123AFB">
      <w:pPr>
        <w:ind w:left="850" w:hanging="850"/>
      </w:pPr>
      <w:r w:rsidRPr="0013008F">
        <w:rPr>
          <w:b/>
          <w:i/>
        </w:rPr>
        <w:t>4.</w:t>
      </w:r>
      <w:r w:rsidRPr="0013008F">
        <w:tab/>
      </w:r>
      <w:r w:rsidRPr="0013008F">
        <w:rPr>
          <w:b/>
          <w:i/>
        </w:rPr>
        <w:t xml:space="preserve">A Comissão cria e mantém uma base de dados indexada que contenha o conjunto mínimo de campos estabelecido nos atos de execução a que se refere o segundo parágrafo, alínea b). A Comissão pode confiar o desenvolvimento, a manutenção e o funcionamento desta base de dados indexada a uma entidade independente, na sequência de um processo de seleção público, nos termos das disposições pertinentes do título VII do Regulamento (UE, </w:t>
      </w:r>
      <w:proofErr w:type="spellStart"/>
      <w:r w:rsidRPr="0013008F">
        <w:rPr>
          <w:b/>
          <w:i/>
        </w:rPr>
        <w:t>Euratom</w:t>
      </w:r>
      <w:proofErr w:type="spellEnd"/>
      <w:r w:rsidRPr="0013008F">
        <w:rPr>
          <w:b/>
          <w:i/>
        </w:rPr>
        <w:t>) 2024/2509.</w:t>
      </w:r>
    </w:p>
    <w:p w14:paraId="1B425517" w14:textId="77777777" w:rsidR="00123AFB" w:rsidRPr="0013008F" w:rsidRDefault="00123AFB" w:rsidP="00123AFB">
      <w:pPr>
        <w:ind w:left="850"/>
      </w:pPr>
      <w:r w:rsidRPr="0013008F">
        <w:br w:type="page"/>
        <w:t>▌</w:t>
      </w:r>
      <w:del w:id="991" w:author="MARTINSIsabelAlex" w:date="2026-03-06T17:40:00Z">
        <w:r w:rsidRPr="0013008F" w:rsidDel="00E9468B">
          <w:delText xml:space="preserve"> </w:delText>
        </w:r>
      </w:del>
      <w:r w:rsidRPr="0013008F">
        <w:t xml:space="preserve">A Comissão adota atos de execução que estabelecem </w:t>
      </w:r>
      <w:r w:rsidRPr="0013008F">
        <w:rPr>
          <w:b/>
          <w:i/>
        </w:rPr>
        <w:t>disposições pormenorizadas</w:t>
      </w:r>
      <w:r w:rsidRPr="0013008F">
        <w:t xml:space="preserve"> no que diz respeito ao seguinte:</w:t>
      </w:r>
      <w:r w:rsidRPr="0013008F">
        <w:rPr>
          <w:b/>
          <w:i/>
        </w:rPr>
        <w:t xml:space="preserve"> </w:t>
      </w:r>
    </w:p>
    <w:p w14:paraId="5AC7257A" w14:textId="77777777" w:rsidR="00123AFB" w:rsidRPr="0013008F" w:rsidRDefault="00123AFB" w:rsidP="00123AFB">
      <w:pPr>
        <w:ind w:left="1416" w:hanging="566"/>
      </w:pPr>
      <w:r w:rsidRPr="0013008F">
        <w:t>a)</w:t>
      </w:r>
      <w:r w:rsidRPr="0013008F">
        <w:tab/>
        <w:t>Ao ▌</w:t>
      </w:r>
      <w:del w:id="992" w:author="MARTINSIsabelAlex" w:date="2026-03-06T17:40:00Z">
        <w:r w:rsidRPr="0013008F" w:rsidDel="00E9468B">
          <w:delText xml:space="preserve"> </w:delText>
        </w:r>
      </w:del>
      <w:r w:rsidRPr="0013008F">
        <w:t xml:space="preserve">conteúdo </w:t>
      </w:r>
      <w:r w:rsidRPr="0013008F">
        <w:rPr>
          <w:b/>
          <w:i/>
        </w:rPr>
        <w:t>mínimo das bases de dados referidas no n.º 1</w:t>
      </w:r>
      <w:r w:rsidRPr="0013008F">
        <w:t>;</w:t>
      </w:r>
    </w:p>
    <w:p w14:paraId="24F59629" w14:textId="77777777" w:rsidR="00123AFB" w:rsidRPr="0013008F" w:rsidRDefault="00123AFB" w:rsidP="00123AFB">
      <w:pPr>
        <w:ind w:left="1416" w:hanging="566"/>
      </w:pPr>
      <w:r w:rsidRPr="0013008F">
        <w:t>b)</w:t>
      </w:r>
      <w:r w:rsidRPr="0013008F">
        <w:tab/>
        <w:t>À ▌</w:t>
      </w:r>
      <w:del w:id="993" w:author="MARTINSIsabelAlex" w:date="2026-03-06T17:40:00Z">
        <w:r w:rsidRPr="0013008F" w:rsidDel="00E9468B">
          <w:delText xml:space="preserve"> </w:delText>
        </w:r>
      </w:del>
      <w:r w:rsidRPr="0013008F">
        <w:t xml:space="preserve">interoperabilidade entre </w:t>
      </w:r>
      <w:r w:rsidRPr="0013008F">
        <w:rPr>
          <w:b/>
          <w:i/>
        </w:rPr>
        <w:t>as bases de dados dos</w:t>
      </w:r>
      <w:r w:rsidRPr="0013008F">
        <w:t xml:space="preserve"> Estados‑Membros </w:t>
      </w:r>
      <w:r w:rsidRPr="0013008F">
        <w:rPr>
          <w:b/>
          <w:i/>
        </w:rPr>
        <w:t>e a base de dados indexada, incluindo o conjunto mínimo de campos a transmitir à base de dados indexada e os intervalos de transmissão</w:t>
      </w:r>
      <w:r w:rsidRPr="0013008F">
        <w:t>;</w:t>
      </w:r>
    </w:p>
    <w:p w14:paraId="7C8E5864" w14:textId="77777777" w:rsidR="00123AFB" w:rsidRPr="0013008F" w:rsidRDefault="00123AFB" w:rsidP="00123AFB">
      <w:pPr>
        <w:ind w:left="1416" w:hanging="566"/>
      </w:pPr>
      <w:r w:rsidRPr="0013008F">
        <w:t>c)</w:t>
      </w:r>
      <w:r w:rsidRPr="0013008F">
        <w:tab/>
        <w:t>À ▌</w:t>
      </w:r>
      <w:del w:id="994" w:author="MARTINSIsabelAlex" w:date="2026-03-06T17:40:00Z">
        <w:r w:rsidRPr="0013008F" w:rsidDel="00E9468B">
          <w:delText xml:space="preserve"> </w:delText>
        </w:r>
      </w:del>
      <w:r w:rsidRPr="0013008F">
        <w:t xml:space="preserve">funcionalidade para fornecer prova da identificação e do registo de um cão ou gato, conforme referido no artigo </w:t>
      </w:r>
      <w:r w:rsidRPr="0013008F">
        <w:rPr>
          <w:b/>
          <w:i/>
        </w:rPr>
        <w:t>21.º</w:t>
      </w:r>
      <w:r w:rsidRPr="0013008F">
        <w:t>, n.º 3, alínea a);</w:t>
      </w:r>
    </w:p>
    <w:p w14:paraId="7BE1E8B0" w14:textId="26C1AB15" w:rsidR="00123AFB" w:rsidRPr="0013008F" w:rsidRDefault="00123AFB" w:rsidP="00123AFB">
      <w:pPr>
        <w:ind w:left="1416" w:hanging="566"/>
      </w:pPr>
      <w:r w:rsidRPr="0013008F">
        <w:t>d)</w:t>
      </w:r>
      <w:r w:rsidRPr="0013008F">
        <w:tab/>
        <w:t>Ao registo em que os Estados</w:t>
      </w:r>
      <w:r w:rsidR="000F6A06" w:rsidRPr="0013008F">
        <w:noBreakHyphen/>
      </w:r>
      <w:r w:rsidRPr="0013008F">
        <w:t xml:space="preserve">Membros declararão as suas bases de dados e os parâmetros necessários para ligar essas bases de dados entre si, em conformidade com as disposições estabelecidas </w:t>
      </w:r>
      <w:r w:rsidRPr="0013008F">
        <w:rPr>
          <w:b/>
          <w:i/>
        </w:rPr>
        <w:t>nos termos da</w:t>
      </w:r>
      <w:r w:rsidRPr="0013008F">
        <w:t xml:space="preserve"> alínea b);</w:t>
      </w:r>
    </w:p>
    <w:p w14:paraId="24A8AB97" w14:textId="77777777" w:rsidR="00123AFB" w:rsidRPr="0013008F" w:rsidRDefault="00123AFB" w:rsidP="00123AFB">
      <w:pPr>
        <w:ind w:left="1416" w:hanging="566"/>
      </w:pPr>
      <w:r w:rsidRPr="0013008F">
        <w:t>▌</w:t>
      </w:r>
      <w:r w:rsidRPr="0013008F">
        <w:tab/>
        <w:t>▌</w:t>
      </w:r>
    </w:p>
    <w:p w14:paraId="75CB78DF" w14:textId="4A50D1A8" w:rsidR="00123AFB" w:rsidRPr="0013008F" w:rsidRDefault="00123AFB" w:rsidP="00123AFB">
      <w:pPr>
        <w:ind w:left="1416" w:hanging="566"/>
      </w:pPr>
      <w:r w:rsidRPr="0013008F">
        <w:br w:type="page"/>
      </w:r>
      <w:r w:rsidRPr="0013008F">
        <w:rPr>
          <w:b/>
          <w:i/>
        </w:rPr>
        <w:t>e)</w:t>
      </w:r>
      <w:r w:rsidRPr="0013008F">
        <w:tab/>
      </w:r>
      <w:r w:rsidRPr="0013008F">
        <w:rPr>
          <w:b/>
          <w:i/>
        </w:rPr>
        <w:t>À interligação entre as bases de dados dos Estados</w:t>
      </w:r>
      <w:r w:rsidR="000F6A06" w:rsidRPr="0013008F">
        <w:rPr>
          <w:b/>
          <w:i/>
        </w:rPr>
        <w:noBreakHyphen/>
      </w:r>
      <w:r w:rsidRPr="0013008F">
        <w:rPr>
          <w:b/>
          <w:i/>
        </w:rPr>
        <w:t>Membros referidas no n.º 1, a base de dados de animais de companhia em viagem referida no artigo 26.º, n.º 4, e o sistema de gestão da informação sobre os controlos oficiais (</w:t>
      </w:r>
      <w:commentRangeStart w:id="995"/>
      <w:r w:rsidRPr="0013008F">
        <w:rPr>
          <w:b/>
          <w:i/>
        </w:rPr>
        <w:t>IMSOC</w:t>
      </w:r>
      <w:commentRangeEnd w:id="995"/>
      <w:r w:rsidR="002C5A07">
        <w:rPr>
          <w:rStyle w:val="CommentReference"/>
        </w:rPr>
        <w:commentReference w:id="995"/>
      </w:r>
      <w:ins w:id="996" w:author="MARTINSIsabelAlex" w:date="2026-03-07T08:15:00Z">
        <w:r w:rsidR="002C5A07">
          <w:rPr>
            <w:b/>
            <w:i/>
          </w:rPr>
          <w:t>,</w:t>
        </w:r>
      </w:ins>
      <w:ins w:id="997" w:author="MARTINSIsabelAlex" w:date="2026-03-06T17:50:00Z">
        <w:r w:rsidR="00467772" w:rsidRPr="0013008F">
          <w:rPr>
            <w:b/>
            <w:i/>
          </w:rPr>
          <w:t xml:space="preserve"> do inglês «</w:t>
        </w:r>
        <w:proofErr w:type="spellStart"/>
        <w:r w:rsidR="00467772" w:rsidRPr="0013008F">
          <w:rPr>
            <w:b/>
            <w:i/>
          </w:rPr>
          <w:t>Information</w:t>
        </w:r>
        <w:proofErr w:type="spellEnd"/>
        <w:r w:rsidR="00467772" w:rsidRPr="0013008F">
          <w:rPr>
            <w:b/>
            <w:i/>
          </w:rPr>
          <w:t xml:space="preserve"> Management </w:t>
        </w:r>
        <w:proofErr w:type="spellStart"/>
        <w:r w:rsidR="00467772" w:rsidRPr="0013008F">
          <w:rPr>
            <w:b/>
            <w:i/>
          </w:rPr>
          <w:t>System</w:t>
        </w:r>
        <w:proofErr w:type="spellEnd"/>
        <w:r w:rsidR="00467772" w:rsidRPr="0013008F">
          <w:rPr>
            <w:b/>
            <w:i/>
          </w:rPr>
          <w:t xml:space="preserve"> for </w:t>
        </w:r>
        <w:proofErr w:type="spellStart"/>
        <w:r w:rsidR="00467772" w:rsidRPr="0013008F">
          <w:rPr>
            <w:b/>
            <w:i/>
          </w:rPr>
          <w:t>Official</w:t>
        </w:r>
        <w:proofErr w:type="spellEnd"/>
        <w:r w:rsidR="00467772" w:rsidRPr="0013008F">
          <w:rPr>
            <w:b/>
            <w:i/>
          </w:rPr>
          <w:t xml:space="preserve"> </w:t>
        </w:r>
        <w:proofErr w:type="spellStart"/>
        <w:r w:rsidR="00467772" w:rsidRPr="0013008F">
          <w:rPr>
            <w:b/>
            <w:i/>
          </w:rPr>
          <w:t>Controls</w:t>
        </w:r>
        <w:proofErr w:type="spellEnd"/>
        <w:r w:rsidR="00467772" w:rsidRPr="0013008F">
          <w:rPr>
            <w:b/>
            <w:i/>
          </w:rPr>
          <w:t>»</w:t>
        </w:r>
      </w:ins>
      <w:r w:rsidRPr="0013008F">
        <w:rPr>
          <w:b/>
          <w:i/>
        </w:rPr>
        <w:t>), se for caso disso.</w:t>
      </w:r>
    </w:p>
    <w:p w14:paraId="19E90BFC" w14:textId="7FC3F632" w:rsidR="00123AFB" w:rsidRPr="0013008F" w:rsidRDefault="00123AFB" w:rsidP="00123AFB">
      <w:pPr>
        <w:ind w:left="850"/>
      </w:pPr>
      <w:r w:rsidRPr="0013008F">
        <w:rPr>
          <w:b/>
          <w:i/>
        </w:rPr>
        <w:t xml:space="preserve">A Comissão adota os atos de execução referidos no segundo parágrafo, alíneas a) e c), até ... [dois anos após a data de entrada em vigor do presente regulamento]. A Comissão adota os atos de execução referidos no segundo parágrafo, alíneas b), d) e </w:t>
      </w:r>
      <w:proofErr w:type="spellStart"/>
      <w:r w:rsidRPr="0013008F">
        <w:rPr>
          <w:b/>
          <w:i/>
        </w:rPr>
        <w:t>e</w:t>
      </w:r>
      <w:proofErr w:type="spellEnd"/>
      <w:r w:rsidRPr="0013008F">
        <w:rPr>
          <w:b/>
          <w:i/>
        </w:rPr>
        <w:t>), até ... [três</w:t>
      </w:r>
      <w:r w:rsidR="00467772" w:rsidRPr="0013008F">
        <w:rPr>
          <w:b/>
          <w:i/>
        </w:rPr>
        <w:t> </w:t>
      </w:r>
      <w:r w:rsidRPr="0013008F">
        <w:rPr>
          <w:b/>
          <w:i/>
        </w:rPr>
        <w:t>anos a contar da data de entrada em vigor do presente regulamento].</w:t>
      </w:r>
    </w:p>
    <w:p w14:paraId="1C7D7786" w14:textId="77777777" w:rsidR="00123AFB" w:rsidRPr="0013008F" w:rsidRDefault="00123AFB" w:rsidP="00123AFB">
      <w:pPr>
        <w:ind w:left="850"/>
      </w:pPr>
      <w:r w:rsidRPr="0013008F">
        <w:t>Os referidos atos de execução são adotados pelo procedimento de exame a que se refere o artigo 29.º.</w:t>
      </w:r>
    </w:p>
    <w:p w14:paraId="145F1345" w14:textId="77777777" w:rsidR="00123AFB" w:rsidRPr="0013008F" w:rsidRDefault="00123AFB" w:rsidP="00123AFB">
      <w:pPr>
        <w:jc w:val="center"/>
      </w:pPr>
      <w:r w:rsidRPr="0013008F">
        <w:t>Artigo 24.º</w:t>
      </w:r>
      <w:r w:rsidRPr="0013008F">
        <w:br/>
        <w:t>Recolha de dados sobre o bem‑estar dos animais e comunicação de informações</w:t>
      </w:r>
    </w:p>
    <w:p w14:paraId="1E72EB67" w14:textId="124B160C" w:rsidR="00123AFB" w:rsidRPr="0013008F" w:rsidRDefault="00123AFB" w:rsidP="00123AFB">
      <w:pPr>
        <w:ind w:left="850" w:hanging="850"/>
      </w:pPr>
      <w:r w:rsidRPr="0013008F">
        <w:t>1.</w:t>
      </w:r>
      <w:r w:rsidRPr="0013008F">
        <w:tab/>
        <w:t>As autoridades competentes devem recolher, analisar e publicar os dados relativos ao bem</w:t>
      </w:r>
      <w:r w:rsidR="000F6A06" w:rsidRPr="0013008F">
        <w:noBreakHyphen/>
      </w:r>
      <w:r w:rsidRPr="0013008F">
        <w:t>estar animal previstos no anexo III.</w:t>
      </w:r>
    </w:p>
    <w:p w14:paraId="39BD7DC6" w14:textId="754FC926" w:rsidR="00123AFB" w:rsidRPr="0013008F" w:rsidRDefault="00123AFB" w:rsidP="00123AFB">
      <w:pPr>
        <w:ind w:left="850" w:hanging="850"/>
      </w:pPr>
      <w:r w:rsidRPr="0013008F">
        <w:br w:type="page"/>
        <w:t>2.</w:t>
      </w:r>
      <w:r w:rsidRPr="0013008F">
        <w:tab/>
        <w:t xml:space="preserve">As autoridades competentes devem elaborar e transmitir à Comissão um relatório, </w:t>
      </w:r>
      <w:r w:rsidRPr="0013008F">
        <w:rPr>
          <w:b/>
          <w:i/>
        </w:rPr>
        <w:t>em formato eletrónico</w:t>
      </w:r>
      <w:r w:rsidRPr="0013008F">
        <w:t>, sobre os dados relativos ao bem</w:t>
      </w:r>
      <w:r w:rsidR="000F6A06" w:rsidRPr="0013008F">
        <w:noBreakHyphen/>
      </w:r>
      <w:r w:rsidRPr="0013008F">
        <w:t xml:space="preserve">estar animal </w:t>
      </w:r>
      <w:r w:rsidRPr="0013008F">
        <w:rPr>
          <w:b/>
          <w:i/>
        </w:rPr>
        <w:t>previstos no anexo III</w:t>
      </w:r>
      <w:r w:rsidRPr="0013008F">
        <w:t>, até 31 de agosto de três em três anos. O primeiro desses relatórios deve ser elaborado e transmitido à Comissão até ... [</w:t>
      </w:r>
      <w:r w:rsidRPr="0013008F">
        <w:rPr>
          <w:b/>
          <w:i/>
        </w:rPr>
        <w:t xml:space="preserve">data correspondente a </w:t>
      </w:r>
      <w:del w:id="998" w:author="MARTINSIsabelAlex" w:date="2026-03-07T00:35:00Z">
        <w:r w:rsidRPr="0013008F" w:rsidDel="0008387B">
          <w:rPr>
            <w:b/>
            <w:i/>
          </w:rPr>
          <w:delText>6 </w:delText>
        </w:r>
      </w:del>
      <w:ins w:id="999" w:author="MARTINSIsabelAlex" w:date="2026-03-07T00:35:00Z">
        <w:r w:rsidR="0008387B" w:rsidRPr="0013008F">
          <w:rPr>
            <w:b/>
            <w:i/>
          </w:rPr>
          <w:t>seis </w:t>
        </w:r>
      </w:ins>
      <w:r w:rsidRPr="0013008F">
        <w:rPr>
          <w:b/>
          <w:i/>
        </w:rPr>
        <w:t>anos a contar da data de entrada em vigor do presente regulamento</w:t>
      </w:r>
      <w:r w:rsidRPr="0013008F">
        <w:t xml:space="preserve">]. Cada relatório deve conter um resumo dos dados recolhidos </w:t>
      </w:r>
      <w:r w:rsidRPr="0013008F">
        <w:rPr>
          <w:b/>
          <w:i/>
        </w:rPr>
        <w:t>durante os três anos anteriores</w:t>
      </w:r>
      <w:r w:rsidRPr="0013008F">
        <w:t>.</w:t>
      </w:r>
    </w:p>
    <w:p w14:paraId="358EE6FA" w14:textId="1F59E271" w:rsidR="00123AFB" w:rsidRPr="0013008F" w:rsidRDefault="00123AFB" w:rsidP="00123AFB">
      <w:pPr>
        <w:ind w:left="850" w:hanging="850"/>
      </w:pPr>
      <w:r w:rsidRPr="0013008F">
        <w:t>3.</w:t>
      </w:r>
      <w:r w:rsidRPr="0013008F">
        <w:tab/>
        <w:t>A Comissão pode adotar atos de execução que estabeleçam uma metodologia harmonizada para a recolha dos dados relativos ao bem</w:t>
      </w:r>
      <w:r w:rsidR="000F6A06" w:rsidRPr="0013008F">
        <w:noBreakHyphen/>
      </w:r>
      <w:r w:rsidRPr="0013008F">
        <w:t xml:space="preserve">estar animal </w:t>
      </w:r>
      <w:r w:rsidRPr="0013008F">
        <w:rPr>
          <w:b/>
          <w:i/>
        </w:rPr>
        <w:t>previstos no anexo III</w:t>
      </w:r>
      <w:r w:rsidRPr="0013008F">
        <w:t xml:space="preserve"> e que estabeleçam </w:t>
      </w:r>
      <w:r w:rsidRPr="0013008F">
        <w:rPr>
          <w:b/>
          <w:i/>
        </w:rPr>
        <w:t>um</w:t>
      </w:r>
      <w:r w:rsidRPr="0013008F">
        <w:t xml:space="preserve"> modelo do relatório a que se refere o n.º 2 </w:t>
      </w:r>
      <w:r w:rsidRPr="0013008F">
        <w:rPr>
          <w:b/>
          <w:i/>
        </w:rPr>
        <w:t>do presente artigo</w:t>
      </w:r>
      <w:r w:rsidRPr="0013008F">
        <w:t>. Os referidos atos de execução são adotados pelo procedimento de exame a que se refere o artigo 29.º.</w:t>
      </w:r>
    </w:p>
    <w:p w14:paraId="463FDAB0" w14:textId="77777777" w:rsidR="00123AFB" w:rsidRPr="0013008F" w:rsidRDefault="00123AFB" w:rsidP="00123AFB">
      <w:pPr>
        <w:ind w:left="850" w:hanging="850"/>
      </w:pPr>
      <w:r w:rsidRPr="0013008F">
        <w:t>▌</w:t>
      </w:r>
      <w:del w:id="1000" w:author="MARTINSIsabelAlex" w:date="2026-03-06T17:55:00Z">
        <w:r w:rsidRPr="0013008F" w:rsidDel="00555BD8">
          <w:tab/>
        </w:r>
      </w:del>
    </w:p>
    <w:p w14:paraId="1AB571EC" w14:textId="77777777" w:rsidR="00123AFB" w:rsidRPr="0013008F" w:rsidRDefault="00123AFB" w:rsidP="00123AFB">
      <w:pPr>
        <w:jc w:val="center"/>
      </w:pPr>
      <w:r w:rsidRPr="0013008F">
        <w:rPr>
          <w:b/>
          <w:i/>
        </w:rPr>
        <w:t>Artigo 25.º</w:t>
      </w:r>
      <w:r w:rsidRPr="0013008F">
        <w:br/>
      </w:r>
      <w:r w:rsidRPr="0013008F">
        <w:rPr>
          <w:b/>
          <w:i/>
        </w:rPr>
        <w:t>Proteção de dados</w:t>
      </w:r>
    </w:p>
    <w:p w14:paraId="3DE0385C" w14:textId="74A7BE54" w:rsidR="00123AFB" w:rsidRPr="0013008F" w:rsidRDefault="00123AFB" w:rsidP="00123AFB">
      <w:pPr>
        <w:ind w:left="850" w:hanging="850"/>
      </w:pPr>
      <w:r w:rsidRPr="0013008F">
        <w:rPr>
          <w:b/>
          <w:i/>
        </w:rPr>
        <w:t>1.</w:t>
      </w:r>
      <w:r w:rsidRPr="0013008F">
        <w:tab/>
      </w:r>
      <w:r w:rsidRPr="0013008F">
        <w:rPr>
          <w:b/>
          <w:i/>
        </w:rPr>
        <w:t>As autoridades competentes dos Estados</w:t>
      </w:r>
      <w:r w:rsidR="000F6A06" w:rsidRPr="0013008F">
        <w:rPr>
          <w:b/>
          <w:i/>
        </w:rPr>
        <w:noBreakHyphen/>
      </w:r>
      <w:r w:rsidRPr="0013008F">
        <w:rPr>
          <w:b/>
          <w:i/>
        </w:rPr>
        <w:t>Membros são responsáveis pelo tratamento na aceção do Regulamento (UE) 2016/679 no que diz respeito ao tratamento de dados pessoais recolhidos ao abrigo dos artigos 9.º e 10.º do presente regulamento, bem como ao abrigo do artigo 23.º, n.º 1, do presente regulamento, quando esses dados sejam utilizados para fins de controlo oficial.</w:t>
      </w:r>
    </w:p>
    <w:p w14:paraId="5DDF0227" w14:textId="55C0AA7E" w:rsidR="00123AFB" w:rsidRPr="0013008F" w:rsidRDefault="00123AFB" w:rsidP="00123AFB">
      <w:pPr>
        <w:ind w:left="850"/>
      </w:pPr>
      <w:r w:rsidRPr="0013008F">
        <w:br w:type="page"/>
      </w:r>
      <w:r w:rsidRPr="0013008F">
        <w:rPr>
          <w:b/>
          <w:i/>
        </w:rPr>
        <w:t xml:space="preserve">A Comissão é responsável pelo tratamento na aceção do Regulamento (UE) 2018/1725 no que diz respeito ao tratamento de dados pessoais recolhidos ao abrigo do artigo 21.º, n.º 5, do artigo 23.º, n.º 4, e do artigo 26.º, n.º 4, terceiro parágrafo, bem como ao abrigo do artigo 23.º, n.º 1, do presente regulamento, quando esses dados sejam utilizados para </w:t>
      </w:r>
      <w:del w:id="1001" w:author="MARTINSIsabelAlex" w:date="2026-03-06T17:58:00Z">
        <w:r w:rsidRPr="0013008F" w:rsidDel="007B32E5">
          <w:rPr>
            <w:b/>
            <w:i/>
          </w:rPr>
          <w:delText xml:space="preserve">fins </w:delText>
        </w:r>
      </w:del>
      <w:ins w:id="1002" w:author="MARTINSIsabelAlex" w:date="2026-03-06T17:58:00Z">
        <w:r w:rsidR="007B32E5" w:rsidRPr="0013008F">
          <w:rPr>
            <w:b/>
            <w:i/>
          </w:rPr>
          <w:t xml:space="preserve">efeitos </w:t>
        </w:r>
      </w:ins>
      <w:r w:rsidRPr="0013008F">
        <w:rPr>
          <w:b/>
          <w:i/>
        </w:rPr>
        <w:t>de cumprimento do artigo 108.º do Regulamento (UE) 2017/625 e das obrigações de comunicação de informações nos termos do presente regulamento.</w:t>
      </w:r>
    </w:p>
    <w:p w14:paraId="4F627F1D" w14:textId="09F76990" w:rsidR="00123AFB" w:rsidRPr="0013008F" w:rsidRDefault="00123AFB" w:rsidP="00123AFB">
      <w:pPr>
        <w:ind w:left="850"/>
      </w:pPr>
      <w:r w:rsidRPr="0013008F">
        <w:rPr>
          <w:b/>
          <w:i/>
        </w:rPr>
        <w:t xml:space="preserve">É proibido às pessoas com acesso aos dados pessoais referidos no primeiro e segundo parágrafos divulgar quaisquer dados pessoais de que tenham tido conhecimento no exercício das suas funções ou </w:t>
      </w:r>
      <w:del w:id="1003" w:author="MARTINSIsabelAlex" w:date="2026-03-06T19:39:00Z">
        <w:r w:rsidRPr="0013008F" w:rsidDel="008B7D1C">
          <w:rPr>
            <w:b/>
            <w:i/>
          </w:rPr>
          <w:delText>de qualquer outro modo</w:delText>
        </w:r>
      </w:del>
      <w:ins w:id="1004" w:author="MARTINSIsabelAlex" w:date="2026-03-06T19:39:00Z">
        <w:r w:rsidR="008B7D1C" w:rsidRPr="0013008F">
          <w:rPr>
            <w:b/>
            <w:i/>
          </w:rPr>
          <w:t>em resultado d</w:t>
        </w:r>
      </w:ins>
      <w:ins w:id="1005" w:author="Cristina FC" w:date="2026-03-11T14:52:00Z">
        <w:r w:rsidR="006E0112">
          <w:rPr>
            <w:b/>
            <w:i/>
          </w:rPr>
          <w:t>o</w:t>
        </w:r>
      </w:ins>
      <w:ins w:id="1006" w:author="MARTINSIsabelAlex" w:date="2026-03-06T19:39:00Z">
        <w:del w:id="1007" w:author="Cristina FC" w:date="2026-03-11T14:52:00Z">
          <w:r w:rsidR="008B7D1C" w:rsidRPr="0013008F" w:rsidDel="006E0112">
            <w:rPr>
              <w:b/>
              <w:i/>
            </w:rPr>
            <w:delText>e</w:delText>
          </w:r>
        </w:del>
        <w:r w:rsidR="008B7D1C" w:rsidRPr="0013008F">
          <w:rPr>
            <w:b/>
            <w:i/>
          </w:rPr>
          <w:t xml:space="preserve"> exercício destas</w:t>
        </w:r>
      </w:ins>
      <w:r w:rsidRPr="0013008F">
        <w:rPr>
          <w:b/>
          <w:i/>
        </w:rPr>
        <w:t>. Os Estados</w:t>
      </w:r>
      <w:r w:rsidR="000F6A06" w:rsidRPr="0013008F">
        <w:rPr>
          <w:b/>
          <w:i/>
        </w:rPr>
        <w:noBreakHyphen/>
      </w:r>
      <w:r w:rsidRPr="0013008F">
        <w:rPr>
          <w:b/>
          <w:i/>
        </w:rPr>
        <w:t>Membros e a Comissão tomam todas as medidas adequadas para fazer cumprir esta proibição.</w:t>
      </w:r>
    </w:p>
    <w:p w14:paraId="10B3596C" w14:textId="77777777" w:rsidR="00123AFB" w:rsidRPr="0013008F" w:rsidRDefault="00123AFB" w:rsidP="00123AFB">
      <w:pPr>
        <w:ind w:left="850"/>
      </w:pPr>
      <w:r w:rsidRPr="0013008F">
        <w:br w:type="page"/>
      </w:r>
      <w:r w:rsidRPr="0013008F">
        <w:rPr>
          <w:b/>
          <w:i/>
        </w:rPr>
        <w:t>Os dados pessoais recolhidos nos termos do primeiro e segundo parágrafos não podem ser utilizados para fins diferentes dos seguintes:</w:t>
      </w:r>
      <w:del w:id="1008" w:author="MARTINSIsabelAlex" w:date="2026-03-06T19:40:00Z">
        <w:r w:rsidRPr="0013008F" w:rsidDel="008B7D1C">
          <w:rPr>
            <w:b/>
            <w:i/>
          </w:rPr>
          <w:delText xml:space="preserve"> </w:delText>
        </w:r>
      </w:del>
    </w:p>
    <w:p w14:paraId="4B7A4E90" w14:textId="43B59B9F" w:rsidR="00123AFB" w:rsidRPr="0013008F" w:rsidRDefault="00123AFB" w:rsidP="00123AFB">
      <w:pPr>
        <w:ind w:left="1418" w:hanging="568"/>
      </w:pPr>
      <w:r w:rsidRPr="0013008F">
        <w:rPr>
          <w:b/>
          <w:i/>
        </w:rPr>
        <w:t>a)</w:t>
      </w:r>
      <w:r w:rsidRPr="0013008F">
        <w:tab/>
      </w:r>
      <w:r w:rsidRPr="0013008F">
        <w:rPr>
          <w:b/>
          <w:i/>
        </w:rPr>
        <w:t>Controlos oficiais, pelas autoridades competentes dos Estados</w:t>
      </w:r>
      <w:r w:rsidR="000F6A06" w:rsidRPr="0013008F">
        <w:rPr>
          <w:b/>
          <w:i/>
        </w:rPr>
        <w:noBreakHyphen/>
      </w:r>
      <w:r w:rsidRPr="0013008F">
        <w:rPr>
          <w:b/>
          <w:i/>
        </w:rPr>
        <w:t>Membros, do cumprimento dos requisitos relativos ao bem</w:t>
      </w:r>
      <w:r w:rsidR="000F6A06" w:rsidRPr="0013008F">
        <w:rPr>
          <w:b/>
          <w:i/>
        </w:rPr>
        <w:noBreakHyphen/>
      </w:r>
      <w:r w:rsidRPr="0013008F">
        <w:rPr>
          <w:b/>
          <w:i/>
        </w:rPr>
        <w:t xml:space="preserve">estar e à rastreabilidade </w:t>
      </w:r>
      <w:del w:id="1009" w:author="MARTINSIsabelAlex" w:date="2026-03-06T19:41:00Z">
        <w:r w:rsidRPr="0013008F" w:rsidDel="008B7D1C">
          <w:rPr>
            <w:b/>
            <w:i/>
          </w:rPr>
          <w:delText xml:space="preserve">estabelecidos </w:delText>
        </w:r>
      </w:del>
      <w:ins w:id="1010" w:author="MARTINSIsabelAlex" w:date="2026-03-06T19:41:00Z">
        <w:r w:rsidR="008B7D1C" w:rsidRPr="0013008F">
          <w:rPr>
            <w:b/>
            <w:i/>
          </w:rPr>
          <w:t xml:space="preserve">previstos </w:t>
        </w:r>
      </w:ins>
      <w:r w:rsidRPr="0013008F">
        <w:rPr>
          <w:b/>
          <w:i/>
        </w:rPr>
        <w:t>no presente regulamento e do cumprimento do Regulamento (UE) 2016/429, incluindo a deteção de práticas fraudulentas; e</w:t>
      </w:r>
    </w:p>
    <w:p w14:paraId="2E24CB59" w14:textId="77777777" w:rsidR="00123AFB" w:rsidRPr="0013008F" w:rsidRDefault="00123AFB" w:rsidP="00123AFB">
      <w:pPr>
        <w:ind w:left="1418" w:hanging="568"/>
      </w:pPr>
      <w:r w:rsidRPr="0013008F">
        <w:rPr>
          <w:b/>
          <w:i/>
        </w:rPr>
        <w:t>b)</w:t>
      </w:r>
      <w:r w:rsidRPr="0013008F">
        <w:tab/>
      </w:r>
      <w:r w:rsidRPr="0013008F">
        <w:rPr>
          <w:b/>
          <w:i/>
        </w:rPr>
        <w:t>Cumprimento, pela Comissão, das obrigações que lhe incumbem por força do artigo 108.º do Regulamento (UE) 2017/625 e das obrigações de comunicação de informações que lhe incumbem por força do presente regulamento.</w:t>
      </w:r>
    </w:p>
    <w:p w14:paraId="5499D16C" w14:textId="77777777" w:rsidR="00123AFB" w:rsidRPr="0013008F" w:rsidRDefault="00123AFB" w:rsidP="00123AFB">
      <w:pPr>
        <w:ind w:left="850" w:hanging="850"/>
      </w:pPr>
      <w:r w:rsidRPr="0013008F">
        <w:rPr>
          <w:b/>
          <w:i/>
        </w:rPr>
        <w:t>2.</w:t>
      </w:r>
      <w:r w:rsidRPr="0013008F">
        <w:tab/>
      </w:r>
      <w:r w:rsidRPr="0013008F">
        <w:rPr>
          <w:b/>
          <w:i/>
        </w:rPr>
        <w:t>Os dados pessoais a que se refere o n.º 1 do presente artigo são conservados pelos seguintes períodos:</w:t>
      </w:r>
    </w:p>
    <w:p w14:paraId="2C041000" w14:textId="77777777" w:rsidR="00123AFB" w:rsidRPr="0013008F" w:rsidRDefault="00123AFB" w:rsidP="00123AFB">
      <w:pPr>
        <w:ind w:left="1416" w:hanging="566"/>
      </w:pPr>
      <w:r w:rsidRPr="0013008F">
        <w:rPr>
          <w:b/>
          <w:i/>
        </w:rPr>
        <w:t>a)</w:t>
      </w:r>
      <w:r w:rsidRPr="0013008F">
        <w:tab/>
      </w:r>
      <w:r w:rsidRPr="0013008F">
        <w:rPr>
          <w:b/>
          <w:i/>
        </w:rPr>
        <w:t>Nos casos previstos nos artigos 9.º e 10.º, 10 anos após a data de cessação da atividade do estabelecimento;</w:t>
      </w:r>
    </w:p>
    <w:p w14:paraId="32E69BD4" w14:textId="77777777" w:rsidR="00123AFB" w:rsidRPr="0013008F" w:rsidRDefault="00123AFB" w:rsidP="00123AFB">
      <w:pPr>
        <w:ind w:left="1418" w:hanging="567"/>
      </w:pPr>
      <w:r w:rsidRPr="0013008F">
        <w:rPr>
          <w:b/>
          <w:i/>
        </w:rPr>
        <w:t>b)</w:t>
      </w:r>
      <w:r w:rsidRPr="0013008F">
        <w:rPr>
          <w:b/>
          <w:i/>
        </w:rPr>
        <w:tab/>
        <w:t>No caso previsto no artigo 21.º, n.º 5, 18 meses após a geração do testemunho de verificação a que se refere o artigo 21.º, n.º 3, segundo parágrafo;</w:t>
      </w:r>
    </w:p>
    <w:p w14:paraId="53F4E6F6" w14:textId="77777777" w:rsidR="00123AFB" w:rsidRPr="0013008F" w:rsidRDefault="00123AFB" w:rsidP="00123AFB">
      <w:pPr>
        <w:ind w:left="1416" w:hanging="566"/>
      </w:pPr>
      <w:r w:rsidRPr="0013008F">
        <w:br w:type="page"/>
      </w:r>
      <w:r w:rsidRPr="0013008F">
        <w:rPr>
          <w:b/>
          <w:i/>
        </w:rPr>
        <w:t>c)</w:t>
      </w:r>
      <w:r w:rsidRPr="0013008F">
        <w:tab/>
      </w:r>
      <w:r w:rsidRPr="0013008F">
        <w:rPr>
          <w:b/>
          <w:i/>
        </w:rPr>
        <w:t xml:space="preserve">Nos casos previstos no artigo 23.º, </w:t>
      </w:r>
      <w:proofErr w:type="spellStart"/>
      <w:r w:rsidRPr="0013008F">
        <w:rPr>
          <w:b/>
          <w:i/>
        </w:rPr>
        <w:t>n.</w:t>
      </w:r>
      <w:r w:rsidRPr="0013008F">
        <w:rPr>
          <w:b/>
          <w:i/>
          <w:vertAlign w:val="superscript"/>
        </w:rPr>
        <w:t>os</w:t>
      </w:r>
      <w:proofErr w:type="spellEnd"/>
      <w:r w:rsidRPr="0013008F">
        <w:rPr>
          <w:b/>
          <w:i/>
        </w:rPr>
        <w:t xml:space="preserve"> 1 e 4, 25 anos após o primeiro registo do cão ou gato na base de dados referida nesse artigo ou cinco anos após o registo da morte do cão ou gato nessa base de dados;</w:t>
      </w:r>
    </w:p>
    <w:p w14:paraId="754D4820" w14:textId="77777777" w:rsidR="00123AFB" w:rsidRPr="0013008F" w:rsidRDefault="00123AFB" w:rsidP="00123AFB">
      <w:pPr>
        <w:ind w:left="1416" w:hanging="566"/>
        <w:rPr>
          <w:b/>
          <w:i/>
        </w:rPr>
      </w:pPr>
      <w:r w:rsidRPr="0013008F">
        <w:rPr>
          <w:b/>
          <w:i/>
        </w:rPr>
        <w:t>d)</w:t>
      </w:r>
      <w:r w:rsidRPr="0013008F">
        <w:tab/>
      </w:r>
      <w:r w:rsidRPr="0013008F">
        <w:rPr>
          <w:b/>
          <w:i/>
        </w:rPr>
        <w:t>No caso previsto no artigo 26.º, n.º 4, terceiro parágrafo, cinco anos após a data da notificação prévia.</w:t>
      </w:r>
    </w:p>
    <w:p w14:paraId="73DD264C" w14:textId="77777777" w:rsidR="00123AFB" w:rsidRPr="0013008F" w:rsidRDefault="00123AFB" w:rsidP="00123AFB">
      <w:pPr>
        <w:jc w:val="center"/>
      </w:pPr>
      <w:r w:rsidRPr="0013008F">
        <w:t>CAPÍTULO V</w:t>
      </w:r>
      <w:r w:rsidRPr="0013008F">
        <w:br/>
        <w:t xml:space="preserve">ENTRADA DE CÃES E GATOS NA UNIÃO </w:t>
      </w:r>
    </w:p>
    <w:p w14:paraId="0613156B" w14:textId="77777777" w:rsidR="00123AFB" w:rsidRPr="0013008F" w:rsidRDefault="00123AFB" w:rsidP="00123AFB">
      <w:pPr>
        <w:jc w:val="center"/>
      </w:pPr>
      <w:r w:rsidRPr="0013008F">
        <w:t>Artigo 26.º</w:t>
      </w:r>
      <w:r w:rsidRPr="0013008F">
        <w:br/>
        <w:t>Entrada de cães e gatos na União</w:t>
      </w:r>
    </w:p>
    <w:p w14:paraId="25295B40" w14:textId="77777777" w:rsidR="00123AFB" w:rsidRPr="0013008F" w:rsidRDefault="00123AFB" w:rsidP="00123AFB">
      <w:pPr>
        <w:ind w:left="850" w:hanging="850"/>
      </w:pPr>
      <w:r w:rsidRPr="0013008F">
        <w:t>1.</w:t>
      </w:r>
      <w:r w:rsidRPr="0013008F">
        <w:tab/>
        <w:t>▌</w:t>
      </w:r>
      <w:del w:id="1011" w:author="MARTINSIsabelAlex" w:date="2026-03-06T19:43:00Z">
        <w:r w:rsidRPr="0013008F" w:rsidDel="008B7D1C">
          <w:delText xml:space="preserve"> </w:delText>
        </w:r>
      </w:del>
      <w:r w:rsidRPr="0013008F">
        <w:t xml:space="preserve">Os cães e os gatos </w:t>
      </w:r>
      <w:r w:rsidRPr="0013008F">
        <w:rPr>
          <w:b/>
          <w:i/>
        </w:rPr>
        <w:t xml:space="preserve">só </w:t>
      </w:r>
      <w:r w:rsidRPr="0013008F">
        <w:t xml:space="preserve">podem ser introduzidos na União para efeitos de colocação no mercado da União </w:t>
      </w:r>
      <w:r w:rsidRPr="0013008F">
        <w:rPr>
          <w:b/>
          <w:i/>
        </w:rPr>
        <w:t>se estiverem preenchidas as</w:t>
      </w:r>
      <w:r w:rsidRPr="0013008F">
        <w:t xml:space="preserve"> seguintes </w:t>
      </w:r>
      <w:r w:rsidRPr="0013008F">
        <w:rPr>
          <w:b/>
          <w:i/>
        </w:rPr>
        <w:t>condições</w:t>
      </w:r>
      <w:r w:rsidRPr="0013008F">
        <w:t>:</w:t>
      </w:r>
      <w:del w:id="1012" w:author="MARTINSIsabelAlex" w:date="2026-03-06T19:43:00Z">
        <w:r w:rsidRPr="0013008F" w:rsidDel="00705D40">
          <w:rPr>
            <w:b/>
            <w:i/>
          </w:rPr>
          <w:delText xml:space="preserve"> </w:delText>
        </w:r>
      </w:del>
    </w:p>
    <w:p w14:paraId="3E9E74A0" w14:textId="77777777" w:rsidR="00123AFB" w:rsidRPr="0013008F" w:rsidRDefault="00123AFB" w:rsidP="00123AFB">
      <w:pPr>
        <w:ind w:left="1416" w:hanging="566"/>
      </w:pPr>
      <w:r w:rsidRPr="0013008F">
        <w:t>a)</w:t>
      </w:r>
      <w:r w:rsidRPr="0013008F">
        <w:tab/>
      </w:r>
      <w:r w:rsidRPr="0013008F">
        <w:rPr>
          <w:b/>
          <w:i/>
        </w:rPr>
        <w:t>Foram criados e detidos em conformidade com qualquer um dos seguintes requisitos:</w:t>
      </w:r>
    </w:p>
    <w:p w14:paraId="5FECF7D0" w14:textId="41D1228B" w:rsidR="00123AFB" w:rsidRPr="0013008F" w:rsidRDefault="00123AFB" w:rsidP="00123AFB">
      <w:pPr>
        <w:ind w:left="1982" w:hanging="566"/>
      </w:pPr>
      <w:r w:rsidRPr="0013008F">
        <w:br w:type="page"/>
      </w:r>
      <w:r w:rsidRPr="0013008F">
        <w:rPr>
          <w:b/>
          <w:i/>
        </w:rPr>
        <w:t>i)</w:t>
      </w:r>
      <w:r w:rsidRPr="0013008F">
        <w:tab/>
        <w:t xml:space="preserve">os requisitos constantes </w:t>
      </w:r>
      <w:r w:rsidRPr="0013008F">
        <w:rPr>
          <w:b/>
          <w:i/>
        </w:rPr>
        <w:t>do capítulo II do presente regulamento</w:t>
      </w:r>
      <w:del w:id="1013" w:author="MARTINSIsabelAlex" w:date="2026-03-06T19:43:00Z">
        <w:r w:rsidRPr="0013008F" w:rsidDel="00705D40">
          <w:rPr>
            <w:b/>
            <w:i/>
          </w:rPr>
          <w:delText>;</w:delText>
        </w:r>
      </w:del>
      <w:ins w:id="1014" w:author="MARTINSIsabelAlex" w:date="2026-03-06T19:43:00Z">
        <w:r w:rsidR="00705D40" w:rsidRPr="0013008F">
          <w:rPr>
            <w:b/>
            <w:i/>
          </w:rPr>
          <w:t>,</w:t>
        </w:r>
      </w:ins>
    </w:p>
    <w:p w14:paraId="20EBD0AA" w14:textId="7A39A44C" w:rsidR="00123AFB" w:rsidRPr="0013008F" w:rsidRDefault="00123AFB" w:rsidP="00123AFB">
      <w:pPr>
        <w:ind w:left="1982" w:hanging="566"/>
      </w:pPr>
      <w:proofErr w:type="spellStart"/>
      <w:r w:rsidRPr="0013008F">
        <w:rPr>
          <w:b/>
          <w:i/>
        </w:rPr>
        <w:t>ii</w:t>
      </w:r>
      <w:proofErr w:type="spellEnd"/>
      <w:r w:rsidRPr="0013008F">
        <w:rPr>
          <w:b/>
          <w:i/>
        </w:rPr>
        <w:t>)</w:t>
      </w:r>
      <w:r w:rsidRPr="0013008F">
        <w:tab/>
      </w:r>
      <w:r w:rsidRPr="0013008F">
        <w:rPr>
          <w:b/>
          <w:i/>
        </w:rPr>
        <w:t>os requisitos reconhecidos pela União, em conformidade com o artigo 129.º do Regulamento (UE) 2017/625, como equivalentes aos estabelecidos no capítulo II do presente regulamento</w:t>
      </w:r>
      <w:del w:id="1015" w:author="MARTINSIsabelAlex" w:date="2026-03-06T19:43:00Z">
        <w:r w:rsidRPr="0013008F" w:rsidDel="00705D40">
          <w:rPr>
            <w:b/>
            <w:i/>
          </w:rPr>
          <w:delText>;</w:delText>
        </w:r>
      </w:del>
      <w:ins w:id="1016" w:author="MARTINSIsabelAlex" w:date="2026-03-06T19:43:00Z">
        <w:r w:rsidR="00705D40" w:rsidRPr="0013008F">
          <w:rPr>
            <w:b/>
            <w:i/>
          </w:rPr>
          <w:t>,</w:t>
        </w:r>
      </w:ins>
      <w:r w:rsidRPr="0013008F">
        <w:rPr>
          <w:b/>
          <w:i/>
        </w:rPr>
        <w:t xml:space="preserve"> ou</w:t>
      </w:r>
    </w:p>
    <w:p w14:paraId="11B0C507" w14:textId="13834556" w:rsidR="00123AFB" w:rsidRPr="0013008F" w:rsidRDefault="00123AFB" w:rsidP="00123AFB">
      <w:pPr>
        <w:ind w:left="1982" w:hanging="566"/>
      </w:pPr>
      <w:proofErr w:type="spellStart"/>
      <w:r w:rsidRPr="0013008F">
        <w:rPr>
          <w:b/>
          <w:i/>
        </w:rPr>
        <w:t>iii</w:t>
      </w:r>
      <w:proofErr w:type="spellEnd"/>
      <w:r w:rsidRPr="0013008F">
        <w:rPr>
          <w:b/>
          <w:i/>
        </w:rPr>
        <w:t>)</w:t>
      </w:r>
      <w:r w:rsidRPr="0013008F">
        <w:tab/>
      </w:r>
      <w:r w:rsidRPr="0013008F">
        <w:rPr>
          <w:b/>
          <w:i/>
        </w:rPr>
        <w:t>se for caso disso, os requisitos constantes de um acordo específico entre a União e o país de exportação</w:t>
      </w:r>
      <w:del w:id="1017" w:author="MARTINSIsabelAlex" w:date="2026-03-06T19:43:00Z">
        <w:r w:rsidRPr="0013008F" w:rsidDel="00705D40">
          <w:rPr>
            <w:b/>
            <w:i/>
          </w:rPr>
          <w:delText>.</w:delText>
        </w:r>
      </w:del>
      <w:ins w:id="1018" w:author="MARTINSIsabelAlex" w:date="2026-03-06T19:43:00Z">
        <w:r w:rsidR="00705D40" w:rsidRPr="0013008F">
          <w:rPr>
            <w:b/>
            <w:i/>
          </w:rPr>
          <w:t>;</w:t>
        </w:r>
      </w:ins>
    </w:p>
    <w:p w14:paraId="45836B05" w14:textId="77777777" w:rsidR="00123AFB" w:rsidRPr="0013008F" w:rsidRDefault="00123AFB" w:rsidP="00123AFB">
      <w:pPr>
        <w:ind w:left="1416" w:hanging="566"/>
      </w:pPr>
      <w:r w:rsidRPr="0013008F">
        <w:t>▌</w:t>
      </w:r>
      <w:del w:id="1019" w:author="MARTINSIsabelAlex" w:date="2026-03-06T19:43:00Z">
        <w:r w:rsidRPr="0013008F" w:rsidDel="00705D40">
          <w:tab/>
        </w:r>
      </w:del>
    </w:p>
    <w:p w14:paraId="5DAD719C" w14:textId="77777777" w:rsidR="00123AFB" w:rsidRPr="0013008F" w:rsidRDefault="00123AFB" w:rsidP="00123AFB">
      <w:pPr>
        <w:ind w:left="1418" w:hanging="567"/>
      </w:pPr>
      <w:r w:rsidRPr="0013008F">
        <w:rPr>
          <w:b/>
          <w:i/>
        </w:rPr>
        <w:t>b)</w:t>
      </w:r>
      <w:r w:rsidRPr="0013008F">
        <w:tab/>
        <w:t>▌</w:t>
      </w:r>
      <w:del w:id="1020" w:author="MARTINSIsabelAlex" w:date="2026-03-06T19:43:00Z">
        <w:r w:rsidRPr="0013008F" w:rsidDel="00705D40">
          <w:delText xml:space="preserve"> </w:delText>
        </w:r>
      </w:del>
      <w:r w:rsidRPr="0013008F">
        <w:t>São provenientes de um país ou território terceiro e de um estabelecimento constantes de uma lista em conformidade com os artigos 126.º e 127.º do Regulamento (UE) 2017/625.</w:t>
      </w:r>
    </w:p>
    <w:p w14:paraId="61EC62DC" w14:textId="77777777" w:rsidR="00123AFB" w:rsidRPr="0013008F" w:rsidRDefault="00123AFB" w:rsidP="00123AFB">
      <w:pPr>
        <w:ind w:left="850" w:hanging="850"/>
      </w:pPr>
      <w:r w:rsidRPr="0013008F">
        <w:rPr>
          <w:b/>
          <w:i/>
        </w:rPr>
        <w:t>2</w:t>
      </w:r>
      <w:r w:rsidRPr="0013008F">
        <w:t>.</w:t>
      </w:r>
      <w:r w:rsidRPr="0013008F">
        <w:tab/>
        <w:t>▌</w:t>
      </w:r>
      <w:del w:id="1021" w:author="MARTINSIsabelAlex" w:date="2026-03-06T19:44:00Z">
        <w:r w:rsidRPr="0013008F" w:rsidDel="00705D40">
          <w:delText xml:space="preserve"> </w:delText>
        </w:r>
      </w:del>
      <w:r w:rsidRPr="0013008F">
        <w:t xml:space="preserve">O certificado oficial </w:t>
      </w:r>
      <w:r w:rsidRPr="0013008F">
        <w:rPr>
          <w:b/>
          <w:i/>
        </w:rPr>
        <w:t>referido no artigo 126.º, n.º 2, alínea c), do Regulamento (UE) 2017/625,</w:t>
      </w:r>
      <w:r w:rsidRPr="0013008F">
        <w:t xml:space="preserve"> que acompanha os cães e gatos introduzidos na União a partir de países e territórios terceiros </w:t>
      </w:r>
      <w:r w:rsidRPr="0013008F">
        <w:rPr>
          <w:b/>
          <w:i/>
        </w:rPr>
        <w:t>com vista à sua colocação no mercado da União</w:t>
      </w:r>
      <w:r w:rsidRPr="0013008F">
        <w:t xml:space="preserve">, deve conter um atestado que certifique a conformidade com o n.º 1 </w:t>
      </w:r>
      <w:r w:rsidRPr="0013008F">
        <w:rPr>
          <w:b/>
          <w:i/>
        </w:rPr>
        <w:t>do presente artigo</w:t>
      </w:r>
      <w:r w:rsidRPr="0013008F">
        <w:t>.</w:t>
      </w:r>
    </w:p>
    <w:p w14:paraId="44996F0F" w14:textId="77777777" w:rsidR="00123AFB" w:rsidRPr="0013008F" w:rsidRDefault="00123AFB" w:rsidP="00123AFB">
      <w:pPr>
        <w:ind w:left="850" w:hanging="850"/>
        <w:rPr>
          <w:b/>
          <w:i/>
        </w:rPr>
      </w:pPr>
      <w:r w:rsidRPr="0013008F">
        <w:br w:type="page"/>
        <w:t>3.</w:t>
      </w:r>
      <w:r w:rsidRPr="0013008F">
        <w:tab/>
        <w:t>▌</w:t>
      </w:r>
      <w:del w:id="1022" w:author="MARTINSIsabelAlex" w:date="2026-03-06T19:44:00Z">
        <w:r w:rsidRPr="0013008F" w:rsidDel="00705D40">
          <w:delText xml:space="preserve"> </w:delText>
        </w:r>
      </w:del>
      <w:r w:rsidRPr="0013008F">
        <w:t xml:space="preserve">Os cães e os gatos introduzidos na União </w:t>
      </w:r>
      <w:r w:rsidRPr="0013008F">
        <w:rPr>
          <w:b/>
          <w:i/>
        </w:rPr>
        <w:t>para efeitos de colocação no mercado da União</w:t>
      </w:r>
      <w:r w:rsidRPr="0013008F">
        <w:t xml:space="preserve"> devem ser identificados </w:t>
      </w:r>
      <w:r w:rsidRPr="0013008F">
        <w:rPr>
          <w:b/>
          <w:i/>
        </w:rPr>
        <w:t xml:space="preserve">antes da sua entrada na União por um veterinário através de um </w:t>
      </w:r>
      <w:proofErr w:type="spellStart"/>
      <w:r w:rsidRPr="0013008F">
        <w:rPr>
          <w:b/>
          <w:i/>
        </w:rPr>
        <w:t>transpondedor</w:t>
      </w:r>
      <w:proofErr w:type="spellEnd"/>
      <w:r w:rsidRPr="0013008F">
        <w:rPr>
          <w:b/>
          <w:i/>
        </w:rPr>
        <w:t xml:space="preserve"> injetável que contenha</w:t>
      </w:r>
      <w:r w:rsidRPr="0013008F">
        <w:t xml:space="preserve"> um circuito integrado </w:t>
      </w:r>
      <w:r w:rsidRPr="0013008F">
        <w:rPr>
          <w:b/>
          <w:i/>
        </w:rPr>
        <w:t>legível que cumpra os requisitos estabelecidos no anexo II.</w:t>
      </w:r>
      <w:del w:id="1023" w:author="MARTINSIsabelAlex" w:date="2026-03-06T19:44:00Z">
        <w:r w:rsidRPr="0013008F" w:rsidDel="00531A8C">
          <w:rPr>
            <w:b/>
            <w:i/>
          </w:rPr>
          <w:delText xml:space="preserve"> </w:delText>
        </w:r>
      </w:del>
    </w:p>
    <w:p w14:paraId="4D4663D2" w14:textId="35F186AB" w:rsidR="00123AFB" w:rsidRPr="0013008F" w:rsidRDefault="00123AFB" w:rsidP="00123AFB">
      <w:pPr>
        <w:ind w:left="850"/>
      </w:pPr>
      <w:r w:rsidRPr="0013008F">
        <w:rPr>
          <w:b/>
          <w:i/>
        </w:rPr>
        <w:t>O operador responsável pela importação dos cães ou gatos para a União deve assegurar que estes sejam registados numa base de dados nacional</w:t>
      </w:r>
      <w:r w:rsidRPr="0013008F">
        <w:t xml:space="preserve"> a que se refere o artigo </w:t>
      </w:r>
      <w:r w:rsidRPr="0013008F">
        <w:rPr>
          <w:b/>
          <w:i/>
        </w:rPr>
        <w:t xml:space="preserve">23.º, n.º 1, por um veterinário, no prazo de cinco dias úteis após a sua </w:t>
      </w:r>
      <w:del w:id="1024" w:author="MARTINSIsabelAlex" w:date="2026-03-06T14:17:00Z">
        <w:r w:rsidRPr="0013008F" w:rsidDel="00FA25A2">
          <w:rPr>
            <w:b/>
            <w:i/>
          </w:rPr>
          <w:delText xml:space="preserve">introdução </w:delText>
        </w:r>
      </w:del>
      <w:ins w:id="1025" w:author="MARTINSIsabelAlex" w:date="2026-03-06T14:17:00Z">
        <w:r w:rsidR="00FA25A2" w:rsidRPr="0013008F">
          <w:rPr>
            <w:b/>
            <w:i/>
          </w:rPr>
          <w:t xml:space="preserve">entrada </w:t>
        </w:r>
      </w:ins>
      <w:r w:rsidRPr="0013008F">
        <w:rPr>
          <w:b/>
          <w:i/>
        </w:rPr>
        <w:t>na União</w:t>
      </w:r>
      <w:r w:rsidRPr="0013008F">
        <w:t>.</w:t>
      </w:r>
      <w:commentRangeStart w:id="1026"/>
      <w:commentRangeStart w:id="1027"/>
      <w:r w:rsidRPr="0013008F">
        <w:rPr>
          <w:b/>
          <w:i/>
        </w:rPr>
        <w:t xml:space="preserve"> </w:t>
      </w:r>
      <w:commentRangeEnd w:id="1026"/>
      <w:r w:rsidR="003535BF" w:rsidRPr="0013008F">
        <w:rPr>
          <w:rStyle w:val="CommentReference"/>
        </w:rPr>
        <w:commentReference w:id="1026"/>
      </w:r>
      <w:commentRangeEnd w:id="1027"/>
      <w:r w:rsidR="0087272C">
        <w:rPr>
          <w:rStyle w:val="CommentReference"/>
        </w:rPr>
        <w:commentReference w:id="1027"/>
      </w:r>
      <w:r w:rsidRPr="0013008F">
        <w:rPr>
          <w:b/>
          <w:i/>
        </w:rPr>
        <w:t>Os Estados</w:t>
      </w:r>
      <w:r w:rsidR="000F6A06" w:rsidRPr="0013008F">
        <w:rPr>
          <w:b/>
          <w:i/>
        </w:rPr>
        <w:noBreakHyphen/>
      </w:r>
      <w:r w:rsidRPr="0013008F">
        <w:rPr>
          <w:b/>
          <w:i/>
        </w:rPr>
        <w:t xml:space="preserve">Membros podem autorizar o registo por outras pessoas que não os veterinários, desde que </w:t>
      </w:r>
      <w:del w:id="1028" w:author="MARTINSIsabelAlex" w:date="2026-03-06T19:59:00Z">
        <w:r w:rsidRPr="0013008F" w:rsidDel="006E2925">
          <w:rPr>
            <w:b/>
            <w:i/>
          </w:rPr>
          <w:delText xml:space="preserve">existam </w:delText>
        </w:r>
      </w:del>
      <w:ins w:id="1029" w:author="MARTINSIsabelAlex" w:date="2026-03-06T19:59:00Z">
        <w:r w:rsidR="006E2925" w:rsidRPr="0013008F">
          <w:rPr>
            <w:b/>
            <w:i/>
          </w:rPr>
          <w:t xml:space="preserve">disponham </w:t>
        </w:r>
      </w:ins>
      <w:ins w:id="1030" w:author="MARTINSIsabelAlex" w:date="2026-03-06T20:00:00Z">
        <w:r w:rsidR="006E2925" w:rsidRPr="0013008F">
          <w:rPr>
            <w:b/>
            <w:i/>
          </w:rPr>
          <w:t xml:space="preserve">de </w:t>
        </w:r>
      </w:ins>
      <w:r w:rsidRPr="0013008F">
        <w:rPr>
          <w:b/>
          <w:i/>
        </w:rPr>
        <w:t xml:space="preserve">medidas para garantir a exatidão das informações que </w:t>
      </w:r>
      <w:ins w:id="1031" w:author="MARTINSIsabelAlex" w:date="2026-03-06T20:00:00Z">
        <w:r w:rsidR="006E2925" w:rsidRPr="0013008F">
          <w:rPr>
            <w:b/>
            <w:i/>
          </w:rPr>
          <w:t>ess</w:t>
        </w:r>
      </w:ins>
      <w:r w:rsidRPr="0013008F">
        <w:rPr>
          <w:b/>
          <w:i/>
        </w:rPr>
        <w:t>as pessoas em causa inserem na base de dados.</w:t>
      </w:r>
      <w:del w:id="1032" w:author="MARTINSIsabelAlex" w:date="2026-03-06T19:44:00Z">
        <w:r w:rsidRPr="0013008F" w:rsidDel="00531A8C">
          <w:rPr>
            <w:b/>
            <w:i/>
          </w:rPr>
          <w:delText xml:space="preserve"> </w:delText>
        </w:r>
      </w:del>
    </w:p>
    <w:p w14:paraId="2070532C" w14:textId="77777777" w:rsidR="00123AFB" w:rsidRPr="0013008F" w:rsidRDefault="00123AFB" w:rsidP="00123AFB">
      <w:pPr>
        <w:ind w:left="850" w:hanging="850"/>
      </w:pPr>
      <w:r w:rsidRPr="0013008F">
        <w:rPr>
          <w:b/>
          <w:i/>
        </w:rPr>
        <w:t>4.</w:t>
      </w:r>
      <w:r w:rsidRPr="0013008F">
        <w:tab/>
      </w:r>
      <w:r w:rsidRPr="0013008F">
        <w:rPr>
          <w:b/>
          <w:i/>
        </w:rPr>
        <w:t>A circulação sem caráter comercial de um cão ou gato a partir de um país ou território terceiro para a União deve ser notificada previamente pelo seu proprietário a uma base de dados em linha da União de animais de companhia em viagem, pelo menos, cinco dias úteis antes de o cão ou gato atravessar a fronteira da União, exceto nos seguintes casos:</w:t>
      </w:r>
    </w:p>
    <w:p w14:paraId="10337755" w14:textId="1DE3D201" w:rsidR="00123AFB" w:rsidRPr="0013008F" w:rsidRDefault="00123AFB" w:rsidP="00123AFB">
      <w:pPr>
        <w:ind w:left="1416" w:hanging="566"/>
      </w:pPr>
      <w:r w:rsidRPr="0013008F">
        <w:br w:type="page"/>
      </w:r>
      <w:r w:rsidRPr="0013008F">
        <w:rPr>
          <w:b/>
          <w:i/>
        </w:rPr>
        <w:t>a)</w:t>
      </w:r>
      <w:r w:rsidRPr="0013008F">
        <w:tab/>
      </w:r>
      <w:r w:rsidRPr="0013008F">
        <w:rPr>
          <w:b/>
          <w:i/>
        </w:rPr>
        <w:t xml:space="preserve">O cão ou o gato é introduzido na União diretamente a partir de países terceiros ou a partir de territórios que preenchem as condições </w:t>
      </w:r>
      <w:del w:id="1033" w:author="Cristina FC" w:date="2026-03-11T15:18:00Z">
        <w:r w:rsidRPr="0013008F" w:rsidDel="00BA77A0">
          <w:rPr>
            <w:b/>
            <w:i/>
          </w:rPr>
          <w:delText xml:space="preserve">estabelecidas </w:delText>
        </w:r>
      </w:del>
      <w:ins w:id="1034" w:author="Cristina FC" w:date="2026-03-11T15:18:00Z">
        <w:r w:rsidR="00BA77A0">
          <w:rPr>
            <w:b/>
            <w:i/>
          </w:rPr>
          <w:t>definidas</w:t>
        </w:r>
        <w:r w:rsidR="00BA77A0" w:rsidRPr="0013008F">
          <w:rPr>
            <w:b/>
            <w:i/>
          </w:rPr>
          <w:t xml:space="preserve"> </w:t>
        </w:r>
      </w:ins>
      <w:r w:rsidRPr="0013008F">
        <w:rPr>
          <w:b/>
          <w:i/>
        </w:rPr>
        <w:t>no artigo 17.º, n.º</w:t>
      </w:r>
      <w:r w:rsidR="005C52D9" w:rsidRPr="0013008F">
        <w:rPr>
          <w:b/>
          <w:i/>
        </w:rPr>
        <w:t> </w:t>
      </w:r>
      <w:r w:rsidRPr="0013008F">
        <w:rPr>
          <w:b/>
          <w:i/>
        </w:rPr>
        <w:t>1, alínea a), do Regulamento Delegado (UE) .../... da Comissão</w:t>
      </w:r>
      <w:r w:rsidRPr="0013008F">
        <w:rPr>
          <w:rStyle w:val="FootnoteReference"/>
          <w:b/>
          <w:bCs/>
          <w:i/>
        </w:rPr>
        <w:footnoteReference w:id="23"/>
      </w:r>
      <w:r w:rsidRPr="0013008F">
        <w:rPr>
          <w:b/>
          <w:i/>
        </w:rPr>
        <w:t xml:space="preserve">, e </w:t>
      </w:r>
    </w:p>
    <w:p w14:paraId="2175C223" w14:textId="0440464B" w:rsidR="00123AFB" w:rsidRPr="0013008F" w:rsidRDefault="00123AFB" w:rsidP="00123AFB">
      <w:pPr>
        <w:ind w:left="1416" w:hanging="566"/>
      </w:pPr>
      <w:r w:rsidRPr="0013008F">
        <w:rPr>
          <w:b/>
          <w:i/>
        </w:rPr>
        <w:t>b)</w:t>
      </w:r>
      <w:r w:rsidRPr="0013008F">
        <w:tab/>
      </w:r>
      <w:r w:rsidRPr="0013008F">
        <w:rPr>
          <w:b/>
          <w:i/>
        </w:rPr>
        <w:t>O cão ou o gato está registado numa base de dados de um Estado</w:t>
      </w:r>
      <w:r w:rsidR="000F6A06" w:rsidRPr="0013008F">
        <w:rPr>
          <w:b/>
          <w:i/>
        </w:rPr>
        <w:noBreakHyphen/>
      </w:r>
      <w:r w:rsidRPr="0013008F">
        <w:rPr>
          <w:b/>
          <w:i/>
        </w:rPr>
        <w:t>Membro a que se refere o artigo 23.º, n.º 1, do presente regulamento.</w:t>
      </w:r>
    </w:p>
    <w:p w14:paraId="3DA56C6A" w14:textId="16ABC097" w:rsidR="00123AFB" w:rsidRPr="0013008F" w:rsidRDefault="00123AFB" w:rsidP="00123AFB">
      <w:pPr>
        <w:ind w:left="850"/>
      </w:pPr>
      <w:r w:rsidRPr="0013008F">
        <w:rPr>
          <w:b/>
          <w:i/>
        </w:rPr>
        <w:t>Se o cão ou o gato permanecer mais de seis meses na União, o proprietário deve assegurar que seja registado na base de dados do Estado</w:t>
      </w:r>
      <w:r w:rsidR="000F6A06" w:rsidRPr="0013008F">
        <w:rPr>
          <w:b/>
          <w:i/>
        </w:rPr>
        <w:noBreakHyphen/>
      </w:r>
      <w:r w:rsidRPr="0013008F">
        <w:rPr>
          <w:b/>
          <w:i/>
        </w:rPr>
        <w:t>Membro de residência a que se refere o artigo 23.º, n.º 1, por um veterinário, no prazo de cinco dias úteis após o termo do sexto mês desde que entrou na União. Os Estados</w:t>
      </w:r>
      <w:r w:rsidR="000F6A06" w:rsidRPr="0013008F">
        <w:rPr>
          <w:b/>
          <w:i/>
        </w:rPr>
        <w:noBreakHyphen/>
      </w:r>
      <w:r w:rsidRPr="0013008F">
        <w:rPr>
          <w:b/>
          <w:i/>
        </w:rPr>
        <w:t xml:space="preserve">Membros podem autorizar o registo por outras pessoas que não os veterinários, desde que </w:t>
      </w:r>
      <w:del w:id="1036" w:author="MARTINSIsabelAlex" w:date="2026-03-06T19:58:00Z">
        <w:r w:rsidRPr="0013008F" w:rsidDel="003535BF">
          <w:rPr>
            <w:b/>
            <w:i/>
          </w:rPr>
          <w:delText xml:space="preserve">tenham </w:delText>
        </w:r>
      </w:del>
      <w:ins w:id="1037" w:author="MARTINSIsabelAlex" w:date="2026-03-06T19:58:00Z">
        <w:r w:rsidR="003535BF" w:rsidRPr="0013008F">
          <w:rPr>
            <w:b/>
            <w:i/>
          </w:rPr>
          <w:t xml:space="preserve">disponham de </w:t>
        </w:r>
      </w:ins>
      <w:r w:rsidRPr="0013008F">
        <w:rPr>
          <w:b/>
          <w:i/>
        </w:rPr>
        <w:t xml:space="preserve">medidas </w:t>
      </w:r>
      <w:del w:id="1038" w:author="MARTINSIsabelAlex" w:date="2026-03-06T19:58:00Z">
        <w:r w:rsidRPr="0013008F" w:rsidDel="003535BF">
          <w:rPr>
            <w:b/>
            <w:i/>
          </w:rPr>
          <w:delText xml:space="preserve">em vigor </w:delText>
        </w:r>
      </w:del>
      <w:r w:rsidRPr="0013008F">
        <w:rPr>
          <w:b/>
          <w:i/>
        </w:rPr>
        <w:t xml:space="preserve">para garantir a exatidão das informações que </w:t>
      </w:r>
      <w:ins w:id="1039" w:author="MARTINSIsabelAlex" w:date="2026-03-06T19:58:00Z">
        <w:r w:rsidR="003535BF" w:rsidRPr="0013008F">
          <w:rPr>
            <w:b/>
            <w:i/>
          </w:rPr>
          <w:t>ess</w:t>
        </w:r>
      </w:ins>
      <w:r w:rsidRPr="0013008F">
        <w:rPr>
          <w:b/>
          <w:i/>
        </w:rPr>
        <w:t xml:space="preserve">as pessoas </w:t>
      </w:r>
      <w:del w:id="1040" w:author="Cristina FC" w:date="2026-03-11T15:20:00Z">
        <w:r w:rsidRPr="0013008F" w:rsidDel="00BA77A0">
          <w:rPr>
            <w:b/>
            <w:i/>
          </w:rPr>
          <w:delText xml:space="preserve">em causa </w:delText>
        </w:r>
      </w:del>
      <w:r w:rsidRPr="0013008F">
        <w:rPr>
          <w:b/>
          <w:i/>
        </w:rPr>
        <w:t>inserem na base de dados.</w:t>
      </w:r>
    </w:p>
    <w:p w14:paraId="0E3D0517" w14:textId="62F8FD26" w:rsidR="00123AFB" w:rsidRPr="0013008F" w:rsidRDefault="00123AFB" w:rsidP="00123AFB">
      <w:pPr>
        <w:ind w:left="850"/>
      </w:pPr>
      <w:r w:rsidRPr="0013008F">
        <w:br w:type="page"/>
      </w:r>
      <w:r w:rsidRPr="0013008F">
        <w:rPr>
          <w:b/>
          <w:i/>
        </w:rPr>
        <w:t xml:space="preserve">A Comissão deve criar e manter a base de dados da União de animais de companhia em viagem a que se refere o primeiro parágrafo. A Comissão pode confiar o desenvolvimento, a manutenção e o funcionamento </w:t>
      </w:r>
      <w:del w:id="1041" w:author="MARTINSIsabelAlex" w:date="2026-03-06T20:01:00Z">
        <w:r w:rsidRPr="0013008F" w:rsidDel="007E4CEA">
          <w:rPr>
            <w:b/>
            <w:i/>
          </w:rPr>
          <w:delText xml:space="preserve">desta </w:delText>
        </w:r>
      </w:del>
      <w:ins w:id="1042" w:author="MARTINSIsabelAlex" w:date="2026-03-06T20:01:00Z">
        <w:r w:rsidR="007E4CEA" w:rsidRPr="0013008F">
          <w:rPr>
            <w:b/>
            <w:i/>
          </w:rPr>
          <w:t xml:space="preserve">dessa </w:t>
        </w:r>
      </w:ins>
      <w:r w:rsidRPr="0013008F">
        <w:rPr>
          <w:b/>
          <w:i/>
        </w:rPr>
        <w:t xml:space="preserve">base de dados a uma entidade independente, na sequência de um processo de seleção público, nos termos das disposições pertinentes do título VII do Regulamento (UE, </w:t>
      </w:r>
      <w:proofErr w:type="spellStart"/>
      <w:r w:rsidRPr="0013008F">
        <w:rPr>
          <w:b/>
          <w:i/>
        </w:rPr>
        <w:t>Euratom</w:t>
      </w:r>
      <w:proofErr w:type="spellEnd"/>
      <w:r w:rsidRPr="0013008F">
        <w:rPr>
          <w:b/>
          <w:i/>
        </w:rPr>
        <w:t>) 2024/2509. O acesso a esta base de dados deve ser limitado às autoridades competentes dos Estados</w:t>
      </w:r>
      <w:r w:rsidR="000F6A06" w:rsidRPr="0013008F">
        <w:rPr>
          <w:b/>
          <w:i/>
        </w:rPr>
        <w:noBreakHyphen/>
      </w:r>
      <w:r w:rsidRPr="0013008F">
        <w:rPr>
          <w:b/>
          <w:i/>
        </w:rPr>
        <w:t xml:space="preserve">Membros e à Comissão. </w:t>
      </w:r>
    </w:p>
    <w:p w14:paraId="55F8EA04" w14:textId="4096526D" w:rsidR="00123AFB" w:rsidRPr="0013008F" w:rsidRDefault="00123AFB" w:rsidP="00123AFB">
      <w:pPr>
        <w:ind w:left="850"/>
      </w:pPr>
      <w:r w:rsidRPr="0013008F">
        <w:rPr>
          <w:b/>
          <w:i/>
        </w:rPr>
        <w:t xml:space="preserve">A Comissão deve assegurar que a base de dados desencadeie notificações </w:t>
      </w:r>
      <w:proofErr w:type="spellStart"/>
      <w:r w:rsidRPr="0013008F">
        <w:rPr>
          <w:b/>
          <w:i/>
        </w:rPr>
        <w:t>iRASFF</w:t>
      </w:r>
      <w:proofErr w:type="spellEnd"/>
      <w:r w:rsidRPr="0013008F">
        <w:rPr>
          <w:b/>
          <w:i/>
        </w:rPr>
        <w:t xml:space="preserve"> sobre circulações notificadas previamente que apresentem um risco de fraude. O Estado</w:t>
      </w:r>
      <w:r w:rsidR="000F6A06" w:rsidRPr="0013008F">
        <w:rPr>
          <w:b/>
          <w:i/>
        </w:rPr>
        <w:noBreakHyphen/>
      </w:r>
      <w:r w:rsidRPr="0013008F">
        <w:rPr>
          <w:b/>
          <w:i/>
        </w:rPr>
        <w:t>Membro que recebe a notificação deve tomar as medidas adequadas para dar seguimento a essa notificação em conformidade com o artigo 105.º, n.º 2, do Regulamento (UE) 2017/625.</w:t>
      </w:r>
    </w:p>
    <w:p w14:paraId="4936912A" w14:textId="77777777" w:rsidR="00123AFB" w:rsidRPr="0013008F" w:rsidRDefault="00123AFB" w:rsidP="00123AFB">
      <w:pPr>
        <w:ind w:left="850"/>
      </w:pPr>
      <w:r w:rsidRPr="0013008F">
        <w:br w:type="page"/>
      </w:r>
      <w:r w:rsidRPr="0013008F">
        <w:rPr>
          <w:b/>
          <w:i/>
        </w:rPr>
        <w:t>Até ... [oito anos após a data de entrada em vigor do presente regulamento], a Comissão adota atos de execução que estabelecem disposições pormenorizadas relativas ao seguinte:</w:t>
      </w:r>
    </w:p>
    <w:p w14:paraId="4D6BDFCF" w14:textId="77777777" w:rsidR="00123AFB" w:rsidRPr="0013008F" w:rsidRDefault="00123AFB">
      <w:pPr>
        <w:ind w:left="1418" w:hanging="568"/>
        <w:pPrChange w:id="1043" w:author="MARTINSIsabelAlex" w:date="2026-03-06T20:02:00Z">
          <w:pPr>
            <w:ind w:left="850"/>
          </w:pPr>
        </w:pPrChange>
      </w:pPr>
      <w:r w:rsidRPr="0013008F">
        <w:rPr>
          <w:b/>
          <w:i/>
        </w:rPr>
        <w:t>i)</w:t>
      </w:r>
      <w:r w:rsidRPr="0013008F">
        <w:tab/>
      </w:r>
      <w:r w:rsidRPr="0013008F">
        <w:rPr>
          <w:b/>
          <w:i/>
        </w:rPr>
        <w:t>As informações a notificar previamente pelos proprietários, em conformidade com o n.º 4 do presente artigo, na base de dados da União de animais de companhia em viagem, tendo em conta os requisitos de proteção de dados pessoais constantes do Regulamento (UE) 2018/1725 e do Regulamento (UE) 2016/679;</w:t>
      </w:r>
    </w:p>
    <w:p w14:paraId="3E75E316" w14:textId="77777777" w:rsidR="00123AFB" w:rsidRPr="0013008F" w:rsidRDefault="00123AFB">
      <w:pPr>
        <w:ind w:left="1418" w:hanging="568"/>
        <w:pPrChange w:id="1044" w:author="MARTINSIsabelAlex" w:date="2026-03-06T20:02:00Z">
          <w:pPr>
            <w:ind w:left="850"/>
          </w:pPr>
        </w:pPrChange>
      </w:pPr>
      <w:proofErr w:type="spellStart"/>
      <w:r w:rsidRPr="0013008F">
        <w:rPr>
          <w:b/>
          <w:i/>
        </w:rPr>
        <w:t>ii</w:t>
      </w:r>
      <w:proofErr w:type="spellEnd"/>
      <w:r w:rsidRPr="0013008F">
        <w:rPr>
          <w:b/>
          <w:i/>
        </w:rPr>
        <w:t>)</w:t>
      </w:r>
      <w:r w:rsidRPr="0013008F">
        <w:tab/>
      </w:r>
      <w:r w:rsidRPr="0013008F">
        <w:rPr>
          <w:b/>
          <w:i/>
        </w:rPr>
        <w:t>O procedimento a seguir para determinar o risco de fraude, que deve ter em conta as atividades exercidas pela rede AAC.</w:t>
      </w:r>
    </w:p>
    <w:p w14:paraId="4B95A97E" w14:textId="77777777" w:rsidR="00123AFB" w:rsidRPr="0013008F" w:rsidRDefault="00123AFB" w:rsidP="00123AFB">
      <w:pPr>
        <w:ind w:left="850"/>
      </w:pPr>
      <w:r w:rsidRPr="0013008F">
        <w:rPr>
          <w:b/>
          <w:i/>
        </w:rPr>
        <w:t>Os referidos atos de execução são adotados pelo procedimento de exame a que se refere o artigo 29.º.</w:t>
      </w:r>
    </w:p>
    <w:p w14:paraId="47943332" w14:textId="77777777" w:rsidR="00123AFB" w:rsidRPr="0013008F" w:rsidRDefault="00123AFB" w:rsidP="00123AFB">
      <w:pPr>
        <w:ind w:left="850" w:hanging="850"/>
      </w:pPr>
      <w:r w:rsidRPr="0013008F">
        <w:t>▌</w:t>
      </w:r>
      <w:del w:id="1045" w:author="MARTINSIsabelAlex" w:date="2026-03-06T20:02:00Z">
        <w:r w:rsidRPr="0013008F" w:rsidDel="007E4CEA">
          <w:tab/>
        </w:r>
      </w:del>
    </w:p>
    <w:p w14:paraId="1B7CD8A3" w14:textId="77777777" w:rsidR="00123AFB" w:rsidRPr="0013008F" w:rsidRDefault="00123AFB" w:rsidP="00123AFB">
      <w:pPr>
        <w:jc w:val="center"/>
      </w:pPr>
      <w:r w:rsidRPr="0013008F">
        <w:br w:type="page"/>
        <w:t>CAPÍTULO VI</w:t>
      </w:r>
      <w:r w:rsidRPr="0013008F">
        <w:br/>
        <w:t>DISPOSIÇÕES PROCESSUAIS</w:t>
      </w:r>
    </w:p>
    <w:p w14:paraId="1F8FA608" w14:textId="77777777" w:rsidR="00123AFB" w:rsidRPr="0013008F" w:rsidRDefault="00123AFB" w:rsidP="00123AFB">
      <w:pPr>
        <w:jc w:val="center"/>
      </w:pPr>
      <w:r w:rsidRPr="0013008F">
        <w:t>Artigo 27.º</w:t>
      </w:r>
      <w:r w:rsidRPr="0013008F">
        <w:br/>
        <w:t>Alteração dos anexos</w:t>
      </w:r>
    </w:p>
    <w:p w14:paraId="64E138F3" w14:textId="16A013AE" w:rsidR="00123AFB" w:rsidRPr="0013008F" w:rsidRDefault="00123AFB" w:rsidP="00123AFB">
      <w:r w:rsidRPr="0013008F">
        <w:t>A Comissão fica habilitada a adotar atos delegados, nos termos do artigo 2</w:t>
      </w:r>
      <w:del w:id="1046" w:author="Cristina FC" w:date="2026-03-11T15:30:00Z">
        <w:r w:rsidRPr="0013008F" w:rsidDel="008B7F43">
          <w:delText>3</w:delText>
        </w:r>
      </w:del>
      <w:ins w:id="1047" w:author="Cristina FC" w:date="2026-03-11T15:30:00Z">
        <w:r w:rsidR="008B7F43">
          <w:t>8</w:t>
        </w:r>
      </w:ins>
      <w:r w:rsidRPr="0013008F">
        <w:t xml:space="preserve">.º, que alterem os anexos do presente regulamento para ter em conta o progresso científico e técnico, incluindo, se for caso disso, os pareceres científicos da </w:t>
      </w:r>
      <w:del w:id="1048" w:author="MARTINSIsabelAlex" w:date="2026-03-06T20:03:00Z">
        <w:r w:rsidRPr="0013008F" w:rsidDel="007E4CEA">
          <w:rPr>
            <w:b/>
            <w:i/>
          </w:rPr>
          <w:delText>Autoridade Europeia para a Segurança dos Alimentos</w:delText>
        </w:r>
      </w:del>
      <w:ins w:id="1049" w:author="MARTINSIsabelAlex" w:date="2026-03-06T20:03:00Z">
        <w:r w:rsidR="007E4CEA" w:rsidRPr="0013008F">
          <w:rPr>
            <w:b/>
            <w:i/>
          </w:rPr>
          <w:t>EFSA</w:t>
        </w:r>
      </w:ins>
      <w:r w:rsidRPr="0013008F">
        <w:t xml:space="preserve">, </w:t>
      </w:r>
      <w:del w:id="1050" w:author="MARTINSIsabelAlex" w:date="2026-03-06T20:04:00Z">
        <w:r w:rsidRPr="0013008F" w:rsidDel="00CE077A">
          <w:delText xml:space="preserve">e os impactos sociais, económicos e ambientais, </w:delText>
        </w:r>
      </w:del>
      <w:r w:rsidRPr="0013008F">
        <w:t>no que diz respeito ao seguinte:</w:t>
      </w:r>
    </w:p>
    <w:p w14:paraId="2F52BD63" w14:textId="77777777" w:rsidR="00123AFB" w:rsidRPr="0013008F" w:rsidRDefault="00123AFB" w:rsidP="00123AFB">
      <w:pPr>
        <w:ind w:left="850" w:hanging="850"/>
      </w:pPr>
      <w:r w:rsidRPr="0013008F">
        <w:rPr>
          <w:b/>
          <w:i/>
        </w:rPr>
        <w:t>a)</w:t>
      </w:r>
      <w:r w:rsidRPr="0013008F">
        <w:tab/>
      </w:r>
      <w:r w:rsidRPr="0013008F">
        <w:rPr>
          <w:b/>
          <w:i/>
        </w:rPr>
        <w:t>Número adequado de cuidadores de animais em estabelecimentos de criação e de venda;</w:t>
      </w:r>
    </w:p>
    <w:p w14:paraId="14384327" w14:textId="77777777" w:rsidR="00123AFB" w:rsidRPr="0013008F" w:rsidRDefault="00123AFB" w:rsidP="00123AFB">
      <w:pPr>
        <w:ind w:left="850" w:hanging="850"/>
      </w:pPr>
      <w:r w:rsidRPr="0013008F">
        <w:t>b)</w:t>
      </w:r>
      <w:r w:rsidRPr="0013008F">
        <w:tab/>
      </w:r>
      <w:r w:rsidRPr="0013008F">
        <w:rPr>
          <w:b/>
          <w:i/>
        </w:rPr>
        <w:t xml:space="preserve">Requisitos de </w:t>
      </w:r>
      <w:proofErr w:type="spellStart"/>
      <w:r w:rsidRPr="0013008F">
        <w:rPr>
          <w:b/>
          <w:i/>
        </w:rPr>
        <w:t>abeberamento</w:t>
      </w:r>
      <w:proofErr w:type="spellEnd"/>
      <w:r w:rsidRPr="0013008F">
        <w:rPr>
          <w:b/>
          <w:i/>
        </w:rPr>
        <w:t xml:space="preserve"> e</w:t>
      </w:r>
      <w:r w:rsidRPr="0013008F">
        <w:t xml:space="preserve"> de alimentação e processo de desmame;</w:t>
      </w:r>
    </w:p>
    <w:p w14:paraId="4D74EDE2" w14:textId="77777777" w:rsidR="00123AFB" w:rsidRPr="0013008F" w:rsidRDefault="00123AFB" w:rsidP="00123AFB">
      <w:pPr>
        <w:ind w:left="850" w:hanging="850"/>
      </w:pPr>
      <w:r w:rsidRPr="0013008F">
        <w:t>c)</w:t>
      </w:r>
      <w:r w:rsidRPr="0013008F">
        <w:tab/>
        <w:t>Gamas de temperaturas;</w:t>
      </w:r>
    </w:p>
    <w:p w14:paraId="19D6D238" w14:textId="77777777" w:rsidR="00123AFB" w:rsidRPr="0013008F" w:rsidRDefault="00123AFB" w:rsidP="00123AFB">
      <w:pPr>
        <w:ind w:left="850" w:hanging="850"/>
      </w:pPr>
      <w:r w:rsidRPr="0013008F">
        <w:t>d)</w:t>
      </w:r>
      <w:r w:rsidRPr="0013008F">
        <w:tab/>
      </w:r>
      <w:r w:rsidRPr="0013008F">
        <w:rPr>
          <w:b/>
          <w:i/>
        </w:rPr>
        <w:t>Requisitos</w:t>
      </w:r>
      <w:r w:rsidRPr="0013008F">
        <w:t xml:space="preserve"> de iluminação;</w:t>
      </w:r>
    </w:p>
    <w:p w14:paraId="614B5D06" w14:textId="77777777" w:rsidR="00123AFB" w:rsidRPr="0013008F" w:rsidRDefault="00123AFB" w:rsidP="00123AFB">
      <w:pPr>
        <w:ind w:left="850" w:hanging="850"/>
      </w:pPr>
      <w:r w:rsidRPr="0013008F">
        <w:rPr>
          <w:b/>
          <w:i/>
        </w:rPr>
        <w:t>e)</w:t>
      </w:r>
      <w:r w:rsidRPr="0013008F">
        <w:tab/>
      </w:r>
      <w:r w:rsidRPr="0013008F">
        <w:rPr>
          <w:b/>
          <w:i/>
        </w:rPr>
        <w:t>Níveis de amoníaco e de monóxido de carbono;</w:t>
      </w:r>
    </w:p>
    <w:p w14:paraId="233C8F3D" w14:textId="77777777" w:rsidR="00123AFB" w:rsidRPr="0013008F" w:rsidRDefault="00123AFB" w:rsidP="00123AFB">
      <w:pPr>
        <w:ind w:left="850" w:hanging="850"/>
      </w:pPr>
      <w:r w:rsidRPr="0013008F">
        <w:br w:type="page"/>
        <w:t>f)</w:t>
      </w:r>
      <w:r w:rsidRPr="0013008F">
        <w:tab/>
        <w:t>Conceção dos canis e dos gatis;</w:t>
      </w:r>
    </w:p>
    <w:p w14:paraId="654FEBC1" w14:textId="77777777" w:rsidR="00123AFB" w:rsidRPr="0013008F" w:rsidRDefault="00123AFB" w:rsidP="00123AFB">
      <w:pPr>
        <w:ind w:left="850" w:hanging="850"/>
      </w:pPr>
      <w:r w:rsidRPr="0013008F">
        <w:rPr>
          <w:b/>
          <w:i/>
        </w:rPr>
        <w:t>g)</w:t>
      </w:r>
      <w:r w:rsidRPr="0013008F">
        <w:tab/>
      </w:r>
      <w:r w:rsidRPr="0013008F">
        <w:rPr>
          <w:b/>
          <w:i/>
        </w:rPr>
        <w:t>Alojamento em grupo;</w:t>
      </w:r>
    </w:p>
    <w:p w14:paraId="461427B9" w14:textId="77777777" w:rsidR="00123AFB" w:rsidRPr="0013008F" w:rsidRDefault="00123AFB" w:rsidP="00123AFB">
      <w:pPr>
        <w:ind w:left="850" w:hanging="850"/>
      </w:pPr>
      <w:r w:rsidRPr="0013008F">
        <w:t>▌</w:t>
      </w:r>
      <w:del w:id="1051" w:author="MARTINSIsabelAlex" w:date="2026-03-06T20:06:00Z">
        <w:r w:rsidRPr="0013008F" w:rsidDel="00696AD6">
          <w:tab/>
        </w:r>
      </w:del>
    </w:p>
    <w:p w14:paraId="0E44D188" w14:textId="77777777" w:rsidR="00123AFB" w:rsidRPr="0013008F" w:rsidRDefault="00123AFB" w:rsidP="00123AFB">
      <w:pPr>
        <w:ind w:left="850" w:hanging="850"/>
      </w:pPr>
      <w:r w:rsidRPr="0013008F">
        <w:t>h)</w:t>
      </w:r>
      <w:r w:rsidRPr="0013008F">
        <w:tab/>
        <w:t>Espaço disponível para as várias categorias de cães e gatos;</w:t>
      </w:r>
    </w:p>
    <w:p w14:paraId="01270269" w14:textId="77777777" w:rsidR="00123AFB" w:rsidRPr="0013008F" w:rsidRDefault="00123AFB" w:rsidP="00123AFB">
      <w:pPr>
        <w:ind w:left="850" w:hanging="850"/>
      </w:pPr>
      <w:r w:rsidRPr="0013008F">
        <w:t>i)</w:t>
      </w:r>
      <w:r w:rsidRPr="0013008F">
        <w:tab/>
        <w:t>Frequência de gravidezes;</w:t>
      </w:r>
    </w:p>
    <w:p w14:paraId="50942BDE" w14:textId="77777777" w:rsidR="00123AFB" w:rsidRPr="0013008F" w:rsidRDefault="00123AFB" w:rsidP="00123AFB">
      <w:pPr>
        <w:ind w:left="850" w:hanging="850"/>
      </w:pPr>
      <w:r w:rsidRPr="0013008F">
        <w:t>j)</w:t>
      </w:r>
      <w:r w:rsidRPr="0013008F">
        <w:tab/>
        <w:t xml:space="preserve">Idade mínima </w:t>
      </w:r>
      <w:r w:rsidRPr="0013008F">
        <w:rPr>
          <w:b/>
          <w:i/>
        </w:rPr>
        <w:t>e máxima</w:t>
      </w:r>
      <w:r w:rsidRPr="0013008F">
        <w:t xml:space="preserve"> das cadelas e das gatas para </w:t>
      </w:r>
      <w:r w:rsidRPr="0013008F">
        <w:rPr>
          <w:b/>
          <w:bCs/>
          <w:i/>
          <w:iCs/>
        </w:rPr>
        <w:t>a</w:t>
      </w:r>
      <w:r w:rsidRPr="0013008F">
        <w:t xml:space="preserve"> reprodução;</w:t>
      </w:r>
    </w:p>
    <w:p w14:paraId="5F63C68E" w14:textId="77777777" w:rsidR="00123AFB" w:rsidRPr="0013008F" w:rsidRDefault="00123AFB" w:rsidP="00123AFB">
      <w:pPr>
        <w:ind w:left="850" w:hanging="850"/>
      </w:pPr>
      <w:r w:rsidRPr="0013008F">
        <w:t>k)</w:t>
      </w:r>
      <w:r w:rsidRPr="0013008F">
        <w:tab/>
        <w:t>Medidas de socialização, de enriquecimentos e outras para satisfazer as necessidades comportamentais dos cães e gatos;</w:t>
      </w:r>
    </w:p>
    <w:p w14:paraId="11C511E7" w14:textId="77777777" w:rsidR="00123AFB" w:rsidRPr="0013008F" w:rsidRDefault="00123AFB" w:rsidP="00123AFB">
      <w:pPr>
        <w:ind w:left="850" w:hanging="850"/>
      </w:pPr>
      <w:r w:rsidRPr="0013008F">
        <w:t>l)</w:t>
      </w:r>
      <w:r w:rsidRPr="0013008F">
        <w:tab/>
        <w:t xml:space="preserve">Requisitos aplicáveis aos </w:t>
      </w:r>
      <w:proofErr w:type="spellStart"/>
      <w:r w:rsidRPr="0013008F">
        <w:t>transpondedores</w:t>
      </w:r>
      <w:proofErr w:type="spellEnd"/>
      <w:r w:rsidRPr="0013008F">
        <w:t xml:space="preserve"> utilizados para </w:t>
      </w:r>
      <w:r w:rsidRPr="0013008F">
        <w:rPr>
          <w:b/>
          <w:i/>
        </w:rPr>
        <w:t>identificar individualmente os</w:t>
      </w:r>
      <w:r w:rsidRPr="0013008F">
        <w:t xml:space="preserve"> cães e gatos;</w:t>
      </w:r>
    </w:p>
    <w:p w14:paraId="504C7600" w14:textId="69F23A6E" w:rsidR="00123AFB" w:rsidRPr="0013008F" w:rsidRDefault="00123AFB" w:rsidP="00123AFB">
      <w:pPr>
        <w:ind w:left="850" w:hanging="850"/>
      </w:pPr>
      <w:r w:rsidRPr="0013008F">
        <w:t>m)</w:t>
      </w:r>
      <w:r w:rsidRPr="0013008F">
        <w:tab/>
        <w:t xml:space="preserve">Dados a recolher para </w:t>
      </w:r>
      <w:del w:id="1052" w:author="Cristina FC" w:date="2026-03-10T15:37:00Z">
        <w:r w:rsidRPr="0013008F" w:rsidDel="00C62F42">
          <w:delText>o acompanhamento</w:delText>
        </w:r>
      </w:del>
      <w:ins w:id="1053" w:author="Cristina FC" w:date="2026-03-10T15:38:00Z">
        <w:r w:rsidR="00C62F42">
          <w:t>a monitorização</w:t>
        </w:r>
      </w:ins>
      <w:r w:rsidRPr="0013008F">
        <w:t xml:space="preserve"> e a avaliação das políticas.</w:t>
      </w:r>
      <w:del w:id="1054" w:author="MARTINSIsabelAlex" w:date="2026-03-06T20:06:00Z">
        <w:r w:rsidRPr="0013008F" w:rsidDel="00696AD6">
          <w:delText xml:space="preserve"> </w:delText>
        </w:r>
      </w:del>
    </w:p>
    <w:p w14:paraId="2057C8DA" w14:textId="55D09339" w:rsidR="00123AFB" w:rsidRPr="0013008F" w:rsidRDefault="00123AFB" w:rsidP="00123AFB">
      <w:pPr>
        <w:pStyle w:val="Applicationdirecte"/>
      </w:pPr>
      <w:r w:rsidRPr="0013008F">
        <w:t>Quaisquer aditamentos de requisitos aos anexos devem basear</w:t>
      </w:r>
      <w:r w:rsidR="000F6A06" w:rsidRPr="0013008F">
        <w:noBreakHyphen/>
      </w:r>
      <w:r w:rsidRPr="0013008F">
        <w:t>se em dados científicos ou técnicos atualizados, em especial no que diz respeito às condições específicas necessárias para assegurar o bem</w:t>
      </w:r>
      <w:r w:rsidR="000F6A06" w:rsidRPr="0013008F">
        <w:noBreakHyphen/>
      </w:r>
      <w:r w:rsidRPr="0013008F">
        <w:t xml:space="preserve">estar dos cães e gatos abrangidos pelo âmbito de aplicação do presente regulamento. Se for caso disso, os atos delegados em causa </w:t>
      </w:r>
      <w:r w:rsidRPr="0013008F">
        <w:rPr>
          <w:b/>
          <w:i/>
        </w:rPr>
        <w:t>devem ter em conta os impactos sociais, económicos e ambientais e</w:t>
      </w:r>
      <w:r w:rsidRPr="0013008F">
        <w:t xml:space="preserve"> devem prever períodos de transição suficientes para permitir que os operadores </w:t>
      </w:r>
      <w:r w:rsidRPr="0013008F">
        <w:rPr>
          <w:b/>
          <w:i/>
        </w:rPr>
        <w:t>em causa</w:t>
      </w:r>
      <w:r w:rsidRPr="0013008F">
        <w:t xml:space="preserve"> se adaptem aos novos requisitos.</w:t>
      </w:r>
    </w:p>
    <w:p w14:paraId="62C1076B" w14:textId="77777777" w:rsidR="00123AFB" w:rsidRPr="0013008F" w:rsidRDefault="00123AFB" w:rsidP="00123AFB">
      <w:pPr>
        <w:jc w:val="center"/>
      </w:pPr>
      <w:r w:rsidRPr="0013008F">
        <w:br w:type="page"/>
        <w:t>Artigo 28.º</w:t>
      </w:r>
      <w:r w:rsidRPr="0013008F">
        <w:br/>
        <w:t>Exercício da delegação</w:t>
      </w:r>
    </w:p>
    <w:p w14:paraId="224684DD" w14:textId="77777777" w:rsidR="00123AFB" w:rsidRPr="0013008F" w:rsidRDefault="00123AFB" w:rsidP="00123AFB">
      <w:pPr>
        <w:ind w:left="850" w:hanging="850"/>
      </w:pPr>
      <w:r w:rsidRPr="0013008F">
        <w:t>1.</w:t>
      </w:r>
      <w:r w:rsidRPr="0013008F">
        <w:tab/>
        <w:t>O poder de adotar atos delegados é conferido à Comissão nas condições estabelecidas no presente artigo.</w:t>
      </w:r>
    </w:p>
    <w:p w14:paraId="0663E8D5" w14:textId="43E8C333" w:rsidR="00123AFB" w:rsidRPr="0013008F" w:rsidRDefault="00123AFB" w:rsidP="00123AFB">
      <w:pPr>
        <w:ind w:left="850" w:hanging="850"/>
      </w:pPr>
      <w:r w:rsidRPr="0013008F">
        <w:t>2.</w:t>
      </w:r>
      <w:r w:rsidRPr="0013008F">
        <w:tab/>
        <w:t xml:space="preserve">O poder de adotar atos delegados referido no artigo </w:t>
      </w:r>
      <w:r w:rsidRPr="0013008F">
        <w:rPr>
          <w:b/>
          <w:i/>
        </w:rPr>
        <w:t>7.º, n.º 8, no artigo 8.º, n.º 3</w:t>
      </w:r>
      <w:r w:rsidRPr="0013008F">
        <w:t>, no artigo</w:t>
      </w:r>
      <w:r w:rsidR="00FC43E6" w:rsidRPr="0013008F">
        <w:t> </w:t>
      </w:r>
      <w:r w:rsidRPr="0013008F">
        <w:t>13.º, n.º 2, e no artigo 27.º é conferido à Comissão por tempo indeterminado a contar de ... [data de entrada em vigor do presente regulamento].</w:t>
      </w:r>
    </w:p>
    <w:p w14:paraId="41E7DEFD" w14:textId="59E904A0" w:rsidR="00123AFB" w:rsidRPr="0013008F" w:rsidRDefault="00123AFB" w:rsidP="00123AFB">
      <w:pPr>
        <w:ind w:left="850" w:hanging="850"/>
      </w:pPr>
      <w:r w:rsidRPr="0013008F">
        <w:t>3.</w:t>
      </w:r>
      <w:r w:rsidRPr="0013008F">
        <w:tab/>
        <w:t xml:space="preserve">A delegação de poderes referida no artigo </w:t>
      </w:r>
      <w:r w:rsidRPr="0013008F">
        <w:rPr>
          <w:b/>
          <w:i/>
        </w:rPr>
        <w:t>7.º, n.º 8, no artigo 8.º, n.º 3</w:t>
      </w:r>
      <w:r w:rsidRPr="0013008F">
        <w:t>, no artigo 13.º, n.º</w:t>
      </w:r>
      <w:r w:rsidR="00FC43E6" w:rsidRPr="0013008F">
        <w:t> </w:t>
      </w:r>
      <w:r w:rsidRPr="0013008F">
        <w:t xml:space="preserve">2, e no artigo 27.º pode ser revogada em qualquer momento pelo Parlamento Europeu ou pelo Conselho. A decisão de revogação põe termo à delegação dos poderes nela especificados. A decisão de revogação produz efeitos a partir do dia seguinte ao da sua publicação no </w:t>
      </w:r>
      <w:r w:rsidRPr="0013008F">
        <w:rPr>
          <w:i/>
        </w:rPr>
        <w:t>Jornal Oficial da União Europeia</w:t>
      </w:r>
      <w:r w:rsidRPr="0013008F">
        <w:t xml:space="preserve"> ou de uma data posterior nela especificada. A decisão de revogação não afeta os atos delegados já em vigor.</w:t>
      </w:r>
    </w:p>
    <w:p w14:paraId="77625ECE" w14:textId="626318AE" w:rsidR="00123AFB" w:rsidRPr="0013008F" w:rsidRDefault="00123AFB" w:rsidP="00123AFB">
      <w:pPr>
        <w:ind w:left="850" w:hanging="850"/>
      </w:pPr>
      <w:r w:rsidRPr="0013008F">
        <w:br w:type="page"/>
        <w:t>4.</w:t>
      </w:r>
      <w:r w:rsidRPr="0013008F">
        <w:tab/>
        <w:t>Antes de adotar um ato delegado, a Comissão consulta os peritos designados por cada Estado</w:t>
      </w:r>
      <w:r w:rsidR="000F6A06" w:rsidRPr="0013008F">
        <w:noBreakHyphen/>
      </w:r>
      <w:r w:rsidRPr="0013008F">
        <w:t>Membro de acordo com os princípios estabelecidos no Acordo Interinstitucional, de 13 de abril de 2016, sobre legislar melhor.</w:t>
      </w:r>
    </w:p>
    <w:p w14:paraId="13DC0F4E" w14:textId="123F7A5E" w:rsidR="00123AFB" w:rsidRPr="0013008F" w:rsidRDefault="00123AFB" w:rsidP="00123AFB">
      <w:pPr>
        <w:ind w:left="850" w:hanging="850"/>
      </w:pPr>
      <w:r w:rsidRPr="0013008F">
        <w:t>5.</w:t>
      </w:r>
      <w:r w:rsidRPr="0013008F">
        <w:tab/>
        <w:t>Assim que adotar um ato delegado, a Comissão notifica</w:t>
      </w:r>
      <w:r w:rsidR="000F6A06" w:rsidRPr="0013008F">
        <w:noBreakHyphen/>
      </w:r>
      <w:r w:rsidRPr="0013008F">
        <w:t>o simultaneamente ao Parlamento Europeu e ao Conselho.</w:t>
      </w:r>
    </w:p>
    <w:p w14:paraId="7C43F095" w14:textId="1EEFDDE8" w:rsidR="00123AFB" w:rsidRPr="0013008F" w:rsidRDefault="00123AFB" w:rsidP="00123AFB">
      <w:pPr>
        <w:ind w:left="850" w:hanging="850"/>
      </w:pPr>
      <w:r w:rsidRPr="0013008F">
        <w:t>6.</w:t>
      </w:r>
      <w:r w:rsidRPr="0013008F">
        <w:tab/>
        <w:t xml:space="preserve">Os atos delegados adotados nos termos do artigo </w:t>
      </w:r>
      <w:r w:rsidRPr="0013008F">
        <w:rPr>
          <w:b/>
          <w:i/>
        </w:rPr>
        <w:t>7.º, n.º 8, do artigo 8.º, n.º 3</w:t>
      </w:r>
      <w:r w:rsidRPr="0013008F">
        <w:t>, do artigo</w:t>
      </w:r>
      <w:r w:rsidR="00342DF4" w:rsidRPr="0013008F">
        <w:t> </w:t>
      </w:r>
      <w:r w:rsidRPr="0013008F">
        <w:t>13.º, n.º 2, e do artigo 27.º só entram em vigor se não tiverem sido formuladas objeções pelo Parlamento Europeu ou pelo Conselho no prazo de dois meses a contar da notificação do ato ao Parlamento Europeu e ao Conselho, ou se, antes do termo desse prazo, o Parlamento Europeu e o Conselho tiverem informado a Comissão de que não têm objeções a formular. O referido prazo é prorrogável por dois meses por iniciativa do Parlamento Europeu ou do Conselho. ▌</w:t>
      </w:r>
    </w:p>
    <w:p w14:paraId="55718EBF" w14:textId="77777777" w:rsidR="00123AFB" w:rsidRPr="0013008F" w:rsidRDefault="00123AFB" w:rsidP="00123AFB">
      <w:pPr>
        <w:jc w:val="center"/>
      </w:pPr>
      <w:r w:rsidRPr="0013008F">
        <w:br w:type="page"/>
        <w:t>Artigo 29.º</w:t>
      </w:r>
      <w:r w:rsidRPr="0013008F">
        <w:br/>
        <w:t>Procedimento de comité</w:t>
      </w:r>
    </w:p>
    <w:p w14:paraId="007E10BA" w14:textId="77777777" w:rsidR="00123AFB" w:rsidRPr="0013008F" w:rsidRDefault="00123AFB" w:rsidP="00123AFB">
      <w:pPr>
        <w:ind w:left="850" w:hanging="850"/>
      </w:pPr>
      <w:r w:rsidRPr="0013008F">
        <w:t>1.</w:t>
      </w:r>
      <w:r w:rsidRPr="0013008F">
        <w:tab/>
        <w:t>A Comissão é assistida pelo Comité Permanente dos Vegetais, Animais e Alimentos para Consumo Humano e Animal criado pelo artigo 58.º, n.º 1, do Regulamento (CE) n.º 178/2002. Este comité é um comité na aceção do Regulamento (UE) n.º 182/2011.</w:t>
      </w:r>
    </w:p>
    <w:p w14:paraId="7F547327" w14:textId="27B5173C" w:rsidR="00123AFB" w:rsidRPr="0013008F" w:rsidRDefault="00123AFB" w:rsidP="00123AFB">
      <w:pPr>
        <w:ind w:left="850" w:hanging="850"/>
      </w:pPr>
      <w:r w:rsidRPr="0013008F">
        <w:t>2.</w:t>
      </w:r>
      <w:r w:rsidRPr="0013008F">
        <w:tab/>
        <w:t>Caso se remeta para o presente número, aplica</w:t>
      </w:r>
      <w:r w:rsidR="000F6A06" w:rsidRPr="0013008F">
        <w:noBreakHyphen/>
      </w:r>
      <w:r w:rsidRPr="0013008F">
        <w:t>se o artigo 5.º do Regulamento (UE) n.º 182/2011.</w:t>
      </w:r>
    </w:p>
    <w:p w14:paraId="65D2993A" w14:textId="34FAED7D" w:rsidR="00123AFB" w:rsidRPr="0013008F" w:rsidRDefault="00123AFB" w:rsidP="00123AFB">
      <w:pPr>
        <w:ind w:left="850"/>
      </w:pPr>
      <w:r w:rsidRPr="0013008F">
        <w:t>Na falta de parecer do comité, a Comissão não adota o projeto de ato de execução, aplicando</w:t>
      </w:r>
      <w:r w:rsidR="000F6A06" w:rsidRPr="0013008F">
        <w:noBreakHyphen/>
      </w:r>
      <w:r w:rsidRPr="0013008F">
        <w:t>se o artigo 5.º, n.º 4, terceiro parágrafo, do Regulamento (UE) n.º 182/2011.</w:t>
      </w:r>
    </w:p>
    <w:p w14:paraId="5B4D2767" w14:textId="72CC3063" w:rsidR="00123AFB" w:rsidRPr="0013008F" w:rsidRDefault="00123AFB" w:rsidP="00123AFB">
      <w:pPr>
        <w:jc w:val="center"/>
      </w:pPr>
      <w:r w:rsidRPr="0013008F">
        <w:t xml:space="preserve">CAPÍTULO </w:t>
      </w:r>
      <w:r w:rsidRPr="0013008F">
        <w:rPr>
          <w:b/>
          <w:i/>
        </w:rPr>
        <w:t>VII</w:t>
      </w:r>
      <w:r w:rsidRPr="0013008F">
        <w:br/>
        <w:t xml:space="preserve">REGRAS NACIONAIS MAIS </w:t>
      </w:r>
      <w:commentRangeStart w:id="1055"/>
      <w:del w:id="1056" w:author="Cristina FC" w:date="2026-03-11T15:51:00Z">
        <w:r w:rsidRPr="0013008F" w:rsidDel="00816CCC">
          <w:delText xml:space="preserve">RIGOROSAS </w:delText>
        </w:r>
      </w:del>
      <w:ins w:id="1057" w:author="Cristina FC" w:date="2026-03-11T15:51:00Z">
        <w:r w:rsidR="00816CCC">
          <w:t>RESTRITIVAS</w:t>
        </w:r>
        <w:r w:rsidR="00816CCC" w:rsidRPr="0013008F">
          <w:t xml:space="preserve"> </w:t>
        </w:r>
      </w:ins>
      <w:commentRangeEnd w:id="1055"/>
      <w:ins w:id="1058" w:author="Cristina FC" w:date="2026-03-11T15:55:00Z">
        <w:r w:rsidR="00CB3882">
          <w:rPr>
            <w:rStyle w:val="CommentReference"/>
          </w:rPr>
          <w:commentReference w:id="1055"/>
        </w:r>
      </w:ins>
      <w:r w:rsidRPr="0013008F">
        <w:t>E DISPOSIÇÕES FINAIS</w:t>
      </w:r>
    </w:p>
    <w:p w14:paraId="39ED7262" w14:textId="2D19429B" w:rsidR="00123AFB" w:rsidRPr="0013008F" w:rsidRDefault="00123AFB" w:rsidP="00123AFB">
      <w:pPr>
        <w:jc w:val="center"/>
      </w:pPr>
      <w:r w:rsidRPr="0013008F">
        <w:t>Artigo 30.º</w:t>
      </w:r>
      <w:r w:rsidRPr="0013008F">
        <w:br/>
        <w:t xml:space="preserve">Regras nacionais mais </w:t>
      </w:r>
      <w:del w:id="1059" w:author="Cristina FC" w:date="2026-03-11T16:01:00Z">
        <w:r w:rsidRPr="0013008F" w:rsidDel="005A17ED">
          <w:delText>rigorosas</w:delText>
        </w:r>
      </w:del>
      <w:ins w:id="1060" w:author="Cristina FC" w:date="2026-03-11T16:01:00Z">
        <w:r w:rsidR="005A17ED">
          <w:t>restritivas</w:t>
        </w:r>
      </w:ins>
    </w:p>
    <w:p w14:paraId="6549FCE1" w14:textId="6164C7E9" w:rsidR="00123AFB" w:rsidRPr="0013008F" w:rsidRDefault="00123AFB" w:rsidP="00123AFB">
      <w:pPr>
        <w:ind w:left="850" w:hanging="850"/>
      </w:pPr>
      <w:r w:rsidRPr="0013008F">
        <w:t>1.</w:t>
      </w:r>
      <w:r w:rsidRPr="0013008F">
        <w:tab/>
        <w:t>O presente regulamento não obsta a que os Estados</w:t>
      </w:r>
      <w:r w:rsidR="000F6A06" w:rsidRPr="0013008F">
        <w:noBreakHyphen/>
      </w:r>
      <w:r w:rsidRPr="0013008F">
        <w:t xml:space="preserve">Membros mantenham </w:t>
      </w:r>
      <w:r w:rsidRPr="0013008F">
        <w:rPr>
          <w:b/>
          <w:i/>
        </w:rPr>
        <w:t>ou adotem</w:t>
      </w:r>
      <w:r w:rsidRPr="0013008F">
        <w:t xml:space="preserve"> regras nacionais mais </w:t>
      </w:r>
      <w:ins w:id="1061" w:author="Cristina FC" w:date="2026-03-11T16:01:00Z">
        <w:r w:rsidR="005A17ED">
          <w:t>restritivas</w:t>
        </w:r>
      </w:ins>
      <w:ins w:id="1062" w:author="Cristina FC" w:date="2026-03-11T16:02:00Z">
        <w:r w:rsidR="005A17ED">
          <w:t xml:space="preserve"> </w:t>
        </w:r>
      </w:ins>
      <w:del w:id="1063" w:author="Cristina FC" w:date="2026-03-11T16:01:00Z">
        <w:r w:rsidRPr="0013008F" w:rsidDel="005A17ED">
          <w:delText xml:space="preserve">rigorosas </w:delText>
        </w:r>
      </w:del>
      <w:r w:rsidRPr="0013008F">
        <w:t>que visem uma proteção mais ampla do bem</w:t>
      </w:r>
      <w:r w:rsidR="000F6A06" w:rsidRPr="0013008F">
        <w:noBreakHyphen/>
      </w:r>
      <w:r w:rsidRPr="0013008F">
        <w:t xml:space="preserve">estar dos cães e gatos </w:t>
      </w:r>
      <w:r w:rsidRPr="0013008F">
        <w:rPr>
          <w:b/>
          <w:i/>
        </w:rPr>
        <w:t>detidos em estabelecimentos e uma maior rastreabilidade dos cães e gatos</w:t>
      </w:r>
      <w:r w:rsidRPr="0013008F">
        <w:t>, desde que essas regras não sejam incompatíveis com o presente regulamento e não interfiram com o bom funcionamento do mercado interno. ▌</w:t>
      </w:r>
    </w:p>
    <w:p w14:paraId="6277376D" w14:textId="4A17E952" w:rsidR="00123AFB" w:rsidRPr="0013008F" w:rsidRDefault="00123AFB" w:rsidP="00123AFB">
      <w:pPr>
        <w:ind w:left="850" w:hanging="850"/>
      </w:pPr>
      <w:r w:rsidRPr="0013008F">
        <w:br w:type="page"/>
      </w:r>
      <w:r w:rsidRPr="0013008F">
        <w:rPr>
          <w:b/>
          <w:i/>
        </w:rPr>
        <w:t>2.</w:t>
      </w:r>
      <w:r w:rsidRPr="0013008F">
        <w:tab/>
      </w:r>
      <w:r w:rsidRPr="0013008F">
        <w:rPr>
          <w:b/>
          <w:i/>
        </w:rPr>
        <w:t>Os Estados</w:t>
      </w:r>
      <w:r w:rsidR="000F6A06" w:rsidRPr="0013008F">
        <w:rPr>
          <w:b/>
          <w:i/>
        </w:rPr>
        <w:noBreakHyphen/>
      </w:r>
      <w:r w:rsidRPr="0013008F">
        <w:rPr>
          <w:b/>
          <w:i/>
        </w:rPr>
        <w:t>Membros devem</w:t>
      </w:r>
      <w:ins w:id="1064" w:author="MARTINSIsabelAlex" w:date="2026-03-06T20:16:00Z">
        <w:r w:rsidR="00DA213F" w:rsidRPr="0013008F">
          <w:rPr>
            <w:b/>
            <w:i/>
          </w:rPr>
          <w:t>, até ... [dois anos após a data de entrada em vigor do presente regulamento]</w:t>
        </w:r>
      </w:ins>
      <w:ins w:id="1065" w:author="MARTINSIsabelAlex" w:date="2026-03-06T20:17:00Z">
        <w:r w:rsidR="00DA213F" w:rsidRPr="0013008F">
          <w:rPr>
            <w:b/>
            <w:i/>
          </w:rPr>
          <w:t>,</w:t>
        </w:r>
      </w:ins>
      <w:r w:rsidRPr="0013008F">
        <w:rPr>
          <w:b/>
          <w:i/>
        </w:rPr>
        <w:t xml:space="preserve"> informar a Comissão acerca de quaisquer regras nacionais mais </w:t>
      </w:r>
      <w:del w:id="1066" w:author="Cristina FC" w:date="2026-03-11T15:46:00Z">
        <w:r w:rsidRPr="0013008F" w:rsidDel="00C84435">
          <w:rPr>
            <w:b/>
            <w:i/>
          </w:rPr>
          <w:delText>rigorosas</w:delText>
        </w:r>
      </w:del>
      <w:ins w:id="1067" w:author="Cristina FC" w:date="2026-03-11T15:46:00Z">
        <w:r w:rsidR="00C84435">
          <w:rPr>
            <w:b/>
            <w:i/>
          </w:rPr>
          <w:t>restritiva</w:t>
        </w:r>
        <w:r w:rsidR="00C84435" w:rsidRPr="0013008F">
          <w:rPr>
            <w:b/>
            <w:i/>
          </w:rPr>
          <w:t>s</w:t>
        </w:r>
      </w:ins>
      <w:del w:id="1068" w:author="MARTINSIsabelAlex" w:date="2026-03-06T20:18:00Z">
        <w:r w:rsidRPr="0013008F" w:rsidDel="00DA213F">
          <w:rPr>
            <w:b/>
            <w:i/>
          </w:rPr>
          <w:delText xml:space="preserve"> </w:delText>
        </w:r>
      </w:del>
      <w:del w:id="1069" w:author="MARTINSIsabelAlex" w:date="2026-03-06T20:17:00Z">
        <w:r w:rsidRPr="0013008F" w:rsidDel="00DA213F">
          <w:rPr>
            <w:b/>
            <w:i/>
          </w:rPr>
          <w:delText>até ... [dois anos após a data de entrada em vigor do presente regulamento]</w:delText>
        </w:r>
      </w:del>
      <w:r w:rsidRPr="0013008F">
        <w:rPr>
          <w:b/>
          <w:i/>
        </w:rPr>
        <w:t>. Posteriormente, os Estados</w:t>
      </w:r>
      <w:r w:rsidR="000F6A06" w:rsidRPr="0013008F">
        <w:rPr>
          <w:b/>
          <w:i/>
        </w:rPr>
        <w:noBreakHyphen/>
      </w:r>
      <w:r w:rsidRPr="0013008F">
        <w:rPr>
          <w:b/>
          <w:i/>
        </w:rPr>
        <w:t>Membros devem informar a Comissão acerca de regras nacionais mais rigorosas antes de as adotarem, a menos que já tenham notificado os projetos de regras nacionais como projetos de regras técnicas nos termos do artigo 5.º da Diretiva (UE) 2015/1535 do Parlamento Europeu e do Conselho</w:t>
      </w:r>
      <w:r w:rsidRPr="0013008F">
        <w:rPr>
          <w:rStyle w:val="FootnoteReference"/>
          <w:b/>
          <w:i/>
        </w:rPr>
        <w:footnoteReference w:id="24"/>
      </w:r>
      <w:r w:rsidRPr="0013008F">
        <w:rPr>
          <w:b/>
          <w:i/>
        </w:rPr>
        <w:t>. A Comissão transmite essas informações aos outros Estados</w:t>
      </w:r>
      <w:r w:rsidR="000F6A06" w:rsidRPr="0013008F">
        <w:rPr>
          <w:b/>
          <w:i/>
        </w:rPr>
        <w:noBreakHyphen/>
      </w:r>
      <w:r w:rsidRPr="0013008F">
        <w:rPr>
          <w:b/>
          <w:i/>
        </w:rPr>
        <w:t>Membros.</w:t>
      </w:r>
    </w:p>
    <w:p w14:paraId="12963BD3" w14:textId="77777777" w:rsidR="00123AFB" w:rsidRPr="0013008F" w:rsidRDefault="00123AFB" w:rsidP="00123AFB">
      <w:pPr>
        <w:ind w:left="850" w:hanging="850"/>
      </w:pPr>
      <w:r w:rsidRPr="0013008F">
        <w:t>▌</w:t>
      </w:r>
    </w:p>
    <w:p w14:paraId="2881BE5C" w14:textId="77777777" w:rsidR="00123AFB" w:rsidRPr="0013008F" w:rsidRDefault="00123AFB" w:rsidP="00123AFB">
      <w:pPr>
        <w:ind w:left="850" w:hanging="850"/>
      </w:pPr>
      <w:r w:rsidRPr="0013008F">
        <w:tab/>
        <w:t>▌</w:t>
      </w:r>
    </w:p>
    <w:p w14:paraId="14708573" w14:textId="221EE8BD" w:rsidR="00123AFB" w:rsidRPr="0013008F" w:rsidRDefault="00123AFB" w:rsidP="00123AFB">
      <w:pPr>
        <w:ind w:left="850" w:hanging="850"/>
      </w:pPr>
      <w:r w:rsidRPr="0013008F">
        <w:t>3.</w:t>
      </w:r>
      <w:r w:rsidRPr="0013008F">
        <w:tab/>
        <w:t>Os Estados</w:t>
      </w:r>
      <w:r w:rsidR="000F6A06" w:rsidRPr="0013008F">
        <w:noBreakHyphen/>
      </w:r>
      <w:r w:rsidRPr="0013008F">
        <w:t xml:space="preserve">Membros </w:t>
      </w:r>
      <w:r w:rsidRPr="0013008F">
        <w:rPr>
          <w:b/>
          <w:i/>
        </w:rPr>
        <w:t xml:space="preserve">que disponham de regras nacionais mais </w:t>
      </w:r>
      <w:del w:id="1070" w:author="Cristina FC" w:date="2026-03-11T16:01:00Z">
        <w:r w:rsidRPr="0013008F" w:rsidDel="005A17ED">
          <w:rPr>
            <w:b/>
            <w:i/>
          </w:rPr>
          <w:delText xml:space="preserve">rigorosas </w:delText>
        </w:r>
      </w:del>
      <w:ins w:id="1071" w:author="Cristina FC" w:date="2026-03-11T16:01:00Z">
        <w:r w:rsidR="005A17ED">
          <w:rPr>
            <w:b/>
            <w:i/>
          </w:rPr>
          <w:t>restritivas</w:t>
        </w:r>
        <w:r w:rsidR="005A17ED" w:rsidRPr="0013008F">
          <w:rPr>
            <w:b/>
            <w:i/>
          </w:rPr>
          <w:t xml:space="preserve"> </w:t>
        </w:r>
      </w:ins>
      <w:r w:rsidRPr="0013008F">
        <w:rPr>
          <w:b/>
          <w:i/>
        </w:rPr>
        <w:t>a que se refere o n.º 1</w:t>
      </w:r>
      <w:r w:rsidRPr="0013008F">
        <w:t xml:space="preserve"> não podem proibir ou impedir a colocação no mercado, no seu território, de cães e gatos detidos noutro Estado</w:t>
      </w:r>
      <w:r w:rsidR="000F6A06" w:rsidRPr="0013008F">
        <w:noBreakHyphen/>
      </w:r>
      <w:r w:rsidRPr="0013008F">
        <w:t xml:space="preserve">Membro com o fundamento de que os cães e gatos em causa não estiveram detidos em conformidade com as suas regras nacionais mais </w:t>
      </w:r>
      <w:del w:id="1072" w:author="Cristina FC" w:date="2026-03-11T16:01:00Z">
        <w:r w:rsidRPr="0013008F" w:rsidDel="005A17ED">
          <w:delText xml:space="preserve">rigorosas </w:delText>
        </w:r>
      </w:del>
      <w:ins w:id="1073" w:author="Cristina FC" w:date="2026-03-11T16:01:00Z">
        <w:r w:rsidR="005A17ED">
          <w:t>restritivas</w:t>
        </w:r>
        <w:r w:rsidR="005A17ED" w:rsidRPr="0013008F">
          <w:t xml:space="preserve"> </w:t>
        </w:r>
      </w:ins>
      <w:r w:rsidRPr="0013008F">
        <w:t>▌.</w:t>
      </w:r>
    </w:p>
    <w:p w14:paraId="3BBC3ED4" w14:textId="77777777" w:rsidR="00123AFB" w:rsidRPr="0013008F" w:rsidRDefault="00123AFB" w:rsidP="00123AFB">
      <w:pPr>
        <w:jc w:val="center"/>
      </w:pPr>
      <w:r w:rsidRPr="0013008F">
        <w:br w:type="page"/>
        <w:t>Artigo 31.º</w:t>
      </w:r>
      <w:r w:rsidRPr="0013008F">
        <w:br/>
        <w:t>Relatórios e avaliação</w:t>
      </w:r>
    </w:p>
    <w:p w14:paraId="3FC331BE" w14:textId="3DAFABDA" w:rsidR="00123AFB" w:rsidRPr="0013008F" w:rsidRDefault="00123AFB" w:rsidP="00123AFB">
      <w:pPr>
        <w:ind w:left="850" w:hanging="850"/>
      </w:pPr>
      <w:r w:rsidRPr="0013008F">
        <w:t>1.</w:t>
      </w:r>
      <w:r w:rsidRPr="0013008F">
        <w:tab/>
        <w:t xml:space="preserve">Com base nos relatórios recebidos em conformidade com o artigo 24.º e em </w:t>
      </w:r>
      <w:r w:rsidRPr="0013008F">
        <w:rPr>
          <w:b/>
          <w:i/>
        </w:rPr>
        <w:t>quaisquer</w:t>
      </w:r>
      <w:r w:rsidRPr="0013008F">
        <w:t xml:space="preserve"> informações adicionais pertinentes, a Comissão publica, até … [▌</w:t>
      </w:r>
      <w:del w:id="1074" w:author="MARTINSIsabelAlex" w:date="2026-03-07T00:35:00Z">
        <w:r w:rsidRPr="0013008F" w:rsidDel="0008387B">
          <w:rPr>
            <w:b/>
            <w:i/>
          </w:rPr>
          <w:delText>7 </w:delText>
        </w:r>
      </w:del>
      <w:ins w:id="1075" w:author="MARTINSIsabelAlex" w:date="2026-03-07T00:35:00Z">
        <w:r w:rsidR="0008387B" w:rsidRPr="0013008F">
          <w:rPr>
            <w:b/>
            <w:i/>
          </w:rPr>
          <w:t>sete </w:t>
        </w:r>
      </w:ins>
      <w:r w:rsidRPr="0013008F">
        <w:rPr>
          <w:b/>
          <w:i/>
        </w:rPr>
        <w:t>anos a contar da data de entrada em vigor do presente regulamento</w:t>
      </w:r>
      <w:r w:rsidRPr="0013008F">
        <w:t>] e, posteriormente, de três em três anos, um relatório de monitorização sobre o bem</w:t>
      </w:r>
      <w:r w:rsidR="000F6A06" w:rsidRPr="0013008F">
        <w:noBreakHyphen/>
      </w:r>
      <w:r w:rsidRPr="0013008F">
        <w:t>estar dos cães e gatos colocados no mercado da União.</w:t>
      </w:r>
    </w:p>
    <w:p w14:paraId="3E5820FD" w14:textId="77777777" w:rsidR="00123AFB" w:rsidRPr="0013008F" w:rsidRDefault="00123AFB" w:rsidP="00123AFB">
      <w:pPr>
        <w:ind w:left="850" w:hanging="850"/>
      </w:pPr>
      <w:r w:rsidRPr="0013008F">
        <w:t>▌</w:t>
      </w:r>
      <w:del w:id="1076" w:author="MARTINSIsabelAlex" w:date="2026-03-06T20:21:00Z">
        <w:r w:rsidRPr="0013008F" w:rsidDel="00E22B88">
          <w:tab/>
        </w:r>
      </w:del>
    </w:p>
    <w:p w14:paraId="55F65104" w14:textId="77777777" w:rsidR="00123AFB" w:rsidRPr="0013008F" w:rsidRDefault="00123AFB" w:rsidP="00123AFB">
      <w:pPr>
        <w:ind w:left="850" w:hanging="850"/>
      </w:pPr>
      <w:r w:rsidRPr="0013008F">
        <w:t>▌</w:t>
      </w:r>
      <w:del w:id="1077" w:author="MARTINSIsabelAlex" w:date="2026-03-06T20:21:00Z">
        <w:r w:rsidRPr="0013008F" w:rsidDel="00E22B88">
          <w:tab/>
        </w:r>
      </w:del>
    </w:p>
    <w:p w14:paraId="658EEEC0" w14:textId="77777777" w:rsidR="00123AFB" w:rsidRPr="0013008F" w:rsidRDefault="00123AFB" w:rsidP="00123AFB">
      <w:pPr>
        <w:ind w:left="850" w:hanging="850"/>
      </w:pPr>
      <w:r w:rsidRPr="0013008F">
        <w:t>2.</w:t>
      </w:r>
      <w:r w:rsidRPr="0013008F">
        <w:tab/>
        <w:t>Até … [</w:t>
      </w:r>
      <w:r w:rsidRPr="0013008F">
        <w:rPr>
          <w:b/>
          <w:i/>
        </w:rPr>
        <w:t>14</w:t>
      </w:r>
      <w:r w:rsidRPr="0013008F">
        <w:t xml:space="preserve"> anos a contar da data de entrada em vigor do presente regulamento], a Comissão procede a uma avaliação do presente regulamento ▌</w:t>
      </w:r>
      <w:del w:id="1078" w:author="MARTINSIsabelAlex" w:date="2026-03-06T20:21:00Z">
        <w:r w:rsidRPr="0013008F" w:rsidDel="00E22B88">
          <w:delText xml:space="preserve"> </w:delText>
        </w:r>
      </w:del>
      <w:r w:rsidRPr="0013008F">
        <w:t>e apresenta um relatório sobre as principais conclusões ao Parlamento Europeu, ao Conselho, ao Comité Económico e Social Europeu e ao Comité das Regiões.</w:t>
      </w:r>
      <w:r w:rsidRPr="0013008F">
        <w:rPr>
          <w:b/>
          <w:i/>
        </w:rPr>
        <w:t xml:space="preserve"> Nessa avaliação e nesse relatório, a Comissão deve examinar, em especial:</w:t>
      </w:r>
    </w:p>
    <w:p w14:paraId="376A35F5" w14:textId="6F7B6A28" w:rsidR="00123AFB" w:rsidRPr="0013008F" w:rsidRDefault="00123AFB" w:rsidP="00123AFB">
      <w:pPr>
        <w:ind w:left="1418" w:hanging="567"/>
      </w:pPr>
      <w:r w:rsidRPr="0013008F">
        <w:br w:type="page"/>
      </w:r>
      <w:r w:rsidRPr="0013008F">
        <w:rPr>
          <w:b/>
          <w:i/>
        </w:rPr>
        <w:t>a)</w:t>
      </w:r>
      <w:r w:rsidRPr="0013008F">
        <w:tab/>
      </w:r>
      <w:r w:rsidRPr="0013008F">
        <w:rPr>
          <w:b/>
          <w:i/>
        </w:rPr>
        <w:t>Em que medida o presente regulamento contribuiu para assegurar um elevado nível de bem</w:t>
      </w:r>
      <w:r w:rsidR="000F6A06" w:rsidRPr="0013008F">
        <w:rPr>
          <w:b/>
          <w:i/>
        </w:rPr>
        <w:noBreakHyphen/>
      </w:r>
      <w:r w:rsidRPr="0013008F">
        <w:rPr>
          <w:b/>
          <w:i/>
        </w:rPr>
        <w:t>estar para os cães e gatos, melhorando a sua rastreabilidade e reduzindo o seu comércio ilegal;</w:t>
      </w:r>
    </w:p>
    <w:p w14:paraId="00A4DBAA" w14:textId="614AAA90" w:rsidR="00123AFB" w:rsidRPr="0013008F" w:rsidRDefault="00123AFB" w:rsidP="00123AFB">
      <w:pPr>
        <w:ind w:left="1418" w:hanging="567"/>
      </w:pPr>
      <w:r w:rsidRPr="0013008F">
        <w:rPr>
          <w:b/>
          <w:i/>
        </w:rPr>
        <w:t>b)</w:t>
      </w:r>
      <w:r w:rsidRPr="0013008F">
        <w:tab/>
      </w:r>
      <w:r w:rsidRPr="0013008F">
        <w:rPr>
          <w:b/>
          <w:i/>
        </w:rPr>
        <w:t xml:space="preserve">O impacto que o presente regulamento teve sobre os operadores de estabelecimentos de criação e venda e de abrigos, bem como sobre os operadores que colocam cães e gatos em </w:t>
      </w:r>
      <w:del w:id="1079" w:author="MARTINSIsabelAlex" w:date="2026-03-06T14:38:00Z">
        <w:r w:rsidRPr="0013008F" w:rsidDel="00394BD8">
          <w:rPr>
            <w:b/>
            <w:i/>
          </w:rPr>
          <w:delText xml:space="preserve">lares </w:delText>
        </w:r>
      </w:del>
      <w:ins w:id="1080" w:author="MARTINSIsabelAlex" w:date="2026-03-06T14:38:00Z">
        <w:r w:rsidR="00394BD8" w:rsidRPr="0013008F">
          <w:rPr>
            <w:b/>
            <w:i/>
          </w:rPr>
          <w:t xml:space="preserve">casas </w:t>
        </w:r>
      </w:ins>
      <w:r w:rsidRPr="0013008F">
        <w:rPr>
          <w:b/>
          <w:i/>
        </w:rPr>
        <w:t>de acolhimento, tendo em conta, nomeadamente, os encargos administrativos e os custos de conformidade.</w:t>
      </w:r>
    </w:p>
    <w:p w14:paraId="4F8BAC33" w14:textId="7B257DE9" w:rsidR="00123AFB" w:rsidRPr="0013008F" w:rsidRDefault="00123AFB" w:rsidP="00123AFB">
      <w:pPr>
        <w:ind w:left="850" w:hanging="850"/>
      </w:pPr>
      <w:r w:rsidRPr="0013008F">
        <w:t>3.</w:t>
      </w:r>
      <w:r w:rsidRPr="0013008F">
        <w:tab/>
        <w:t xml:space="preserve">Para efeitos </w:t>
      </w:r>
      <w:r w:rsidRPr="0013008F">
        <w:rPr>
          <w:b/>
          <w:i/>
        </w:rPr>
        <w:t>do relatório referido no n.º</w:t>
      </w:r>
      <w:r w:rsidRPr="0013008F">
        <w:t xml:space="preserve"> 2, os Estados</w:t>
      </w:r>
      <w:r w:rsidR="000F6A06" w:rsidRPr="0013008F">
        <w:noBreakHyphen/>
      </w:r>
      <w:r w:rsidRPr="0013008F">
        <w:t xml:space="preserve">Membros devem fornecer à Comissão as informações necessárias para a elaboração </w:t>
      </w:r>
      <w:r w:rsidRPr="0013008F">
        <w:rPr>
          <w:b/>
          <w:i/>
        </w:rPr>
        <w:t>do mesmo</w:t>
      </w:r>
      <w:r w:rsidRPr="0013008F">
        <w:t>.</w:t>
      </w:r>
    </w:p>
    <w:p w14:paraId="3C59F725" w14:textId="77777777" w:rsidR="00123AFB" w:rsidRPr="0013008F" w:rsidRDefault="00123AFB" w:rsidP="00123AFB">
      <w:pPr>
        <w:jc w:val="center"/>
      </w:pPr>
      <w:r w:rsidRPr="0013008F">
        <w:t>Artigo 32.º</w:t>
      </w:r>
      <w:r w:rsidRPr="0013008F">
        <w:br/>
        <w:t>Sanções</w:t>
      </w:r>
    </w:p>
    <w:p w14:paraId="626B2AD8" w14:textId="364C1D23" w:rsidR="00123AFB" w:rsidRPr="0013008F" w:rsidRDefault="00123AFB" w:rsidP="00123AFB">
      <w:pPr>
        <w:pStyle w:val="Applicationdirecte"/>
      </w:pPr>
      <w:r w:rsidRPr="0013008F">
        <w:t>Os Estados</w:t>
      </w:r>
      <w:r w:rsidR="000F6A06" w:rsidRPr="0013008F">
        <w:noBreakHyphen/>
      </w:r>
      <w:r w:rsidRPr="0013008F">
        <w:t>Membros estabelecem as regras relativas às sanções aplicáveis em caso de violação do disposto no presente regulamento</w:t>
      </w:r>
      <w:r w:rsidRPr="0013008F">
        <w:rPr>
          <w:b/>
          <w:i/>
        </w:rPr>
        <w:t>, inclusive as aplicáveis ao abandono de cães e gatos pelos operadores,</w:t>
      </w:r>
      <w:r w:rsidRPr="0013008F">
        <w:t xml:space="preserve"> e tomam todas as medidas necessárias para garantir a sua aplicação. As sanções previstas devem ser efetivas, proporcionadas e dissuasivas.</w:t>
      </w:r>
    </w:p>
    <w:p w14:paraId="44578998" w14:textId="12E15F42" w:rsidR="00123AFB" w:rsidRPr="0013008F" w:rsidRDefault="00123AFB" w:rsidP="00123AFB">
      <w:pPr>
        <w:pStyle w:val="Applicationdirecte"/>
      </w:pPr>
      <w:r w:rsidRPr="0013008F">
        <w:t>Os Estados</w:t>
      </w:r>
      <w:r w:rsidR="000F6A06" w:rsidRPr="0013008F">
        <w:noBreakHyphen/>
      </w:r>
      <w:r w:rsidRPr="0013008F">
        <w:t>Membros notificam a Comissão dessas regras e dessas medidas e também, sem demora, de qualquer alteração ulterior.</w:t>
      </w:r>
    </w:p>
    <w:p w14:paraId="6D465FFC" w14:textId="77777777" w:rsidR="00123AFB" w:rsidRPr="0013008F" w:rsidRDefault="00123AFB" w:rsidP="00123AFB">
      <w:pPr>
        <w:jc w:val="center"/>
      </w:pPr>
      <w:r w:rsidRPr="0013008F">
        <w:br w:type="page"/>
        <w:t>Artigo 33.º</w:t>
      </w:r>
      <w:r w:rsidRPr="0013008F">
        <w:br/>
        <w:t>Entrada em vigor e aplicação</w:t>
      </w:r>
    </w:p>
    <w:p w14:paraId="3FDD4999" w14:textId="77777777" w:rsidR="00123AFB" w:rsidRPr="0013008F" w:rsidRDefault="00123AFB" w:rsidP="00123AFB">
      <w:pPr>
        <w:pStyle w:val="Applicationdirecte"/>
      </w:pPr>
      <w:r w:rsidRPr="0013008F">
        <w:t xml:space="preserve">O presente regulamento entra em vigor no vigésimo dia seguinte ao da sua publicação no </w:t>
      </w:r>
      <w:r w:rsidRPr="0013008F">
        <w:rPr>
          <w:i/>
        </w:rPr>
        <w:t>Jornal Oficial da União Europeia</w:t>
      </w:r>
      <w:r w:rsidRPr="0013008F">
        <w:t>.</w:t>
      </w:r>
    </w:p>
    <w:p w14:paraId="275D4096" w14:textId="77777777" w:rsidR="00123AFB" w:rsidRPr="0013008F" w:rsidRDefault="00123AFB" w:rsidP="00123AFB">
      <w:r w:rsidRPr="0013008F">
        <w:t>O presente regulamento é aplicável a partir de … [</w:t>
      </w:r>
      <w:r w:rsidRPr="0013008F">
        <w:rPr>
          <w:b/>
          <w:i/>
        </w:rPr>
        <w:t>dois anos a contar da data de entrada em vigor do presente regulamento</w:t>
      </w:r>
      <w:r w:rsidRPr="0013008F">
        <w:t xml:space="preserve">]. </w:t>
      </w:r>
      <w:r w:rsidRPr="0013008F">
        <w:rPr>
          <w:b/>
          <w:i/>
        </w:rPr>
        <w:t>No entanto,</w:t>
      </w:r>
    </w:p>
    <w:p w14:paraId="3F837157" w14:textId="5C7B2869" w:rsidR="00123AFB" w:rsidRPr="0013008F" w:rsidRDefault="00123AFB" w:rsidP="00123AFB">
      <w:pPr>
        <w:ind w:left="850" w:hanging="850"/>
      </w:pPr>
      <w:r w:rsidRPr="0013008F">
        <w:rPr>
          <w:b/>
          <w:i/>
        </w:rPr>
        <w:t>i)</w:t>
      </w:r>
      <w:r w:rsidRPr="0013008F">
        <w:tab/>
      </w:r>
      <w:del w:id="1081" w:author="MARTINSIsabelAlex" w:date="2026-03-06T20:24:00Z">
        <w:r w:rsidRPr="0013008F" w:rsidDel="004207E6">
          <w:rPr>
            <w:b/>
            <w:i/>
          </w:rPr>
          <w:delText xml:space="preserve">o </w:delText>
        </w:r>
      </w:del>
      <w:ins w:id="1082" w:author="MARTINSIsabelAlex" w:date="2026-03-06T20:24:00Z">
        <w:r w:rsidR="004207E6" w:rsidRPr="0013008F">
          <w:rPr>
            <w:b/>
            <w:i/>
          </w:rPr>
          <w:t xml:space="preserve">O </w:t>
        </w:r>
      </w:ins>
      <w:r w:rsidRPr="0013008F">
        <w:rPr>
          <w:b/>
          <w:i/>
        </w:rPr>
        <w:t>artigo 16.º é aplicável a partir de … [três anos a contar da data de entrada em vigor do presente regulamento]</w:t>
      </w:r>
      <w:del w:id="1083" w:author="MARTINSIsabelAlex" w:date="2026-03-06T20:24:00Z">
        <w:r w:rsidRPr="0013008F" w:rsidDel="004207E6">
          <w:rPr>
            <w:b/>
            <w:i/>
          </w:rPr>
          <w:delText>,</w:delText>
        </w:r>
      </w:del>
      <w:ins w:id="1084" w:author="MARTINSIsabelAlex" w:date="2026-03-06T20:24:00Z">
        <w:r w:rsidR="004207E6" w:rsidRPr="0013008F">
          <w:rPr>
            <w:b/>
            <w:i/>
          </w:rPr>
          <w:t>;</w:t>
        </w:r>
      </w:ins>
      <w:del w:id="1085" w:author="MARTINSIsabelAlex" w:date="2026-03-06T20:24:00Z">
        <w:r w:rsidRPr="0013008F" w:rsidDel="004207E6">
          <w:rPr>
            <w:b/>
            <w:i/>
          </w:rPr>
          <w:delText xml:space="preserve"> </w:delText>
        </w:r>
      </w:del>
    </w:p>
    <w:p w14:paraId="309FEEF2" w14:textId="0BC89BFF" w:rsidR="00123AFB" w:rsidRPr="0013008F" w:rsidRDefault="00123AFB" w:rsidP="00123AFB">
      <w:pPr>
        <w:ind w:left="850" w:hanging="850"/>
        <w:rPr>
          <w:b/>
          <w:i/>
        </w:rPr>
      </w:pPr>
      <w:proofErr w:type="spellStart"/>
      <w:r w:rsidRPr="0013008F">
        <w:rPr>
          <w:b/>
          <w:i/>
        </w:rPr>
        <w:t>ii</w:t>
      </w:r>
      <w:proofErr w:type="spellEnd"/>
      <w:r w:rsidRPr="0013008F">
        <w:rPr>
          <w:b/>
          <w:i/>
        </w:rPr>
        <w:t>)</w:t>
      </w:r>
      <w:r w:rsidRPr="0013008F">
        <w:tab/>
      </w:r>
      <w:del w:id="1086" w:author="MARTINSIsabelAlex" w:date="2026-03-06T20:24:00Z">
        <w:r w:rsidRPr="0013008F" w:rsidDel="004207E6">
          <w:rPr>
            <w:b/>
            <w:i/>
          </w:rPr>
          <w:delText xml:space="preserve"> o</w:delText>
        </w:r>
      </w:del>
      <w:ins w:id="1087" w:author="MARTINSIsabelAlex" w:date="2026-03-06T20:24:00Z">
        <w:r w:rsidR="004207E6" w:rsidRPr="0013008F">
          <w:rPr>
            <w:b/>
            <w:i/>
          </w:rPr>
          <w:t>O</w:t>
        </w:r>
      </w:ins>
      <w:r w:rsidRPr="0013008F">
        <w:rPr>
          <w:b/>
          <w:i/>
        </w:rPr>
        <w:t xml:space="preserve"> artigo 21.º, n.º 3, e o artigo 23.º, n.º 1, são aplicáveis a partir de … [quatro anos a contar da data de entrada em vigor do presente regulamento]</w:t>
      </w:r>
      <w:ins w:id="1088" w:author="MARTINSIsabelAlex" w:date="2026-03-06T20:25:00Z">
        <w:r w:rsidR="004207E6" w:rsidRPr="0013008F">
          <w:rPr>
            <w:b/>
            <w:i/>
          </w:rPr>
          <w:t>;</w:t>
        </w:r>
      </w:ins>
      <w:del w:id="1089" w:author="MARTINSIsabelAlex" w:date="2026-03-06T20:25:00Z">
        <w:r w:rsidRPr="0013008F" w:rsidDel="004207E6">
          <w:rPr>
            <w:b/>
            <w:i/>
          </w:rPr>
          <w:delText>,</w:delText>
        </w:r>
      </w:del>
    </w:p>
    <w:p w14:paraId="029E99AD" w14:textId="3449B1D7" w:rsidR="00123AFB" w:rsidRPr="0013008F" w:rsidRDefault="00123AFB" w:rsidP="00123AFB">
      <w:pPr>
        <w:ind w:left="850" w:hanging="850"/>
      </w:pPr>
      <w:r w:rsidRPr="0013008F">
        <w:br w:type="page"/>
      </w:r>
      <w:proofErr w:type="spellStart"/>
      <w:r w:rsidRPr="0013008F">
        <w:rPr>
          <w:b/>
          <w:i/>
        </w:rPr>
        <w:t>iii</w:t>
      </w:r>
      <w:proofErr w:type="spellEnd"/>
      <w:r w:rsidRPr="0013008F">
        <w:rPr>
          <w:b/>
          <w:i/>
        </w:rPr>
        <w:t>)</w:t>
      </w:r>
      <w:r w:rsidRPr="0013008F">
        <w:tab/>
      </w:r>
      <w:del w:id="1090" w:author="MARTINSIsabelAlex" w:date="2026-03-06T20:25:00Z">
        <w:r w:rsidRPr="0013008F" w:rsidDel="004207E6">
          <w:rPr>
            <w:b/>
            <w:i/>
          </w:rPr>
          <w:delText xml:space="preserve">o </w:delText>
        </w:r>
      </w:del>
      <w:ins w:id="1091" w:author="MARTINSIsabelAlex" w:date="2026-03-06T20:25:00Z">
        <w:r w:rsidR="004207E6" w:rsidRPr="0013008F">
          <w:rPr>
            <w:b/>
            <w:i/>
          </w:rPr>
          <w:t xml:space="preserve">O </w:t>
        </w:r>
      </w:ins>
      <w:r w:rsidRPr="0013008F">
        <w:rPr>
          <w:b/>
          <w:i/>
        </w:rPr>
        <w:t>artigo 8.º, n.º 1, é aplicável a partir de 1 de julho de 2036 e o artigo 8.º, n.º 2, é aplicável a partir de 1 de julho de 2030</w:t>
      </w:r>
      <w:del w:id="1092" w:author="MARTINSIsabelAlex" w:date="2026-03-06T20:25:00Z">
        <w:r w:rsidRPr="0013008F" w:rsidDel="004207E6">
          <w:rPr>
            <w:b/>
            <w:i/>
          </w:rPr>
          <w:delText>,</w:delText>
        </w:r>
      </w:del>
      <w:ins w:id="1093" w:author="MARTINSIsabelAlex" w:date="2026-03-06T20:25:00Z">
        <w:r w:rsidR="004207E6" w:rsidRPr="0013008F">
          <w:rPr>
            <w:b/>
            <w:i/>
          </w:rPr>
          <w:t>;</w:t>
        </w:r>
      </w:ins>
      <w:del w:id="1094" w:author="MARTINSIsabelAlex" w:date="2026-03-06T20:25:00Z">
        <w:r w:rsidRPr="0013008F" w:rsidDel="004207E6">
          <w:rPr>
            <w:b/>
            <w:i/>
          </w:rPr>
          <w:delText xml:space="preserve"> </w:delText>
        </w:r>
      </w:del>
    </w:p>
    <w:p w14:paraId="197A3A92" w14:textId="76A75B26" w:rsidR="00123AFB" w:rsidRPr="0013008F" w:rsidRDefault="00123AFB" w:rsidP="00123AFB">
      <w:pPr>
        <w:ind w:left="850" w:hanging="850"/>
      </w:pPr>
      <w:proofErr w:type="spellStart"/>
      <w:r w:rsidRPr="0013008F">
        <w:rPr>
          <w:b/>
          <w:i/>
        </w:rPr>
        <w:t>iv</w:t>
      </w:r>
      <w:proofErr w:type="spellEnd"/>
      <w:r w:rsidRPr="0013008F">
        <w:rPr>
          <w:b/>
          <w:i/>
        </w:rPr>
        <w:t>)</w:t>
      </w:r>
      <w:r w:rsidRPr="0013008F">
        <w:tab/>
      </w:r>
      <w:del w:id="1095" w:author="MARTINSIsabelAlex" w:date="2026-03-06T20:25:00Z">
        <w:r w:rsidRPr="0013008F" w:rsidDel="004207E6">
          <w:rPr>
            <w:b/>
            <w:i/>
          </w:rPr>
          <w:delText xml:space="preserve">o </w:delText>
        </w:r>
      </w:del>
      <w:ins w:id="1096" w:author="MARTINSIsabelAlex" w:date="2026-03-06T20:25:00Z">
        <w:r w:rsidR="004207E6" w:rsidRPr="0013008F">
          <w:rPr>
            <w:b/>
            <w:i/>
          </w:rPr>
          <w:t xml:space="preserve">O </w:t>
        </w:r>
      </w:ins>
      <w:r w:rsidRPr="0013008F">
        <w:rPr>
          <w:b/>
          <w:i/>
        </w:rPr>
        <w:t xml:space="preserve">artigo 15.º, o artigo 21.º, n.º 3, segundo parágrafo, o artigo 21.º, </w:t>
      </w:r>
      <w:proofErr w:type="spellStart"/>
      <w:r w:rsidRPr="0013008F">
        <w:rPr>
          <w:b/>
          <w:i/>
        </w:rPr>
        <w:t>n.</w:t>
      </w:r>
      <w:r w:rsidRPr="0013008F">
        <w:rPr>
          <w:b/>
          <w:i/>
          <w:vertAlign w:val="superscript"/>
        </w:rPr>
        <w:t>os</w:t>
      </w:r>
      <w:proofErr w:type="spellEnd"/>
      <w:r w:rsidRPr="0013008F">
        <w:rPr>
          <w:b/>
          <w:i/>
        </w:rPr>
        <w:t xml:space="preserve"> 4 e 5, o artigo</w:t>
      </w:r>
      <w:r w:rsidR="004207E6" w:rsidRPr="0013008F">
        <w:rPr>
          <w:b/>
          <w:i/>
        </w:rPr>
        <w:t> </w:t>
      </w:r>
      <w:r w:rsidRPr="0013008F">
        <w:rPr>
          <w:b/>
          <w:i/>
        </w:rPr>
        <w:t xml:space="preserve">22.º, n.º 1, alíneas a), b) e c), o artigo 23.º, </w:t>
      </w:r>
      <w:proofErr w:type="spellStart"/>
      <w:r w:rsidRPr="0013008F">
        <w:rPr>
          <w:b/>
          <w:i/>
        </w:rPr>
        <w:t>n.</w:t>
      </w:r>
      <w:r w:rsidRPr="0013008F">
        <w:rPr>
          <w:b/>
          <w:i/>
          <w:vertAlign w:val="superscript"/>
        </w:rPr>
        <w:t>os</w:t>
      </w:r>
      <w:proofErr w:type="spellEnd"/>
      <w:r w:rsidRPr="0013008F">
        <w:rPr>
          <w:b/>
          <w:i/>
        </w:rPr>
        <w:t xml:space="preserve"> 3 e 4, e o artigo 26.º, </w:t>
      </w:r>
      <w:proofErr w:type="spellStart"/>
      <w:r w:rsidRPr="0013008F">
        <w:rPr>
          <w:b/>
          <w:i/>
        </w:rPr>
        <w:t>n.</w:t>
      </w:r>
      <w:r w:rsidRPr="0013008F">
        <w:rPr>
          <w:b/>
          <w:i/>
          <w:vertAlign w:val="superscript"/>
        </w:rPr>
        <w:t>os</w:t>
      </w:r>
      <w:proofErr w:type="spellEnd"/>
      <w:r w:rsidRPr="0013008F">
        <w:rPr>
          <w:b/>
          <w:i/>
        </w:rPr>
        <w:t xml:space="preserve"> 1, 2 e 3, são aplicáveis a partir de … [cinco anos a contar da data de entrada em vigor do presente regulamento</w:t>
      </w:r>
      <w:del w:id="1097" w:author="MARTINSIsabelAlex" w:date="2026-03-06T20:25:00Z">
        <w:r w:rsidRPr="0013008F" w:rsidDel="004207E6">
          <w:rPr>
            <w:b/>
            <w:i/>
          </w:rPr>
          <w:delText>],</w:delText>
        </w:r>
      </w:del>
      <w:ins w:id="1098" w:author="MARTINSIsabelAlex" w:date="2026-03-06T20:25:00Z">
        <w:r w:rsidR="004207E6" w:rsidRPr="0013008F">
          <w:rPr>
            <w:b/>
            <w:i/>
          </w:rPr>
          <w:t>];</w:t>
        </w:r>
      </w:ins>
    </w:p>
    <w:p w14:paraId="0125B9C7" w14:textId="1DB2479A" w:rsidR="00123AFB" w:rsidRPr="0013008F" w:rsidRDefault="00123AFB" w:rsidP="00123AFB">
      <w:pPr>
        <w:ind w:left="850" w:hanging="850"/>
      </w:pPr>
      <w:r w:rsidRPr="0013008F">
        <w:rPr>
          <w:b/>
          <w:i/>
        </w:rPr>
        <w:t>v)</w:t>
      </w:r>
      <w:r w:rsidRPr="0013008F">
        <w:tab/>
      </w:r>
      <w:del w:id="1099" w:author="MARTINSIsabelAlex" w:date="2026-03-06T20:25:00Z">
        <w:r w:rsidRPr="0013008F" w:rsidDel="004207E6">
          <w:rPr>
            <w:b/>
            <w:i/>
          </w:rPr>
          <w:delText xml:space="preserve">o </w:delText>
        </w:r>
      </w:del>
      <w:ins w:id="1100" w:author="MARTINSIsabelAlex" w:date="2026-03-06T20:25:00Z">
        <w:r w:rsidR="004207E6" w:rsidRPr="0013008F">
          <w:rPr>
            <w:b/>
            <w:i/>
          </w:rPr>
          <w:t xml:space="preserve">O </w:t>
        </w:r>
      </w:ins>
      <w:r w:rsidRPr="0013008F">
        <w:rPr>
          <w:b/>
          <w:i/>
        </w:rPr>
        <w:t xml:space="preserve">artigo 12.º, </w:t>
      </w:r>
      <w:proofErr w:type="spellStart"/>
      <w:r w:rsidRPr="0013008F">
        <w:rPr>
          <w:b/>
          <w:i/>
        </w:rPr>
        <w:t>n.</w:t>
      </w:r>
      <w:r w:rsidRPr="0013008F">
        <w:rPr>
          <w:b/>
          <w:i/>
          <w:vertAlign w:val="superscript"/>
        </w:rPr>
        <w:t>os</w:t>
      </w:r>
      <w:proofErr w:type="spellEnd"/>
      <w:r w:rsidRPr="0013008F">
        <w:rPr>
          <w:b/>
          <w:i/>
        </w:rPr>
        <w:t xml:space="preserve"> 2 e 3, é aplicável a partir de … [sete anos a contar da data de entrada em vigor do presente regulamento</w:t>
      </w:r>
      <w:del w:id="1101" w:author="MARTINSIsabelAlex" w:date="2026-03-06T20:26:00Z">
        <w:r w:rsidRPr="0013008F" w:rsidDel="004207E6">
          <w:rPr>
            <w:b/>
            <w:i/>
          </w:rPr>
          <w:delText>],</w:delText>
        </w:r>
      </w:del>
      <w:ins w:id="1102" w:author="MARTINSIsabelAlex" w:date="2026-03-06T20:26:00Z">
        <w:r w:rsidR="004207E6" w:rsidRPr="0013008F">
          <w:rPr>
            <w:b/>
            <w:i/>
          </w:rPr>
          <w:t>];</w:t>
        </w:r>
      </w:ins>
    </w:p>
    <w:p w14:paraId="1F54BD65" w14:textId="72BA32F8" w:rsidR="00123AFB" w:rsidRPr="0013008F" w:rsidRDefault="00123AFB" w:rsidP="00123AFB">
      <w:pPr>
        <w:ind w:left="850" w:hanging="850"/>
      </w:pPr>
      <w:r w:rsidRPr="0013008F">
        <w:rPr>
          <w:b/>
          <w:i/>
        </w:rPr>
        <w:t>vi)</w:t>
      </w:r>
      <w:r w:rsidRPr="0013008F">
        <w:tab/>
      </w:r>
      <w:del w:id="1103" w:author="MARTINSIsabelAlex" w:date="2026-03-06T20:25:00Z">
        <w:r w:rsidRPr="0013008F" w:rsidDel="004207E6">
          <w:rPr>
            <w:b/>
            <w:i/>
          </w:rPr>
          <w:delText xml:space="preserve">o </w:delText>
        </w:r>
      </w:del>
      <w:ins w:id="1104" w:author="MARTINSIsabelAlex" w:date="2026-03-06T20:25:00Z">
        <w:r w:rsidR="004207E6" w:rsidRPr="0013008F">
          <w:rPr>
            <w:b/>
            <w:i/>
          </w:rPr>
          <w:t xml:space="preserve">O </w:t>
        </w:r>
      </w:ins>
      <w:r w:rsidRPr="0013008F">
        <w:rPr>
          <w:b/>
          <w:i/>
        </w:rPr>
        <w:t>artigo 10.º é aplicável a partir de … [oito anos a contar da data de entrada em vigor do presente regulamento</w:t>
      </w:r>
      <w:del w:id="1105" w:author="MARTINSIsabelAlex" w:date="2026-03-06T20:26:00Z">
        <w:r w:rsidRPr="0013008F" w:rsidDel="004207E6">
          <w:rPr>
            <w:b/>
            <w:i/>
          </w:rPr>
          <w:delText xml:space="preserve">], </w:delText>
        </w:r>
      </w:del>
      <w:ins w:id="1106" w:author="MARTINSIsabelAlex" w:date="2026-03-06T20:26:00Z">
        <w:r w:rsidR="004207E6" w:rsidRPr="0013008F">
          <w:rPr>
            <w:b/>
            <w:i/>
          </w:rPr>
          <w:t xml:space="preserve">]; </w:t>
        </w:r>
      </w:ins>
      <w:r w:rsidRPr="0013008F">
        <w:rPr>
          <w:b/>
          <w:i/>
        </w:rPr>
        <w:t>e</w:t>
      </w:r>
    </w:p>
    <w:p w14:paraId="10F284B7" w14:textId="0031E970" w:rsidR="00123AFB" w:rsidRPr="0013008F" w:rsidRDefault="00123AFB" w:rsidP="00123AFB">
      <w:pPr>
        <w:ind w:left="850" w:hanging="850"/>
      </w:pPr>
      <w:proofErr w:type="spellStart"/>
      <w:r w:rsidRPr="0013008F">
        <w:rPr>
          <w:b/>
          <w:i/>
        </w:rPr>
        <w:t>vii</w:t>
      </w:r>
      <w:proofErr w:type="spellEnd"/>
      <w:r w:rsidRPr="0013008F">
        <w:rPr>
          <w:b/>
          <w:i/>
        </w:rPr>
        <w:t>)</w:t>
      </w:r>
      <w:r w:rsidRPr="0013008F">
        <w:tab/>
      </w:r>
      <w:del w:id="1107" w:author="MARTINSIsabelAlex" w:date="2026-03-06T20:25:00Z">
        <w:r w:rsidRPr="0013008F" w:rsidDel="004207E6">
          <w:rPr>
            <w:b/>
            <w:i/>
          </w:rPr>
          <w:delText xml:space="preserve">o </w:delText>
        </w:r>
      </w:del>
      <w:ins w:id="1108" w:author="Cristina FC" w:date="2026-03-11T16:11:00Z">
        <w:r w:rsidR="000D1BC8">
          <w:rPr>
            <w:b/>
            <w:i/>
          </w:rPr>
          <w:t>O</w:t>
        </w:r>
      </w:ins>
      <w:ins w:id="1109" w:author="MARTINSIsabelAlex" w:date="2026-03-06T20:25:00Z">
        <w:r w:rsidR="004207E6" w:rsidRPr="0013008F">
          <w:rPr>
            <w:b/>
            <w:i/>
          </w:rPr>
          <w:t xml:space="preserve"> </w:t>
        </w:r>
      </w:ins>
      <w:r w:rsidRPr="0013008F">
        <w:rPr>
          <w:b/>
          <w:i/>
        </w:rPr>
        <w:t xml:space="preserve">artigo 26.º, n.º 4, é aplicável a partir de … [10 anos a contar da data de entrada em vigor do presente regulamento]. </w:t>
      </w:r>
    </w:p>
    <w:p w14:paraId="42DA2839" w14:textId="64100318" w:rsidR="00123AFB" w:rsidRPr="0013008F" w:rsidRDefault="00123AFB" w:rsidP="0055741F">
      <w:pPr>
        <w:pStyle w:val="Applicationdirecte"/>
        <w:spacing w:before="480"/>
      </w:pPr>
      <w:r w:rsidRPr="0013008F">
        <w:t>O presente regulamento é obrigatório em todos os seus elementos e diretamente aplicável em todos os Estados</w:t>
      </w:r>
      <w:r w:rsidR="000F6A06" w:rsidRPr="0013008F">
        <w:noBreakHyphen/>
      </w:r>
      <w:r w:rsidRPr="0013008F">
        <w:t>Membros.</w:t>
      </w:r>
    </w:p>
    <w:p w14:paraId="4645FCB1" w14:textId="77777777" w:rsidR="00123AFB" w:rsidRPr="0013008F" w:rsidRDefault="00123AFB" w:rsidP="00123AFB">
      <w:pPr>
        <w:pStyle w:val="Fait"/>
      </w:pPr>
      <w:r w:rsidRPr="0013008F">
        <w:t>Feito em …, em …</w:t>
      </w:r>
    </w:p>
    <w:p w14:paraId="05FBFCB4" w14:textId="77777777" w:rsidR="00123AFB" w:rsidRPr="0013008F" w:rsidRDefault="00123AFB" w:rsidP="0055741F">
      <w:pPr>
        <w:pStyle w:val="SignatureInstitution"/>
        <w:spacing w:line="360" w:lineRule="auto"/>
      </w:pPr>
      <w:r w:rsidRPr="0013008F">
        <w:t>Pelo Parlamento Europeu</w:t>
      </w:r>
      <w:r w:rsidRPr="0013008F">
        <w:tab/>
        <w:t>Pelo Conselho</w:t>
      </w:r>
    </w:p>
    <w:p w14:paraId="2F1A362C" w14:textId="5398CCF1" w:rsidR="00123AFB" w:rsidRPr="0013008F" w:rsidRDefault="00123AFB" w:rsidP="0055741F">
      <w:pPr>
        <w:pStyle w:val="SignaturePersonne"/>
      </w:pPr>
      <w:r w:rsidRPr="0013008F">
        <w:t>A Presidente</w:t>
      </w:r>
      <w:r w:rsidRPr="0013008F">
        <w:tab/>
        <w:t>O Presidente</w:t>
      </w:r>
      <w:ins w:id="1110" w:author="MARTINSIsabelAlex" w:date="2026-03-03T16:25:00Z">
        <w:r w:rsidR="0055741F" w:rsidRPr="0013008F">
          <w:t xml:space="preserve"> / A Presidente</w:t>
        </w:r>
      </w:ins>
    </w:p>
    <w:p w14:paraId="1B9CF2FB" w14:textId="77777777" w:rsidR="00123AFB" w:rsidRPr="0013008F" w:rsidRDefault="00123AFB" w:rsidP="0055741F">
      <w:pPr>
        <w:sectPr w:rsidR="00123AFB" w:rsidRPr="0013008F" w:rsidSect="00B76A47">
          <w:footerReference w:type="even" r:id="rId15"/>
          <w:footerReference w:type="default" r:id="rId16"/>
          <w:footerReference w:type="first" r:id="rId17"/>
          <w:footnotePr>
            <w:numRestart w:val="eachSect"/>
          </w:footnotePr>
          <w:pgSz w:w="11909" w:h="16834" w:code="9"/>
          <w:pgMar w:top="1134" w:right="1134" w:bottom="1134" w:left="1134" w:header="567" w:footer="567" w:gutter="0"/>
          <w:cols w:space="720"/>
        </w:sectPr>
      </w:pPr>
    </w:p>
    <w:p w14:paraId="6F22351D" w14:textId="77777777" w:rsidR="00123AFB" w:rsidRPr="0013008F" w:rsidRDefault="00123AFB" w:rsidP="00123AFB">
      <w:pPr>
        <w:pStyle w:val="Normale"/>
        <w:jc w:val="center"/>
      </w:pPr>
      <w:r w:rsidRPr="0013008F">
        <w:t>Anexo I</w:t>
      </w:r>
    </w:p>
    <w:p w14:paraId="0E5C80A4" w14:textId="77777777" w:rsidR="00123AFB" w:rsidRPr="0013008F" w:rsidRDefault="00123AFB" w:rsidP="00123AFB">
      <w:pPr>
        <w:pStyle w:val="Applicationdirecte"/>
      </w:pPr>
      <w:r w:rsidRPr="0013008F">
        <w:t>Requisitos aplicáveis a todos os estabelecimentos</w:t>
      </w:r>
    </w:p>
    <w:p w14:paraId="0DBFC4A9" w14:textId="7CF47069" w:rsidR="00123AFB" w:rsidRPr="0013008F" w:rsidDel="00252FD5" w:rsidRDefault="00123AFB" w:rsidP="00123AFB">
      <w:pPr>
        <w:pStyle w:val="Applicationdirecte"/>
        <w:rPr>
          <w:del w:id="1127" w:author="MARTINSIsabelAlex" w:date="2026-03-06T20:26:00Z"/>
        </w:rPr>
      </w:pPr>
      <w:del w:id="1128" w:author="MARTINSIsabelAlex" w:date="2026-03-06T20:26:00Z">
        <w:r w:rsidRPr="0013008F" w:rsidDel="00252FD5">
          <w:delText xml:space="preserve">(nos termos dos artigos 14.º a </w:delText>
        </w:r>
        <w:r w:rsidRPr="0013008F" w:rsidDel="00252FD5">
          <w:rPr>
            <w:b/>
            <w:i/>
          </w:rPr>
          <w:delText>17.º</w:delText>
        </w:r>
        <w:r w:rsidRPr="0013008F" w:rsidDel="00252FD5">
          <w:delText>)</w:delText>
        </w:r>
      </w:del>
    </w:p>
    <w:p w14:paraId="10E839E6" w14:textId="77777777" w:rsidR="00123AFB" w:rsidRPr="0013008F" w:rsidRDefault="00123AFB" w:rsidP="00123AFB">
      <w:pPr>
        <w:ind w:left="850" w:hanging="850"/>
      </w:pPr>
      <w:r w:rsidRPr="0013008F">
        <w:t>1.</w:t>
      </w:r>
      <w:r w:rsidRPr="0013008F">
        <w:tab/>
        <w:t xml:space="preserve">Alimentação </w:t>
      </w:r>
      <w:r w:rsidRPr="0013008F">
        <w:rPr>
          <w:b/>
          <w:i/>
        </w:rPr>
        <w:t xml:space="preserve">e </w:t>
      </w:r>
      <w:proofErr w:type="spellStart"/>
      <w:r w:rsidRPr="0013008F">
        <w:rPr>
          <w:b/>
          <w:i/>
        </w:rPr>
        <w:t>abeberamento</w:t>
      </w:r>
      <w:proofErr w:type="spellEnd"/>
    </w:p>
    <w:p w14:paraId="3801F05E" w14:textId="77777777" w:rsidR="00123AFB" w:rsidRPr="0013008F" w:rsidRDefault="00123AFB" w:rsidP="00123AFB">
      <w:pPr>
        <w:ind w:left="850" w:hanging="850"/>
      </w:pPr>
      <w:r w:rsidRPr="0013008F">
        <w:t>1.1.</w:t>
      </w:r>
      <w:r w:rsidRPr="0013008F">
        <w:tab/>
      </w:r>
      <w:r w:rsidRPr="0013008F">
        <w:rPr>
          <w:b/>
          <w:i/>
        </w:rPr>
        <w:t>Os cães e gatos devem ser alimentados, pelo menos, duas vezes por dia. Os cachorros e gatinhos devem ser alimentados com maior frequência.</w:t>
      </w:r>
    </w:p>
    <w:p w14:paraId="3D6F0863" w14:textId="77777777" w:rsidR="00123AFB" w:rsidRPr="0013008F" w:rsidRDefault="00123AFB" w:rsidP="00123AFB">
      <w:pPr>
        <w:ind w:left="851" w:hanging="1"/>
      </w:pPr>
      <w:r w:rsidRPr="0013008F">
        <w:rPr>
          <w:b/>
          <w:i/>
        </w:rPr>
        <w:t>No entanto, estes requisitos não se aplicam a cães de guarda de gado mantidos em estabelecimentos de criação enquanto estes cães são usados para fins de guarda ou de treino.</w:t>
      </w:r>
    </w:p>
    <w:p w14:paraId="67A18751" w14:textId="77777777" w:rsidR="00123AFB" w:rsidRPr="0013008F" w:rsidRDefault="00123AFB" w:rsidP="00123AFB">
      <w:pPr>
        <w:ind w:left="850" w:hanging="850"/>
      </w:pPr>
      <w:r w:rsidRPr="0013008F">
        <w:t>▌1.2.</w:t>
      </w:r>
      <w:r w:rsidRPr="0013008F">
        <w:tab/>
      </w:r>
      <w:r w:rsidRPr="0013008F">
        <w:rPr>
          <w:b/>
          <w:i/>
        </w:rPr>
        <w:t>Cada</w:t>
      </w:r>
      <w:r w:rsidRPr="0013008F">
        <w:t xml:space="preserve"> cachorro ou gatinho ▌</w:t>
      </w:r>
      <w:del w:id="1129" w:author="MARTINSIsabelAlex" w:date="2026-03-06T20:26:00Z">
        <w:r w:rsidRPr="0013008F" w:rsidDel="00252FD5">
          <w:delText xml:space="preserve"> </w:delText>
        </w:r>
      </w:del>
      <w:r w:rsidRPr="0013008F">
        <w:t xml:space="preserve">deve ser alimentado com colostro </w:t>
      </w:r>
      <w:r w:rsidRPr="0013008F">
        <w:rPr>
          <w:b/>
          <w:i/>
        </w:rPr>
        <w:t>durante, pelo menos, os</w:t>
      </w:r>
      <w:r w:rsidRPr="0013008F">
        <w:t xml:space="preserve"> dois primeiros dias de vida.</w:t>
      </w:r>
      <w:r w:rsidRPr="0013008F">
        <w:rPr>
          <w:b/>
          <w:i/>
        </w:rPr>
        <w:t xml:space="preserve"> Posteriormente, deve ser alimentado com leite da respetiva mãe ou de uma cadela ou gata em lactação</w:t>
      </w:r>
      <w:r w:rsidRPr="0013008F">
        <w:t>.</w:t>
      </w:r>
      <w:r w:rsidRPr="0013008F">
        <w:rPr>
          <w:b/>
          <w:i/>
        </w:rPr>
        <w:t xml:space="preserve"> Se tal não for possível, em razão de a mãe estar doente ou de, por outro motivo, não poder alimentar a sua cria ou de não poder fornecer leite suficiente, o cachorro ou gatinho deve ser alimentado com um substituto do leite concebido para cachorros e gatinhos. A frequência dessa alimentação deve respeitar as indicações do fabricante ou de um veterinário.</w:t>
      </w:r>
    </w:p>
    <w:p w14:paraId="3AD127F6" w14:textId="77777777" w:rsidR="00123AFB" w:rsidRPr="0013008F" w:rsidRDefault="00123AFB">
      <w:pPr>
        <w:ind w:left="850" w:firstLine="1"/>
        <w:pPrChange w:id="1130" w:author="MARTINSIsabelAlex" w:date="2026-03-06T20:27:00Z">
          <w:pPr>
            <w:ind w:left="850" w:hanging="850"/>
          </w:pPr>
        </w:pPrChange>
      </w:pPr>
      <w:r w:rsidRPr="0013008F">
        <w:br w:type="page"/>
      </w:r>
      <w:del w:id="1131" w:author="MARTINSIsabelAlex" w:date="2026-03-06T20:27:00Z">
        <w:r w:rsidRPr="0013008F" w:rsidDel="00252FD5">
          <w:tab/>
        </w:r>
      </w:del>
      <w:r w:rsidRPr="0013008F">
        <w:t>▌</w:t>
      </w:r>
    </w:p>
    <w:p w14:paraId="04F6D3AD" w14:textId="77777777" w:rsidR="00123AFB" w:rsidRPr="0013008F" w:rsidRDefault="00123AFB" w:rsidP="00123AFB">
      <w:pPr>
        <w:ind w:left="850" w:hanging="850"/>
      </w:pPr>
      <w:r w:rsidRPr="0013008F">
        <w:t>1.3.</w:t>
      </w:r>
      <w:r w:rsidRPr="0013008F">
        <w:tab/>
        <w:t>▌</w:t>
      </w:r>
      <w:del w:id="1132" w:author="MARTINSIsabelAlex" w:date="2026-03-06T20:27:00Z">
        <w:r w:rsidRPr="0013008F" w:rsidDel="00252FD5">
          <w:delText xml:space="preserve"> </w:delText>
        </w:r>
      </w:del>
      <w:r w:rsidRPr="0013008F">
        <w:t xml:space="preserve">Todos os cachorros e gatinhos não desmamados </w:t>
      </w:r>
      <w:r w:rsidRPr="0013008F">
        <w:rPr>
          <w:b/>
          <w:i/>
        </w:rPr>
        <w:t>devem ser alimentados com uma quantidade de</w:t>
      </w:r>
      <w:r w:rsidRPr="0013008F">
        <w:t xml:space="preserve"> leite</w:t>
      </w:r>
      <w:r w:rsidRPr="0013008F">
        <w:rPr>
          <w:b/>
          <w:i/>
        </w:rPr>
        <w:t>, de substituto do leite ou de uma combinação destes que seja</w:t>
      </w:r>
      <w:r w:rsidRPr="0013008F">
        <w:t xml:space="preserve"> suficiente para aumentar constantemente o peso corporal.</w:t>
      </w:r>
    </w:p>
    <w:p w14:paraId="0C233605" w14:textId="77777777" w:rsidR="00123AFB" w:rsidRPr="0013008F" w:rsidRDefault="00123AFB" w:rsidP="00123AFB">
      <w:pPr>
        <w:ind w:left="850" w:hanging="850"/>
      </w:pPr>
      <w:r w:rsidRPr="0013008F">
        <w:t>1.4.</w:t>
      </w:r>
      <w:r w:rsidRPr="0013008F">
        <w:tab/>
        <w:t>O desmame deve ser efetuado com a introdução gradual de alimentos sólidos, durante um período não inferior a sete dias, e não deve ser concluído antes das seis semanas de idade, tanto para os cachorros como para os gatinhos.</w:t>
      </w:r>
    </w:p>
    <w:p w14:paraId="3DDC0AB3" w14:textId="77777777" w:rsidR="00123AFB" w:rsidRPr="0013008F" w:rsidRDefault="00123AFB" w:rsidP="00123AFB">
      <w:pPr>
        <w:ind w:left="850" w:hanging="850"/>
      </w:pPr>
      <w:r w:rsidRPr="0013008F">
        <w:t>2.</w:t>
      </w:r>
      <w:r w:rsidRPr="0013008F">
        <w:tab/>
        <w:t>Alojamento</w:t>
      </w:r>
    </w:p>
    <w:p w14:paraId="3D93474D" w14:textId="77777777" w:rsidR="00123AFB" w:rsidRPr="0013008F" w:rsidRDefault="00123AFB" w:rsidP="00123AFB">
      <w:pPr>
        <w:ind w:left="850" w:hanging="850"/>
      </w:pPr>
      <w:r w:rsidRPr="0013008F">
        <w:t>2.1.</w:t>
      </w:r>
      <w:r w:rsidRPr="0013008F">
        <w:tab/>
        <w:t>Temperatura:</w:t>
      </w:r>
    </w:p>
    <w:p w14:paraId="56231962" w14:textId="77777777" w:rsidR="00123AFB" w:rsidRPr="0013008F" w:rsidRDefault="00123AFB" w:rsidP="00123AFB">
      <w:pPr>
        <w:ind w:firstLine="851"/>
      </w:pPr>
      <w:r w:rsidRPr="0013008F">
        <w:rPr>
          <w:b/>
          <w:i/>
        </w:rPr>
        <w:t>Nos estabelecimentos de criação,</w:t>
      </w:r>
      <w:r w:rsidRPr="0013008F">
        <w:t xml:space="preserve"> a temperatura </w:t>
      </w:r>
      <w:r w:rsidRPr="0013008F">
        <w:rPr>
          <w:b/>
          <w:i/>
        </w:rPr>
        <w:t>deve ser</w:t>
      </w:r>
      <w:r w:rsidRPr="0013008F">
        <w:t xml:space="preserve"> mantida numa gama de:</w:t>
      </w:r>
    </w:p>
    <w:p w14:paraId="1B919839" w14:textId="77777777" w:rsidR="00123AFB" w:rsidRPr="0013008F" w:rsidRDefault="00123AFB" w:rsidP="00123AFB">
      <w:pPr>
        <w:ind w:left="1418" w:hanging="567"/>
      </w:pPr>
      <w:r w:rsidRPr="0013008F">
        <w:t>▌a)</w:t>
      </w:r>
      <w:r w:rsidRPr="0013008F">
        <w:tab/>
        <w:t>22 °C a 28 °C nas áreas de parto durante os primeiros 10 dias de vida dos cachorros;</w:t>
      </w:r>
    </w:p>
    <w:p w14:paraId="3B899175" w14:textId="77777777" w:rsidR="00123AFB" w:rsidRPr="0013008F" w:rsidRDefault="00123AFB" w:rsidP="00123AFB">
      <w:pPr>
        <w:ind w:left="1418" w:hanging="567"/>
      </w:pPr>
      <w:r w:rsidRPr="0013008F">
        <w:t>b)</w:t>
      </w:r>
      <w:r w:rsidRPr="0013008F">
        <w:tab/>
        <w:t>18 °C a 27 °C nas áreas de parto durante os primeiros 21 dias de vida dos gatinhos.</w:t>
      </w:r>
    </w:p>
    <w:p w14:paraId="279E0BAC" w14:textId="77777777" w:rsidR="00123AFB" w:rsidRPr="0013008F" w:rsidRDefault="00123AFB" w:rsidP="00123AFB">
      <w:pPr>
        <w:pStyle w:val="Applicationdirecte"/>
      </w:pPr>
      <w:r w:rsidRPr="0013008F">
        <w:t>▌</w:t>
      </w:r>
    </w:p>
    <w:p w14:paraId="75329AFA" w14:textId="77777777" w:rsidR="00123AFB" w:rsidRPr="0013008F" w:rsidRDefault="00123AFB" w:rsidP="00123AFB">
      <w:pPr>
        <w:ind w:left="850" w:hanging="850"/>
      </w:pPr>
      <w:r w:rsidRPr="0013008F">
        <w:t>2.2.</w:t>
      </w:r>
      <w:r w:rsidRPr="0013008F">
        <w:tab/>
        <w:t>Iluminação</w:t>
      </w:r>
    </w:p>
    <w:p w14:paraId="31704C54" w14:textId="77777777" w:rsidR="00123AFB" w:rsidRPr="0013008F" w:rsidRDefault="00123AFB" w:rsidP="00123AFB">
      <w:pPr>
        <w:ind w:left="1416" w:hanging="566"/>
      </w:pPr>
      <w:r w:rsidRPr="0013008F">
        <w:t>2.2.1.</w:t>
      </w:r>
      <w:r w:rsidRPr="0013008F">
        <w:tab/>
      </w:r>
      <w:r w:rsidRPr="0013008F">
        <w:rPr>
          <w:b/>
          <w:i/>
        </w:rPr>
        <w:t>Os cães e gatos devem ser expostos à luz durante</w:t>
      </w:r>
      <w:r w:rsidRPr="0013008F">
        <w:t xml:space="preserve"> pelo menos </w:t>
      </w:r>
      <w:r w:rsidRPr="0013008F">
        <w:rPr>
          <w:b/>
          <w:i/>
        </w:rPr>
        <w:t>sete horas por dia</w:t>
      </w:r>
      <w:r w:rsidRPr="0013008F">
        <w:t>. ▌</w:t>
      </w:r>
    </w:p>
    <w:p w14:paraId="3C2CEE62" w14:textId="77777777" w:rsidR="00123AFB" w:rsidRPr="0013008F" w:rsidRDefault="00123AFB" w:rsidP="00123AFB">
      <w:pPr>
        <w:ind w:left="1416" w:hanging="566"/>
      </w:pPr>
      <w:r w:rsidRPr="0013008F">
        <w:t>2.2.2.</w:t>
      </w:r>
      <w:r w:rsidRPr="0013008F">
        <w:tab/>
        <w:t xml:space="preserve">A luz artificial deve ser de largo espetro ou de espetro completo </w:t>
      </w:r>
      <w:r w:rsidRPr="0013008F">
        <w:rPr>
          <w:b/>
          <w:i/>
        </w:rPr>
        <w:t>e ter uma frequência de pelo menos 80 hertz</w:t>
      </w:r>
      <w:r w:rsidRPr="0013008F">
        <w:t>.</w:t>
      </w:r>
    </w:p>
    <w:p w14:paraId="22C20476" w14:textId="77777777" w:rsidR="00123AFB" w:rsidRPr="0013008F" w:rsidRDefault="00123AFB" w:rsidP="00123AFB">
      <w:pPr>
        <w:ind w:left="1416" w:hanging="566"/>
      </w:pPr>
      <w:r w:rsidRPr="0013008F">
        <w:br w:type="page"/>
        <w:t>▌</w:t>
      </w:r>
    </w:p>
    <w:p w14:paraId="0831FB10" w14:textId="77777777" w:rsidR="00123AFB" w:rsidRPr="0013008F" w:rsidRDefault="00123AFB" w:rsidP="00123AFB">
      <w:pPr>
        <w:ind w:left="1416" w:hanging="566"/>
      </w:pPr>
      <w:r w:rsidRPr="0013008F">
        <w:t>2.2.3.</w:t>
      </w:r>
      <w:r w:rsidRPr="0013008F">
        <w:tab/>
      </w:r>
      <w:r w:rsidRPr="0013008F">
        <w:rPr>
          <w:b/>
          <w:i/>
        </w:rPr>
        <w:t>Os cães e gatos</w:t>
      </w:r>
      <w:r w:rsidRPr="0013008F">
        <w:t xml:space="preserve"> devem ter a possibilidade de </w:t>
      </w:r>
      <w:r w:rsidRPr="0013008F">
        <w:rPr>
          <w:b/>
          <w:i/>
        </w:rPr>
        <w:t>não estar expostos a iluminação artificial</w:t>
      </w:r>
      <w:r w:rsidRPr="0013008F">
        <w:t xml:space="preserve"> durante, pelo menos, oito horas por dia.</w:t>
      </w:r>
    </w:p>
    <w:p w14:paraId="00794046" w14:textId="77777777" w:rsidR="00123AFB" w:rsidRPr="0013008F" w:rsidRDefault="00123AFB" w:rsidP="00123AFB">
      <w:pPr>
        <w:ind w:left="850" w:hanging="850"/>
      </w:pPr>
      <w:r w:rsidRPr="0013008F">
        <w:t>▌</w:t>
      </w:r>
      <w:del w:id="1133" w:author="MARTINSIsabelAlex" w:date="2026-03-06T20:28:00Z">
        <w:r w:rsidRPr="0013008F" w:rsidDel="00A1272E">
          <w:tab/>
        </w:r>
      </w:del>
    </w:p>
    <w:p w14:paraId="46A37E64" w14:textId="77777777" w:rsidR="00123AFB" w:rsidRPr="0013008F" w:rsidRDefault="00123AFB" w:rsidP="00123AFB">
      <w:pPr>
        <w:ind w:left="850" w:hanging="850"/>
      </w:pPr>
      <w:r w:rsidRPr="0013008F">
        <w:t>2.3.</w:t>
      </w:r>
      <w:r w:rsidRPr="0013008F">
        <w:tab/>
        <w:t>Espaço disponível</w:t>
      </w:r>
    </w:p>
    <w:p w14:paraId="0934AEAE" w14:textId="77777777" w:rsidR="00123AFB" w:rsidRPr="0013008F" w:rsidRDefault="00123AFB">
      <w:pPr>
        <w:ind w:left="1416" w:firstLine="2"/>
        <w:pPrChange w:id="1134" w:author="MARTINSIsabelAlex" w:date="2026-03-06T20:28:00Z">
          <w:pPr>
            <w:ind w:left="1416" w:hanging="566"/>
          </w:pPr>
        </w:pPrChange>
      </w:pPr>
      <w:del w:id="1135" w:author="MARTINSIsabelAlex" w:date="2026-03-06T20:28:00Z">
        <w:r w:rsidRPr="0013008F" w:rsidDel="00A1272E">
          <w:tab/>
        </w:r>
      </w:del>
      <w:r w:rsidRPr="0013008F">
        <w:t>▌</w:t>
      </w:r>
    </w:p>
    <w:p w14:paraId="451DFAD0" w14:textId="77777777" w:rsidR="00123AFB" w:rsidRPr="0013008F" w:rsidRDefault="00123AFB" w:rsidP="00123AFB">
      <w:pPr>
        <w:ind w:left="1416" w:hanging="566"/>
      </w:pPr>
      <w:r w:rsidRPr="0013008F">
        <w:t>2.3.1.</w:t>
      </w:r>
      <w:r w:rsidRPr="0013008F">
        <w:tab/>
      </w:r>
      <w:r w:rsidRPr="0013008F">
        <w:rPr>
          <w:b/>
          <w:i/>
        </w:rPr>
        <w:t>As áreas</w:t>
      </w:r>
      <w:r w:rsidRPr="0013008F">
        <w:t xml:space="preserve"> de parto </w:t>
      </w:r>
      <w:r w:rsidRPr="0013008F">
        <w:rPr>
          <w:b/>
          <w:i/>
        </w:rPr>
        <w:t>para as cadelas e gatas devem ser concebidas</w:t>
      </w:r>
      <w:r w:rsidRPr="0013008F">
        <w:t xml:space="preserve"> de modo a permitir que a </w:t>
      </w:r>
      <w:r w:rsidRPr="0013008F">
        <w:rPr>
          <w:b/>
          <w:i/>
        </w:rPr>
        <w:t>mãe</w:t>
      </w:r>
      <w:r w:rsidRPr="0013008F">
        <w:t xml:space="preserve"> se afaste </w:t>
      </w:r>
      <w:r w:rsidRPr="0013008F">
        <w:rPr>
          <w:b/>
          <w:bCs/>
          <w:i/>
          <w:iCs/>
        </w:rPr>
        <w:t>das crias</w:t>
      </w:r>
      <w:r w:rsidRPr="0013008F">
        <w:t>.</w:t>
      </w:r>
    </w:p>
    <w:p w14:paraId="2A2BE0D8" w14:textId="77777777" w:rsidR="00123AFB" w:rsidRPr="0013008F" w:rsidRDefault="00123AFB" w:rsidP="00123AFB">
      <w:pPr>
        <w:ind w:left="1416" w:hanging="566"/>
      </w:pPr>
      <w:r w:rsidRPr="0013008F">
        <w:t>▌</w:t>
      </w:r>
    </w:p>
    <w:p w14:paraId="705D8BCB" w14:textId="0509D400" w:rsidR="00123AFB" w:rsidRPr="0013008F" w:rsidRDefault="00123AFB" w:rsidP="00123AFB">
      <w:pPr>
        <w:ind w:left="1416" w:hanging="566"/>
      </w:pPr>
      <w:r w:rsidRPr="0013008F">
        <w:rPr>
          <w:b/>
          <w:i/>
        </w:rPr>
        <w:t>2.3.2.</w:t>
      </w:r>
      <w:r w:rsidRPr="0013008F">
        <w:tab/>
      </w:r>
      <w:r w:rsidRPr="0013008F">
        <w:rPr>
          <w:b/>
          <w:i/>
        </w:rPr>
        <w:t>No caso dos estabelecimentos de criação e venda, aplicam</w:t>
      </w:r>
      <w:r w:rsidR="000F6A06" w:rsidRPr="0013008F">
        <w:rPr>
          <w:b/>
          <w:i/>
        </w:rPr>
        <w:noBreakHyphen/>
      </w:r>
      <w:r w:rsidRPr="0013008F">
        <w:rPr>
          <w:b/>
          <w:i/>
        </w:rPr>
        <w:t>se as seguintes regras aos seguintes espaços disponíveis mínimos para os cães e gatos, com base na área permanentemente acessível total para os cães ou gatos:</w:t>
      </w:r>
    </w:p>
    <w:p w14:paraId="4FC8D5F8" w14:textId="77777777" w:rsidR="00123AFB" w:rsidRPr="0013008F" w:rsidRDefault="00123AFB" w:rsidP="00C25215">
      <w:pPr>
        <w:ind w:left="851" w:hanging="1"/>
      </w:pPr>
      <w:r w:rsidRPr="0013008F">
        <w:br w:type="page"/>
      </w:r>
      <w:r w:rsidRPr="0013008F">
        <w:rPr>
          <w:b/>
          <w:i/>
        </w:rPr>
        <w:t>2.</w:t>
      </w:r>
      <w:commentRangeStart w:id="1136"/>
      <w:r w:rsidRPr="0013008F">
        <w:rPr>
          <w:b/>
          <w:i/>
        </w:rPr>
        <w:t>3.3.</w:t>
      </w:r>
      <w:del w:id="1137" w:author="MARTINSIsabelAlex" w:date="2026-03-06T20:29:00Z">
        <w:r w:rsidRPr="0013008F" w:rsidDel="00C25215">
          <w:tab/>
        </w:r>
      </w:del>
      <w:commentRangeEnd w:id="1136"/>
      <w:r w:rsidR="00653ACB">
        <w:rPr>
          <w:rStyle w:val="CommentReference"/>
        </w:rPr>
        <w:commentReference w:id="1136"/>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340" w:type="dxa"/>
          <w:right w:w="340" w:type="dxa"/>
        </w:tblCellMar>
        <w:tblLook w:val="04A0" w:firstRow="1" w:lastRow="0" w:firstColumn="1" w:lastColumn="0" w:noHBand="0" w:noVBand="1"/>
      </w:tblPr>
      <w:tblGrid>
        <w:gridCol w:w="1914"/>
        <w:gridCol w:w="1058"/>
        <w:gridCol w:w="1242"/>
        <w:gridCol w:w="1242"/>
        <w:gridCol w:w="1242"/>
        <w:gridCol w:w="922"/>
        <w:gridCol w:w="1445"/>
      </w:tblGrid>
      <w:tr w:rsidR="00123AFB" w:rsidRPr="0013008F" w14:paraId="3D567B27" w14:textId="77777777" w:rsidTr="00F74BF3">
        <w:trPr>
          <w:tblHeader/>
        </w:trPr>
        <w:tc>
          <w:tcPr>
            <w:tcW w:w="0" w:type="auto"/>
            <w:gridSpan w:val="7"/>
          </w:tcPr>
          <w:p w14:paraId="66C5623C" w14:textId="77777777" w:rsidR="00123AFB" w:rsidRPr="0013008F" w:rsidRDefault="00123AFB" w:rsidP="00F74BF3">
            <w:pPr>
              <w:pStyle w:val="TableText"/>
            </w:pPr>
            <w:r w:rsidRPr="0013008F">
              <w:rPr>
                <w:b/>
                <w:i/>
              </w:rPr>
              <w:t>Espaço disponível para cães com ou sem ninhadas</w:t>
            </w:r>
          </w:p>
        </w:tc>
      </w:tr>
      <w:tr w:rsidR="00123AFB" w:rsidRPr="0013008F" w14:paraId="134A81B6" w14:textId="77777777" w:rsidTr="00F74BF3">
        <w:tc>
          <w:tcPr>
            <w:tcW w:w="0" w:type="auto"/>
          </w:tcPr>
          <w:p w14:paraId="39BF5B77" w14:textId="77777777" w:rsidR="00123AFB" w:rsidRPr="0013008F" w:rsidRDefault="00123AFB" w:rsidP="00F74BF3">
            <w:pPr>
              <w:pStyle w:val="TableText"/>
            </w:pPr>
          </w:p>
        </w:tc>
        <w:tc>
          <w:tcPr>
            <w:tcW w:w="0" w:type="auto"/>
            <w:gridSpan w:val="5"/>
          </w:tcPr>
          <w:p w14:paraId="7D24A4F7" w14:textId="77777777" w:rsidR="00123AFB" w:rsidRPr="0013008F" w:rsidRDefault="00123AFB" w:rsidP="00F74BF3">
            <w:pPr>
              <w:pStyle w:val="TableText"/>
            </w:pPr>
            <w:r w:rsidRPr="0013008F">
              <w:rPr>
                <w:b/>
                <w:i/>
              </w:rPr>
              <w:t>Superfície mínima*</w:t>
            </w:r>
          </w:p>
        </w:tc>
        <w:tc>
          <w:tcPr>
            <w:tcW w:w="0" w:type="auto"/>
          </w:tcPr>
          <w:p w14:paraId="01D9958A" w14:textId="77777777" w:rsidR="00123AFB" w:rsidRPr="0013008F" w:rsidRDefault="00123AFB" w:rsidP="00F74BF3">
            <w:pPr>
              <w:pStyle w:val="TableText"/>
            </w:pPr>
            <w:r w:rsidRPr="0013008F">
              <w:rPr>
                <w:b/>
                <w:i/>
              </w:rPr>
              <w:t>Altura mínima (m)</w:t>
            </w:r>
          </w:p>
        </w:tc>
      </w:tr>
      <w:tr w:rsidR="00123AFB" w:rsidRPr="0013008F" w14:paraId="2FDE3274" w14:textId="77777777" w:rsidTr="00F74BF3">
        <w:tc>
          <w:tcPr>
            <w:tcW w:w="0" w:type="auto"/>
          </w:tcPr>
          <w:p w14:paraId="2C5EEDE6" w14:textId="77777777" w:rsidR="00123AFB" w:rsidRPr="0013008F" w:rsidRDefault="00123AFB" w:rsidP="00F74BF3">
            <w:pPr>
              <w:pStyle w:val="TableText"/>
            </w:pPr>
            <w:r w:rsidRPr="0013008F">
              <w:rPr>
                <w:b/>
                <w:i/>
              </w:rPr>
              <w:t>Altura ao garrote (cm)</w:t>
            </w:r>
          </w:p>
        </w:tc>
        <w:tc>
          <w:tcPr>
            <w:tcW w:w="0" w:type="auto"/>
          </w:tcPr>
          <w:p w14:paraId="50D965AC" w14:textId="77777777" w:rsidR="00123AFB" w:rsidRPr="0013008F" w:rsidRDefault="00123AFB" w:rsidP="00F74BF3">
            <w:pPr>
              <w:pStyle w:val="TableText"/>
            </w:pPr>
            <w:r w:rsidRPr="0013008F">
              <w:rPr>
                <w:b/>
                <w:i/>
              </w:rPr>
              <w:t xml:space="preserve">  &lt;30 </w:t>
            </w:r>
          </w:p>
        </w:tc>
        <w:tc>
          <w:tcPr>
            <w:tcW w:w="0" w:type="auto"/>
          </w:tcPr>
          <w:p w14:paraId="3F1E5E83" w14:textId="31396FA2" w:rsidR="00123AFB" w:rsidRPr="0013008F" w:rsidRDefault="00123AFB" w:rsidP="00F74BF3">
            <w:pPr>
              <w:pStyle w:val="TableText"/>
            </w:pPr>
            <w:r w:rsidRPr="0013008F">
              <w:rPr>
                <w:b/>
                <w:i/>
              </w:rPr>
              <w:t xml:space="preserve">  30</w:t>
            </w:r>
            <w:r w:rsidR="000F6A06" w:rsidRPr="0013008F">
              <w:rPr>
                <w:b/>
                <w:i/>
              </w:rPr>
              <w:noBreakHyphen/>
            </w:r>
            <w:r w:rsidRPr="0013008F">
              <w:rPr>
                <w:b/>
                <w:i/>
              </w:rPr>
              <w:t xml:space="preserve">39 </w:t>
            </w:r>
          </w:p>
        </w:tc>
        <w:tc>
          <w:tcPr>
            <w:tcW w:w="0" w:type="auto"/>
          </w:tcPr>
          <w:p w14:paraId="0B1C9811" w14:textId="591B9736" w:rsidR="00123AFB" w:rsidRPr="0013008F" w:rsidRDefault="00123AFB" w:rsidP="00F74BF3">
            <w:pPr>
              <w:pStyle w:val="TableText"/>
            </w:pPr>
            <w:r w:rsidRPr="0013008F">
              <w:rPr>
                <w:b/>
                <w:i/>
              </w:rPr>
              <w:t xml:space="preserve">  40</w:t>
            </w:r>
            <w:r w:rsidR="000F6A06" w:rsidRPr="0013008F">
              <w:rPr>
                <w:b/>
                <w:i/>
              </w:rPr>
              <w:noBreakHyphen/>
            </w:r>
            <w:r w:rsidRPr="0013008F">
              <w:rPr>
                <w:b/>
                <w:i/>
              </w:rPr>
              <w:t xml:space="preserve">59 </w:t>
            </w:r>
          </w:p>
        </w:tc>
        <w:tc>
          <w:tcPr>
            <w:tcW w:w="0" w:type="auto"/>
          </w:tcPr>
          <w:p w14:paraId="63027ACC" w14:textId="0EC3923A" w:rsidR="00123AFB" w:rsidRPr="0013008F" w:rsidRDefault="00123AFB" w:rsidP="00F74BF3">
            <w:pPr>
              <w:pStyle w:val="TableText"/>
            </w:pPr>
            <w:r w:rsidRPr="0013008F">
              <w:rPr>
                <w:b/>
                <w:i/>
              </w:rPr>
              <w:t xml:space="preserve">  60</w:t>
            </w:r>
            <w:r w:rsidR="000F6A06" w:rsidRPr="0013008F">
              <w:rPr>
                <w:b/>
                <w:i/>
              </w:rPr>
              <w:noBreakHyphen/>
            </w:r>
            <w:r w:rsidRPr="0013008F">
              <w:rPr>
                <w:b/>
                <w:i/>
              </w:rPr>
              <w:t xml:space="preserve">70 </w:t>
            </w:r>
          </w:p>
        </w:tc>
        <w:tc>
          <w:tcPr>
            <w:tcW w:w="0" w:type="auto"/>
          </w:tcPr>
          <w:p w14:paraId="712DCDE8" w14:textId="77777777" w:rsidR="00123AFB" w:rsidRPr="0013008F" w:rsidRDefault="00123AFB" w:rsidP="00F74BF3">
            <w:pPr>
              <w:pStyle w:val="TableText"/>
            </w:pPr>
            <w:r w:rsidRPr="0013008F">
              <w:rPr>
                <w:b/>
                <w:i/>
              </w:rPr>
              <w:t xml:space="preserve">  &gt; 70 </w:t>
            </w:r>
          </w:p>
        </w:tc>
        <w:tc>
          <w:tcPr>
            <w:tcW w:w="0" w:type="auto"/>
            <w:vMerge w:val="restart"/>
          </w:tcPr>
          <w:p w14:paraId="05412968" w14:textId="77777777" w:rsidR="00123AFB" w:rsidRPr="0013008F" w:rsidRDefault="00123AFB" w:rsidP="00F74BF3">
            <w:pPr>
              <w:pStyle w:val="TableText"/>
            </w:pPr>
            <w:r w:rsidRPr="0013008F">
              <w:rPr>
                <w:b/>
                <w:i/>
              </w:rPr>
              <w:t>2</w:t>
            </w:r>
          </w:p>
        </w:tc>
      </w:tr>
      <w:tr w:rsidR="00123AFB" w:rsidRPr="0013008F" w14:paraId="2F781398" w14:textId="77777777" w:rsidTr="00F74BF3">
        <w:tc>
          <w:tcPr>
            <w:tcW w:w="0" w:type="auto"/>
          </w:tcPr>
          <w:p w14:paraId="7A426467" w14:textId="77777777" w:rsidR="00123AFB" w:rsidRPr="0013008F" w:rsidRDefault="00123AFB" w:rsidP="00F74BF3">
            <w:pPr>
              <w:pStyle w:val="TableText"/>
            </w:pPr>
            <w:r w:rsidRPr="0013008F">
              <w:rPr>
                <w:b/>
                <w:i/>
              </w:rPr>
              <w:t>Área para um cão (m</w:t>
            </w:r>
            <w:r w:rsidRPr="0013008F">
              <w:rPr>
                <w:b/>
                <w:i/>
                <w:vertAlign w:val="superscript"/>
              </w:rPr>
              <w:t>2</w:t>
            </w:r>
            <w:r w:rsidRPr="0013008F">
              <w:rPr>
                <w:b/>
                <w:i/>
              </w:rPr>
              <w:t>)</w:t>
            </w:r>
          </w:p>
        </w:tc>
        <w:tc>
          <w:tcPr>
            <w:tcW w:w="0" w:type="auto"/>
          </w:tcPr>
          <w:p w14:paraId="6012C292" w14:textId="4A20B184" w:rsidR="00123AFB" w:rsidRPr="0013008F" w:rsidRDefault="00123AFB" w:rsidP="00F74BF3">
            <w:pPr>
              <w:pStyle w:val="TableText"/>
            </w:pPr>
            <w:del w:id="1138" w:author="MARTINSIsabelAlex" w:date="2026-03-07T08:07:00Z">
              <w:r w:rsidRPr="0013008F" w:rsidDel="00FF34F0">
                <w:rPr>
                  <w:b/>
                  <w:i/>
                </w:rPr>
                <w:delText xml:space="preserve">  </w:delText>
              </w:r>
            </w:del>
            <w:r w:rsidRPr="0013008F">
              <w:rPr>
                <w:b/>
                <w:i/>
              </w:rPr>
              <w:t>4</w:t>
            </w:r>
            <w:del w:id="1139" w:author="MARTINSIsabelAlex" w:date="2026-03-07T08:07:00Z">
              <w:r w:rsidRPr="0013008F" w:rsidDel="00FF34F0">
                <w:rPr>
                  <w:b/>
                  <w:i/>
                </w:rPr>
                <w:delText xml:space="preserve"> </w:delText>
              </w:r>
            </w:del>
          </w:p>
        </w:tc>
        <w:tc>
          <w:tcPr>
            <w:tcW w:w="0" w:type="auto"/>
          </w:tcPr>
          <w:p w14:paraId="4ABF3E52" w14:textId="77777777" w:rsidR="00123AFB" w:rsidRPr="0013008F" w:rsidRDefault="00123AFB" w:rsidP="00F74BF3">
            <w:pPr>
              <w:pStyle w:val="TableText"/>
            </w:pPr>
            <w:r w:rsidRPr="0013008F">
              <w:rPr>
                <w:b/>
                <w:i/>
              </w:rPr>
              <w:t>4</w:t>
            </w:r>
          </w:p>
        </w:tc>
        <w:tc>
          <w:tcPr>
            <w:tcW w:w="0" w:type="auto"/>
          </w:tcPr>
          <w:p w14:paraId="25C69D1E" w14:textId="77777777" w:rsidR="00123AFB" w:rsidRPr="0013008F" w:rsidRDefault="00123AFB" w:rsidP="00F74BF3">
            <w:pPr>
              <w:pStyle w:val="TableText"/>
            </w:pPr>
            <w:r w:rsidRPr="0013008F">
              <w:rPr>
                <w:b/>
                <w:i/>
              </w:rPr>
              <w:t>5</w:t>
            </w:r>
          </w:p>
        </w:tc>
        <w:tc>
          <w:tcPr>
            <w:tcW w:w="0" w:type="auto"/>
          </w:tcPr>
          <w:p w14:paraId="4F864CC2" w14:textId="77777777" w:rsidR="00123AFB" w:rsidRPr="0013008F" w:rsidRDefault="00123AFB" w:rsidP="00F74BF3">
            <w:pPr>
              <w:pStyle w:val="TableText"/>
            </w:pPr>
            <w:r w:rsidRPr="0013008F">
              <w:rPr>
                <w:b/>
                <w:i/>
              </w:rPr>
              <w:t>8</w:t>
            </w:r>
          </w:p>
        </w:tc>
        <w:tc>
          <w:tcPr>
            <w:tcW w:w="0" w:type="auto"/>
          </w:tcPr>
          <w:p w14:paraId="6E3B858A" w14:textId="77777777" w:rsidR="00123AFB" w:rsidRPr="0013008F" w:rsidRDefault="00123AFB" w:rsidP="00F74BF3">
            <w:pPr>
              <w:pStyle w:val="TableText"/>
            </w:pPr>
            <w:r w:rsidRPr="0013008F">
              <w:rPr>
                <w:b/>
                <w:i/>
              </w:rPr>
              <w:t>10</w:t>
            </w:r>
          </w:p>
        </w:tc>
        <w:tc>
          <w:tcPr>
            <w:tcW w:w="0" w:type="auto"/>
            <w:vMerge/>
          </w:tcPr>
          <w:p w14:paraId="7C7F01E1" w14:textId="77777777" w:rsidR="00123AFB" w:rsidRPr="0013008F" w:rsidRDefault="00123AFB" w:rsidP="00F74BF3"/>
        </w:tc>
      </w:tr>
      <w:tr w:rsidR="00123AFB" w:rsidRPr="0013008F" w14:paraId="13D23672" w14:textId="77777777" w:rsidTr="00F74BF3">
        <w:tc>
          <w:tcPr>
            <w:tcW w:w="0" w:type="auto"/>
          </w:tcPr>
          <w:p w14:paraId="2C9475A0" w14:textId="77777777" w:rsidR="00123AFB" w:rsidRPr="0013008F" w:rsidRDefault="00123AFB" w:rsidP="00F74BF3">
            <w:pPr>
              <w:pStyle w:val="TableText"/>
            </w:pPr>
            <w:r w:rsidRPr="0013008F">
              <w:rPr>
                <w:b/>
                <w:i/>
              </w:rPr>
              <w:t>Área para cada cão suplementar (m</w:t>
            </w:r>
            <w:r w:rsidRPr="0013008F">
              <w:rPr>
                <w:b/>
                <w:i/>
                <w:vertAlign w:val="superscript"/>
              </w:rPr>
              <w:t>2</w:t>
            </w:r>
            <w:r w:rsidRPr="0013008F">
              <w:rPr>
                <w:b/>
                <w:i/>
              </w:rPr>
              <w:t>)</w:t>
            </w:r>
          </w:p>
        </w:tc>
        <w:tc>
          <w:tcPr>
            <w:tcW w:w="0" w:type="auto"/>
          </w:tcPr>
          <w:p w14:paraId="567158EF" w14:textId="77777777" w:rsidR="00123AFB" w:rsidRPr="0013008F" w:rsidRDefault="00123AFB" w:rsidP="00F74BF3">
            <w:pPr>
              <w:pStyle w:val="TableText"/>
            </w:pPr>
            <w:r w:rsidRPr="0013008F">
              <w:rPr>
                <w:b/>
                <w:i/>
              </w:rPr>
              <w:t>3</w:t>
            </w:r>
          </w:p>
        </w:tc>
        <w:tc>
          <w:tcPr>
            <w:tcW w:w="0" w:type="auto"/>
          </w:tcPr>
          <w:p w14:paraId="556DB28C" w14:textId="77777777" w:rsidR="00123AFB" w:rsidRPr="0013008F" w:rsidRDefault="00123AFB" w:rsidP="00F74BF3">
            <w:pPr>
              <w:pStyle w:val="TableText"/>
            </w:pPr>
            <w:r w:rsidRPr="0013008F">
              <w:rPr>
                <w:b/>
                <w:i/>
              </w:rPr>
              <w:t>3,5</w:t>
            </w:r>
          </w:p>
        </w:tc>
        <w:tc>
          <w:tcPr>
            <w:tcW w:w="0" w:type="auto"/>
          </w:tcPr>
          <w:p w14:paraId="6C678A03" w14:textId="77777777" w:rsidR="00123AFB" w:rsidRPr="0013008F" w:rsidRDefault="00123AFB" w:rsidP="00F74BF3">
            <w:pPr>
              <w:pStyle w:val="TableText"/>
            </w:pPr>
            <w:r w:rsidRPr="0013008F">
              <w:rPr>
                <w:b/>
                <w:i/>
              </w:rPr>
              <w:t>4</w:t>
            </w:r>
          </w:p>
        </w:tc>
        <w:tc>
          <w:tcPr>
            <w:tcW w:w="0" w:type="auto"/>
          </w:tcPr>
          <w:p w14:paraId="5B26772B" w14:textId="77777777" w:rsidR="00123AFB" w:rsidRPr="0013008F" w:rsidRDefault="00123AFB" w:rsidP="00F74BF3">
            <w:pPr>
              <w:pStyle w:val="TableText"/>
            </w:pPr>
            <w:r w:rsidRPr="0013008F">
              <w:rPr>
                <w:b/>
                <w:i/>
              </w:rPr>
              <w:t>5</w:t>
            </w:r>
          </w:p>
        </w:tc>
        <w:tc>
          <w:tcPr>
            <w:tcW w:w="0" w:type="auto"/>
          </w:tcPr>
          <w:p w14:paraId="6DB6A3FB" w14:textId="77777777" w:rsidR="00123AFB" w:rsidRPr="0013008F" w:rsidRDefault="00123AFB" w:rsidP="00F74BF3">
            <w:pPr>
              <w:pStyle w:val="TableText"/>
            </w:pPr>
            <w:r w:rsidRPr="0013008F">
              <w:rPr>
                <w:b/>
                <w:i/>
              </w:rPr>
              <w:t>6</w:t>
            </w:r>
          </w:p>
        </w:tc>
        <w:tc>
          <w:tcPr>
            <w:tcW w:w="0" w:type="auto"/>
            <w:vMerge/>
          </w:tcPr>
          <w:p w14:paraId="12BDBB96" w14:textId="77777777" w:rsidR="00123AFB" w:rsidRPr="0013008F" w:rsidRDefault="00123AFB" w:rsidP="00F74BF3"/>
        </w:tc>
      </w:tr>
      <w:tr w:rsidR="00123AFB" w:rsidRPr="0013008F" w14:paraId="6FBD066A" w14:textId="77777777" w:rsidTr="00F74BF3">
        <w:tc>
          <w:tcPr>
            <w:tcW w:w="0" w:type="auto"/>
            <w:gridSpan w:val="7"/>
          </w:tcPr>
          <w:p w14:paraId="027F7BCD" w14:textId="77777777" w:rsidR="00123AFB" w:rsidRPr="0013008F" w:rsidRDefault="00123AFB" w:rsidP="00F74BF3">
            <w:pPr>
              <w:pStyle w:val="TableText"/>
            </w:pPr>
            <w:r w:rsidRPr="0013008F">
              <w:rPr>
                <w:b/>
                <w:i/>
              </w:rPr>
              <w:t>Espaço disponível para gatos com ou sem ninhadas</w:t>
            </w:r>
          </w:p>
        </w:tc>
      </w:tr>
      <w:tr w:rsidR="00123AFB" w:rsidRPr="0013008F" w14:paraId="23FFF74F" w14:textId="77777777" w:rsidTr="00F74BF3">
        <w:tc>
          <w:tcPr>
            <w:tcW w:w="0" w:type="auto"/>
          </w:tcPr>
          <w:p w14:paraId="41AC1163" w14:textId="77777777" w:rsidR="00123AFB" w:rsidRPr="0013008F" w:rsidRDefault="00123AFB" w:rsidP="00F74BF3">
            <w:pPr>
              <w:pStyle w:val="TableText"/>
            </w:pPr>
          </w:p>
        </w:tc>
        <w:tc>
          <w:tcPr>
            <w:tcW w:w="0" w:type="auto"/>
            <w:gridSpan w:val="5"/>
          </w:tcPr>
          <w:p w14:paraId="0123DDB5" w14:textId="77777777" w:rsidR="00123AFB" w:rsidRPr="0013008F" w:rsidRDefault="00123AFB" w:rsidP="00F74BF3">
            <w:pPr>
              <w:pStyle w:val="TableText"/>
            </w:pPr>
            <w:r w:rsidRPr="0013008F">
              <w:rPr>
                <w:b/>
                <w:i/>
              </w:rPr>
              <w:t>Superfície de solo mínima**</w:t>
            </w:r>
          </w:p>
        </w:tc>
        <w:tc>
          <w:tcPr>
            <w:tcW w:w="0" w:type="auto"/>
          </w:tcPr>
          <w:p w14:paraId="57FD1AF4" w14:textId="77777777" w:rsidR="00123AFB" w:rsidRPr="0013008F" w:rsidRDefault="00123AFB" w:rsidP="00F74BF3">
            <w:pPr>
              <w:pStyle w:val="TableText"/>
            </w:pPr>
            <w:r w:rsidRPr="0013008F">
              <w:rPr>
                <w:b/>
                <w:i/>
              </w:rPr>
              <w:t>Altura mínima (m)</w:t>
            </w:r>
          </w:p>
        </w:tc>
      </w:tr>
      <w:tr w:rsidR="00123AFB" w:rsidRPr="0013008F" w14:paraId="0855E93E" w14:textId="77777777" w:rsidTr="00F74BF3">
        <w:tc>
          <w:tcPr>
            <w:tcW w:w="0" w:type="auto"/>
          </w:tcPr>
          <w:p w14:paraId="2DBF4986" w14:textId="77777777" w:rsidR="00123AFB" w:rsidRPr="0013008F" w:rsidRDefault="00123AFB" w:rsidP="00F74BF3">
            <w:pPr>
              <w:pStyle w:val="TableText"/>
            </w:pPr>
            <w:r w:rsidRPr="0013008F">
              <w:rPr>
                <w:b/>
                <w:i/>
              </w:rPr>
              <w:t>Área para um gato (m</w:t>
            </w:r>
            <w:r w:rsidRPr="0013008F">
              <w:rPr>
                <w:b/>
                <w:i/>
                <w:vertAlign w:val="superscript"/>
              </w:rPr>
              <w:t>2</w:t>
            </w:r>
            <w:r w:rsidRPr="0013008F">
              <w:rPr>
                <w:b/>
                <w:i/>
              </w:rPr>
              <w:t>)</w:t>
            </w:r>
          </w:p>
        </w:tc>
        <w:tc>
          <w:tcPr>
            <w:tcW w:w="0" w:type="auto"/>
            <w:gridSpan w:val="5"/>
          </w:tcPr>
          <w:p w14:paraId="1E745985" w14:textId="77777777" w:rsidR="00123AFB" w:rsidRPr="0013008F" w:rsidRDefault="00123AFB" w:rsidP="00F74BF3">
            <w:pPr>
              <w:pStyle w:val="TableText"/>
            </w:pPr>
            <w:r w:rsidRPr="0013008F">
              <w:rPr>
                <w:b/>
                <w:i/>
              </w:rPr>
              <w:t>3</w:t>
            </w:r>
          </w:p>
        </w:tc>
        <w:tc>
          <w:tcPr>
            <w:tcW w:w="0" w:type="auto"/>
            <w:vMerge w:val="restart"/>
          </w:tcPr>
          <w:p w14:paraId="709B13DD" w14:textId="77777777" w:rsidR="00123AFB" w:rsidRPr="0013008F" w:rsidRDefault="00123AFB" w:rsidP="00F74BF3">
            <w:pPr>
              <w:pStyle w:val="TableText"/>
            </w:pPr>
            <w:r w:rsidRPr="0013008F">
              <w:rPr>
                <w:b/>
                <w:i/>
              </w:rPr>
              <w:t>2</w:t>
            </w:r>
          </w:p>
        </w:tc>
      </w:tr>
      <w:tr w:rsidR="00123AFB" w:rsidRPr="0013008F" w14:paraId="749F8B0A" w14:textId="77777777" w:rsidTr="00F74BF3">
        <w:tc>
          <w:tcPr>
            <w:tcW w:w="0" w:type="auto"/>
          </w:tcPr>
          <w:p w14:paraId="62E1AEFC" w14:textId="77777777" w:rsidR="00123AFB" w:rsidRPr="0013008F" w:rsidRDefault="00123AFB" w:rsidP="00F74BF3">
            <w:pPr>
              <w:pStyle w:val="TableText"/>
            </w:pPr>
            <w:r w:rsidRPr="0013008F">
              <w:rPr>
                <w:b/>
                <w:i/>
              </w:rPr>
              <w:t>Área para cada gato suplementar (m</w:t>
            </w:r>
            <w:r w:rsidRPr="0013008F">
              <w:rPr>
                <w:b/>
                <w:i/>
                <w:vertAlign w:val="superscript"/>
              </w:rPr>
              <w:t>2</w:t>
            </w:r>
            <w:r w:rsidRPr="0013008F">
              <w:rPr>
                <w:b/>
                <w:i/>
              </w:rPr>
              <w:t>)</w:t>
            </w:r>
          </w:p>
        </w:tc>
        <w:tc>
          <w:tcPr>
            <w:tcW w:w="0" w:type="auto"/>
            <w:gridSpan w:val="5"/>
          </w:tcPr>
          <w:p w14:paraId="0702F3FC" w14:textId="77777777" w:rsidR="00123AFB" w:rsidRPr="0013008F" w:rsidRDefault="00123AFB" w:rsidP="00F74BF3">
            <w:pPr>
              <w:pStyle w:val="TableText"/>
            </w:pPr>
            <w:r w:rsidRPr="0013008F">
              <w:rPr>
                <w:b/>
                <w:i/>
              </w:rPr>
              <w:t>2</w:t>
            </w:r>
          </w:p>
        </w:tc>
        <w:tc>
          <w:tcPr>
            <w:tcW w:w="0" w:type="auto"/>
            <w:vMerge/>
          </w:tcPr>
          <w:p w14:paraId="1756B662" w14:textId="77777777" w:rsidR="00123AFB" w:rsidRPr="0013008F" w:rsidRDefault="00123AFB" w:rsidP="00F74BF3"/>
        </w:tc>
      </w:tr>
      <w:tr w:rsidR="00123AFB" w:rsidRPr="0013008F" w14:paraId="25DDAD1D" w14:textId="77777777" w:rsidTr="00F74BF3">
        <w:tc>
          <w:tcPr>
            <w:tcW w:w="0" w:type="auto"/>
            <w:gridSpan w:val="7"/>
          </w:tcPr>
          <w:p w14:paraId="27A5FCBD" w14:textId="77777777" w:rsidR="00123AFB" w:rsidRPr="0013008F" w:rsidRDefault="00123AFB" w:rsidP="00F74BF3">
            <w:pPr>
              <w:pStyle w:val="TableText"/>
            </w:pPr>
            <w:r w:rsidRPr="0013008F">
              <w:rPr>
                <w:b/>
                <w:i/>
              </w:rPr>
              <w:t>*No caso dos cães de raça pura, as alturas ao garrote podem ser calculadas com base na altura ao garrote normalizada da raça. Quando cães com diferentes alturas ao garrote forem mantidos num mesmo compartimento, só deve ser utilizada a coluna relativa à superfície mínima para o cão com a altura ao garrote mais elevada para calcular o espaço disponível para todos os cães.</w:t>
            </w:r>
          </w:p>
        </w:tc>
      </w:tr>
      <w:tr w:rsidR="00123AFB" w:rsidRPr="0013008F" w14:paraId="6FD209FE" w14:textId="77777777" w:rsidTr="00F74BF3">
        <w:tc>
          <w:tcPr>
            <w:tcW w:w="0" w:type="auto"/>
            <w:gridSpan w:val="7"/>
          </w:tcPr>
          <w:p w14:paraId="4446EBD4" w14:textId="77777777" w:rsidR="00123AFB" w:rsidRPr="0013008F" w:rsidRDefault="00123AFB" w:rsidP="00F74BF3">
            <w:pPr>
              <w:pStyle w:val="TableText"/>
            </w:pPr>
            <w:r w:rsidRPr="0013008F">
              <w:rPr>
                <w:b/>
                <w:i/>
              </w:rPr>
              <w:t>**A superfície dos enriquecimentos para gatos não está incluída na superfície de solo mínima.</w:t>
            </w:r>
          </w:p>
        </w:tc>
      </w:tr>
    </w:tbl>
    <w:p w14:paraId="67D63747" w14:textId="77777777" w:rsidR="00123AFB" w:rsidRPr="0013008F" w:rsidRDefault="00123AFB" w:rsidP="00123AFB">
      <w:pPr>
        <w:ind w:left="850" w:hanging="850"/>
      </w:pPr>
    </w:p>
    <w:p w14:paraId="20138F1D" w14:textId="77777777" w:rsidR="00123AFB" w:rsidRPr="0013008F" w:rsidRDefault="00123AFB" w:rsidP="00123AFB">
      <w:pPr>
        <w:ind w:left="850" w:hanging="850"/>
      </w:pPr>
      <w:r w:rsidRPr="0013008F">
        <w:br w:type="page"/>
        <w:t>3.</w:t>
      </w:r>
      <w:r w:rsidRPr="0013008F">
        <w:tab/>
        <w:t>Saúde</w:t>
      </w:r>
    </w:p>
    <w:p w14:paraId="296609BA" w14:textId="07CEBA42" w:rsidR="00123AFB" w:rsidRPr="0013008F" w:rsidRDefault="00123AFB" w:rsidP="00123AFB">
      <w:pPr>
        <w:ind w:left="851" w:hanging="851"/>
      </w:pPr>
      <w:r w:rsidRPr="0013008F">
        <w:t>3.1.</w:t>
      </w:r>
      <w:r w:rsidRPr="0013008F">
        <w:tab/>
        <w:t>As gatas só podem reproduzir</w:t>
      </w:r>
      <w:r w:rsidR="000F6A06" w:rsidRPr="0013008F">
        <w:noBreakHyphen/>
      </w:r>
      <w:r w:rsidRPr="0013008F">
        <w:t xml:space="preserve">se se a sua idade for igual ou superior a </w:t>
      </w:r>
      <w:r w:rsidRPr="0013008F">
        <w:rPr>
          <w:b/>
          <w:i/>
        </w:rPr>
        <w:t>10</w:t>
      </w:r>
      <w:r w:rsidRPr="0013008F">
        <w:t xml:space="preserve"> meses.</w:t>
      </w:r>
    </w:p>
    <w:p w14:paraId="4A8FF545" w14:textId="77777777" w:rsidR="00123AFB" w:rsidRPr="0013008F" w:rsidRDefault="00123AFB" w:rsidP="00123AFB">
      <w:pPr>
        <w:ind w:left="851" w:hanging="851"/>
      </w:pPr>
      <w:r w:rsidRPr="0013008F">
        <w:t>3.2.</w:t>
      </w:r>
      <w:r w:rsidRPr="0013008F">
        <w:tab/>
        <w:t xml:space="preserve">As cadelas não podem ser utilizadas para a reprodução antes do seu </w:t>
      </w:r>
      <w:r w:rsidRPr="0013008F">
        <w:rPr>
          <w:b/>
          <w:i/>
        </w:rPr>
        <w:t>segundo cio</w:t>
      </w:r>
      <w:r w:rsidRPr="0013008F">
        <w:t>.</w:t>
      </w:r>
    </w:p>
    <w:p w14:paraId="0FC12399" w14:textId="77777777" w:rsidR="00123AFB" w:rsidRPr="0013008F" w:rsidRDefault="00123AFB" w:rsidP="00123AFB">
      <w:pPr>
        <w:ind w:left="851" w:hanging="851"/>
      </w:pPr>
      <w:r w:rsidRPr="0013008F">
        <w:t>3.3.</w:t>
      </w:r>
      <w:r w:rsidRPr="0013008F">
        <w:tab/>
      </w:r>
      <w:r w:rsidRPr="0013008F">
        <w:rPr>
          <w:b/>
          <w:i/>
        </w:rPr>
        <w:t>Uma</w:t>
      </w:r>
      <w:r w:rsidRPr="0013008F">
        <w:t xml:space="preserve"> cadela ou gata </w:t>
      </w:r>
      <w:r w:rsidRPr="0013008F">
        <w:rPr>
          <w:b/>
          <w:i/>
        </w:rPr>
        <w:t>não pode produzir mais de três ninhadas</w:t>
      </w:r>
      <w:r w:rsidRPr="0013008F">
        <w:t xml:space="preserve"> num período de dois anos.</w:t>
      </w:r>
    </w:p>
    <w:p w14:paraId="7F7F5BA7" w14:textId="540B910D" w:rsidR="00123AFB" w:rsidRPr="0013008F" w:rsidRDefault="00123AFB" w:rsidP="00123AFB">
      <w:pPr>
        <w:ind w:left="851" w:hanging="851"/>
      </w:pPr>
      <w:r w:rsidRPr="0013008F">
        <w:t>3.4.</w:t>
      </w:r>
      <w:r w:rsidRPr="0013008F">
        <w:tab/>
      </w:r>
      <w:r w:rsidRPr="0013008F">
        <w:rPr>
          <w:b/>
          <w:i/>
        </w:rPr>
        <w:t>Para as cadelas e gatas que tenham produzido três ninhadas, incluindo nados</w:t>
      </w:r>
      <w:r w:rsidR="000F6A06" w:rsidRPr="0013008F">
        <w:rPr>
          <w:b/>
          <w:i/>
        </w:rPr>
        <w:noBreakHyphen/>
      </w:r>
      <w:r w:rsidRPr="0013008F">
        <w:rPr>
          <w:b/>
          <w:i/>
        </w:rPr>
        <w:t>mortos,</w:t>
      </w:r>
      <w:r w:rsidRPr="0013008F">
        <w:t xml:space="preserve"> durante um período de dois anos, </w:t>
      </w:r>
      <w:r w:rsidRPr="0013008F">
        <w:rPr>
          <w:b/>
          <w:i/>
        </w:rPr>
        <w:t>deve existir</w:t>
      </w:r>
      <w:r w:rsidRPr="0013008F">
        <w:t xml:space="preserve"> um período de recuperação ▌</w:t>
      </w:r>
      <w:del w:id="1140" w:author="MARTINSIsabelAlex" w:date="2026-03-06T20:31:00Z">
        <w:r w:rsidRPr="0013008F" w:rsidDel="00C25215">
          <w:delText xml:space="preserve"> </w:delText>
        </w:r>
      </w:del>
      <w:r w:rsidRPr="0013008F">
        <w:t>de, pelo menos, um ano.</w:t>
      </w:r>
    </w:p>
    <w:p w14:paraId="53EC02EA" w14:textId="77777777" w:rsidR="00123AFB" w:rsidRPr="0013008F" w:rsidRDefault="00123AFB" w:rsidP="00123AFB">
      <w:pPr>
        <w:ind w:left="851" w:hanging="851"/>
      </w:pPr>
      <w:r w:rsidRPr="0013008F">
        <w:rPr>
          <w:b/>
          <w:i/>
        </w:rPr>
        <w:t>3.5.</w:t>
      </w:r>
      <w:r w:rsidRPr="0013008F">
        <w:tab/>
      </w:r>
      <w:r w:rsidRPr="0013008F">
        <w:rPr>
          <w:b/>
          <w:i/>
        </w:rPr>
        <w:t>Qualquer cadela ou gata que tenha sido submetida a duas cesarianas deixará de ser utilizada para a reprodução.</w:t>
      </w:r>
    </w:p>
    <w:p w14:paraId="20389E8E" w14:textId="77777777" w:rsidR="00123AFB" w:rsidRPr="0013008F" w:rsidRDefault="00123AFB" w:rsidP="00123AFB">
      <w:pPr>
        <w:ind w:left="851" w:hanging="851"/>
      </w:pPr>
      <w:r w:rsidRPr="0013008F">
        <w:rPr>
          <w:b/>
          <w:i/>
        </w:rPr>
        <w:t>3.6.</w:t>
      </w:r>
      <w:r w:rsidRPr="0013008F">
        <w:tab/>
      </w:r>
      <w:r w:rsidRPr="0013008F">
        <w:rPr>
          <w:b/>
          <w:i/>
        </w:rPr>
        <w:t>Antes de serem utilizadas para a reprodução, as cadelas com idade igual ou superior a oito anos e as gatas com idade igual ou superior a seis anos devem ser fisicamente examinadas por um veterinário que confirme, por escrito, que, à data desse exame, não existem indicações médicas que obstem à utilização da cadela ou gata em causa para a reprodução.</w:t>
      </w:r>
    </w:p>
    <w:p w14:paraId="3727755E" w14:textId="77777777" w:rsidR="00123AFB" w:rsidRPr="0013008F" w:rsidRDefault="00123AFB" w:rsidP="00123AFB">
      <w:pPr>
        <w:ind w:left="851"/>
      </w:pPr>
      <w:r w:rsidRPr="0013008F">
        <w:rPr>
          <w:b/>
          <w:i/>
        </w:rPr>
        <w:t>O operador deve conservar a confirmação escrita referida no primeiro parágrafo durante um período de, pelo menos, três anos.</w:t>
      </w:r>
    </w:p>
    <w:p w14:paraId="7FCE716F" w14:textId="77777777" w:rsidR="00123AFB" w:rsidRPr="0013008F" w:rsidRDefault="00123AFB" w:rsidP="00123AFB">
      <w:pPr>
        <w:ind w:left="850" w:hanging="850"/>
      </w:pPr>
      <w:r w:rsidRPr="0013008F">
        <w:br w:type="page"/>
        <w:t>4.</w:t>
      </w:r>
      <w:r w:rsidRPr="0013008F">
        <w:tab/>
        <w:t>Necessidades comportamentais</w:t>
      </w:r>
    </w:p>
    <w:p w14:paraId="2DE2AACF" w14:textId="77777777" w:rsidR="00123AFB" w:rsidRPr="0013008F" w:rsidRDefault="00123AFB" w:rsidP="00123AFB">
      <w:pPr>
        <w:ind w:left="850" w:hanging="850"/>
      </w:pPr>
      <w:r w:rsidRPr="0013008F">
        <w:t>4.1.</w:t>
      </w:r>
      <w:r w:rsidRPr="0013008F">
        <w:tab/>
      </w:r>
      <w:r w:rsidRPr="0013008F">
        <w:rPr>
          <w:b/>
          <w:i/>
        </w:rPr>
        <w:t>Socialização</w:t>
      </w:r>
    </w:p>
    <w:p w14:paraId="6BBF87DC" w14:textId="77777777" w:rsidR="00123AFB" w:rsidRPr="0013008F" w:rsidRDefault="00123AFB" w:rsidP="00123AFB">
      <w:pPr>
        <w:ind w:left="1416" w:hanging="566"/>
      </w:pPr>
      <w:r w:rsidRPr="0013008F">
        <w:rPr>
          <w:b/>
          <w:i/>
        </w:rPr>
        <w:t>4.1.1.</w:t>
      </w:r>
      <w:r w:rsidRPr="0013008F">
        <w:tab/>
      </w:r>
      <w:r w:rsidRPr="0013008F">
        <w:rPr>
          <w:b/>
          <w:i/>
        </w:rPr>
        <w:t>A partir das três semanas de idade, os cães e gatos devem dispor gradualmente de oportunidades diárias de contacto social com outros animais da mesma espécie e com seres humanos e, sempre que possível, com animais de outras espécies.</w:t>
      </w:r>
    </w:p>
    <w:p w14:paraId="2DCBF9C2" w14:textId="77777777" w:rsidR="00123AFB" w:rsidRPr="0013008F" w:rsidRDefault="00123AFB" w:rsidP="00123AFB">
      <w:pPr>
        <w:ind w:left="1416" w:hanging="566"/>
      </w:pPr>
      <w:r w:rsidRPr="0013008F">
        <w:rPr>
          <w:b/>
          <w:i/>
        </w:rPr>
        <w:t>4.1.2.</w:t>
      </w:r>
      <w:r w:rsidRPr="0013008F">
        <w:tab/>
      </w:r>
      <w:r w:rsidRPr="0013008F">
        <w:rPr>
          <w:b/>
          <w:i/>
        </w:rPr>
        <w:t>Os cães ou gatos que constituam uma ameaça para congéneres devido a comportamentos agressivos ou que causem stress ou desconforto indevidos aos congéneres devem ser mantidos à parte.</w:t>
      </w:r>
    </w:p>
    <w:p w14:paraId="0539649E" w14:textId="77777777" w:rsidR="00123AFB" w:rsidRPr="0013008F" w:rsidRDefault="00123AFB">
      <w:pPr>
        <w:ind w:left="1416" w:firstLine="2"/>
        <w:pPrChange w:id="1141" w:author="MARTINSIsabelAlex" w:date="2026-03-06T20:32:00Z">
          <w:pPr>
            <w:ind w:left="1416" w:hanging="566"/>
          </w:pPr>
        </w:pPrChange>
      </w:pPr>
      <w:del w:id="1142" w:author="MARTINSIsabelAlex" w:date="2026-03-06T20:32:00Z">
        <w:r w:rsidRPr="0013008F" w:rsidDel="00C25215">
          <w:tab/>
        </w:r>
      </w:del>
      <w:r w:rsidRPr="0013008F">
        <w:t>▌</w:t>
      </w:r>
    </w:p>
    <w:p w14:paraId="05D5AC69" w14:textId="77777777" w:rsidR="00123AFB" w:rsidRPr="0013008F" w:rsidRDefault="00123AFB" w:rsidP="00123AFB">
      <w:pPr>
        <w:ind w:left="850" w:hanging="850"/>
      </w:pPr>
      <w:r w:rsidRPr="0013008F">
        <w:br w:type="page"/>
      </w:r>
      <w:r w:rsidRPr="0013008F">
        <w:rPr>
          <w:b/>
          <w:i/>
        </w:rPr>
        <w:t>4.2.</w:t>
      </w:r>
      <w:r w:rsidRPr="0013008F">
        <w:tab/>
      </w:r>
      <w:r w:rsidRPr="0013008F">
        <w:rPr>
          <w:b/>
          <w:i/>
        </w:rPr>
        <w:t>Enriquecimentos</w:t>
      </w:r>
    </w:p>
    <w:p w14:paraId="7143F5A8" w14:textId="5B0B7708" w:rsidR="00123AFB" w:rsidRPr="0013008F" w:rsidRDefault="00123AFB" w:rsidP="00123AFB">
      <w:pPr>
        <w:ind w:left="850" w:hanging="850"/>
      </w:pPr>
      <w:r w:rsidRPr="0013008F">
        <w:rPr>
          <w:b/>
          <w:i/>
        </w:rPr>
        <w:t>4.2.1.</w:t>
      </w:r>
      <w:r w:rsidRPr="0013008F">
        <w:tab/>
        <w:t xml:space="preserve">Os gatos devem dispor de </w:t>
      </w:r>
      <w:r w:rsidRPr="0013008F">
        <w:rPr>
          <w:b/>
          <w:i/>
        </w:rPr>
        <w:t>um número suficiente de arranhadores, esconderijos e prateleiras para garantir que cada gato possa subir, descansar, observar e retirar</w:t>
      </w:r>
      <w:r w:rsidR="000F6A06" w:rsidRPr="0013008F">
        <w:rPr>
          <w:b/>
          <w:i/>
        </w:rPr>
        <w:noBreakHyphen/>
      </w:r>
      <w:r w:rsidRPr="0013008F">
        <w:rPr>
          <w:b/>
          <w:i/>
        </w:rPr>
        <w:t>se.</w:t>
      </w:r>
    </w:p>
    <w:p w14:paraId="5734331A" w14:textId="77777777" w:rsidR="00123AFB" w:rsidRPr="0013008F" w:rsidRDefault="00123AFB" w:rsidP="00123AFB">
      <w:pPr>
        <w:ind w:left="850" w:hanging="850"/>
      </w:pPr>
      <w:r w:rsidRPr="0013008F">
        <w:rPr>
          <w:b/>
          <w:i/>
        </w:rPr>
        <w:t>4.3.</w:t>
      </w:r>
      <w:r w:rsidRPr="0013008F">
        <w:tab/>
      </w:r>
      <w:r w:rsidRPr="0013008F">
        <w:rPr>
          <w:b/>
          <w:i/>
        </w:rPr>
        <w:t>Separação</w:t>
      </w:r>
    </w:p>
    <w:p w14:paraId="08995D11" w14:textId="77777777" w:rsidR="00123AFB" w:rsidRPr="0013008F" w:rsidRDefault="00123AFB" w:rsidP="00A724DD">
      <w:pPr>
        <w:ind w:left="850" w:firstLine="1"/>
      </w:pPr>
      <w:del w:id="1143" w:author="MARTINSIsabelAlex" w:date="2026-03-06T20:32:00Z">
        <w:r w:rsidRPr="0013008F" w:rsidDel="00A724DD">
          <w:tab/>
        </w:r>
      </w:del>
      <w:r w:rsidRPr="0013008F">
        <w:rPr>
          <w:b/>
          <w:i/>
        </w:rPr>
        <w:t>Os cachorros detidos em estabelecimentos não podem ser permanentemente separados das mães antes das oito semanas de idade.</w:t>
      </w:r>
    </w:p>
    <w:p w14:paraId="7E9408DF" w14:textId="77777777" w:rsidR="00123AFB" w:rsidRPr="0013008F" w:rsidRDefault="00123AFB" w:rsidP="00A724DD">
      <w:pPr>
        <w:ind w:left="850" w:firstLine="1"/>
      </w:pPr>
      <w:del w:id="1144" w:author="MARTINSIsabelAlex" w:date="2026-03-06T20:32:00Z">
        <w:r w:rsidRPr="0013008F" w:rsidDel="00A724DD">
          <w:tab/>
        </w:r>
      </w:del>
      <w:r w:rsidRPr="0013008F">
        <w:rPr>
          <w:b/>
          <w:i/>
        </w:rPr>
        <w:t xml:space="preserve">Os gatinhos detidos em abrigos e casas de acolhimento não podem ser permanentemente separados das mães antes das oito semanas de idade. Os gatinhos detidos em estabelecimentos de criação não podem ser permanentemente separados das mães antes das 12 semanas de idade. </w:t>
      </w:r>
    </w:p>
    <w:p w14:paraId="10255FF5" w14:textId="77777777" w:rsidR="00123AFB" w:rsidRPr="0013008F" w:rsidRDefault="00123AFB" w:rsidP="00A724DD">
      <w:pPr>
        <w:ind w:left="850" w:firstLine="1"/>
        <w:rPr>
          <w:b/>
          <w:i/>
        </w:rPr>
      </w:pPr>
      <w:del w:id="1145" w:author="MARTINSIsabelAlex" w:date="2026-03-06T20:32:00Z">
        <w:r w:rsidRPr="0013008F" w:rsidDel="00A724DD">
          <w:tab/>
        </w:r>
      </w:del>
      <w:r w:rsidRPr="0013008F">
        <w:rPr>
          <w:b/>
          <w:i/>
        </w:rPr>
        <w:t>No entanto, a separação precoce das mães deve ser possível por razões médicas, com base no parecer escrito de um veterinário. O operador deve manter um registo desse parecer até que o último cachorro ou gatinho da ninhada em causa seja colocado no mercado.</w:t>
      </w:r>
    </w:p>
    <w:p w14:paraId="2AAB57D3" w14:textId="77777777" w:rsidR="00A724DD" w:rsidRPr="0013008F" w:rsidRDefault="00A724DD" w:rsidP="00A724DD">
      <w:pPr>
        <w:ind w:left="850" w:firstLine="1"/>
      </w:pPr>
    </w:p>
    <w:p w14:paraId="04DEE0BF" w14:textId="77777777" w:rsidR="00123AFB" w:rsidRPr="0013008F" w:rsidRDefault="00123AFB" w:rsidP="00123AFB">
      <w:pPr>
        <w:sectPr w:rsidR="00123AFB" w:rsidRPr="0013008F" w:rsidSect="00123AFB">
          <w:pgSz w:w="11909" w:h="16834"/>
          <w:pgMar w:top="1134" w:right="1417" w:bottom="1417" w:left="1417" w:header="1134" w:footer="567" w:gutter="0"/>
          <w:cols w:space="720"/>
        </w:sectPr>
      </w:pPr>
    </w:p>
    <w:p w14:paraId="7560AF57" w14:textId="77777777" w:rsidR="00123AFB" w:rsidRPr="0013008F" w:rsidRDefault="00123AFB" w:rsidP="00123AFB">
      <w:pPr>
        <w:pStyle w:val="Normale"/>
        <w:jc w:val="center"/>
      </w:pPr>
      <w:r w:rsidRPr="0013008F">
        <w:t>Anexo II</w:t>
      </w:r>
    </w:p>
    <w:p w14:paraId="1933800A" w14:textId="77777777" w:rsidR="00123AFB" w:rsidRPr="0013008F" w:rsidRDefault="00123AFB" w:rsidP="00123AFB">
      <w:pPr>
        <w:pStyle w:val="Applicationdirecte"/>
      </w:pPr>
      <w:r w:rsidRPr="0013008F">
        <w:t>Identificação e registo de cães e gatos</w:t>
      </w:r>
    </w:p>
    <w:p w14:paraId="67C3B49B" w14:textId="3C915FB2" w:rsidR="00123AFB" w:rsidRPr="0013008F" w:rsidDel="005436C0" w:rsidRDefault="00123AFB" w:rsidP="00123AFB">
      <w:pPr>
        <w:pStyle w:val="Applicationdirecte"/>
        <w:rPr>
          <w:del w:id="1146" w:author="MARTINSIsabelAlex" w:date="2026-03-06T20:33:00Z"/>
        </w:rPr>
      </w:pPr>
      <w:del w:id="1147" w:author="MARTINSIsabelAlex" w:date="2026-03-06T20:33:00Z">
        <w:r w:rsidRPr="0013008F" w:rsidDel="005436C0">
          <w:delText xml:space="preserve">(nos termos do artigo 20.º </w:delText>
        </w:r>
        <w:r w:rsidRPr="0013008F" w:rsidDel="005436C0">
          <w:rPr>
            <w:b/>
            <w:i/>
          </w:rPr>
          <w:delText>e do artigo 26.º</w:delText>
        </w:r>
        <w:r w:rsidRPr="0013008F" w:rsidDel="005436C0">
          <w:delText>)</w:delText>
        </w:r>
      </w:del>
    </w:p>
    <w:p w14:paraId="59F48842" w14:textId="77777777" w:rsidR="00123AFB" w:rsidRPr="0013008F" w:rsidRDefault="00123AFB" w:rsidP="00123AFB">
      <w:r w:rsidRPr="0013008F">
        <w:t xml:space="preserve">Os </w:t>
      </w:r>
      <w:proofErr w:type="spellStart"/>
      <w:r w:rsidRPr="0013008F">
        <w:t>transpondedores</w:t>
      </w:r>
      <w:proofErr w:type="spellEnd"/>
      <w:r w:rsidRPr="0013008F">
        <w:t xml:space="preserve"> utilizados para </w:t>
      </w:r>
      <w:r w:rsidRPr="0013008F">
        <w:rPr>
          <w:b/>
          <w:i/>
        </w:rPr>
        <w:t>identificar individualmente cães e gatos</w:t>
      </w:r>
      <w:r w:rsidRPr="0013008F">
        <w:t xml:space="preserve">, tal como exigido no artigo </w:t>
      </w:r>
      <w:r w:rsidRPr="0013008F">
        <w:rPr>
          <w:b/>
          <w:i/>
        </w:rPr>
        <w:t>20.º e no artigo 26.º</w:t>
      </w:r>
      <w:r w:rsidRPr="0013008F">
        <w:t>, devem cumprir os seguintes requisitos:</w:t>
      </w:r>
    </w:p>
    <w:p w14:paraId="151C1FAD" w14:textId="77777777" w:rsidR="00123AFB" w:rsidRPr="0013008F" w:rsidRDefault="00123AFB" w:rsidP="00123AFB">
      <w:pPr>
        <w:ind w:left="850" w:hanging="850"/>
      </w:pPr>
      <w:r w:rsidRPr="0013008F">
        <w:t>a)</w:t>
      </w:r>
      <w:r w:rsidRPr="0013008F">
        <w:tab/>
        <w:t>O circuito integrado deve conter um número de identificação individual, não repetível e não reprogramável;</w:t>
      </w:r>
    </w:p>
    <w:p w14:paraId="72F7DF33" w14:textId="77777777" w:rsidR="00123AFB" w:rsidRPr="0013008F" w:rsidRDefault="00123AFB" w:rsidP="00123AFB">
      <w:pPr>
        <w:ind w:left="850" w:hanging="850"/>
      </w:pPr>
      <w:r w:rsidRPr="0013008F">
        <w:t>b)</w:t>
      </w:r>
      <w:r w:rsidRPr="0013008F">
        <w:tab/>
        <w:t xml:space="preserve">O número de identificação deve </w:t>
      </w:r>
      <w:r w:rsidRPr="0013008F">
        <w:rPr>
          <w:b/>
          <w:i/>
        </w:rPr>
        <w:t>começar com</w:t>
      </w:r>
      <w:r w:rsidRPr="0013008F">
        <w:t xml:space="preserve"> o país de </w:t>
      </w:r>
      <w:r w:rsidRPr="0013008F">
        <w:rPr>
          <w:b/>
          <w:i/>
        </w:rPr>
        <w:t>identificação do cão ou gato identificado em conformidade com a norma ISO 3166</w:t>
      </w:r>
      <w:r w:rsidRPr="0013008F">
        <w:t>;</w:t>
      </w:r>
    </w:p>
    <w:p w14:paraId="2A3A9FF0" w14:textId="77777777" w:rsidR="00123AFB" w:rsidRPr="0013008F" w:rsidRDefault="00123AFB" w:rsidP="00123AFB">
      <w:pPr>
        <w:ind w:left="850" w:hanging="850"/>
      </w:pPr>
      <w:r w:rsidRPr="0013008F">
        <w:t>c)</w:t>
      </w:r>
      <w:r w:rsidRPr="0013008F">
        <w:tab/>
        <w:t>A estrutura do código e o conceito técnico da identificação por radiofrequências devem estar em conformidade com as normas ISO 11784 e 11785;</w:t>
      </w:r>
    </w:p>
    <w:p w14:paraId="26169022" w14:textId="419F33C8" w:rsidR="00123AFB" w:rsidRPr="0013008F" w:rsidRDefault="00123AFB" w:rsidP="00123AFB">
      <w:pPr>
        <w:ind w:left="850" w:hanging="850"/>
      </w:pPr>
      <w:r w:rsidRPr="0013008F">
        <w:t>d)</w:t>
      </w:r>
      <w:r w:rsidRPr="0013008F">
        <w:tab/>
        <w:t xml:space="preserve">A conformidade com as normas ISO 11784 e 11785 deve ser avaliada de acordo com a norma ISO </w:t>
      </w:r>
      <w:r w:rsidRPr="0013008F">
        <w:rPr>
          <w:b/>
          <w:i/>
        </w:rPr>
        <w:t>24631</w:t>
      </w:r>
      <w:r w:rsidR="000F6A06" w:rsidRPr="0013008F">
        <w:rPr>
          <w:b/>
          <w:i/>
        </w:rPr>
        <w:noBreakHyphen/>
      </w:r>
      <w:r w:rsidRPr="0013008F">
        <w:rPr>
          <w:b/>
          <w:i/>
        </w:rPr>
        <w:t>1</w:t>
      </w:r>
      <w:r w:rsidRPr="0013008F">
        <w:t>.</w:t>
      </w:r>
    </w:p>
    <w:p w14:paraId="66841CC0" w14:textId="77777777" w:rsidR="005436C0" w:rsidRPr="0013008F" w:rsidRDefault="005436C0" w:rsidP="00123AFB">
      <w:pPr>
        <w:ind w:left="850" w:hanging="850"/>
      </w:pPr>
    </w:p>
    <w:p w14:paraId="4AA428F0" w14:textId="77777777" w:rsidR="00123AFB" w:rsidRPr="0013008F" w:rsidRDefault="00123AFB" w:rsidP="00123AFB">
      <w:pPr>
        <w:sectPr w:rsidR="00123AFB" w:rsidRPr="0013008F" w:rsidSect="00123AFB">
          <w:pgSz w:w="11909" w:h="16834"/>
          <w:pgMar w:top="1134" w:right="1417" w:bottom="1417" w:left="1417" w:header="1134" w:footer="567" w:gutter="0"/>
          <w:cols w:space="720"/>
        </w:sectPr>
      </w:pPr>
    </w:p>
    <w:p w14:paraId="16C36F0F" w14:textId="77777777" w:rsidR="00123AFB" w:rsidRPr="0013008F" w:rsidRDefault="00123AFB" w:rsidP="00123AFB">
      <w:pPr>
        <w:pStyle w:val="Normale"/>
        <w:jc w:val="center"/>
      </w:pPr>
      <w:r w:rsidRPr="0013008F">
        <w:t>Anexo III</w:t>
      </w:r>
    </w:p>
    <w:p w14:paraId="62884D31" w14:textId="7126E74E" w:rsidR="00123AFB" w:rsidRPr="0013008F" w:rsidRDefault="00123AFB" w:rsidP="00123AFB">
      <w:pPr>
        <w:pStyle w:val="Applicationdirecte"/>
      </w:pPr>
      <w:r w:rsidRPr="0013008F">
        <w:t>Dados sobre o bem</w:t>
      </w:r>
      <w:r w:rsidR="000F6A06" w:rsidRPr="0013008F">
        <w:noBreakHyphen/>
      </w:r>
      <w:r w:rsidRPr="0013008F">
        <w:t>estar dos animais</w:t>
      </w:r>
    </w:p>
    <w:p w14:paraId="22063A3A" w14:textId="23EA1E60" w:rsidR="00123AFB" w:rsidRPr="0013008F" w:rsidRDefault="00123AFB" w:rsidP="00123AFB">
      <w:pPr>
        <w:ind w:left="850" w:hanging="850"/>
      </w:pPr>
      <w:r w:rsidRPr="0013008F">
        <w:t>1.</w:t>
      </w:r>
      <w:r w:rsidRPr="0013008F">
        <w:tab/>
        <w:t xml:space="preserve">Número de cães e gatos </w:t>
      </w:r>
      <w:r w:rsidRPr="0013008F">
        <w:rPr>
          <w:b/>
          <w:i/>
        </w:rPr>
        <w:t>registados,</w:t>
      </w:r>
      <w:r w:rsidRPr="0013008F">
        <w:t xml:space="preserve"> por ano, a que se referem o artigo 20.º </w:t>
      </w:r>
      <w:r w:rsidRPr="0013008F">
        <w:rPr>
          <w:b/>
          <w:i/>
        </w:rPr>
        <w:t>e o artigo</w:t>
      </w:r>
      <w:r w:rsidR="005436C0" w:rsidRPr="0013008F">
        <w:rPr>
          <w:b/>
          <w:i/>
        </w:rPr>
        <w:t> </w:t>
      </w:r>
      <w:r w:rsidRPr="0013008F">
        <w:rPr>
          <w:b/>
          <w:i/>
        </w:rPr>
        <w:t>26.º, n.º 3.</w:t>
      </w:r>
    </w:p>
    <w:p w14:paraId="63F48C59" w14:textId="77777777" w:rsidR="00123AFB" w:rsidRPr="0013008F" w:rsidRDefault="00123AFB" w:rsidP="00123AFB">
      <w:pPr>
        <w:ind w:left="850" w:hanging="850"/>
      </w:pPr>
      <w:r w:rsidRPr="0013008F">
        <w:rPr>
          <w:b/>
          <w:i/>
        </w:rPr>
        <w:t>2.</w:t>
      </w:r>
      <w:r w:rsidRPr="0013008F">
        <w:tab/>
      </w:r>
      <w:r w:rsidRPr="0013008F">
        <w:rPr>
          <w:b/>
          <w:i/>
        </w:rPr>
        <w:t>Número de estabelecimentos de criação, estabelecimentos de venda, abrigos e casas de acolhimento registados, por ano, em conformidade com o artigo 9.º.</w:t>
      </w:r>
    </w:p>
    <w:p w14:paraId="37B924E6" w14:textId="0E69CCD8" w:rsidR="00123AFB" w:rsidRPr="0013008F" w:rsidRDefault="00123AFB" w:rsidP="00123AFB">
      <w:pPr>
        <w:ind w:left="850" w:hanging="850"/>
      </w:pPr>
      <w:r w:rsidRPr="0013008F">
        <w:t>3.</w:t>
      </w:r>
      <w:r w:rsidRPr="0013008F">
        <w:tab/>
        <w:t>Número de estabelecimentos de criação aprovados por ano a que se refere o artigo</w:t>
      </w:r>
      <w:r w:rsidR="005436C0" w:rsidRPr="0013008F">
        <w:t> </w:t>
      </w:r>
      <w:r w:rsidRPr="0013008F">
        <w:rPr>
          <w:b/>
          <w:i/>
        </w:rPr>
        <w:t>10.º</w:t>
      </w:r>
      <w:r w:rsidRPr="0013008F">
        <w:t>.</w:t>
      </w:r>
    </w:p>
    <w:p w14:paraId="54C95AFA" w14:textId="77777777" w:rsidR="00123AFB" w:rsidRPr="0013008F" w:rsidRDefault="00123AFB" w:rsidP="00123AFB">
      <w:pPr>
        <w:ind w:left="850" w:hanging="850"/>
      </w:pPr>
      <w:r w:rsidRPr="0013008F">
        <w:rPr>
          <w:b/>
          <w:i/>
        </w:rPr>
        <w:t>4.</w:t>
      </w:r>
      <w:r w:rsidRPr="0013008F">
        <w:tab/>
      </w:r>
      <w:r w:rsidRPr="0013008F">
        <w:rPr>
          <w:b/>
          <w:i/>
        </w:rPr>
        <w:t>Número de estabelecimentos de criação cuja aprovação foi suspensa ou retirada, por ano.</w:t>
      </w:r>
    </w:p>
    <w:sectPr w:rsidR="00123AFB" w:rsidRPr="0013008F">
      <w:footerReference w:type="even" r:id="rId18"/>
      <w:footerReference w:type="first" r:id="rId19"/>
      <w:footnotePr>
        <w:numRestart w:val="eachSect"/>
      </w:footnotePr>
      <w:pgSz w:w="11909" w:h="16834"/>
      <w:pgMar w:top="1134" w:right="1417" w:bottom="1417" w:left="1417" w:header="1134" w:footer="567"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5" w:author="MARTINSIsabelAlex" w:date="2026-03-03T16:27:00Z" w:initials="IAM">
    <w:p w14:paraId="2B9430A4" w14:textId="2CDDDACF" w:rsidR="00F373A8" w:rsidRDefault="00F373A8">
      <w:pPr>
        <w:pStyle w:val="CommentText"/>
      </w:pPr>
      <w:r>
        <w:rPr>
          <w:rStyle w:val="CommentReference"/>
        </w:rPr>
        <w:annotationRef/>
      </w:r>
      <w:hyperlink r:id="rId1" w:history="1">
        <w:r w:rsidRPr="005042DE">
          <w:rPr>
            <w:rStyle w:val="Hyperlink"/>
          </w:rPr>
          <w:t>COM(2023)0769</w:t>
        </w:r>
      </w:hyperlink>
    </w:p>
  </w:comment>
  <w:comment w:id="44" w:author="MARTINSIsabelAlex" w:date="2026-03-07T08:19:00Z" w:initials="IAM">
    <w:p w14:paraId="0E3F5AA6" w14:textId="0D1D6E86" w:rsidR="00727858" w:rsidRDefault="00727858">
      <w:pPr>
        <w:pStyle w:val="CommentText"/>
      </w:pPr>
      <w:r>
        <w:rPr>
          <w:rStyle w:val="CommentReference"/>
        </w:rPr>
        <w:annotationRef/>
      </w:r>
      <w:hyperlink r:id="rId2" w:history="1">
        <w:r w:rsidRPr="00727858">
          <w:rPr>
            <w:rStyle w:val="Hyperlink"/>
          </w:rPr>
          <w:t>Regulamento (UE) 2017/625</w:t>
        </w:r>
      </w:hyperlink>
    </w:p>
  </w:comment>
  <w:comment w:id="184" w:author="MARTINSIsabelAlex" w:date="2026-03-06T12:13:00Z" w:initials="IAM">
    <w:p w14:paraId="723FC869" w14:textId="425B01C5" w:rsidR="00CC23F7" w:rsidRDefault="00CC23F7">
      <w:pPr>
        <w:pStyle w:val="CommentText"/>
      </w:pPr>
      <w:r>
        <w:rPr>
          <w:rStyle w:val="CommentReference"/>
        </w:rPr>
        <w:annotationRef/>
      </w:r>
      <w:proofErr w:type="spellStart"/>
      <w:r w:rsidR="00446161">
        <w:t>H</w:t>
      </w:r>
      <w:r>
        <w:t>ouseholds</w:t>
      </w:r>
      <w:proofErr w:type="spellEnd"/>
      <w:r w:rsidR="00446161">
        <w:t xml:space="preserve"> – há ainda mais 4 ocorrências:</w:t>
      </w:r>
    </w:p>
    <w:p w14:paraId="2F2F6095" w14:textId="35EF5C99" w:rsidR="00446161" w:rsidRDefault="00446161" w:rsidP="00446161">
      <w:pPr>
        <w:pStyle w:val="CommentText"/>
      </w:pPr>
      <w:r>
        <w:t xml:space="preserve">* </w:t>
      </w:r>
      <w:proofErr w:type="spellStart"/>
      <w:r>
        <w:t>Cons</w:t>
      </w:r>
      <w:proofErr w:type="spellEnd"/>
      <w:r>
        <w:t xml:space="preserve"> 30 – tradução “agregados familiares”</w:t>
      </w:r>
    </w:p>
    <w:p w14:paraId="14E25B0B" w14:textId="264FC3C7" w:rsidR="00446161" w:rsidRDefault="00446161">
      <w:pPr>
        <w:pStyle w:val="CommentText"/>
      </w:pPr>
      <w:r>
        <w:t>* pp. 60-61 – tradução “casas particulares”</w:t>
      </w:r>
    </w:p>
  </w:comment>
  <w:comment w:id="185" w:author="Cristina FC" w:date="2026-03-10T09:59:00Z" w:initials="FDCGC">
    <w:p w14:paraId="0C36DBB0" w14:textId="0E2CC7D5" w:rsidR="00633BCE" w:rsidRDefault="00633BCE">
      <w:pPr>
        <w:pStyle w:val="CommentText"/>
      </w:pPr>
      <w:r>
        <w:rPr>
          <w:rStyle w:val="CommentReference"/>
        </w:rPr>
        <w:annotationRef/>
      </w:r>
      <w:r>
        <w:t>Com efeito “</w:t>
      </w:r>
      <w:proofErr w:type="spellStart"/>
      <w:r>
        <w:t>household</w:t>
      </w:r>
      <w:proofErr w:type="spellEnd"/>
      <w:r>
        <w:t xml:space="preserve">” tem sido traduzido de maneira diferente em diferentes tipos de </w:t>
      </w:r>
      <w:proofErr w:type="spellStart"/>
      <w:r>
        <w:t>actos</w:t>
      </w:r>
      <w:proofErr w:type="spellEnd"/>
      <w:r>
        <w:t xml:space="preserve">... sendo que provavelmente o mais fiel seria “agregados domésticos” como definido para efeitos estatísticos: </w:t>
      </w:r>
      <w:hyperlink r:id="rId3" w:history="1">
        <w:r w:rsidRPr="00633BCE">
          <w:rPr>
            <w:rStyle w:val="Hyperlink"/>
          </w:rPr>
          <w:t>https://eur-lex.europa.eu/legal-content/EN-PT/TXT/?from=EN&amp;uri=CELEX%3A32025R2458&amp;qid=1773133058865</w:t>
        </w:r>
      </w:hyperlink>
    </w:p>
    <w:p w14:paraId="1177DE58" w14:textId="77777777" w:rsidR="00633BCE" w:rsidRDefault="00633BCE">
      <w:pPr>
        <w:pStyle w:val="CommentText"/>
      </w:pPr>
    </w:p>
    <w:p w14:paraId="5B681EBA" w14:textId="12D6AB35" w:rsidR="00633BCE" w:rsidRDefault="00633BCE">
      <w:pPr>
        <w:pStyle w:val="CommentText"/>
      </w:pPr>
      <w:r>
        <w:t xml:space="preserve">No entanto, no Regulamento da saúde animal, que seria um ponto de referência para este </w:t>
      </w:r>
      <w:proofErr w:type="spellStart"/>
      <w:r>
        <w:t>acto</w:t>
      </w:r>
      <w:proofErr w:type="spellEnd"/>
      <w:r>
        <w:t xml:space="preserve">, usa-.se “casas particulares” também no contexto da definição de “estabelecimento” como neste texto mais à frente pelo que provavelmente faria sentido usarmos a mesma terminologia. </w:t>
      </w:r>
      <w:proofErr w:type="gramStart"/>
      <w:r>
        <w:t>Deixo no entanto</w:t>
      </w:r>
      <w:proofErr w:type="gramEnd"/>
      <w:r>
        <w:t xml:space="preserve"> à consideração.</w:t>
      </w:r>
    </w:p>
    <w:p w14:paraId="295579F8" w14:textId="77777777" w:rsidR="00633BCE" w:rsidRDefault="00633BCE">
      <w:pPr>
        <w:pStyle w:val="CommentText"/>
      </w:pPr>
    </w:p>
    <w:p w14:paraId="55AD0342" w14:textId="1C530F46" w:rsidR="00633BCE" w:rsidRDefault="00FA7820">
      <w:pPr>
        <w:pStyle w:val="CommentText"/>
      </w:pPr>
      <w:hyperlink r:id="rId4" w:history="1">
        <w:r w:rsidR="00633BCE" w:rsidRPr="00633BCE">
          <w:rPr>
            <w:rStyle w:val="Hyperlink"/>
          </w:rPr>
          <w:t>https://eur-lex.europa.eu/legal-content/EN-PT/TXT/?from=EN&amp;uri=CELEX%3A32016R0429&amp;qid=1773074726396</w:t>
        </w:r>
      </w:hyperlink>
    </w:p>
  </w:comment>
  <w:comment w:id="273" w:author="MARTINSIsabelAlex" w:date="2026-03-06T12:34:00Z" w:initials="IAM">
    <w:p w14:paraId="246BE361" w14:textId="7608E06C" w:rsidR="00B627E9" w:rsidRPr="00446161" w:rsidRDefault="00B627E9">
      <w:pPr>
        <w:pStyle w:val="CommentText"/>
        <w:rPr>
          <w:lang w:val="en-GB"/>
        </w:rPr>
      </w:pPr>
      <w:r>
        <w:rPr>
          <w:rStyle w:val="CommentReference"/>
        </w:rPr>
        <w:annotationRef/>
      </w:r>
      <w:r w:rsidRPr="00EC0793">
        <w:t xml:space="preserve"> </w:t>
      </w:r>
      <w:r w:rsidRPr="00446161">
        <w:rPr>
          <w:lang w:val="en-GB"/>
        </w:rPr>
        <w:t xml:space="preserve">in return of payment – </w:t>
      </w:r>
      <w:proofErr w:type="spellStart"/>
      <w:r w:rsidRPr="00446161">
        <w:rPr>
          <w:lang w:val="en-GB"/>
        </w:rPr>
        <w:t>ocorrência</w:t>
      </w:r>
      <w:proofErr w:type="spellEnd"/>
      <w:r w:rsidRPr="00446161">
        <w:rPr>
          <w:lang w:val="en-GB"/>
        </w:rPr>
        <w:t xml:space="preserve"> </w:t>
      </w:r>
      <w:proofErr w:type="spellStart"/>
      <w:r w:rsidRPr="00446161">
        <w:rPr>
          <w:lang w:val="en-GB"/>
        </w:rPr>
        <w:t>idêntica</w:t>
      </w:r>
      <w:proofErr w:type="spellEnd"/>
      <w:r w:rsidRPr="00446161">
        <w:rPr>
          <w:lang w:val="en-GB"/>
        </w:rPr>
        <w:t xml:space="preserve"> p. 58, </w:t>
      </w:r>
      <w:proofErr w:type="gramStart"/>
      <w:r w:rsidRPr="00446161">
        <w:rPr>
          <w:lang w:val="en-GB"/>
        </w:rPr>
        <w:t>n.º</w:t>
      </w:r>
      <w:proofErr w:type="gramEnd"/>
      <w:r w:rsidRPr="00446161">
        <w:rPr>
          <w:lang w:val="en-GB"/>
        </w:rPr>
        <w:t xml:space="preserve"> 7</w:t>
      </w:r>
    </w:p>
  </w:comment>
  <w:comment w:id="283" w:author="MARTINSIsabelAlex" w:date="2026-03-06T13:41:00Z" w:initials="IAM">
    <w:p w14:paraId="3EDA5A9A" w14:textId="6704B580" w:rsidR="00B45683" w:rsidRPr="00815A7D" w:rsidRDefault="00B45683">
      <w:pPr>
        <w:pStyle w:val="CommentText"/>
      </w:pPr>
      <w:r>
        <w:rPr>
          <w:rStyle w:val="CommentReference"/>
        </w:rPr>
        <w:annotationRef/>
      </w:r>
      <w:proofErr w:type="spellStart"/>
      <w:r w:rsidRPr="00815A7D">
        <w:t>households</w:t>
      </w:r>
      <w:proofErr w:type="spellEnd"/>
    </w:p>
  </w:comment>
  <w:comment w:id="284" w:author="Cristina FC" w:date="2026-03-10T10:05:00Z" w:initials="FDCGC">
    <w:p w14:paraId="63020629" w14:textId="283A8356" w:rsidR="00633BCE" w:rsidRDefault="00633BCE">
      <w:pPr>
        <w:pStyle w:val="CommentText"/>
      </w:pPr>
      <w:r>
        <w:rPr>
          <w:rStyle w:val="CommentReference"/>
        </w:rPr>
        <w:annotationRef/>
      </w:r>
      <w:r>
        <w:t>ver comentário acima</w:t>
      </w:r>
    </w:p>
  </w:comment>
  <w:comment w:id="324" w:author="MARTINSIsabelAlex" w:date="2026-03-06T20:37:00Z" w:initials="IAM">
    <w:p w14:paraId="45591892" w14:textId="2ECEE56E" w:rsidR="00CE3F87" w:rsidRPr="007D6004" w:rsidRDefault="00CE3F87">
      <w:pPr>
        <w:pStyle w:val="CommentText"/>
      </w:pPr>
      <w:r>
        <w:rPr>
          <w:rStyle w:val="CommentReference"/>
        </w:rPr>
        <w:annotationRef/>
      </w:r>
      <w:r w:rsidRPr="007D6004">
        <w:t>“educados” ?</w:t>
      </w:r>
    </w:p>
  </w:comment>
  <w:comment w:id="358" w:author="MARTINSIsabelAlex" w:date="2026-03-06T20:52:00Z" w:initials="IAM">
    <w:p w14:paraId="3015EC10" w14:textId="52152004" w:rsidR="00FD3045" w:rsidRPr="00F16477" w:rsidRDefault="00FD3045">
      <w:pPr>
        <w:pStyle w:val="CommentText"/>
      </w:pPr>
      <w:r>
        <w:rPr>
          <w:rStyle w:val="CommentReference"/>
        </w:rPr>
        <w:annotationRef/>
      </w:r>
      <w:r w:rsidR="007D6004">
        <w:rPr>
          <w:rStyle w:val="CommentReference"/>
        </w:rPr>
        <w:t xml:space="preserve">“Short </w:t>
      </w:r>
      <w:proofErr w:type="spellStart"/>
      <w:r w:rsidR="007D6004">
        <w:rPr>
          <w:rStyle w:val="CommentReference"/>
        </w:rPr>
        <w:t>term</w:t>
      </w:r>
      <w:proofErr w:type="spellEnd"/>
      <w:r w:rsidR="007D6004">
        <w:rPr>
          <w:rStyle w:val="CommentReference"/>
        </w:rPr>
        <w:t xml:space="preserve"> </w:t>
      </w:r>
      <w:proofErr w:type="spellStart"/>
      <w:r w:rsidR="007D6004">
        <w:rPr>
          <w:rStyle w:val="CommentReference"/>
        </w:rPr>
        <w:t>isolation</w:t>
      </w:r>
      <w:proofErr w:type="spellEnd"/>
      <w:r w:rsidR="007D6004">
        <w:rPr>
          <w:rStyle w:val="CommentReference"/>
        </w:rPr>
        <w:t>” - o</w:t>
      </w:r>
      <w:r w:rsidR="007D6004" w:rsidRPr="00F16477">
        <w:rPr>
          <w:rStyle w:val="CommentReference"/>
        </w:rPr>
        <w:t xml:space="preserve"> termo “</w:t>
      </w:r>
      <w:r w:rsidR="007D6004">
        <w:rPr>
          <w:rStyle w:val="CommentReference"/>
        </w:rPr>
        <w:t>curta duração</w:t>
      </w:r>
      <w:r w:rsidR="007D6004" w:rsidRPr="00F16477">
        <w:rPr>
          <w:rStyle w:val="CommentReference"/>
        </w:rPr>
        <w:t>” é</w:t>
      </w:r>
      <w:r w:rsidR="007D6004">
        <w:rPr>
          <w:rStyle w:val="CommentReference"/>
        </w:rPr>
        <w:t xml:space="preserve"> utilizado na p. 31 – considerando 52</w:t>
      </w:r>
    </w:p>
  </w:comment>
  <w:comment w:id="438" w:author="MARTINSIsabelAlex" w:date="2026-03-06T23:16:00Z" w:initials="IAM">
    <w:p w14:paraId="736797A4" w14:textId="500DA9A0" w:rsidR="00E7359C" w:rsidRPr="00E7359C" w:rsidRDefault="00E7359C">
      <w:pPr>
        <w:pStyle w:val="CommentText"/>
      </w:pPr>
      <w:r>
        <w:rPr>
          <w:rStyle w:val="CommentReference"/>
        </w:rPr>
        <w:annotationRef/>
      </w:r>
      <w:r w:rsidRPr="00E7359C">
        <w:t>Termo definido no ponto 3</w:t>
      </w:r>
      <w:r>
        <w:t>2, p. 64</w:t>
      </w:r>
    </w:p>
  </w:comment>
  <w:comment w:id="544" w:author="MARTINSIsabelAlex" w:date="2026-03-06T23:59:00Z" w:initials="IAM">
    <w:p w14:paraId="43AC2AB1" w14:textId="3552FC92" w:rsidR="005E5A9F" w:rsidRPr="005E5A9F" w:rsidRDefault="003B31E4">
      <w:pPr>
        <w:pStyle w:val="CommentText"/>
      </w:pPr>
      <w:r>
        <w:rPr>
          <w:rStyle w:val="CommentReference"/>
        </w:rPr>
        <w:annotationRef/>
      </w:r>
      <w:proofErr w:type="spellStart"/>
      <w:r w:rsidRPr="005E5A9F">
        <w:t>Union</w:t>
      </w:r>
      <w:proofErr w:type="spellEnd"/>
      <w:r w:rsidRPr="005E5A9F">
        <w:t xml:space="preserve"> </w:t>
      </w:r>
      <w:proofErr w:type="spellStart"/>
      <w:r w:rsidRPr="005E5A9F">
        <w:t>pet</w:t>
      </w:r>
      <w:proofErr w:type="spellEnd"/>
      <w:r w:rsidRPr="005E5A9F">
        <w:t xml:space="preserve"> </w:t>
      </w:r>
      <w:proofErr w:type="spellStart"/>
      <w:r w:rsidRPr="005E5A9F">
        <w:t>travellers</w:t>
      </w:r>
      <w:proofErr w:type="spellEnd"/>
      <w:r w:rsidRPr="005E5A9F">
        <w:t xml:space="preserve">’ </w:t>
      </w:r>
      <w:proofErr w:type="spellStart"/>
      <w:r w:rsidRPr="005E5A9F">
        <w:t>database</w:t>
      </w:r>
      <w:proofErr w:type="spellEnd"/>
      <w:r w:rsidRPr="005E5A9F">
        <w:t xml:space="preserve"> – </w:t>
      </w:r>
      <w:r w:rsidR="005E5A9F" w:rsidRPr="005E5A9F">
        <w:t>7 ocorrências a</w:t>
      </w:r>
      <w:r w:rsidR="005E5A9F">
        <w:t>o</w:t>
      </w:r>
      <w:r w:rsidR="005E5A9F" w:rsidRPr="005E5A9F">
        <w:t xml:space="preserve"> longo do texto</w:t>
      </w:r>
      <w:r w:rsidR="005E5A9F">
        <w:t xml:space="preserve"> com </w:t>
      </w:r>
      <w:r w:rsidRPr="005E5A9F">
        <w:t>tradução</w:t>
      </w:r>
      <w:r w:rsidR="00087DF3" w:rsidRPr="005E5A9F">
        <w:t xml:space="preserve"> </w:t>
      </w:r>
      <w:r w:rsidR="005E5A9F">
        <w:t>ligeiramente diferente que valerá a pena harmonizar ?</w:t>
      </w:r>
    </w:p>
  </w:comment>
  <w:comment w:id="545" w:author="Cristina FC" w:date="2026-03-10T10:41:00Z" w:initials="FDCGC">
    <w:p w14:paraId="62E6CB4B" w14:textId="609F1048" w:rsidR="00822787" w:rsidRDefault="00822787">
      <w:pPr>
        <w:pStyle w:val="CommentText"/>
      </w:pPr>
      <w:r>
        <w:rPr>
          <w:rStyle w:val="CommentReference"/>
        </w:rPr>
        <w:annotationRef/>
      </w:r>
      <w:r>
        <w:t>com efeito - de entre as várias opções no texto optei pela que me pareceu melhor, mas deixo à consideração</w:t>
      </w:r>
    </w:p>
  </w:comment>
  <w:comment w:id="548" w:author="Cristina FC" w:date="2026-03-11T12:54:00Z" w:initials="FDCGC">
    <w:p w14:paraId="6871B6AD" w14:textId="77777777" w:rsidR="00803F55" w:rsidRDefault="00803F55">
      <w:pPr>
        <w:pStyle w:val="CommentText"/>
        <w:rPr>
          <w:lang w:val="fr-BE"/>
        </w:rPr>
      </w:pPr>
      <w:r>
        <w:rPr>
          <w:rStyle w:val="CommentReference"/>
        </w:rPr>
        <w:annotationRef/>
      </w:r>
      <w:proofErr w:type="gramStart"/>
      <w:r w:rsidRPr="00803F55">
        <w:rPr>
          <w:lang w:val="fr-BE"/>
        </w:rPr>
        <w:t>EN:</w:t>
      </w:r>
      <w:proofErr w:type="gramEnd"/>
      <w:r w:rsidRPr="00803F55">
        <w:rPr>
          <w:lang w:val="fr-BE"/>
        </w:rPr>
        <w:t xml:space="preserve"> </w:t>
      </w:r>
      <w:proofErr w:type="spellStart"/>
      <w:r w:rsidRPr="00803F55">
        <w:rPr>
          <w:lang w:val="fr-BE"/>
        </w:rPr>
        <w:t>T</w:t>
      </w:r>
      <w:r>
        <w:rPr>
          <w:lang w:val="fr-BE"/>
        </w:rPr>
        <w:t>oken</w:t>
      </w:r>
      <w:proofErr w:type="spellEnd"/>
      <w:r>
        <w:rPr>
          <w:lang w:val="fr-BE"/>
        </w:rPr>
        <w:t xml:space="preserve"> </w:t>
      </w:r>
    </w:p>
    <w:p w14:paraId="171B06F9" w14:textId="77777777" w:rsidR="00803F55" w:rsidRDefault="00803F55">
      <w:pPr>
        <w:pStyle w:val="CommentText"/>
        <w:rPr>
          <w:lang w:val="fr-BE"/>
        </w:rPr>
      </w:pPr>
    </w:p>
    <w:p w14:paraId="15B4FB54" w14:textId="77777777" w:rsidR="00803F55" w:rsidRDefault="00803F55">
      <w:pPr>
        <w:pStyle w:val="CommentText"/>
      </w:pPr>
      <w:r w:rsidRPr="00803F55">
        <w:t xml:space="preserve">A nível da </w:t>
      </w:r>
      <w:r>
        <w:t xml:space="preserve">União esta palavra tem sido </w:t>
      </w:r>
      <w:proofErr w:type="gramStart"/>
      <w:r>
        <w:t>traduzido</w:t>
      </w:r>
      <w:proofErr w:type="gramEnd"/>
      <w:r>
        <w:t xml:space="preserve"> de modo diferente consoante o contexto. Temo que a opção da tradução, no entanto, seja confusa e deixo `consideração dos peritos caso haja já alguma terminologia estabelecida neste âmbito.</w:t>
      </w:r>
    </w:p>
    <w:p w14:paraId="381CD9FE" w14:textId="77777777" w:rsidR="00803F55" w:rsidRDefault="00803F55">
      <w:pPr>
        <w:pStyle w:val="CommentText"/>
      </w:pPr>
    </w:p>
    <w:p w14:paraId="0CD83E45" w14:textId="4B9AEF77" w:rsidR="00803F55" w:rsidRPr="00803F55" w:rsidRDefault="00803F55">
      <w:pPr>
        <w:pStyle w:val="CommentText"/>
      </w:pPr>
      <w:r w:rsidRPr="00803F55">
        <w:t>Há nove ocorrências</w:t>
      </w:r>
      <w:r>
        <w:t>.</w:t>
      </w:r>
    </w:p>
  </w:comment>
  <w:comment w:id="574" w:author="MARTINSIsabelAlex" w:date="2026-03-07T00:32:00Z" w:initials="IAM">
    <w:p w14:paraId="2317062B" w14:textId="6F1E856D" w:rsidR="005E5A9F" w:rsidRPr="00803F55" w:rsidRDefault="005E5A9F">
      <w:pPr>
        <w:pStyle w:val="CommentText"/>
        <w:rPr>
          <w:lang w:val="fr-BE"/>
        </w:rPr>
      </w:pPr>
      <w:r>
        <w:rPr>
          <w:rStyle w:val="CommentReference"/>
        </w:rPr>
        <w:annotationRef/>
      </w:r>
      <w:r w:rsidRPr="00803F55">
        <w:rPr>
          <w:lang w:val="fr-BE"/>
        </w:rPr>
        <w:t xml:space="preserve">Union pet </w:t>
      </w:r>
      <w:proofErr w:type="spellStart"/>
      <w:r w:rsidRPr="00803F55">
        <w:rPr>
          <w:lang w:val="fr-BE"/>
        </w:rPr>
        <w:t>travellers</w:t>
      </w:r>
      <w:proofErr w:type="spellEnd"/>
      <w:r w:rsidRPr="00803F55">
        <w:rPr>
          <w:lang w:val="fr-BE"/>
        </w:rPr>
        <w:t xml:space="preserve">’ </w:t>
      </w:r>
      <w:proofErr w:type="spellStart"/>
      <w:r w:rsidRPr="00803F55">
        <w:rPr>
          <w:lang w:val="fr-BE"/>
        </w:rPr>
        <w:t>database</w:t>
      </w:r>
      <w:proofErr w:type="spellEnd"/>
    </w:p>
  </w:comment>
  <w:comment w:id="575" w:author="Cristina FC" w:date="2026-03-10T10:58:00Z" w:initials="FDCGC">
    <w:p w14:paraId="28554CD6" w14:textId="2E7738B5" w:rsidR="00E0431E" w:rsidRDefault="00E0431E">
      <w:pPr>
        <w:pStyle w:val="CommentText"/>
      </w:pPr>
      <w:r>
        <w:rPr>
          <w:rStyle w:val="CommentReference"/>
        </w:rPr>
        <w:annotationRef/>
      </w:r>
      <w:r>
        <w:t>aqui como é “</w:t>
      </w:r>
      <w:proofErr w:type="spellStart"/>
      <w:r>
        <w:t>dedicated</w:t>
      </w:r>
      <w:proofErr w:type="spellEnd"/>
      <w:r>
        <w:t>” e este não é um termo definido parece-me que podemos ajustar ligeiramente</w:t>
      </w:r>
    </w:p>
  </w:comment>
  <w:comment w:id="594" w:author="MARTINSIsabelAlex" w:date="2026-03-06T14:01:00Z" w:initials="IAM">
    <w:p w14:paraId="4AB482F3" w14:textId="0172BB4A" w:rsidR="00BC501F" w:rsidRPr="00E0431E" w:rsidRDefault="00BC501F">
      <w:pPr>
        <w:pStyle w:val="CommentText"/>
      </w:pPr>
      <w:r>
        <w:rPr>
          <w:rStyle w:val="CommentReference"/>
        </w:rPr>
        <w:annotationRef/>
      </w:r>
      <w:hyperlink r:id="rId5" w:history="1">
        <w:r w:rsidRPr="00E0431E">
          <w:rPr>
            <w:rStyle w:val="Hyperlink"/>
          </w:rPr>
          <w:t>JHB C.1.1</w:t>
        </w:r>
      </w:hyperlink>
    </w:p>
  </w:comment>
  <w:comment w:id="626" w:author="MARTINSIsabelAlex" w:date="2026-03-07T00:23:00Z" w:initials="IAM">
    <w:p w14:paraId="6F89E17C" w14:textId="16E52439" w:rsidR="00CC3DC8" w:rsidRDefault="00CC3DC8">
      <w:pPr>
        <w:pStyle w:val="CommentText"/>
      </w:pPr>
      <w:r>
        <w:rPr>
          <w:rStyle w:val="CommentReference"/>
        </w:rPr>
        <w:annotationRef/>
      </w:r>
      <w:r>
        <w:t>Regras ?</w:t>
      </w:r>
    </w:p>
  </w:comment>
  <w:comment w:id="630" w:author="MARTINSIsabelAlex" w:date="2026-03-07T00:23:00Z" w:initials="IAM">
    <w:p w14:paraId="797DC5FA" w14:textId="7214620F" w:rsidR="00CC3DC8" w:rsidRDefault="00CC3DC8">
      <w:pPr>
        <w:pStyle w:val="CommentText"/>
      </w:pPr>
      <w:r>
        <w:rPr>
          <w:rStyle w:val="CommentReference"/>
        </w:rPr>
        <w:annotationRef/>
      </w:r>
      <w:r>
        <w:t xml:space="preserve">Ver </w:t>
      </w:r>
      <w:r w:rsidR="002C5A07">
        <w:t xml:space="preserve">títulos - </w:t>
      </w:r>
      <w:r>
        <w:t>cap</w:t>
      </w:r>
      <w:r w:rsidR="002C5A07">
        <w:t>í</w:t>
      </w:r>
      <w:r>
        <w:t>tulo VII, artigo 30.º, p. 126</w:t>
      </w:r>
    </w:p>
  </w:comment>
  <w:comment w:id="645" w:author="MARTINSIsabelAlex" w:date="2026-03-07T00:24:00Z" w:initials="IAM">
    <w:p w14:paraId="3A2CFD0D" w14:textId="168E0814" w:rsidR="00CC3DC8" w:rsidRDefault="00CC3DC8">
      <w:pPr>
        <w:pStyle w:val="CommentText"/>
      </w:pPr>
      <w:r>
        <w:rPr>
          <w:rStyle w:val="CommentReference"/>
        </w:rPr>
        <w:annotationRef/>
      </w:r>
      <w:r w:rsidR="007B2000">
        <w:t>r</w:t>
      </w:r>
      <w:r>
        <w:t>egras ?</w:t>
      </w:r>
    </w:p>
  </w:comment>
  <w:comment w:id="669" w:author="Cristina FC" w:date="2026-03-09T17:46:00Z" w:initials="FDCGC">
    <w:p w14:paraId="6F95E081" w14:textId="77777777" w:rsidR="001D6D7C" w:rsidRDefault="0000184C">
      <w:pPr>
        <w:pStyle w:val="CommentText"/>
      </w:pPr>
      <w:r>
        <w:rPr>
          <w:rStyle w:val="CommentReference"/>
        </w:rPr>
        <w:annotationRef/>
      </w:r>
      <w:r>
        <w:t xml:space="preserve">EN: </w:t>
      </w:r>
      <w:proofErr w:type="spellStart"/>
      <w:r>
        <w:t>keeping</w:t>
      </w:r>
      <w:proofErr w:type="spellEnd"/>
      <w:r w:rsidR="001D6D7C">
        <w:t xml:space="preserve"> traduzido por “detenção” no Regulamento da saúde animal... </w:t>
      </w:r>
    </w:p>
    <w:p w14:paraId="35794409" w14:textId="77777777" w:rsidR="001D6D7C" w:rsidRDefault="001D6D7C">
      <w:pPr>
        <w:pStyle w:val="CommentText"/>
      </w:pPr>
    </w:p>
    <w:p w14:paraId="2533B5AF" w14:textId="29CB8B99" w:rsidR="0000184C" w:rsidRDefault="00FA7820">
      <w:pPr>
        <w:pStyle w:val="CommentText"/>
      </w:pPr>
      <w:hyperlink r:id="rId6" w:history="1">
        <w:r w:rsidR="001D6D7C" w:rsidRPr="001D6D7C">
          <w:rPr>
            <w:rStyle w:val="Hyperlink"/>
          </w:rPr>
          <w:t>https://eur-lex.europa.eu/legal-content/EN-PT/TXT/?from=EN&amp;uri=CELEX%3A32016R0429&amp;qid=1773074726396</w:t>
        </w:r>
      </w:hyperlink>
    </w:p>
    <w:p w14:paraId="3B200789" w14:textId="77777777" w:rsidR="001D6D7C" w:rsidRDefault="001D6D7C">
      <w:pPr>
        <w:pStyle w:val="CommentText"/>
      </w:pPr>
    </w:p>
    <w:p w14:paraId="4624C994" w14:textId="2F631AD7" w:rsidR="001D6D7C" w:rsidRDefault="001D6D7C">
      <w:pPr>
        <w:pStyle w:val="CommentText"/>
      </w:pPr>
    </w:p>
  </w:comment>
  <w:comment w:id="685" w:author="MARTINSIsabelAlex" w:date="2026-03-06T14:19:00Z" w:initials="IAM">
    <w:p w14:paraId="22B5A6A7" w14:textId="77777777" w:rsidR="00996C53" w:rsidRDefault="00896C4F">
      <w:pPr>
        <w:pStyle w:val="CommentText"/>
      </w:pPr>
      <w:r>
        <w:rPr>
          <w:rStyle w:val="CommentReference"/>
        </w:rPr>
        <w:annotationRef/>
      </w:r>
      <w:r w:rsidR="00996C53">
        <w:t>Apenas uma nota:</w:t>
      </w:r>
    </w:p>
    <w:p w14:paraId="7C07BFF6" w14:textId="33FBD1AB" w:rsidR="00996C53" w:rsidRDefault="006C3B4C">
      <w:pPr>
        <w:pStyle w:val="CommentText"/>
      </w:pPr>
      <w:r>
        <w:t xml:space="preserve">- </w:t>
      </w:r>
      <w:r w:rsidR="00996C53">
        <w:t>u</w:t>
      </w:r>
      <w:r w:rsidR="00896C4F">
        <w:t>tiliza-se maioritariamente o termo “</w:t>
      </w:r>
      <w:r w:rsidR="00896C4F" w:rsidRPr="00896C4F">
        <w:rPr>
          <w:highlight w:val="yellow"/>
        </w:rPr>
        <w:t>detido</w:t>
      </w:r>
      <w:r w:rsidR="00896C4F">
        <w:t>” e suas variantes, p. ex., “detenção”, etc., ao longo do documento</w:t>
      </w:r>
      <w:r>
        <w:t>;</w:t>
      </w:r>
    </w:p>
    <w:p w14:paraId="4E8FD5EC" w14:textId="76DA487E" w:rsidR="00896C4F" w:rsidRDefault="006C3B4C">
      <w:pPr>
        <w:pStyle w:val="CommentText"/>
      </w:pPr>
      <w:r>
        <w:t>-</w:t>
      </w:r>
      <w:r w:rsidR="00996C53">
        <w:t xml:space="preserve"> “detenção“ é também um termo definido no ponto 6)</w:t>
      </w:r>
    </w:p>
  </w:comment>
  <w:comment w:id="686" w:author="Cristina FC" w:date="2026-03-10T11:41:00Z" w:initials="FDCGC">
    <w:p w14:paraId="13B36B90" w14:textId="79439746" w:rsidR="00574000" w:rsidRDefault="00574000">
      <w:pPr>
        <w:pStyle w:val="CommentText"/>
      </w:pPr>
      <w:r>
        <w:rPr>
          <w:rStyle w:val="CommentReference"/>
        </w:rPr>
        <w:annotationRef/>
      </w:r>
      <w:r>
        <w:t>ilustra a razão pela qual “detenção” não será talvez o mais indicado para “</w:t>
      </w:r>
      <w:proofErr w:type="spellStart"/>
      <w:r>
        <w:t>keeping</w:t>
      </w:r>
      <w:proofErr w:type="spellEnd"/>
      <w:r>
        <w:t xml:space="preserve">”, mas a </w:t>
      </w:r>
      <w:proofErr w:type="spellStart"/>
      <w:r>
        <w:t>mentermos</w:t>
      </w:r>
      <w:proofErr w:type="spellEnd"/>
      <w:r>
        <w:t xml:space="preserve"> terminologia anterior valerá talvez a pena usar também a forma verbal correspondente</w:t>
      </w:r>
      <w:r w:rsidR="006C050B">
        <w:t>, apesar de “detido” parecer contraditório neste contexto...</w:t>
      </w:r>
    </w:p>
  </w:comment>
  <w:comment w:id="693" w:author="Cristina FC" w:date="2026-03-10T11:57:00Z" w:initials="FDCGC">
    <w:p w14:paraId="776028E2" w14:textId="13FA3D96" w:rsidR="006C050B" w:rsidRDefault="006C050B">
      <w:pPr>
        <w:pStyle w:val="CommentText"/>
      </w:pPr>
      <w:r>
        <w:rPr>
          <w:rStyle w:val="CommentReference"/>
        </w:rPr>
        <w:annotationRef/>
      </w:r>
      <w:r>
        <w:t xml:space="preserve">a </w:t>
      </w:r>
      <w:proofErr w:type="spellStart"/>
      <w:r>
        <w:t>alteraçâo</w:t>
      </w:r>
      <w:proofErr w:type="spellEnd"/>
      <w:r>
        <w:t xml:space="preserve"> na MEF parece-me específica ao EN.</w:t>
      </w:r>
    </w:p>
  </w:comment>
  <w:comment w:id="725" w:author="MARTINSIsabelAlex" w:date="2026-03-06T14:34:00Z" w:initials="IAM">
    <w:p w14:paraId="575BF0C6" w14:textId="08E91A98" w:rsidR="00F3006A" w:rsidRDefault="00F3006A">
      <w:pPr>
        <w:pStyle w:val="CommentText"/>
      </w:pPr>
      <w:r>
        <w:rPr>
          <w:rStyle w:val="CommentReference"/>
        </w:rPr>
        <w:annotationRef/>
      </w:r>
      <w:r>
        <w:t>“agrupados” no considerando 26, p. 16</w:t>
      </w:r>
    </w:p>
  </w:comment>
  <w:comment w:id="768" w:author="Cristina FC" w:date="2026-03-10T13:01:00Z" w:initials="FDCGC">
    <w:p w14:paraId="7F54F168" w14:textId="77777777" w:rsidR="00BA1AB1" w:rsidRDefault="00BA1AB1">
      <w:pPr>
        <w:pStyle w:val="CommentText"/>
      </w:pPr>
      <w:r>
        <w:t xml:space="preserve">EN: </w:t>
      </w:r>
      <w:r>
        <w:rPr>
          <w:rStyle w:val="CommentReference"/>
        </w:rPr>
        <w:annotationRef/>
      </w:r>
      <w:r>
        <w:t>box</w:t>
      </w:r>
    </w:p>
    <w:p w14:paraId="27B9E6B5" w14:textId="6351CA07" w:rsidR="00BA1AB1" w:rsidRDefault="00BA1AB1">
      <w:pPr>
        <w:pStyle w:val="CommentText"/>
      </w:pPr>
      <w:proofErr w:type="spellStart"/>
      <w:r>
        <w:t>cfr</w:t>
      </w:r>
      <w:proofErr w:type="spellEnd"/>
      <w:r>
        <w:t xml:space="preserve">. </w:t>
      </w:r>
      <w:r w:rsidR="00B22B24">
        <w:t xml:space="preserve">por </w:t>
      </w:r>
      <w:proofErr w:type="spellStart"/>
      <w:r w:rsidR="00B22B24">
        <w:t>ex</w:t>
      </w:r>
      <w:proofErr w:type="spellEnd"/>
      <w:r w:rsidR="00B22B24">
        <w:t xml:space="preserve">: </w:t>
      </w:r>
      <w:hyperlink r:id="rId7" w:history="1">
        <w:r w:rsidR="00B22B24" w:rsidRPr="00B22B24">
          <w:rPr>
            <w:rStyle w:val="Hyperlink"/>
          </w:rPr>
          <w:t>https://eur-lex.europa.eu/legal-content/EN-PT/TXT/?from=EN&amp;uri=CELEX%3A32018R0848&amp;qid=1773143687778</w:t>
        </w:r>
      </w:hyperlink>
    </w:p>
  </w:comment>
  <w:comment w:id="783" w:author="MARTINSIsabelAlex" w:date="2026-03-07T08:23:00Z" w:initials="IAM">
    <w:p w14:paraId="1A2C1064" w14:textId="5B89FEC2" w:rsidR="00711F4A" w:rsidRDefault="00711F4A">
      <w:pPr>
        <w:pStyle w:val="CommentText"/>
      </w:pPr>
      <w:r>
        <w:rPr>
          <w:rStyle w:val="CommentReference"/>
        </w:rPr>
        <w:annotationRef/>
      </w:r>
      <w:hyperlink r:id="rId8" w:history="1">
        <w:r w:rsidRPr="00711F4A">
          <w:rPr>
            <w:rStyle w:val="Hyperlink"/>
          </w:rPr>
          <w:t>Regulamento de Execução (UE) 2019/1715 da Comissão</w:t>
        </w:r>
      </w:hyperlink>
    </w:p>
  </w:comment>
  <w:comment w:id="835" w:author="Cristina FC" w:date="2026-03-10T16:11:00Z" w:initials="FDCGC">
    <w:p w14:paraId="29C496AA" w14:textId="257E70C1" w:rsidR="00FE2250" w:rsidRDefault="00FE2250">
      <w:pPr>
        <w:pStyle w:val="CommentText"/>
      </w:pPr>
      <w:r>
        <w:rPr>
          <w:rStyle w:val="CommentReference"/>
        </w:rPr>
        <w:annotationRef/>
      </w:r>
      <w:r>
        <w:rPr>
          <w:rStyle w:val="CommentReference"/>
        </w:rPr>
        <w:t>“descendência” para “</w:t>
      </w:r>
      <w:proofErr w:type="spellStart"/>
      <w:r>
        <w:rPr>
          <w:rStyle w:val="CommentReference"/>
        </w:rPr>
        <w:t>offspring</w:t>
      </w:r>
      <w:proofErr w:type="spellEnd"/>
      <w:r>
        <w:rPr>
          <w:rStyle w:val="CommentReference"/>
        </w:rPr>
        <w:t>” está já consagrado em direito da UE, mas para irmãos e avós, a</w:t>
      </w:r>
      <w:r>
        <w:t xml:space="preserve"> confirmar se esta linguagem é adequada quando falamos de animais</w:t>
      </w:r>
    </w:p>
  </w:comment>
  <w:comment w:id="842" w:author="MARTINSIsabelAlex" w:date="2026-03-06T17:04:00Z" w:initials="IAM">
    <w:p w14:paraId="20EFB858" w14:textId="58A6E840" w:rsidR="001C3825" w:rsidRDefault="001C3825">
      <w:pPr>
        <w:pStyle w:val="CommentText"/>
      </w:pPr>
      <w:r>
        <w:rPr>
          <w:rStyle w:val="CommentReference"/>
        </w:rPr>
        <w:annotationRef/>
      </w:r>
      <w:proofErr w:type="spellStart"/>
      <w:r>
        <w:t>health</w:t>
      </w:r>
      <w:proofErr w:type="spellEnd"/>
      <w:r>
        <w:t xml:space="preserve"> </w:t>
      </w:r>
      <w:proofErr w:type="spellStart"/>
      <w:r>
        <w:t>history</w:t>
      </w:r>
      <w:proofErr w:type="spellEnd"/>
    </w:p>
  </w:comment>
  <w:comment w:id="843" w:author="Cristina FC" w:date="2026-03-10T16:42:00Z" w:initials="FDCGC">
    <w:p w14:paraId="4E1953CC" w14:textId="502C13B3" w:rsidR="003E4CE8" w:rsidRDefault="003E4CE8">
      <w:pPr>
        <w:pStyle w:val="CommentText"/>
      </w:pPr>
      <w:r>
        <w:rPr>
          <w:rStyle w:val="CommentReference"/>
        </w:rPr>
        <w:annotationRef/>
      </w:r>
      <w:r>
        <w:t xml:space="preserve">não encontrei muitas ocorrências em direito da UE, apenas uma, em que foi traduzido por </w:t>
      </w:r>
      <w:r w:rsidRPr="003E4CE8">
        <w:t>história clínica</w:t>
      </w:r>
      <w:r>
        <w:t xml:space="preserve"> </w:t>
      </w:r>
      <w:hyperlink r:id="rId9" w:history="1">
        <w:r w:rsidRPr="003E4CE8">
          <w:rPr>
            <w:rStyle w:val="Hyperlink"/>
          </w:rPr>
          <w:t>https://eur-lex.europa.eu/legal-content/EN-PT/TXT/?from=EN&amp;uri=CELEX%3A32002L0098&amp;qid=1773156722667</w:t>
        </w:r>
      </w:hyperlink>
    </w:p>
    <w:p w14:paraId="10E62B66" w14:textId="77777777" w:rsidR="003E4CE8" w:rsidRDefault="003E4CE8">
      <w:pPr>
        <w:pStyle w:val="CommentText"/>
      </w:pPr>
    </w:p>
    <w:p w14:paraId="60CF6CA3" w14:textId="4FFA881C" w:rsidR="003E4CE8" w:rsidRDefault="003E4CE8">
      <w:pPr>
        <w:pStyle w:val="CommentText"/>
      </w:pPr>
      <w:r>
        <w:t xml:space="preserve">Parece-me que temos margem para escolher a terminologia que melhor se adaptar ao contexto, pelo que deixo à consideração dos peritos: historial sanitário, história sanitária ou </w:t>
      </w:r>
      <w:proofErr w:type="gramStart"/>
      <w:r>
        <w:t>historia</w:t>
      </w:r>
      <w:proofErr w:type="gramEnd"/>
      <w:r>
        <w:t xml:space="preserve"> clínica?</w:t>
      </w:r>
    </w:p>
    <w:p w14:paraId="022117BF" w14:textId="77777777" w:rsidR="003E4CE8" w:rsidRDefault="003E4CE8">
      <w:pPr>
        <w:pStyle w:val="CommentText"/>
      </w:pPr>
    </w:p>
    <w:p w14:paraId="0B6181EF" w14:textId="1073ED9D" w:rsidR="003E4CE8" w:rsidRDefault="003E4CE8">
      <w:pPr>
        <w:pStyle w:val="CommentText"/>
      </w:pPr>
    </w:p>
  </w:comment>
  <w:comment w:id="884" w:author="MARTINSIsabelAlex" w:date="2026-03-06T22:50:00Z" w:initials="IAM">
    <w:p w14:paraId="498C66A0" w14:textId="3061BFBC" w:rsidR="007D6004" w:rsidRPr="007D6004" w:rsidRDefault="007D6004">
      <w:pPr>
        <w:pStyle w:val="CommentText"/>
      </w:pPr>
      <w:r w:rsidRPr="007D6004">
        <w:t>“</w:t>
      </w:r>
      <w:r>
        <w:rPr>
          <w:rStyle w:val="CommentReference"/>
        </w:rPr>
        <w:annotationRef/>
      </w:r>
      <w:r w:rsidRPr="007D6004">
        <w:t xml:space="preserve">short </w:t>
      </w:r>
      <w:proofErr w:type="spellStart"/>
      <w:r w:rsidRPr="007D6004">
        <w:t>term</w:t>
      </w:r>
      <w:proofErr w:type="spellEnd"/>
      <w:r w:rsidRPr="007D6004">
        <w:t xml:space="preserve"> </w:t>
      </w:r>
      <w:proofErr w:type="spellStart"/>
      <w:r w:rsidRPr="007D6004">
        <w:t>isolation</w:t>
      </w:r>
      <w:proofErr w:type="spellEnd"/>
      <w:r w:rsidRPr="007D6004">
        <w:t>” – cf. ocorrências no considerando 52</w:t>
      </w:r>
    </w:p>
  </w:comment>
  <w:comment w:id="909" w:author="Cristina FC" w:date="2026-03-11T09:28:00Z" w:initials="FDCGC">
    <w:p w14:paraId="3A1B8188" w14:textId="72C0F733" w:rsidR="00EC0793" w:rsidRPr="00EC0793" w:rsidRDefault="00EC0793">
      <w:pPr>
        <w:pStyle w:val="CommentText"/>
      </w:pPr>
      <w:r>
        <w:rPr>
          <w:rStyle w:val="CommentReference"/>
        </w:rPr>
        <w:annotationRef/>
      </w:r>
      <w:r w:rsidRPr="00EC0793">
        <w:t>prescrita? talvez se posam us</w:t>
      </w:r>
      <w:r>
        <w:t>ar os dois termos, deixo à consideração</w:t>
      </w:r>
    </w:p>
  </w:comment>
  <w:comment w:id="921" w:author="Cristina FC" w:date="2026-03-11T09:52:00Z" w:initials="FDCGC">
    <w:p w14:paraId="4EE7A576" w14:textId="77777777" w:rsidR="00F45CE3" w:rsidRPr="00F45CE3" w:rsidRDefault="00F45CE3">
      <w:pPr>
        <w:pStyle w:val="CommentText"/>
        <w:rPr>
          <w:lang w:val="fr-BE"/>
        </w:rPr>
      </w:pPr>
      <w:r>
        <w:rPr>
          <w:rStyle w:val="CommentReference"/>
        </w:rPr>
        <w:annotationRef/>
      </w:r>
      <w:proofErr w:type="gramStart"/>
      <w:r w:rsidRPr="00F45CE3">
        <w:rPr>
          <w:lang w:val="fr-BE"/>
        </w:rPr>
        <w:t>EN:</w:t>
      </w:r>
      <w:proofErr w:type="gramEnd"/>
      <w:r w:rsidRPr="00F45CE3">
        <w:rPr>
          <w:lang w:val="fr-BE"/>
        </w:rPr>
        <w:t xml:space="preserve"> </w:t>
      </w:r>
      <w:proofErr w:type="spellStart"/>
      <w:r w:rsidRPr="00F45CE3">
        <w:rPr>
          <w:lang w:val="fr-BE"/>
        </w:rPr>
        <w:t>microchip</w:t>
      </w:r>
      <w:proofErr w:type="spellEnd"/>
    </w:p>
    <w:p w14:paraId="72A52048" w14:textId="77777777" w:rsidR="00F45CE3" w:rsidRDefault="00F45CE3">
      <w:pPr>
        <w:pStyle w:val="CommentText"/>
        <w:rPr>
          <w:lang w:val="fr-BE"/>
        </w:rPr>
      </w:pPr>
    </w:p>
    <w:p w14:paraId="48A7AC79" w14:textId="71CAD2E5" w:rsidR="00F45CE3" w:rsidRDefault="00F45CE3">
      <w:pPr>
        <w:pStyle w:val="CommentText"/>
      </w:pPr>
      <w:r w:rsidRPr="00F45CE3">
        <w:t>tem com efeito sido t</w:t>
      </w:r>
      <w:r>
        <w:t>raduzido assim em direito da União:</w:t>
      </w:r>
    </w:p>
    <w:p w14:paraId="78D4F700" w14:textId="77777777" w:rsidR="00F45CE3" w:rsidRDefault="00F45CE3">
      <w:pPr>
        <w:pStyle w:val="CommentText"/>
      </w:pPr>
    </w:p>
    <w:p w14:paraId="30547C59" w14:textId="77777777" w:rsidR="00F45CE3" w:rsidRDefault="00F45CE3">
      <w:pPr>
        <w:pStyle w:val="CommentText"/>
      </w:pPr>
      <w:hyperlink r:id="rId10" w:history="1">
        <w:r w:rsidRPr="00F45CE3">
          <w:rPr>
            <w:rStyle w:val="Hyperlink"/>
          </w:rPr>
          <w:t>https://eur-lex.europa.eu/legal-content/EN-PT/TXT/?from=EN&amp;uri=CELEX%3A32025L2205&amp;qid=1773219071523</w:t>
        </w:r>
      </w:hyperlink>
    </w:p>
    <w:p w14:paraId="2A988CAE" w14:textId="77777777" w:rsidR="00F45CE3" w:rsidRDefault="00F45CE3">
      <w:pPr>
        <w:pStyle w:val="CommentText"/>
      </w:pPr>
    </w:p>
    <w:p w14:paraId="7B8B36C8" w14:textId="77777777" w:rsidR="00F45CE3" w:rsidRDefault="00F45CE3">
      <w:pPr>
        <w:pStyle w:val="CommentText"/>
      </w:pPr>
      <w:hyperlink r:id="rId11" w:history="1">
        <w:r w:rsidRPr="00F45CE3">
          <w:rPr>
            <w:rStyle w:val="Hyperlink"/>
          </w:rPr>
          <w:t>https://eur-lex.europa.eu/legal-content/EN-PT/TXT/?from=EN&amp;uri=CELEX%3A32023R1781&amp;qid=1773219071523</w:t>
        </w:r>
      </w:hyperlink>
    </w:p>
    <w:p w14:paraId="58EEE3BD" w14:textId="77777777" w:rsidR="00F45CE3" w:rsidRDefault="00F45CE3">
      <w:pPr>
        <w:pStyle w:val="CommentText"/>
      </w:pPr>
    </w:p>
    <w:p w14:paraId="749DA7A8" w14:textId="118BEE67" w:rsidR="00F45CE3" w:rsidRPr="00F45CE3" w:rsidRDefault="00F45CE3">
      <w:pPr>
        <w:pStyle w:val="CommentText"/>
      </w:pPr>
      <w:r>
        <w:t xml:space="preserve">«encontrei apenas um </w:t>
      </w:r>
      <w:proofErr w:type="spellStart"/>
      <w:r>
        <w:t>acto</w:t>
      </w:r>
      <w:proofErr w:type="spellEnd"/>
      <w:r>
        <w:t xml:space="preserve"> em que se usou “</w:t>
      </w:r>
      <w:proofErr w:type="spellStart"/>
      <w:r>
        <w:t>micochip</w:t>
      </w:r>
      <w:proofErr w:type="spellEnd"/>
      <w:r>
        <w:t>” também em PT, mas era apenas uma ocorrência  e num considerando (</w:t>
      </w:r>
      <w:hyperlink r:id="rId12" w:history="1">
        <w:r w:rsidRPr="00F45CE3">
          <w:rPr>
            <w:rStyle w:val="Hyperlink"/>
          </w:rPr>
          <w:t>https://eur-lex.europa.eu/legal-content/EN-PT/TXT/?from=EN&amp;uri=CELEX%3A32016R0429&amp;qid=1773219071523</w:t>
        </w:r>
      </w:hyperlink>
      <w:r>
        <w:t>)</w:t>
      </w:r>
    </w:p>
  </w:comment>
  <w:comment w:id="963" w:author="Cristina FC" w:date="2026-03-11T12:56:00Z" w:initials="FDCGC">
    <w:p w14:paraId="0A753DD8" w14:textId="77777777" w:rsidR="00803F55" w:rsidRDefault="00803F55">
      <w:pPr>
        <w:pStyle w:val="CommentText"/>
      </w:pPr>
      <w:r>
        <w:t xml:space="preserve">EN: </w:t>
      </w:r>
      <w:proofErr w:type="spellStart"/>
      <w:r>
        <w:t>token</w:t>
      </w:r>
      <w:proofErr w:type="spellEnd"/>
    </w:p>
    <w:p w14:paraId="618CE478" w14:textId="77777777" w:rsidR="00803F55" w:rsidRDefault="00803F55">
      <w:pPr>
        <w:pStyle w:val="CommentText"/>
      </w:pPr>
    </w:p>
    <w:p w14:paraId="414D6917" w14:textId="22E2E3C3" w:rsidR="00803F55" w:rsidRDefault="00803F55">
      <w:pPr>
        <w:pStyle w:val="CommentText"/>
      </w:pPr>
      <w:r>
        <w:rPr>
          <w:rStyle w:val="CommentReference"/>
        </w:rPr>
        <w:annotationRef/>
      </w:r>
      <w:r w:rsidR="009F1BC9">
        <w:t>V</w:t>
      </w:r>
      <w:r>
        <w:t xml:space="preserve">er comentário acima nos </w:t>
      </w:r>
      <w:proofErr w:type="gramStart"/>
      <w:r>
        <w:t>considerandos.</w:t>
      </w:r>
      <w:r w:rsidR="009F1BC9">
        <w:t>.</w:t>
      </w:r>
      <w:proofErr w:type="gramEnd"/>
    </w:p>
  </w:comment>
  <w:comment w:id="995" w:author="MARTINSIsabelAlex" w:date="2026-03-07T08:16:00Z" w:initials="IAM">
    <w:p w14:paraId="3990AD25" w14:textId="5A634FB2" w:rsidR="002C5A07" w:rsidRDefault="002C5A07">
      <w:pPr>
        <w:pStyle w:val="CommentText"/>
      </w:pPr>
      <w:r>
        <w:rPr>
          <w:rStyle w:val="CommentReference"/>
        </w:rPr>
        <w:annotationRef/>
      </w:r>
      <w:hyperlink r:id="rId13" w:history="1">
        <w:r w:rsidRPr="002C5A07">
          <w:rPr>
            <w:rStyle w:val="Hyperlink"/>
          </w:rPr>
          <w:t>Regulamento (UE) 2017/625</w:t>
        </w:r>
      </w:hyperlink>
    </w:p>
  </w:comment>
  <w:comment w:id="1026" w:author="MARTINSIsabelAlex" w:date="2026-03-06T19:57:00Z" w:initials="IAM">
    <w:p w14:paraId="47A9908D" w14:textId="23B3BB2D" w:rsidR="003535BF" w:rsidRPr="003535BF" w:rsidRDefault="003535BF">
      <w:pPr>
        <w:pStyle w:val="CommentText"/>
      </w:pPr>
      <w:r>
        <w:rPr>
          <w:rStyle w:val="CommentReference"/>
        </w:rPr>
        <w:annotationRef/>
      </w:r>
      <w:r w:rsidRPr="003535BF">
        <w:t>frase praticamente idêntica na pág</w:t>
      </w:r>
      <w:r>
        <w:t>ina 119 seguinte</w:t>
      </w:r>
    </w:p>
  </w:comment>
  <w:comment w:id="1027" w:author="Cristina FC" w:date="2026-03-11T10:34:00Z" w:initials="FDCGC">
    <w:p w14:paraId="56D07CA3" w14:textId="54DAD95F" w:rsidR="0087272C" w:rsidRDefault="0087272C">
      <w:pPr>
        <w:pStyle w:val="CommentText"/>
      </w:pPr>
      <w:r>
        <w:rPr>
          <w:rStyle w:val="CommentReference"/>
        </w:rPr>
        <w:annotationRef/>
      </w:r>
      <w:r>
        <w:t>está alinhado com ocorrências acima nas páginas 99 e 100</w:t>
      </w:r>
    </w:p>
  </w:comment>
  <w:comment w:id="1055" w:author="Cristina FC" w:date="2026-03-11T15:55:00Z" w:initials="FDCGC">
    <w:p w14:paraId="5E41CB15" w14:textId="267DBA2D" w:rsidR="00CB3882" w:rsidRDefault="00CB3882" w:rsidP="00CB3882">
      <w:pPr>
        <w:pStyle w:val="CommentText"/>
      </w:pPr>
      <w:r>
        <w:rPr>
          <w:rStyle w:val="CommentReference"/>
        </w:rPr>
        <w:annotationRef/>
      </w:r>
      <w:r>
        <w:rPr>
          <w:rStyle w:val="CommentReference"/>
        </w:rPr>
        <w:annotationRef/>
      </w:r>
      <w:r>
        <w:t>tem sido muito usado, mas não me parece exprimir o sentido de “</w:t>
      </w:r>
      <w:proofErr w:type="spellStart"/>
      <w:r>
        <w:t>stricter</w:t>
      </w:r>
      <w:proofErr w:type="spellEnd"/>
      <w:r>
        <w:t xml:space="preserve">” </w:t>
      </w:r>
      <w:r w:rsidR="005A17ED">
        <w:t xml:space="preserve">para efeitos jurídicos </w:t>
      </w:r>
      <w:r>
        <w:t xml:space="preserve">que tem mais </w:t>
      </w:r>
      <w:r w:rsidR="005A17ED">
        <w:t>a</w:t>
      </w:r>
      <w:r>
        <w:t xml:space="preserve"> ver com o ser “limitativo”.</w:t>
      </w:r>
    </w:p>
    <w:p w14:paraId="1D18D6F9" w14:textId="77777777" w:rsidR="00CB3882" w:rsidRDefault="00CB3882" w:rsidP="00CB3882">
      <w:pPr>
        <w:pStyle w:val="CommentText"/>
      </w:pPr>
    </w:p>
    <w:p w14:paraId="5CFBC8F9" w14:textId="77777777" w:rsidR="00CB3882" w:rsidRDefault="00CB3882" w:rsidP="00CB3882">
      <w:pPr>
        <w:pStyle w:val="CommentText"/>
      </w:pPr>
      <w:r>
        <w:t>Como o uso de “rigoroso” entrou já na linguagem corrente, deixo à consideração se valerá a pena mudar, eu acho que sim :)</w:t>
      </w:r>
    </w:p>
    <w:p w14:paraId="6C5E1CEF" w14:textId="4259F357" w:rsidR="00CB3882" w:rsidRDefault="00CB3882">
      <w:pPr>
        <w:pStyle w:val="CommentText"/>
      </w:pPr>
    </w:p>
  </w:comment>
  <w:comment w:id="1136" w:author="Cristina FC" w:date="2026-03-11T16:20:00Z" w:initials="FDCGC">
    <w:p w14:paraId="2909D5BD" w14:textId="08C0BBE5" w:rsidR="00653ACB" w:rsidRDefault="00653ACB">
      <w:pPr>
        <w:pStyle w:val="CommentText"/>
      </w:pPr>
      <w:r>
        <w:rPr>
          <w:rStyle w:val="CommentReference"/>
        </w:rPr>
        <w:annotationRef/>
      </w:r>
      <w:r>
        <w:t>a confirmar com o coordenador se estes algarismos são para manter pois a tabela parece estar relacionada com o texto acima</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2B9430A4" w15:done="0"/>
  <w15:commentEx w15:paraId="0E3F5AA6" w15:done="0"/>
  <w15:commentEx w15:paraId="14E25B0B" w15:done="0"/>
  <w15:commentEx w15:paraId="55AD0342" w15:paraIdParent="14E25B0B" w15:done="0"/>
  <w15:commentEx w15:paraId="246BE361" w15:done="0"/>
  <w15:commentEx w15:paraId="3EDA5A9A" w15:done="0"/>
  <w15:commentEx w15:paraId="63020629" w15:paraIdParent="3EDA5A9A" w15:done="0"/>
  <w15:commentEx w15:paraId="45591892" w15:done="1"/>
  <w15:commentEx w15:paraId="3015EC10" w15:done="0"/>
  <w15:commentEx w15:paraId="736797A4" w15:done="0"/>
  <w15:commentEx w15:paraId="43AC2AB1" w15:done="0"/>
  <w15:commentEx w15:paraId="62E6CB4B" w15:paraIdParent="43AC2AB1" w15:done="0"/>
  <w15:commentEx w15:paraId="0CD83E45" w15:done="0"/>
  <w15:commentEx w15:paraId="2317062B" w15:done="0"/>
  <w15:commentEx w15:paraId="28554CD6" w15:paraIdParent="2317062B" w15:done="0"/>
  <w15:commentEx w15:paraId="4AB482F3" w15:done="0"/>
  <w15:commentEx w15:paraId="6F89E17C" w15:done="1"/>
  <w15:commentEx w15:paraId="797DC5FA" w15:done="0"/>
  <w15:commentEx w15:paraId="3A2CFD0D" w15:done="1"/>
  <w15:commentEx w15:paraId="4624C994" w15:done="0"/>
  <w15:commentEx w15:paraId="4E8FD5EC" w15:done="0"/>
  <w15:commentEx w15:paraId="13B36B90" w15:paraIdParent="4E8FD5EC" w15:done="0"/>
  <w15:commentEx w15:paraId="776028E2" w15:done="0"/>
  <w15:commentEx w15:paraId="575BF0C6" w15:done="0"/>
  <w15:commentEx w15:paraId="27B9E6B5" w15:done="0"/>
  <w15:commentEx w15:paraId="1A2C1064" w15:done="0"/>
  <w15:commentEx w15:paraId="29C496AA" w15:done="0"/>
  <w15:commentEx w15:paraId="20EFB858" w15:done="0"/>
  <w15:commentEx w15:paraId="0B6181EF" w15:paraIdParent="20EFB858" w15:done="0"/>
  <w15:commentEx w15:paraId="498C66A0" w15:done="0"/>
  <w15:commentEx w15:paraId="3A1B8188" w15:done="0"/>
  <w15:commentEx w15:paraId="749DA7A8" w15:done="0"/>
  <w15:commentEx w15:paraId="414D6917" w15:done="0"/>
  <w15:commentEx w15:paraId="3990AD25" w15:done="0"/>
  <w15:commentEx w15:paraId="47A9908D" w15:done="0"/>
  <w15:commentEx w15:paraId="56D07CA3" w15:paraIdParent="47A9908D" w15:done="0"/>
  <w15:commentEx w15:paraId="6C5E1CEF" w15:done="0"/>
  <w15:commentEx w15:paraId="2909D5BD"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p14">
  <w16cex:commentExtensible w16cex:durableId="531A6E42" w16cex:dateUtc="2026-03-03T15:27:00Z"/>
  <w16cex:commentExtensible w16cex:durableId="0D8BD3BF" w16cex:dateUtc="2026-03-07T07:19:00Z"/>
  <w16cex:commentExtensible w16cex:durableId="3489F785" w16cex:dateUtc="2026-03-06T11:13:00Z"/>
  <w16cex:commentExtensible w16cex:durableId="3630468D" w16cex:dateUtc="2026-03-10T08:59:00Z"/>
  <w16cex:commentExtensible w16cex:durableId="344E5E1E" w16cex:dateUtc="2026-03-06T11:34:00Z"/>
  <w16cex:commentExtensible w16cex:durableId="32944244" w16cex:dateUtc="2026-03-06T12:41:00Z"/>
  <w16cex:commentExtensible w16cex:durableId="1B595AE6" w16cex:dateUtc="2026-03-10T09:05:00Z"/>
  <w16cex:commentExtensible w16cex:durableId="6A937FA6" w16cex:dateUtc="2026-03-06T19:37:00Z"/>
  <w16cex:commentExtensible w16cex:durableId="5EF05252" w16cex:dateUtc="2026-03-06T19:52:00Z"/>
  <w16cex:commentExtensible w16cex:durableId="48DD5541" w16cex:dateUtc="2026-03-06T22:16:00Z"/>
  <w16cex:commentExtensible w16cex:durableId="466F7B28" w16cex:dateUtc="2026-03-06T22:59:00Z"/>
  <w16cex:commentExtensible w16cex:durableId="15D8183D" w16cex:dateUtc="2026-03-10T09:41:00Z"/>
  <w16cex:commentExtensible w16cex:durableId="6F914950" w16cex:dateUtc="2026-03-11T11:54:00Z"/>
  <w16cex:commentExtensible w16cex:durableId="441B8FEF" w16cex:dateUtc="2026-03-06T23:32:00Z"/>
  <w16cex:commentExtensible w16cex:durableId="2F826684" w16cex:dateUtc="2026-03-10T09:58:00Z"/>
  <w16cex:commentExtensible w16cex:durableId="2F4038FA" w16cex:dateUtc="2026-03-06T13:01:00Z"/>
  <w16cex:commentExtensible w16cex:durableId="304BCA41" w16cex:dateUtc="2026-03-06T23:23:00Z"/>
  <w16cex:commentExtensible w16cex:durableId="6CB5DC42" w16cex:dateUtc="2026-03-06T23:23:00Z"/>
  <w16cex:commentExtensible w16cex:durableId="4F20DD6F" w16cex:dateUtc="2026-03-06T23:24:00Z"/>
  <w16cex:commentExtensible w16cex:durableId="5AB834A0" w16cex:dateUtc="2026-03-09T16:46:00Z"/>
  <w16cex:commentExtensible w16cex:durableId="26D2B4C3" w16cex:dateUtc="2026-03-06T13:19:00Z"/>
  <w16cex:commentExtensible w16cex:durableId="10E748B6" w16cex:dateUtc="2026-03-10T10:41:00Z"/>
  <w16cex:commentExtensible w16cex:durableId="7F41A7C6" w16cex:dateUtc="2026-03-10T10:57:00Z"/>
  <w16cex:commentExtensible w16cex:durableId="0EF31647" w16cex:dateUtc="2026-03-06T13:34:00Z"/>
  <w16cex:commentExtensible w16cex:durableId="6A9F1F6C" w16cex:dateUtc="2026-03-10T12:01:00Z"/>
  <w16cex:commentExtensible w16cex:durableId="533CEE63" w16cex:dateUtc="2026-03-07T07:23:00Z"/>
  <w16cex:commentExtensible w16cex:durableId="7C55514D" w16cex:dateUtc="2026-03-10T15:11:00Z"/>
  <w16cex:commentExtensible w16cex:durableId="16EBB156" w16cex:dateUtc="2026-03-06T16:04:00Z"/>
  <w16cex:commentExtensible w16cex:durableId="046299DB" w16cex:dateUtc="2026-03-10T15:42:00Z"/>
  <w16cex:commentExtensible w16cex:durableId="3BDC3375" w16cex:dateUtc="2026-03-06T21:50:00Z"/>
  <w16cex:commentExtensible w16cex:durableId="2E2A4268" w16cex:dateUtc="2026-03-11T08:28:00Z"/>
  <w16cex:commentExtensible w16cex:durableId="5CBA069B" w16cex:dateUtc="2026-03-11T08:52:00Z"/>
  <w16cex:commentExtensible w16cex:durableId="00E93AC5" w16cex:dateUtc="2026-03-11T11:56:00Z"/>
  <w16cex:commentExtensible w16cex:durableId="40A73748" w16cex:dateUtc="2026-03-07T07:16:00Z"/>
  <w16cex:commentExtensible w16cex:durableId="41D2B1C3" w16cex:dateUtc="2026-03-06T18:57:00Z"/>
  <w16cex:commentExtensible w16cex:durableId="443F7562" w16cex:dateUtc="2026-03-11T09:34:00Z"/>
  <w16cex:commentExtensible w16cex:durableId="306C301A" w16cex:dateUtc="2026-03-11T14:55:00Z"/>
  <w16cex:commentExtensible w16cex:durableId="737C14EE" w16cex:dateUtc="2026-03-11T15:2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2B9430A4" w16cid:durableId="531A6E42"/>
  <w16cid:commentId w16cid:paraId="0E3F5AA6" w16cid:durableId="0D8BD3BF"/>
  <w16cid:commentId w16cid:paraId="14E25B0B" w16cid:durableId="3489F785"/>
  <w16cid:commentId w16cid:paraId="55AD0342" w16cid:durableId="3630468D"/>
  <w16cid:commentId w16cid:paraId="246BE361" w16cid:durableId="344E5E1E"/>
  <w16cid:commentId w16cid:paraId="3EDA5A9A" w16cid:durableId="32944244"/>
  <w16cid:commentId w16cid:paraId="63020629" w16cid:durableId="1B595AE6"/>
  <w16cid:commentId w16cid:paraId="45591892" w16cid:durableId="6A937FA6"/>
  <w16cid:commentId w16cid:paraId="3015EC10" w16cid:durableId="5EF05252"/>
  <w16cid:commentId w16cid:paraId="736797A4" w16cid:durableId="48DD5541"/>
  <w16cid:commentId w16cid:paraId="43AC2AB1" w16cid:durableId="466F7B28"/>
  <w16cid:commentId w16cid:paraId="62E6CB4B" w16cid:durableId="15D8183D"/>
  <w16cid:commentId w16cid:paraId="0CD83E45" w16cid:durableId="6F914950"/>
  <w16cid:commentId w16cid:paraId="2317062B" w16cid:durableId="441B8FEF"/>
  <w16cid:commentId w16cid:paraId="28554CD6" w16cid:durableId="2F826684"/>
  <w16cid:commentId w16cid:paraId="4AB482F3" w16cid:durableId="2F4038FA"/>
  <w16cid:commentId w16cid:paraId="6F89E17C" w16cid:durableId="304BCA41"/>
  <w16cid:commentId w16cid:paraId="797DC5FA" w16cid:durableId="6CB5DC42"/>
  <w16cid:commentId w16cid:paraId="3A2CFD0D" w16cid:durableId="4F20DD6F"/>
  <w16cid:commentId w16cid:paraId="4624C994" w16cid:durableId="5AB834A0"/>
  <w16cid:commentId w16cid:paraId="4E8FD5EC" w16cid:durableId="26D2B4C3"/>
  <w16cid:commentId w16cid:paraId="13B36B90" w16cid:durableId="10E748B6"/>
  <w16cid:commentId w16cid:paraId="776028E2" w16cid:durableId="7F41A7C6"/>
  <w16cid:commentId w16cid:paraId="575BF0C6" w16cid:durableId="0EF31647"/>
  <w16cid:commentId w16cid:paraId="27B9E6B5" w16cid:durableId="6A9F1F6C"/>
  <w16cid:commentId w16cid:paraId="1A2C1064" w16cid:durableId="533CEE63"/>
  <w16cid:commentId w16cid:paraId="29C496AA" w16cid:durableId="7C55514D"/>
  <w16cid:commentId w16cid:paraId="20EFB858" w16cid:durableId="16EBB156"/>
  <w16cid:commentId w16cid:paraId="0B6181EF" w16cid:durableId="046299DB"/>
  <w16cid:commentId w16cid:paraId="498C66A0" w16cid:durableId="3BDC3375"/>
  <w16cid:commentId w16cid:paraId="3A1B8188" w16cid:durableId="2E2A4268"/>
  <w16cid:commentId w16cid:paraId="749DA7A8" w16cid:durableId="5CBA069B"/>
  <w16cid:commentId w16cid:paraId="414D6917" w16cid:durableId="00E93AC5"/>
  <w16cid:commentId w16cid:paraId="3990AD25" w16cid:durableId="40A73748"/>
  <w16cid:commentId w16cid:paraId="47A9908D" w16cid:durableId="41D2B1C3"/>
  <w16cid:commentId w16cid:paraId="56D07CA3" w16cid:durableId="443F7562"/>
  <w16cid:commentId w16cid:paraId="6C5E1CEF" w16cid:durableId="306C301A"/>
  <w16cid:commentId w16cid:paraId="2909D5BD" w16cid:durableId="737C14E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AE8C7E4" w14:textId="77777777" w:rsidR="00CD3A5A" w:rsidRPr="00124523" w:rsidRDefault="000F6A06">
      <w:pPr>
        <w:spacing w:before="0" w:after="0" w:line="240" w:lineRule="auto"/>
      </w:pPr>
      <w:r w:rsidRPr="00124523">
        <w:separator/>
      </w:r>
    </w:p>
  </w:endnote>
  <w:endnote w:type="continuationSeparator" w:id="0">
    <w:p w14:paraId="7976D0D1" w14:textId="77777777" w:rsidR="00CD3A5A" w:rsidRPr="00124523" w:rsidRDefault="000F6A06">
      <w:pPr>
        <w:spacing w:before="0" w:after="0" w:line="240" w:lineRule="auto"/>
      </w:pPr>
      <w:r w:rsidRPr="00124523">
        <w:continuationSeparator/>
      </w:r>
    </w:p>
  </w:endnote>
  <w:endnote w:type="continuationNotice" w:id="1">
    <w:p w14:paraId="54113F15" w14:textId="77777777" w:rsidR="000F3855" w:rsidRPr="00124523" w:rsidRDefault="000F3855">
      <w:pPr>
        <w:spacing w:before="0"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0468FE" w14:textId="44FBB617" w:rsidR="00123AFB" w:rsidRPr="001936DF" w:rsidRDefault="00123AFB">
    <w:pPr>
      <w:pStyle w:val="Footer1"/>
    </w:pPr>
    <w:r>
      <w:rPr>
        <w:rStyle w:val="Footer2"/>
      </w:rPr>
      <w:t>PT</w:t>
    </w:r>
    <w:r>
      <w:tab/>
    </w:r>
    <w:r w:rsidRPr="001936DF">
      <w:fldChar w:fldCharType="begin"/>
    </w:r>
    <w:r w:rsidRPr="001936DF">
      <w:instrText xml:space="preserve"> PAGE </w:instrText>
    </w:r>
    <w:r w:rsidRPr="001936DF">
      <w:fldChar w:fldCharType="separate"/>
    </w:r>
    <w:r w:rsidR="000F6A06">
      <w:rPr>
        <w:noProof/>
      </w:rPr>
      <w:t>1</w:t>
    </w:r>
    <w:r w:rsidRPr="001936DF">
      <w:fldChar w:fldCharType="end"/>
    </w:r>
    <w:r>
      <w:tab/>
    </w:r>
    <w:r>
      <w:rPr>
        <w:rStyle w:val="Footer2"/>
      </w:rPr>
      <w:t>PT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358748089"/>
      <w:docPartObj>
        <w:docPartGallery w:val="Page Numbers (Bottom of Page)"/>
        <w:docPartUnique/>
      </w:docPartObj>
    </w:sdtPr>
    <w:sdtEndPr/>
    <w:sdtContent>
      <w:p w14:paraId="2A58F668" w14:textId="139388F5" w:rsidR="00123AFB" w:rsidRPr="0000184C" w:rsidRDefault="00B76A47" w:rsidP="0055741F">
        <w:pPr>
          <w:pStyle w:val="Footer"/>
          <w:tabs>
            <w:tab w:val="clear" w:pos="4513"/>
            <w:tab w:val="clear" w:pos="9026"/>
            <w:tab w:val="left" w:pos="0"/>
            <w:tab w:val="center" w:pos="4820"/>
            <w:tab w:val="center" w:pos="7655"/>
            <w:tab w:val="right" w:pos="9639"/>
          </w:tabs>
          <w:jc w:val="right"/>
          <w:rPr>
            <w:lang w:val="fr-BE"/>
            <w:rPrChange w:id="1111" w:author="Cristina FC" w:date="2026-03-09T17:37:00Z">
              <w:rPr/>
            </w:rPrChange>
          </w:rPr>
        </w:pPr>
        <w:r w:rsidRPr="0000184C">
          <w:rPr>
            <w:lang w:val="fr-BE"/>
            <w:rPrChange w:id="1112" w:author="Cristina FC" w:date="2026-03-09T17:37:00Z">
              <w:rPr/>
            </w:rPrChange>
          </w:rPr>
          <w:t xml:space="preserve">PE-CONS </w:t>
        </w:r>
        <w:del w:id="1113" w:author="MARTINSIsabelAlex" w:date="2026-03-03T16:28:00Z">
          <w:r w:rsidRPr="0000184C" w:rsidDel="00F373A8">
            <w:rPr>
              <w:lang w:val="fr-BE"/>
              <w:rPrChange w:id="1114" w:author="Cristina FC" w:date="2026-03-09T17:37:00Z">
                <w:rPr/>
              </w:rPrChange>
            </w:rPr>
            <w:delText>84/23</w:delText>
          </w:r>
        </w:del>
        <w:ins w:id="1115" w:author="MARTINSIsabelAlex" w:date="2026-03-03T16:28:00Z">
          <w:r w:rsidR="00F373A8" w:rsidRPr="0000184C">
            <w:rPr>
              <w:lang w:val="fr-BE"/>
              <w:rPrChange w:id="1116" w:author="Cristina FC" w:date="2026-03-09T17:37:00Z">
                <w:rPr/>
              </w:rPrChange>
            </w:rPr>
            <w:t>2/26</w:t>
          </w:r>
        </w:ins>
        <w:r w:rsidRPr="0000184C">
          <w:rPr>
            <w:lang w:val="fr-BE"/>
            <w:rPrChange w:id="1117" w:author="Cristina FC" w:date="2026-03-09T17:37:00Z">
              <w:rPr/>
            </w:rPrChange>
          </w:rPr>
          <w:tab/>
        </w:r>
        <w:del w:id="1118" w:author="MARTINSIsabelAlex" w:date="2026-03-03T16:28:00Z">
          <w:r w:rsidRPr="0000184C" w:rsidDel="00F373A8">
            <w:rPr>
              <w:lang w:val="fr-BE"/>
              <w:rPrChange w:id="1119" w:author="Cristina FC" w:date="2026-03-09T17:37:00Z">
                <w:rPr/>
              </w:rPrChange>
            </w:rPr>
            <w:delText>20YY/0000</w:delText>
          </w:r>
        </w:del>
        <w:ins w:id="1120" w:author="MARTINSIsabelAlex" w:date="2026-03-03T16:28:00Z">
          <w:r w:rsidR="00F373A8" w:rsidRPr="0000184C">
            <w:rPr>
              <w:lang w:val="fr-BE"/>
              <w:rPrChange w:id="1121" w:author="Cristina FC" w:date="2026-03-09T17:37:00Z">
                <w:rPr/>
              </w:rPrChange>
            </w:rPr>
            <w:t>2023/0447</w:t>
          </w:r>
        </w:ins>
        <w:r w:rsidRPr="0000184C">
          <w:rPr>
            <w:lang w:val="fr-BE"/>
            <w:rPrChange w:id="1122" w:author="Cristina FC" w:date="2026-03-09T17:37:00Z">
              <w:rPr/>
            </w:rPrChange>
          </w:rPr>
          <w:t>(COD)</w:t>
        </w:r>
        <w:r w:rsidRPr="0000184C">
          <w:rPr>
            <w:lang w:val="fr-BE"/>
            <w:rPrChange w:id="1123" w:author="Cristina FC" w:date="2026-03-09T17:37:00Z">
              <w:rPr/>
            </w:rPrChange>
          </w:rPr>
          <w:tab/>
          <w:t>XYZ-ABLOP-QR</w:t>
        </w:r>
        <w:r w:rsidRPr="0000184C">
          <w:rPr>
            <w:lang w:val="fr-BE"/>
            <w:rPrChange w:id="1124" w:author="Cristina FC" w:date="2026-03-09T17:37:00Z">
              <w:rPr/>
            </w:rPrChange>
          </w:rPr>
          <w:tab/>
        </w:r>
        <w:r w:rsidRPr="0013008F">
          <w:fldChar w:fldCharType="begin"/>
        </w:r>
        <w:r w:rsidRPr="0000184C">
          <w:rPr>
            <w:lang w:val="fr-BE"/>
            <w:rPrChange w:id="1125" w:author="Cristina FC" w:date="2026-03-09T17:37:00Z">
              <w:rPr/>
            </w:rPrChange>
          </w:rPr>
          <w:instrText xml:space="preserve"> PAGE   \* MERGEFORMAT </w:instrText>
        </w:r>
        <w:r w:rsidRPr="0013008F">
          <w:fldChar w:fldCharType="separate"/>
        </w:r>
        <w:r w:rsidRPr="0000184C">
          <w:rPr>
            <w:lang w:val="fr-BE"/>
            <w:rPrChange w:id="1126" w:author="Cristina FC" w:date="2026-03-09T17:37:00Z">
              <w:rPr>
                <w:noProof/>
              </w:rPr>
            </w:rPrChange>
          </w:rPr>
          <w:t>2</w:t>
        </w:r>
        <w:r w:rsidRPr="0013008F">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45B471" w14:textId="07856FBE" w:rsidR="00123AFB" w:rsidRPr="001936DF" w:rsidRDefault="00123AFB">
    <w:pPr>
      <w:pStyle w:val="Footer1"/>
    </w:pPr>
    <w:r>
      <w:rPr>
        <w:rStyle w:val="Footer2"/>
      </w:rPr>
      <w:t>PT</w:t>
    </w:r>
    <w:r>
      <w:tab/>
    </w:r>
    <w:r w:rsidRPr="001936DF">
      <w:fldChar w:fldCharType="begin"/>
    </w:r>
    <w:r w:rsidRPr="001936DF">
      <w:instrText xml:space="preserve"> PAGE </w:instrText>
    </w:r>
    <w:r w:rsidRPr="001936DF">
      <w:fldChar w:fldCharType="separate"/>
    </w:r>
    <w:r w:rsidR="000F6A06">
      <w:rPr>
        <w:noProof/>
      </w:rPr>
      <w:t>1</w:t>
    </w:r>
    <w:r w:rsidRPr="001936DF">
      <w:fldChar w:fldCharType="end"/>
    </w:r>
    <w:r>
      <w:tab/>
    </w:r>
    <w:r>
      <w:rPr>
        <w:rStyle w:val="Footer2"/>
      </w:rPr>
      <w:t>PT</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BA9E1D" w14:textId="72824076" w:rsidR="00CC0CE4" w:rsidRPr="00124523" w:rsidRDefault="000F6A06">
    <w:pPr>
      <w:pStyle w:val="Footer1"/>
    </w:pPr>
    <w:r w:rsidRPr="00124523">
      <w:rPr>
        <w:rStyle w:val="Footer2"/>
      </w:rPr>
      <w:t>PT</w:t>
    </w:r>
    <w:r w:rsidRPr="00124523">
      <w:tab/>
    </w:r>
    <w:r w:rsidRPr="00124523">
      <w:fldChar w:fldCharType="begin"/>
    </w:r>
    <w:r w:rsidRPr="00124523">
      <w:instrText xml:space="preserve"> PAGE </w:instrText>
    </w:r>
    <w:r w:rsidRPr="00124523">
      <w:fldChar w:fldCharType="separate"/>
    </w:r>
    <w:r w:rsidR="00FE3EE4" w:rsidRPr="00124523">
      <w:t>1</w:t>
    </w:r>
    <w:r w:rsidRPr="00124523">
      <w:fldChar w:fldCharType="end"/>
    </w:r>
    <w:r w:rsidRPr="00124523">
      <w:tab/>
    </w:r>
    <w:r w:rsidRPr="00124523">
      <w:rPr>
        <w:rStyle w:val="Footer2"/>
      </w:rPr>
      <w:t>PT</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43E6D2" w14:textId="09EFDB24" w:rsidR="00CC0CE4" w:rsidRPr="00124523" w:rsidRDefault="000F6A06">
    <w:pPr>
      <w:pStyle w:val="Footer1"/>
    </w:pPr>
    <w:r w:rsidRPr="00124523">
      <w:rPr>
        <w:rStyle w:val="Footer2"/>
      </w:rPr>
      <w:t>PT</w:t>
    </w:r>
    <w:r w:rsidRPr="00124523">
      <w:tab/>
    </w:r>
    <w:r w:rsidRPr="00124523">
      <w:fldChar w:fldCharType="begin"/>
    </w:r>
    <w:r w:rsidRPr="00124523">
      <w:instrText xml:space="preserve"> PAGE </w:instrText>
    </w:r>
    <w:r w:rsidRPr="00124523">
      <w:fldChar w:fldCharType="separate"/>
    </w:r>
    <w:r w:rsidR="00FE3EE4" w:rsidRPr="00124523">
      <w:t>1</w:t>
    </w:r>
    <w:r w:rsidRPr="00124523">
      <w:fldChar w:fldCharType="end"/>
    </w:r>
    <w:r w:rsidRPr="00124523">
      <w:tab/>
    </w:r>
    <w:r w:rsidRPr="00124523">
      <w:rPr>
        <w:rStyle w:val="Footer2"/>
      </w:rPr>
      <w:t>PT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E367A84" w14:textId="77777777" w:rsidR="00CD3A5A" w:rsidRPr="00124523" w:rsidRDefault="000F6A06">
      <w:pPr>
        <w:spacing w:after="0" w:line="240" w:lineRule="auto"/>
      </w:pPr>
      <w:r w:rsidRPr="00124523">
        <w:separator/>
      </w:r>
    </w:p>
  </w:footnote>
  <w:footnote w:type="continuationSeparator" w:id="0">
    <w:p w14:paraId="785B5B08" w14:textId="77777777" w:rsidR="00CD3A5A" w:rsidRPr="00124523" w:rsidRDefault="000F6A06">
      <w:pPr>
        <w:spacing w:after="0" w:line="240" w:lineRule="auto"/>
      </w:pPr>
      <w:r w:rsidRPr="00124523">
        <w:continuationSeparator/>
      </w:r>
    </w:p>
  </w:footnote>
  <w:footnote w:type="continuationNotice" w:id="1">
    <w:p w14:paraId="5F7BD786" w14:textId="77777777" w:rsidR="000F3855" w:rsidRPr="00124523" w:rsidRDefault="000F3855">
      <w:pPr>
        <w:spacing w:before="0" w:after="0" w:line="240" w:lineRule="auto"/>
      </w:pPr>
    </w:p>
  </w:footnote>
  <w:footnote w:id="2">
    <w:p w14:paraId="6517914F" w14:textId="3567AED0" w:rsidR="00CC0CE4" w:rsidRPr="00124523" w:rsidRDefault="000F6A06">
      <w:pPr>
        <w:pStyle w:val="FootnoteTextForceStyle"/>
        <w:keepLines w:val="0"/>
        <w:spacing w:line="240" w:lineRule="auto"/>
        <w:pPrChange w:id="6" w:author="MARTINSIsabelAlex" w:date="2026-03-06T10:41:00Z">
          <w:pPr>
            <w:pStyle w:val="FootnoteTextForceStyle"/>
            <w:keepLines w:val="0"/>
          </w:pPr>
        </w:pPrChange>
      </w:pPr>
      <w:r w:rsidRPr="00124523">
        <w:rPr>
          <w:vertAlign w:val="superscript"/>
        </w:rPr>
        <w:footnoteRef/>
      </w:r>
      <w:r w:rsidRPr="00124523">
        <w:tab/>
        <w:t>JO C , …, p. …, ELI: ….</w:t>
      </w:r>
    </w:p>
  </w:footnote>
  <w:footnote w:id="3">
    <w:p w14:paraId="542E5E70" w14:textId="77777777" w:rsidR="00CC0CE4" w:rsidRPr="00124523" w:rsidRDefault="000F6A06">
      <w:pPr>
        <w:pStyle w:val="FootnoteTextForceStyle"/>
        <w:keepLines w:val="0"/>
        <w:spacing w:line="240" w:lineRule="auto"/>
        <w:pPrChange w:id="10" w:author="MARTINSIsabelAlex" w:date="2026-03-06T10:41:00Z">
          <w:pPr>
            <w:pStyle w:val="FootnoteTextForceStyle"/>
            <w:keepLines w:val="0"/>
          </w:pPr>
        </w:pPrChange>
      </w:pPr>
      <w:r w:rsidRPr="00124523">
        <w:rPr>
          <w:vertAlign w:val="superscript"/>
        </w:rPr>
        <w:t>▌</w:t>
      </w:r>
      <w:r w:rsidRPr="00124523">
        <w:tab/>
      </w:r>
    </w:p>
  </w:footnote>
  <w:footnote w:id="4">
    <w:p w14:paraId="41A686E9" w14:textId="58A105DC" w:rsidR="0079524A" w:rsidRPr="00124523" w:rsidRDefault="000F6A06" w:rsidP="00CB467E">
      <w:pPr>
        <w:pStyle w:val="FootnoteTextForceStyle"/>
        <w:keepLines w:val="0"/>
        <w:spacing w:line="240" w:lineRule="auto"/>
        <w:ind w:left="851" w:hanging="851"/>
      </w:pPr>
      <w:r w:rsidRPr="00124523">
        <w:rPr>
          <w:vertAlign w:val="superscript"/>
        </w:rPr>
        <w:footnoteRef/>
      </w:r>
      <w:r w:rsidRPr="00124523">
        <w:tab/>
        <w:t>Regulamento (UE) 2017/625 do Parlamento Europeu e do Conselho, de 15 de março de</w:t>
      </w:r>
      <w:r w:rsidR="00257143">
        <w:t> </w:t>
      </w:r>
      <w:r w:rsidRPr="00124523">
        <w:t>2017, relativo aos controlos oficiais e outras atividades oficiais que visam assegurar a aplicação da legislação em matéria de géneros alimentícios e alimentos para animais e das regras sobre saúde e bem</w:t>
      </w:r>
      <w:r>
        <w:noBreakHyphen/>
      </w:r>
      <w:r w:rsidRPr="00124523">
        <w:t>estar animal, fitossanidade e produtos fitofarmacêuticos, que altera os Regulamentos (CE) n.º 999/2001, (CE) n.º 396/2005, (CE) n.º 1069/2009, (CE) n.º 1107/2009, (UE) n.º 1151/2012, (UE) n.º 652/2014, (UE) 2016/429 e (UE) 2016/2031 do Parlamento Europeu e do Conselho, os Regulamentos (CE) n.º 1/2005 e (CE) n.º 1099/2009 do Conselho, e as Diretivas 98/58/CE, 1999/74/CE, 2007/43/CE, 2008/119/CE e 2008/120/CE do Conselho, e que revoga os Regulamentos (CE) n.º 854/2004 e (CE) n.º 882/2004 do Parlamento Europeu e do Conselho, as Diretivas 89/608/CEE, 89/662/CEE, 90/425/CEE, 91/496/CEE, 96/23/CE, 96/93/CE e 97/78/CE do Conselho e a Decisão 92/438/CEE do Conselho (Regulamento sobre os controlos oficiais) (JO L 95 de 7.4.2017, p. 1, ELI: </w:t>
      </w:r>
      <w:hyperlink r:id="rId1" w:tooltip="Permite aceder ao documento através do seu identificador ELI." w:history="1">
        <w:r w:rsidRPr="00124523">
          <w:rPr>
            <w:rStyle w:val="Hyperlink"/>
          </w:rPr>
          <w:t>http://data.europa.eu/eli/reg/2017/625/oj</w:t>
        </w:r>
      </w:hyperlink>
      <w:r w:rsidRPr="00124523">
        <w:t>).</w:t>
      </w:r>
    </w:p>
  </w:footnote>
  <w:footnote w:id="5">
    <w:p w14:paraId="28D830F8" w14:textId="4185D9BE" w:rsidR="00615E6D" w:rsidRPr="00124523" w:rsidRDefault="000F6A06">
      <w:pPr>
        <w:pStyle w:val="FootnoteTextForceStyle"/>
        <w:keepLines w:val="0"/>
        <w:spacing w:line="240" w:lineRule="auto"/>
        <w:pPrChange w:id="87" w:author="MARTINSIsabelAlex" w:date="2026-03-06T10:41:00Z">
          <w:pPr>
            <w:pStyle w:val="FootnoteTextForceStyle"/>
            <w:keepLines w:val="0"/>
          </w:pPr>
        </w:pPrChange>
      </w:pPr>
      <w:r w:rsidRPr="00124523">
        <w:rPr>
          <w:vertAlign w:val="superscript"/>
        </w:rPr>
        <w:footnoteRef/>
      </w:r>
      <w:r w:rsidRPr="00124523">
        <w:tab/>
        <w:t>Regulamento (UE) 2016/429 do Parlamento Europeu e do Conselho, de 9 de março de 2016, relativo às doenças animais transmissíveis e que altera e revoga determinados atos no domínio da saúde animal («Lei da Saúde Animal») (JO L 84 de 31.3.2016, p. 1, ELI: </w:t>
      </w:r>
      <w:r w:rsidR="00944667">
        <w:fldChar w:fldCharType="begin"/>
      </w:r>
      <w:r w:rsidR="00944667">
        <w:instrText>HYPERLINK "http://data.europa.eu/eli/reg/2016/429/oj" \o "Permite aceder ao documento através do seu identificador ELI."</w:instrText>
      </w:r>
      <w:r w:rsidR="00944667">
        <w:fldChar w:fldCharType="separate"/>
      </w:r>
      <w:r w:rsidRPr="00124523">
        <w:rPr>
          <w:rStyle w:val="Hyperlink"/>
        </w:rPr>
        <w:t>http://data.europa.eu/eli/reg/2016/429/oj</w:t>
      </w:r>
      <w:r w:rsidR="00944667">
        <w:rPr>
          <w:rStyle w:val="Hyperlink"/>
        </w:rPr>
        <w:fldChar w:fldCharType="end"/>
      </w:r>
      <w:r w:rsidRPr="00124523">
        <w:t>).</w:t>
      </w:r>
    </w:p>
  </w:footnote>
  <w:footnote w:id="6">
    <w:p w14:paraId="11E9C742" w14:textId="43367726" w:rsidR="00CC0CE4" w:rsidRPr="00124523" w:rsidRDefault="000F6A06">
      <w:pPr>
        <w:pStyle w:val="FootnoteTextForceStyle"/>
        <w:keepLines w:val="0"/>
        <w:spacing w:line="240" w:lineRule="auto"/>
        <w:pPrChange w:id="156" w:author="MARTINSIsabelAlex" w:date="2026-03-06T10:41:00Z">
          <w:pPr>
            <w:pStyle w:val="FootnoteTextForceStyle"/>
            <w:keepLines w:val="0"/>
          </w:pPr>
        </w:pPrChange>
      </w:pPr>
      <w:r w:rsidRPr="00124523">
        <w:rPr>
          <w:vertAlign w:val="superscript"/>
        </w:rPr>
        <w:footnoteRef/>
      </w:r>
      <w:r w:rsidRPr="00124523">
        <w:tab/>
        <w:t>Diretiva 2010/63/UE do Parlamento Europeu e do Conselho, de 22 de setembro de 2010, relativa à proteção dos animais utilizados para fins científicos (JO L 276 de 20.10.2010, p. 33, ELI: </w:t>
      </w:r>
      <w:r w:rsidR="00944667">
        <w:fldChar w:fldCharType="begin"/>
      </w:r>
      <w:r w:rsidR="00944667">
        <w:instrText>HYPERLINK "http://data.europa.eu/eli/dir/2010/63/oj" \o "Permite aceder ao documento através do seu identificador ELI."</w:instrText>
      </w:r>
      <w:r w:rsidR="00944667">
        <w:fldChar w:fldCharType="separate"/>
      </w:r>
      <w:r w:rsidRPr="00124523">
        <w:rPr>
          <w:rStyle w:val="Hyperlink"/>
        </w:rPr>
        <w:t>http://data.europa.eu/eli/dir/2010/63/oj</w:t>
      </w:r>
      <w:r w:rsidR="00944667">
        <w:rPr>
          <w:rStyle w:val="Hyperlink"/>
        </w:rPr>
        <w:fldChar w:fldCharType="end"/>
      </w:r>
      <w:r w:rsidRPr="00124523">
        <w:t>).</w:t>
      </w:r>
    </w:p>
  </w:footnote>
  <w:footnote w:id="7">
    <w:p w14:paraId="1C805ABC" w14:textId="78785EB6" w:rsidR="00842670" w:rsidRPr="00124523" w:rsidRDefault="000F6A06">
      <w:pPr>
        <w:pStyle w:val="FootnoteTextForceStyle"/>
        <w:keepLines w:val="0"/>
        <w:spacing w:line="240" w:lineRule="auto"/>
        <w:pPrChange w:id="157" w:author="MARTINSIsabelAlex" w:date="2026-03-06T10:41:00Z">
          <w:pPr>
            <w:pStyle w:val="FootnoteTextForceStyle"/>
            <w:keepLines w:val="0"/>
          </w:pPr>
        </w:pPrChange>
      </w:pPr>
      <w:r w:rsidRPr="00124523">
        <w:rPr>
          <w:rStyle w:val="FootnoteReference"/>
        </w:rPr>
        <w:footnoteRef/>
      </w:r>
      <w:r w:rsidRPr="00124523">
        <w:tab/>
        <w:t>Regulamento (UE) 2019/6 do Parlamento Europeu e do Conselho, de 11 de dezembro de 2018, relativo aos medicamentos veterinários e que revoga a Diretiva 2001/82/CE (JO L 4 de 7.1.2019, p. 43, ELI: </w:t>
      </w:r>
      <w:r w:rsidR="00944667">
        <w:fldChar w:fldCharType="begin"/>
      </w:r>
      <w:r w:rsidR="00944667">
        <w:instrText>HYPERLINK "http://data.europa.eu/eli/reg/2019/6/oj" \o "Permite aceder ao documento através do seu identificador do ELI."</w:instrText>
      </w:r>
      <w:r w:rsidR="00944667">
        <w:fldChar w:fldCharType="separate"/>
      </w:r>
      <w:r w:rsidRPr="00124523">
        <w:rPr>
          <w:rStyle w:val="Hyperlink"/>
        </w:rPr>
        <w:t>http://data.europa.eu/eli/reg/2019/6/oj</w:t>
      </w:r>
      <w:r w:rsidR="00944667">
        <w:rPr>
          <w:rStyle w:val="Hyperlink"/>
        </w:rPr>
        <w:fldChar w:fldCharType="end"/>
      </w:r>
      <w:r w:rsidRPr="00124523">
        <w:t>).</w:t>
      </w:r>
    </w:p>
  </w:footnote>
  <w:footnote w:id="8">
    <w:p w14:paraId="51F2875D" w14:textId="06FB2F14" w:rsidR="00C01E4C" w:rsidRPr="00124523" w:rsidRDefault="000F6A06" w:rsidP="00CB467E">
      <w:pPr>
        <w:pStyle w:val="FootnoteText"/>
        <w:ind w:left="851" w:hanging="851"/>
        <w:rPr>
          <w:sz w:val="24"/>
          <w:szCs w:val="24"/>
        </w:rPr>
      </w:pPr>
      <w:r w:rsidRPr="00124523">
        <w:rPr>
          <w:rStyle w:val="FootnoteReference"/>
          <w:sz w:val="24"/>
          <w:szCs w:val="24"/>
        </w:rPr>
        <w:footnoteRef/>
      </w:r>
      <w:r w:rsidRPr="00124523">
        <w:rPr>
          <w:sz w:val="24"/>
        </w:rPr>
        <w:tab/>
        <w:t>Regulamento de Execução (UE) 2019/723 da Comissão, de 2 de maio de 2019, que estabelece as normas de aplicação do Regulamento (UE) 2017/625 do Parlamento Europeu e do Conselho no que respeita ao modelo normalizado de formulário a utilizar nos relatórios anuais apresentados pelos Estados</w:t>
      </w:r>
      <w:r>
        <w:rPr>
          <w:sz w:val="24"/>
        </w:rPr>
        <w:noBreakHyphen/>
      </w:r>
      <w:r w:rsidRPr="00124523">
        <w:rPr>
          <w:sz w:val="24"/>
        </w:rPr>
        <w:t xml:space="preserve">Membros (JO L 124 de 13.5.2019, p. 1, ELI: </w:t>
      </w:r>
      <w:hyperlink r:id="rId2" w:history="1">
        <w:r w:rsidRPr="00124523">
          <w:rPr>
            <w:rStyle w:val="Hyperlink"/>
            <w:sz w:val="24"/>
          </w:rPr>
          <w:t>http://data.europa.eu/eli/reg_impl/2019/723/oj</w:t>
        </w:r>
      </w:hyperlink>
      <w:r w:rsidRPr="00124523">
        <w:rPr>
          <w:sz w:val="24"/>
        </w:rPr>
        <w:t>).</w:t>
      </w:r>
    </w:p>
  </w:footnote>
  <w:footnote w:id="9">
    <w:p w14:paraId="1A74075C" w14:textId="30892D47" w:rsidR="00472476" w:rsidRPr="00124523" w:rsidRDefault="000F6A06" w:rsidP="00CB467E">
      <w:pPr>
        <w:pStyle w:val="FootnoteText"/>
        <w:ind w:left="851" w:hanging="851"/>
      </w:pPr>
      <w:r w:rsidRPr="00124523">
        <w:rPr>
          <w:rStyle w:val="FootnoteReference"/>
        </w:rPr>
        <w:footnoteRef/>
      </w:r>
      <w:r w:rsidRPr="00124523">
        <w:tab/>
      </w:r>
      <w:r w:rsidRPr="00124523">
        <w:rPr>
          <w:sz w:val="24"/>
        </w:rPr>
        <w:t>Regulamento (UE) 2022/2065 do Parlamento Europeu e do Conselho, de 19 de outubro de</w:t>
      </w:r>
      <w:r w:rsidR="009D66A5">
        <w:rPr>
          <w:sz w:val="24"/>
        </w:rPr>
        <w:t> </w:t>
      </w:r>
      <w:r w:rsidRPr="00124523">
        <w:rPr>
          <w:sz w:val="24"/>
        </w:rPr>
        <w:t xml:space="preserve">2022, relativo a um mercado único para os serviços digitais e que altera a Diretiva 2000/31/CE (Regulamento dos Serviços Digitais) (JO L 277 de 27.10.2022, p. 1, ELI: </w:t>
      </w:r>
      <w:hyperlink r:id="rId3" w:history="1">
        <w:r w:rsidRPr="00124523">
          <w:rPr>
            <w:rStyle w:val="Hyperlink"/>
            <w:sz w:val="24"/>
          </w:rPr>
          <w:t>http://data.europa.eu/eli/reg/2022/2065/oj</w:t>
        </w:r>
      </w:hyperlink>
      <w:r w:rsidRPr="00124523">
        <w:rPr>
          <w:sz w:val="24"/>
        </w:rPr>
        <w:t>).</w:t>
      </w:r>
    </w:p>
  </w:footnote>
  <w:footnote w:id="10">
    <w:p w14:paraId="03D0DD87" w14:textId="27169B30" w:rsidR="00D43BAC" w:rsidRPr="00124523" w:rsidRDefault="000F6A06" w:rsidP="00CB467E">
      <w:pPr>
        <w:pStyle w:val="FootnoteText"/>
        <w:ind w:left="851" w:hanging="851"/>
        <w:rPr>
          <w:i/>
        </w:rPr>
      </w:pPr>
      <w:r w:rsidRPr="00124523">
        <w:rPr>
          <w:rStyle w:val="FootnoteReference"/>
        </w:rPr>
        <w:footnoteRef/>
      </w:r>
      <w:r w:rsidRPr="00124523">
        <w:tab/>
      </w:r>
      <w:r w:rsidRPr="00124523">
        <w:rPr>
          <w:b/>
          <w:i/>
          <w:sz w:val="24"/>
        </w:rPr>
        <w:t xml:space="preserve">Regulamento (UE) 2018/1725 do Parlamento Europeu e do Conselho, de 23 de outubro de 2018, relativo à proteção das pessoas singulares no que diz respeito ao tratamento de dados pessoais pelas instituições e pelos órgãos e organismos da União e à livre circulação desses dados, e que revoga o Regulamento (CE) n.º 45/2001 e a Decisão n.º 1247/2002/CE (JO L 295 de 21.11.2018, p. 39, ELI: </w:t>
      </w:r>
      <w:hyperlink r:id="rId4" w:history="1">
        <w:r w:rsidRPr="00124523">
          <w:rPr>
            <w:rStyle w:val="Hyperlink"/>
            <w:b/>
            <w:sz w:val="24"/>
          </w:rPr>
          <w:t>http://data.europa.eu/eli/reg/2018/1725/oj</w:t>
        </w:r>
      </w:hyperlink>
      <w:r w:rsidRPr="00124523">
        <w:rPr>
          <w:b/>
          <w:i/>
          <w:sz w:val="24"/>
        </w:rPr>
        <w:t>).</w:t>
      </w:r>
    </w:p>
  </w:footnote>
  <w:footnote w:id="11">
    <w:p w14:paraId="602A668F" w14:textId="332040CE" w:rsidR="00B577EC" w:rsidRPr="00124523" w:rsidRDefault="000F6A06" w:rsidP="00CB467E">
      <w:pPr>
        <w:pStyle w:val="FootnoteText"/>
        <w:ind w:left="851" w:hanging="851"/>
      </w:pPr>
      <w:r w:rsidRPr="00124523">
        <w:rPr>
          <w:rStyle w:val="FootnoteReference"/>
        </w:rPr>
        <w:footnoteRef/>
      </w:r>
      <w:r w:rsidRPr="00124523">
        <w:tab/>
      </w:r>
      <w:r w:rsidRPr="00124523">
        <w:rPr>
          <w:b/>
          <w:i/>
          <w:sz w:val="24"/>
        </w:rPr>
        <w:t>Regulamento (UE) 2016/679 do Parlamento Europeu e do Conselho, de 27 de abril de</w:t>
      </w:r>
      <w:r w:rsidR="007B32E5">
        <w:rPr>
          <w:b/>
          <w:i/>
          <w:sz w:val="24"/>
        </w:rPr>
        <w:t> </w:t>
      </w:r>
      <w:r w:rsidRPr="00124523">
        <w:rPr>
          <w:b/>
          <w:i/>
          <w:sz w:val="24"/>
        </w:rPr>
        <w:t xml:space="preserve">2016, relativo à proteção das pessoas singulares no que diz respeito ao tratamento de dados pessoais e à livre circulação desses dados e que revoga a Diretiva 95/46/CE (Regulamento Geral sobre a Proteção de Dados) (JO L 119 de 4.5.2016, p. 1, ELI: </w:t>
      </w:r>
      <w:hyperlink r:id="rId5" w:history="1">
        <w:r w:rsidRPr="00124523">
          <w:rPr>
            <w:rStyle w:val="Hyperlink"/>
            <w:b/>
            <w:i/>
            <w:sz w:val="24"/>
          </w:rPr>
          <w:t>http://data.europa.eu/eli/reg/2016/679/oj</w:t>
        </w:r>
      </w:hyperlink>
      <w:r w:rsidRPr="00124523">
        <w:rPr>
          <w:b/>
          <w:i/>
          <w:sz w:val="24"/>
        </w:rPr>
        <w:t>).</w:t>
      </w:r>
    </w:p>
  </w:footnote>
  <w:footnote w:id="12">
    <w:p w14:paraId="3EBB91D9" w14:textId="77777777" w:rsidR="00231313" w:rsidRPr="00C60097" w:rsidRDefault="00231313">
      <w:pPr>
        <w:pStyle w:val="FootnoteTextForceStyle"/>
        <w:keepLines w:val="0"/>
        <w:spacing w:line="240" w:lineRule="auto"/>
        <w:pPrChange w:id="604" w:author="MARTINSIsabelAlex" w:date="2026-03-06T10:41:00Z">
          <w:pPr>
            <w:pStyle w:val="FootnoteTextForceStyle"/>
            <w:keepLines w:val="0"/>
          </w:pPr>
        </w:pPrChange>
      </w:pPr>
      <w:r>
        <w:rPr>
          <w:vertAlign w:val="superscript"/>
        </w:rPr>
        <w:footnoteRef/>
      </w:r>
      <w:r>
        <w:tab/>
        <w:t>Acordo interinstitucional entre o Parlamento Europeu, o Conselho da União Europeia e a Comissão Europeia sobre legislar melhor (JO L 123 de 12.5.2016, p. 1).</w:t>
      </w:r>
    </w:p>
  </w:footnote>
  <w:footnote w:id="13">
    <w:p w14:paraId="3CD71629" w14:textId="33A2956D" w:rsidR="00231313" w:rsidRPr="00C60097" w:rsidRDefault="00231313">
      <w:pPr>
        <w:pStyle w:val="FootnoteTextForceStyle"/>
        <w:keepLines w:val="0"/>
        <w:spacing w:line="240" w:lineRule="auto"/>
        <w:pPrChange w:id="624" w:author="MARTINSIsabelAlex" w:date="2026-03-06T10:41:00Z">
          <w:pPr>
            <w:pStyle w:val="FootnoteTextForceStyle"/>
            <w:keepLines w:val="0"/>
          </w:pPr>
        </w:pPrChange>
      </w:pPr>
      <w:r>
        <w:rPr>
          <w:vertAlign w:val="superscript"/>
        </w:rPr>
        <w:footnoteRef/>
      </w:r>
      <w:r>
        <w:tab/>
        <w:t>Regulamento (UE) n.º 182/2011 do Parlamento Europeu e do Conselho, de 16 de fevereiro de 2011, que estabelece as regras e os princípios gerais relativos aos mecanismos de controlo pelos Estados</w:t>
      </w:r>
      <w:r w:rsidR="000F6A06">
        <w:noBreakHyphen/>
      </w:r>
      <w:r>
        <w:t xml:space="preserve">Membros do exercício das competências de execução pela Comissão (JO L 55 de 28.2.2011, p. 13, ELI: </w:t>
      </w:r>
      <w:ins w:id="625" w:author="MARTINSIsabelAlex" w:date="2026-03-06T14:12:00Z">
        <w:r w:rsidR="00B94DDB">
          <w:fldChar w:fldCharType="begin"/>
        </w:r>
        <w:r w:rsidR="00B94DDB">
          <w:instrText>HYPERLINK "http://data.europa.eu/eli/reg/2011/182/oj"</w:instrText>
        </w:r>
        <w:r w:rsidR="00B94DDB">
          <w:fldChar w:fldCharType="separate"/>
        </w:r>
        <w:r w:rsidRPr="00B94DDB">
          <w:rPr>
            <w:rStyle w:val="Hyperlink"/>
          </w:rPr>
          <w:t>http://data.europa.eu/eli/reg/2011/182/oj</w:t>
        </w:r>
        <w:r w:rsidR="00B94DDB">
          <w:fldChar w:fldCharType="end"/>
        </w:r>
      </w:ins>
      <w:r>
        <w:t>).</w:t>
      </w:r>
    </w:p>
  </w:footnote>
  <w:footnote w:id="14">
    <w:p w14:paraId="227A050D" w14:textId="6DF371E9" w:rsidR="00231313" w:rsidRPr="00C60097" w:rsidRDefault="00231313" w:rsidP="00CB467E">
      <w:pPr>
        <w:pStyle w:val="FootnoteText"/>
        <w:ind w:left="851" w:hanging="851"/>
      </w:pPr>
      <w:r>
        <w:rPr>
          <w:rStyle w:val="FootnoteReference"/>
        </w:rPr>
        <w:footnoteRef/>
      </w:r>
      <w:r>
        <w:tab/>
      </w:r>
      <w:r>
        <w:rPr>
          <w:sz w:val="24"/>
        </w:rPr>
        <w:t>Diretiva (UE) 2015/1535 do Parlamento Europeu e do Conselho, de 9 de setembro de</w:t>
      </w:r>
      <w:r w:rsidR="007B2000">
        <w:rPr>
          <w:sz w:val="24"/>
        </w:rPr>
        <w:t> </w:t>
      </w:r>
      <w:r>
        <w:rPr>
          <w:sz w:val="24"/>
        </w:rPr>
        <w:t>2015, relativa a um procedimento de informação no domínio das regulamentações técnicas e das regras relativas aos serviços da sociedade da informação (JO L 241 de 17.9.2015, p. 1, ELI: </w:t>
      </w:r>
      <w:hyperlink r:id="rId6" w:tooltip="Permite aceder ao documento através do seu identificador do ELI." w:history="1">
        <w:r>
          <w:rPr>
            <w:rStyle w:val="Hyperlink"/>
            <w:sz w:val="24"/>
          </w:rPr>
          <w:t>http://data.europa.eu/eli/dir/2015/1535/oj</w:t>
        </w:r>
      </w:hyperlink>
      <w:r>
        <w:t>).</w:t>
      </w:r>
    </w:p>
  </w:footnote>
  <w:footnote w:id="15">
    <w:p w14:paraId="3E209B9D" w14:textId="02C9BFD5" w:rsidR="00231313" w:rsidRPr="00C60097" w:rsidRDefault="00231313" w:rsidP="00CB467E">
      <w:pPr>
        <w:pStyle w:val="FootnoteText"/>
        <w:ind w:left="851" w:hanging="851"/>
        <w:rPr>
          <w:sz w:val="24"/>
          <w:szCs w:val="24"/>
        </w:rPr>
      </w:pPr>
      <w:r>
        <w:rPr>
          <w:rStyle w:val="FootnoteReference"/>
          <w:sz w:val="24"/>
          <w:szCs w:val="24"/>
        </w:rPr>
        <w:footnoteRef/>
      </w:r>
      <w:r>
        <w:rPr>
          <w:sz w:val="24"/>
        </w:rPr>
        <w:tab/>
        <w:t>Regulamento (UE) 2022/2065 do Parlamento Europeu e do Conselho, de 19 de outubro de</w:t>
      </w:r>
      <w:r w:rsidR="00FB32C7">
        <w:rPr>
          <w:sz w:val="24"/>
        </w:rPr>
        <w:t> </w:t>
      </w:r>
      <w:r>
        <w:rPr>
          <w:sz w:val="24"/>
        </w:rPr>
        <w:t>2022, relativo a um mercado único para os serviços digitais e que altera a Diretiva 2000/31/CE (JO L 277 de 27.10.2022, p. 1, ELI: </w:t>
      </w:r>
      <w:hyperlink r:id="rId7" w:tooltip="Permite aceder ao documento através do seu identificador do ELI." w:history="1">
        <w:r>
          <w:rPr>
            <w:rStyle w:val="Hyperlink"/>
            <w:sz w:val="24"/>
          </w:rPr>
          <w:t>http://data.europa.eu/eli/reg/2022/2065/oj</w:t>
        </w:r>
      </w:hyperlink>
      <w:r>
        <w:rPr>
          <w:sz w:val="24"/>
        </w:rPr>
        <w:t>).</w:t>
      </w:r>
    </w:p>
  </w:footnote>
  <w:footnote w:id="16">
    <w:p w14:paraId="03FEB25A" w14:textId="2651811E" w:rsidR="00231313" w:rsidRPr="00C60097" w:rsidRDefault="00231313">
      <w:pPr>
        <w:spacing w:before="0" w:after="0" w:line="240" w:lineRule="auto"/>
        <w:ind w:left="851" w:hanging="851"/>
        <w:rPr>
          <w:i/>
          <w:iCs/>
        </w:rPr>
        <w:pPrChange w:id="722" w:author="MARTINSIsabelAlex" w:date="2026-03-06T10:41:00Z">
          <w:pPr>
            <w:spacing w:line="240" w:lineRule="auto"/>
            <w:ind w:left="851" w:hanging="851"/>
          </w:pPr>
        </w:pPrChange>
      </w:pPr>
      <w:r>
        <w:rPr>
          <w:rStyle w:val="FootnoteReference"/>
        </w:rPr>
        <w:footnoteRef/>
      </w:r>
      <w:r>
        <w:tab/>
        <w:t>Regulamento (UE) 2021/2115 do Parlamento Europeu e do Conselho, de 2 de dezembro de</w:t>
      </w:r>
      <w:r w:rsidR="00F3006A">
        <w:t> </w:t>
      </w:r>
      <w:r>
        <w:t>2021, que estabelece regras para apoiar os planos estratégicos a elaborar pelos Estados</w:t>
      </w:r>
      <w:r w:rsidR="000F6A06">
        <w:noBreakHyphen/>
      </w:r>
      <w:r>
        <w:t xml:space="preserve">Membros no âmbito da política agrícola comum (planos estratégicos da PAC) e financiados pelo Fundo Europeu Agrícola de Garantia (FEAGA) e pelo Fundo Europeu Agrícola de Desenvolvimento Rural (FEADER), e que revoga os Regulamentos (UE) n.º 1305/2013 e (UE) n.º 1307/2013 (JO L 435 de 6.12.2021, p. 1, ELI: </w:t>
      </w:r>
      <w:r w:rsidR="00944667">
        <w:fldChar w:fldCharType="begin"/>
      </w:r>
      <w:r w:rsidR="00944667">
        <w:instrText>HYPERLINK "http://data.europa.eu/eli/reg/2021/2115/oj"</w:instrText>
      </w:r>
      <w:r w:rsidR="00944667">
        <w:fldChar w:fldCharType="separate"/>
      </w:r>
      <w:r>
        <w:rPr>
          <w:rStyle w:val="Hyperlink"/>
        </w:rPr>
        <w:t>http://data.europa.eu/eli/reg/2021/2115/oj</w:t>
      </w:r>
      <w:r w:rsidR="00944667">
        <w:rPr>
          <w:rStyle w:val="Hyperlink"/>
        </w:rPr>
        <w:fldChar w:fldCharType="end"/>
      </w:r>
      <w:r>
        <w:t>).</w:t>
      </w:r>
    </w:p>
  </w:footnote>
  <w:footnote w:id="17">
    <w:p w14:paraId="5D0CD1C7" w14:textId="130128DD" w:rsidR="00231313" w:rsidRPr="00C60097" w:rsidRDefault="00231313" w:rsidP="00CB467E">
      <w:pPr>
        <w:pStyle w:val="FootnoteText"/>
        <w:ind w:left="851" w:hanging="851"/>
        <w:rPr>
          <w:sz w:val="24"/>
          <w:szCs w:val="24"/>
        </w:rPr>
      </w:pPr>
      <w:r>
        <w:rPr>
          <w:rStyle w:val="FootnoteReference"/>
          <w:sz w:val="24"/>
          <w:szCs w:val="24"/>
        </w:rPr>
        <w:footnoteRef/>
      </w:r>
      <w:r>
        <w:rPr>
          <w:sz w:val="24"/>
        </w:rPr>
        <w:tab/>
        <w:t>Regulamento (UE) 2017/625 do Parlamento Europeu e do Conselho, de 15 de março de</w:t>
      </w:r>
      <w:r w:rsidR="003C658E">
        <w:rPr>
          <w:sz w:val="24"/>
        </w:rPr>
        <w:t> </w:t>
      </w:r>
      <w:r>
        <w:rPr>
          <w:sz w:val="24"/>
        </w:rPr>
        <w:t>2017, relativo aos controlos oficiais e outras atividades oficiais que visam assegurar a aplicação da legislação em matéria de géneros alimentícios e alimentos para animais e das regras sobre saúde e bem</w:t>
      </w:r>
      <w:r w:rsidR="000F6A06">
        <w:rPr>
          <w:sz w:val="24"/>
        </w:rPr>
        <w:noBreakHyphen/>
      </w:r>
      <w:r>
        <w:rPr>
          <w:sz w:val="24"/>
        </w:rPr>
        <w:t xml:space="preserve">estar animal, fitossanidade e produtos fitofarmacêuticos, que altera os Regulamentos (CE) n.º 999/2001, (CE) n.º 396/2005, (CE) n.º 1069/2009, (CE) n.º 1107/2009, (UE) n.º 1151/2012, (UE) n.º 652/2014, (UE) 2016/429 e (UE) 2016/2031 do Parlamento Europeu e do Conselho, os Regulamentos (CE) n.º 1/2005 e (CE) n.º 1099/2009 do Conselho, e as Diretivas 98/58/CE, 1999/74/CE, 2007/43/CE, 2008/119/CE e 2008/120/CE do Conselho, e que revoga os Regulamentos (CE) n.º 854/2004 e (CE) n.º 882/2004 do Parlamento Europeu e do Conselho, as Diretivas 89/608/CEE, 89/662/CEE, 90/425/CEE, 91/496/CEE, 96/23/CE, 96/93/CE e 97/78/CE do Conselho e a Decisão 92/438/CEE do Conselho (Regulamento sobre os controlos oficiais) (JO L 95 de 7.4.2017, p. 1, ELI: </w:t>
      </w:r>
      <w:hyperlink r:id="rId8" w:history="1">
        <w:r>
          <w:rPr>
            <w:rStyle w:val="Hyperlink"/>
            <w:sz w:val="24"/>
          </w:rPr>
          <w:t>http://data.europa.eu/eli/reg/2017/625/oj</w:t>
        </w:r>
      </w:hyperlink>
      <w:r>
        <w:rPr>
          <w:sz w:val="24"/>
        </w:rPr>
        <w:t>).</w:t>
      </w:r>
    </w:p>
  </w:footnote>
  <w:footnote w:id="18">
    <w:p w14:paraId="4FD8AA24" w14:textId="02418C08" w:rsidR="00231313" w:rsidRPr="00C60097" w:rsidRDefault="00231313" w:rsidP="00CB467E">
      <w:pPr>
        <w:pStyle w:val="FootnoteText"/>
        <w:ind w:left="851" w:hanging="851"/>
        <w:rPr>
          <w:sz w:val="24"/>
          <w:szCs w:val="24"/>
        </w:rPr>
      </w:pPr>
      <w:r>
        <w:rPr>
          <w:rStyle w:val="FootnoteReference"/>
          <w:sz w:val="24"/>
          <w:szCs w:val="24"/>
        </w:rPr>
        <w:footnoteRef/>
      </w:r>
      <w:r>
        <w:rPr>
          <w:sz w:val="24"/>
        </w:rPr>
        <w:tab/>
        <w:t xml:space="preserve">Regulamento (CE) n.º 178/2002 do Parlamento Europeu e do Conselho, de 28 de janeiro de 2002, que determina os princípios e normas gerais da legislação alimentar, cria a Autoridade Europeia para a Segurança dos Alimentos e estabelece procedimentos em matéria de segurança dos géneros alimentícios (JO L 31 de 1.2.2002, p. 1, ELI: </w:t>
      </w:r>
      <w:ins w:id="784" w:author="MARTINSIsabelAlex" w:date="2026-03-06T14:46:00Z">
        <w:r w:rsidR="005F2CDF">
          <w:rPr>
            <w:sz w:val="24"/>
          </w:rPr>
          <w:fldChar w:fldCharType="begin"/>
        </w:r>
        <w:r w:rsidR="005F2CDF">
          <w:rPr>
            <w:sz w:val="24"/>
          </w:rPr>
          <w:instrText>HYPERLINK "http://data.europa.eu/eli/reg/2002/178/oj"</w:instrText>
        </w:r>
        <w:r w:rsidR="005F2CDF">
          <w:rPr>
            <w:sz w:val="24"/>
          </w:rPr>
        </w:r>
        <w:r w:rsidR="005F2CDF">
          <w:rPr>
            <w:sz w:val="24"/>
          </w:rPr>
          <w:fldChar w:fldCharType="separate"/>
        </w:r>
        <w:r w:rsidRPr="005F2CDF">
          <w:rPr>
            <w:rStyle w:val="Hyperlink"/>
            <w:sz w:val="24"/>
          </w:rPr>
          <w:t>http://data.europa.eu/eli/reg/2002/178/oj</w:t>
        </w:r>
        <w:r w:rsidR="005F2CDF">
          <w:rPr>
            <w:sz w:val="24"/>
          </w:rPr>
          <w:fldChar w:fldCharType="end"/>
        </w:r>
      </w:ins>
      <w:r>
        <w:rPr>
          <w:sz w:val="24"/>
        </w:rPr>
        <w:t>).</w:t>
      </w:r>
    </w:p>
  </w:footnote>
  <w:footnote w:id="19">
    <w:p w14:paraId="460401AB" w14:textId="3B9760A7" w:rsidR="00231313" w:rsidRPr="00C60097" w:rsidRDefault="00231313" w:rsidP="00CB467E">
      <w:pPr>
        <w:pStyle w:val="FootnoteText"/>
        <w:ind w:left="851" w:hanging="851"/>
        <w:rPr>
          <w:sz w:val="24"/>
          <w:szCs w:val="24"/>
        </w:rPr>
      </w:pPr>
      <w:r>
        <w:rPr>
          <w:rStyle w:val="FootnoteReference"/>
          <w:sz w:val="24"/>
          <w:szCs w:val="24"/>
        </w:rPr>
        <w:footnoteRef/>
      </w:r>
      <w:r>
        <w:rPr>
          <w:sz w:val="24"/>
        </w:rPr>
        <w:tab/>
        <w:t>Regulamento (UE) 2016/429 do Parlamento Europeu e do Conselho, de 9 de março de</w:t>
      </w:r>
      <w:r w:rsidR="005F2CDF">
        <w:rPr>
          <w:sz w:val="24"/>
        </w:rPr>
        <w:t> </w:t>
      </w:r>
      <w:r>
        <w:rPr>
          <w:sz w:val="24"/>
        </w:rPr>
        <w:t xml:space="preserve">2016, relativo às doenças animais transmissíveis e que altera e revoga determinados atos no domínio da saúde animal («Lei da Saúde Animal») (JO L 84 de 31.3.2016, p. 1, ELI: </w:t>
      </w:r>
      <w:ins w:id="798" w:author="MARTINSIsabelAlex" w:date="2026-03-06T14:46:00Z">
        <w:r w:rsidR="005F2CDF">
          <w:rPr>
            <w:sz w:val="24"/>
          </w:rPr>
          <w:fldChar w:fldCharType="begin"/>
        </w:r>
        <w:r w:rsidR="005F2CDF">
          <w:rPr>
            <w:sz w:val="24"/>
          </w:rPr>
          <w:instrText>HYPERLINK "http://data.europa.eu/eli/reg/2016/429/oj"</w:instrText>
        </w:r>
        <w:r w:rsidR="005F2CDF">
          <w:rPr>
            <w:sz w:val="24"/>
          </w:rPr>
        </w:r>
        <w:r w:rsidR="005F2CDF">
          <w:rPr>
            <w:sz w:val="24"/>
          </w:rPr>
          <w:fldChar w:fldCharType="separate"/>
        </w:r>
        <w:r w:rsidRPr="005F2CDF">
          <w:rPr>
            <w:rStyle w:val="Hyperlink"/>
            <w:sz w:val="24"/>
          </w:rPr>
          <w:t>http://data.europa.eu/eli/reg/2016/429/oj</w:t>
        </w:r>
        <w:r w:rsidR="005F2CDF">
          <w:rPr>
            <w:sz w:val="24"/>
          </w:rPr>
          <w:fldChar w:fldCharType="end"/>
        </w:r>
      </w:ins>
      <w:r>
        <w:rPr>
          <w:sz w:val="24"/>
        </w:rPr>
        <w:t>).</w:t>
      </w:r>
    </w:p>
  </w:footnote>
  <w:footnote w:id="20">
    <w:p w14:paraId="4BB41757" w14:textId="723E8FEF" w:rsidR="00123AFB" w:rsidRPr="001936DF" w:rsidRDefault="00123AFB" w:rsidP="00CB467E">
      <w:pPr>
        <w:pStyle w:val="FootnoteText"/>
        <w:ind w:left="851" w:hanging="851"/>
      </w:pPr>
      <w:r>
        <w:rPr>
          <w:sz w:val="24"/>
        </w:rPr>
        <w:footnoteRef/>
      </w:r>
      <w:r>
        <w:rPr>
          <w:sz w:val="24"/>
          <w:vertAlign w:val="superscript"/>
        </w:rPr>
        <w:t xml:space="preserve"> </w:t>
      </w:r>
      <w:r>
        <w:tab/>
      </w:r>
      <w:r>
        <w:rPr>
          <w:sz w:val="24"/>
        </w:rPr>
        <w:t xml:space="preserve">Regulamento (UE, </w:t>
      </w:r>
      <w:proofErr w:type="spellStart"/>
      <w:r>
        <w:rPr>
          <w:sz w:val="24"/>
        </w:rPr>
        <w:t>Euratom</w:t>
      </w:r>
      <w:proofErr w:type="spellEnd"/>
      <w:r>
        <w:rPr>
          <w:sz w:val="24"/>
        </w:rPr>
        <w:t xml:space="preserve">) 2024/2509 do Parlamento Europeu e do Conselho, de 23 de setembro de 2024, relativo às regras financeiras aplicáveis ao orçamento geral da União (JO L, 2024/2509, 26.9.2024, ELI: </w:t>
      </w:r>
      <w:hyperlink r:id="rId9" w:history="1">
        <w:r>
          <w:rPr>
            <w:rStyle w:val="Hyperlink"/>
            <w:sz w:val="24"/>
          </w:rPr>
          <w:t>http://data.europa.eu/eli/reg/2024/2509/oj</w:t>
        </w:r>
      </w:hyperlink>
      <w:r>
        <w:rPr>
          <w:sz w:val="24"/>
        </w:rPr>
        <w:t>).</w:t>
      </w:r>
    </w:p>
  </w:footnote>
  <w:footnote w:id="21">
    <w:p w14:paraId="56F03B5F" w14:textId="3A85BF4A" w:rsidR="00123AFB" w:rsidRPr="001936DF" w:rsidRDefault="00123AFB">
      <w:pPr>
        <w:pStyle w:val="FootnoteTextForceStyle"/>
        <w:keepLines w:val="0"/>
        <w:spacing w:line="240" w:lineRule="auto"/>
        <w:pPrChange w:id="967" w:author="MARTINSIsabelAlex" w:date="2026-03-06T10:41:00Z">
          <w:pPr>
            <w:pStyle w:val="FootnoteTextForceStyle"/>
            <w:keepLines w:val="0"/>
          </w:pPr>
        </w:pPrChange>
      </w:pPr>
      <w:r>
        <w:rPr>
          <w:vertAlign w:val="superscript"/>
        </w:rPr>
        <w:footnoteRef/>
      </w:r>
      <w:r>
        <w:tab/>
        <w:t>Regulamento (UE) 2018/1725 do Parlamento Europeu e do Conselho, de 23 de outubro de</w:t>
      </w:r>
      <w:r w:rsidR="004E7CBB">
        <w:t> </w:t>
      </w:r>
      <w:r>
        <w:t>2018, relativo à proteção das pessoas singulares no que diz respeito ao tratamento de dados pessoais pelas instituições e pelos órgãos e organismos da União e à livre circulação desses dados (JO L 295 de 21.11.2018, p. 39</w:t>
      </w:r>
      <w:ins w:id="968" w:author="MARTINSIsabelAlex" w:date="2026-03-06T17:38:00Z">
        <w:r w:rsidR="00F50DAC">
          <w:t xml:space="preserve">, </w:t>
        </w:r>
        <w:r w:rsidR="00F50DAC" w:rsidRPr="004E7CBB">
          <w:t>ELI: </w:t>
        </w:r>
        <w:r w:rsidR="00F50DAC" w:rsidRPr="004E7CBB">
          <w:fldChar w:fldCharType="begin"/>
        </w:r>
        <w:r w:rsidR="00F50DAC" w:rsidRPr="004E7CBB">
          <w:instrText>HYPERLINK "http://data.europa.eu/eli/reg/2018/1725/oj" \o "Dá acesso a este documento através do respetivo URI do ELI."</w:instrText>
        </w:r>
        <w:r w:rsidR="00F50DAC" w:rsidRPr="004E7CBB">
          <w:fldChar w:fldCharType="separate"/>
        </w:r>
        <w:r w:rsidR="00F50DAC" w:rsidRPr="004E7CBB">
          <w:rPr>
            <w:rStyle w:val="Hyperlink"/>
          </w:rPr>
          <w:t>http://data.europa.eu/eli/reg/2018/1725/oj</w:t>
        </w:r>
        <w:r w:rsidR="00F50DAC" w:rsidRPr="004E7CBB">
          <w:fldChar w:fldCharType="end"/>
        </w:r>
      </w:ins>
      <w:r>
        <w:t>).</w:t>
      </w:r>
    </w:p>
  </w:footnote>
  <w:footnote w:id="22">
    <w:p w14:paraId="59229263" w14:textId="3B7CD95C" w:rsidR="00123AFB" w:rsidRPr="001936DF" w:rsidRDefault="00123AFB">
      <w:pPr>
        <w:pStyle w:val="FootnoteTextForceStyle"/>
        <w:keepLines w:val="0"/>
        <w:spacing w:line="240" w:lineRule="auto"/>
        <w:pPrChange w:id="970" w:author="MARTINSIsabelAlex" w:date="2026-03-06T10:41:00Z">
          <w:pPr>
            <w:pStyle w:val="FootnoteTextForceStyle"/>
            <w:keepLines w:val="0"/>
          </w:pPr>
        </w:pPrChange>
      </w:pPr>
      <w:r>
        <w:rPr>
          <w:vertAlign w:val="superscript"/>
        </w:rPr>
        <w:footnoteRef/>
      </w:r>
      <w:r>
        <w:tab/>
        <w:t>Regulamento (UE) 2016/679 do Parlamento Europeu e do Conselho, de 27 de abril de</w:t>
      </w:r>
      <w:r w:rsidR="004E7CBB">
        <w:t> </w:t>
      </w:r>
      <w:r>
        <w:t>2016, relativo à proteção das pessoas singulares no que diz respeito ao tratamento de dados pessoais e à livre circulação desses dados e que revoga a Diretiva 95/46/CE (Regulamento Geral sobre a Proteção de Dados) (JO L 119 de 4.5.2016, p. 1</w:t>
      </w:r>
      <w:ins w:id="971" w:author="MARTINSIsabelAlex" w:date="2026-03-06T17:38:00Z">
        <w:r w:rsidR="00F50DAC">
          <w:t xml:space="preserve">, </w:t>
        </w:r>
        <w:r w:rsidR="00F50DAC" w:rsidRPr="00F50DAC">
          <w:t>ELI: </w:t>
        </w:r>
        <w:r w:rsidR="00F50DAC" w:rsidRPr="00F50DAC">
          <w:fldChar w:fldCharType="begin"/>
        </w:r>
        <w:r w:rsidR="00F50DAC" w:rsidRPr="00F50DAC">
          <w:instrText>HYPERLINK "http://data.europa.eu/eli/reg/2016/679/oj" \o "Dá acesso a este documento através do respetivo URI do ELI."</w:instrText>
        </w:r>
        <w:r w:rsidR="00F50DAC" w:rsidRPr="00F50DAC">
          <w:fldChar w:fldCharType="separate"/>
        </w:r>
        <w:r w:rsidR="00F50DAC" w:rsidRPr="00F50DAC">
          <w:rPr>
            <w:rStyle w:val="Hyperlink"/>
          </w:rPr>
          <w:t>http://data.europa.eu/eli/reg/2016/679/oj</w:t>
        </w:r>
        <w:r w:rsidR="00F50DAC" w:rsidRPr="00F50DAC">
          <w:fldChar w:fldCharType="end"/>
        </w:r>
      </w:ins>
      <w:r>
        <w:t>).</w:t>
      </w:r>
    </w:p>
  </w:footnote>
  <w:footnote w:id="23">
    <w:p w14:paraId="1E56C8DE" w14:textId="7C032886" w:rsidR="00123AFB" w:rsidRPr="001936DF" w:rsidRDefault="00123AFB" w:rsidP="00CB467E">
      <w:pPr>
        <w:pStyle w:val="FootnoteText"/>
        <w:ind w:left="709" w:hanging="709"/>
      </w:pPr>
      <w:r>
        <w:rPr>
          <w:rStyle w:val="FootnoteReference"/>
        </w:rPr>
        <w:footnoteRef/>
      </w:r>
      <w:r>
        <w:tab/>
      </w:r>
      <w:r>
        <w:rPr>
          <w:b/>
          <w:i/>
          <w:sz w:val="24"/>
        </w:rPr>
        <w:t>Regulamento Delegado (UE) .../... da Comissão</w:t>
      </w:r>
      <w:r>
        <w:t>,</w:t>
      </w:r>
      <w:r>
        <w:rPr>
          <w:b/>
          <w:i/>
          <w:sz w:val="24"/>
        </w:rPr>
        <w:t xml:space="preserve"> de DD MM 2026, que complementa o Regulamento (UE) 2016/429 do Parlamento Europeu e do Conselho no que diz respeito aos requisitos de saúde animal aplicáveis à circulação sem caráter comercial de animais de companhia (JO</w:t>
      </w:r>
      <w:ins w:id="1035" w:author="MARTINSIsabelAlex" w:date="2026-03-07T08:08:00Z">
        <w:r w:rsidR="00FF34F0">
          <w:rPr>
            <w:b/>
            <w:i/>
            <w:sz w:val="24"/>
          </w:rPr>
          <w:t xml:space="preserve"> </w:t>
        </w:r>
      </w:ins>
      <w:r>
        <w:rPr>
          <w:b/>
          <w:i/>
          <w:sz w:val="24"/>
        </w:rPr>
        <w:t>..., ELI: ...)[JO: inserir as referências de publicação do documento C(2026)20].</w:t>
      </w:r>
    </w:p>
  </w:footnote>
  <w:footnote w:id="24">
    <w:p w14:paraId="0264AB84" w14:textId="4CF74415" w:rsidR="00123AFB" w:rsidRPr="001936DF" w:rsidRDefault="00123AFB" w:rsidP="00CB467E">
      <w:pPr>
        <w:pStyle w:val="FootnoteText"/>
        <w:ind w:left="851" w:hanging="851"/>
        <w:rPr>
          <w:sz w:val="24"/>
          <w:szCs w:val="24"/>
        </w:rPr>
      </w:pPr>
      <w:r>
        <w:rPr>
          <w:rStyle w:val="FootnoteReference"/>
        </w:rPr>
        <w:footnoteRef/>
      </w:r>
      <w:r>
        <w:tab/>
      </w:r>
      <w:r>
        <w:rPr>
          <w:sz w:val="24"/>
        </w:rPr>
        <w:t>Diretiva (UE) 2015/1535 do Parlamento Europeu e do Conselho, de 9 de setembro de 2015, relativa a um procedimento de informação no domínio das regulamentações técnicas e das regras relativas aos serviços da sociedade da informação (JO L 241 de 17.9.2015, p. 1, ELI: </w:t>
      </w:r>
      <w:hyperlink r:id="rId10" w:tooltip="Permite aceder ao documento através do seu identificador ELI." w:history="1">
        <w:r>
          <w:rPr>
            <w:rStyle w:val="Hyperlink"/>
            <w:sz w:val="24"/>
          </w:rPr>
          <w:t>http://data.europa.eu/eli/dir/2015/1535/oj</w:t>
        </w:r>
      </w:hyperlink>
      <w:r>
        <w:rPr>
          <w:sz w:val="24"/>
        </w:rPr>
        <w:t>).</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6A5EBF"/>
    <w:multiLevelType w:val="hybridMultilevel"/>
    <w:tmpl w:val="0150C30E"/>
    <w:lvl w:ilvl="0" w:tplc="199E2CFC">
      <w:start w:val="1"/>
      <w:numFmt w:val="lowerLetter"/>
      <w:lvlText w:val="(%1)"/>
      <w:lvlJc w:val="left"/>
      <w:pPr>
        <w:ind w:left="1210" w:hanging="850"/>
      </w:pPr>
      <w:rPr>
        <w:rFonts w:hint="default"/>
      </w:rPr>
    </w:lvl>
    <w:lvl w:ilvl="1" w:tplc="24B4727E" w:tentative="1">
      <w:start w:val="1"/>
      <w:numFmt w:val="lowerLetter"/>
      <w:lvlText w:val="%2."/>
      <w:lvlJc w:val="left"/>
      <w:pPr>
        <w:ind w:left="1440" w:hanging="360"/>
      </w:pPr>
    </w:lvl>
    <w:lvl w:ilvl="2" w:tplc="D43463C4" w:tentative="1">
      <w:start w:val="1"/>
      <w:numFmt w:val="lowerRoman"/>
      <w:lvlText w:val="%3."/>
      <w:lvlJc w:val="right"/>
      <w:pPr>
        <w:ind w:left="2160" w:hanging="180"/>
      </w:pPr>
    </w:lvl>
    <w:lvl w:ilvl="3" w:tplc="F622FD9C" w:tentative="1">
      <w:start w:val="1"/>
      <w:numFmt w:val="decimal"/>
      <w:lvlText w:val="%4."/>
      <w:lvlJc w:val="left"/>
      <w:pPr>
        <w:ind w:left="2880" w:hanging="360"/>
      </w:pPr>
    </w:lvl>
    <w:lvl w:ilvl="4" w:tplc="EF5C260E" w:tentative="1">
      <w:start w:val="1"/>
      <w:numFmt w:val="lowerLetter"/>
      <w:lvlText w:val="%5."/>
      <w:lvlJc w:val="left"/>
      <w:pPr>
        <w:ind w:left="3600" w:hanging="360"/>
      </w:pPr>
    </w:lvl>
    <w:lvl w:ilvl="5" w:tplc="5DDAE8EE" w:tentative="1">
      <w:start w:val="1"/>
      <w:numFmt w:val="lowerRoman"/>
      <w:lvlText w:val="%6."/>
      <w:lvlJc w:val="right"/>
      <w:pPr>
        <w:ind w:left="4320" w:hanging="180"/>
      </w:pPr>
    </w:lvl>
    <w:lvl w:ilvl="6" w:tplc="A66AE186" w:tentative="1">
      <w:start w:val="1"/>
      <w:numFmt w:val="decimal"/>
      <w:lvlText w:val="%7."/>
      <w:lvlJc w:val="left"/>
      <w:pPr>
        <w:ind w:left="5040" w:hanging="360"/>
      </w:pPr>
    </w:lvl>
    <w:lvl w:ilvl="7" w:tplc="578857AC" w:tentative="1">
      <w:start w:val="1"/>
      <w:numFmt w:val="lowerLetter"/>
      <w:lvlText w:val="%8."/>
      <w:lvlJc w:val="left"/>
      <w:pPr>
        <w:ind w:left="5760" w:hanging="360"/>
      </w:pPr>
    </w:lvl>
    <w:lvl w:ilvl="8" w:tplc="F2FEA334" w:tentative="1">
      <w:start w:val="1"/>
      <w:numFmt w:val="lowerRoman"/>
      <w:lvlText w:val="%9."/>
      <w:lvlJc w:val="right"/>
      <w:pPr>
        <w:ind w:left="6480" w:hanging="180"/>
      </w:pPr>
    </w:lvl>
  </w:abstractNum>
  <w:abstractNum w:abstractNumId="1" w15:restartNumberingAfterBreak="0">
    <w:nsid w:val="235E7EC3"/>
    <w:multiLevelType w:val="hybridMultilevel"/>
    <w:tmpl w:val="6896BAFE"/>
    <w:lvl w:ilvl="0" w:tplc="A05EAD22">
      <w:start w:val="1"/>
      <w:numFmt w:val="decimal"/>
      <w:lvlText w:val="%1)"/>
      <w:lvlJc w:val="left"/>
      <w:pPr>
        <w:ind w:left="720" w:hanging="360"/>
      </w:pPr>
      <w:rPr>
        <w:rFonts w:hint="default"/>
      </w:rPr>
    </w:lvl>
    <w:lvl w:ilvl="1" w:tplc="A11C4D9A" w:tentative="1">
      <w:start w:val="1"/>
      <w:numFmt w:val="lowerLetter"/>
      <w:lvlText w:val="%2."/>
      <w:lvlJc w:val="left"/>
      <w:pPr>
        <w:ind w:left="1440" w:hanging="360"/>
      </w:pPr>
    </w:lvl>
    <w:lvl w:ilvl="2" w:tplc="94E247DA" w:tentative="1">
      <w:start w:val="1"/>
      <w:numFmt w:val="lowerRoman"/>
      <w:lvlText w:val="%3."/>
      <w:lvlJc w:val="right"/>
      <w:pPr>
        <w:ind w:left="2160" w:hanging="180"/>
      </w:pPr>
    </w:lvl>
    <w:lvl w:ilvl="3" w:tplc="FCDC51A4" w:tentative="1">
      <w:start w:val="1"/>
      <w:numFmt w:val="decimal"/>
      <w:lvlText w:val="%4."/>
      <w:lvlJc w:val="left"/>
      <w:pPr>
        <w:ind w:left="2880" w:hanging="360"/>
      </w:pPr>
    </w:lvl>
    <w:lvl w:ilvl="4" w:tplc="95AEC726" w:tentative="1">
      <w:start w:val="1"/>
      <w:numFmt w:val="lowerLetter"/>
      <w:lvlText w:val="%5."/>
      <w:lvlJc w:val="left"/>
      <w:pPr>
        <w:ind w:left="3600" w:hanging="360"/>
      </w:pPr>
    </w:lvl>
    <w:lvl w:ilvl="5" w:tplc="9FF2790C" w:tentative="1">
      <w:start w:val="1"/>
      <w:numFmt w:val="lowerRoman"/>
      <w:lvlText w:val="%6."/>
      <w:lvlJc w:val="right"/>
      <w:pPr>
        <w:ind w:left="4320" w:hanging="180"/>
      </w:pPr>
    </w:lvl>
    <w:lvl w:ilvl="6" w:tplc="5ADC3C5E" w:tentative="1">
      <w:start w:val="1"/>
      <w:numFmt w:val="decimal"/>
      <w:lvlText w:val="%7."/>
      <w:lvlJc w:val="left"/>
      <w:pPr>
        <w:ind w:left="5040" w:hanging="360"/>
      </w:pPr>
    </w:lvl>
    <w:lvl w:ilvl="7" w:tplc="7414C556" w:tentative="1">
      <w:start w:val="1"/>
      <w:numFmt w:val="lowerLetter"/>
      <w:lvlText w:val="%8."/>
      <w:lvlJc w:val="left"/>
      <w:pPr>
        <w:ind w:left="5760" w:hanging="360"/>
      </w:pPr>
    </w:lvl>
    <w:lvl w:ilvl="8" w:tplc="FD94B534" w:tentative="1">
      <w:start w:val="1"/>
      <w:numFmt w:val="lowerRoman"/>
      <w:lvlText w:val="%9."/>
      <w:lvlJc w:val="right"/>
      <w:pPr>
        <w:ind w:left="6480" w:hanging="180"/>
      </w:pPr>
    </w:lvl>
  </w:abstractNum>
  <w:abstractNum w:abstractNumId="2" w15:restartNumberingAfterBreak="0">
    <w:nsid w:val="32A511C3"/>
    <w:multiLevelType w:val="hybridMultilevel"/>
    <w:tmpl w:val="E3168700"/>
    <w:lvl w:ilvl="0" w:tplc="08090001">
      <w:start w:val="2223"/>
      <w:numFmt w:val="bullet"/>
      <w:lvlText w:val=""/>
      <w:lvlJc w:val="left"/>
      <w:pPr>
        <w:ind w:left="720" w:hanging="360"/>
      </w:pPr>
      <w:rPr>
        <w:rFonts w:ascii="Symbol" w:eastAsia="Times New Roman" w:hAnsi="Symbol"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288629840">
    <w:abstractNumId w:val="0"/>
  </w:num>
  <w:num w:numId="2" w16cid:durableId="1674457555">
    <w:abstractNumId w:val="1"/>
  </w:num>
  <w:num w:numId="3" w16cid:durableId="337925908">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MARTINSIsabelAlex">
    <w15:presenceInfo w15:providerId="None" w15:userId="MARTINSIsabelAlex"/>
  </w15:person>
  <w15:person w15:author="Cristina FC">
    <w15:presenceInfo w15:providerId="None" w15:userId="Cristina F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revisionView w:formatting="0"/>
  <w:trackRevisions/>
  <w:defaultTabStop w:val="720"/>
  <w:hyphenationZone w:val="425"/>
  <w:noPunctuationKerning/>
  <w:characterSpacingControl w:val="doNotCompress"/>
  <w:hdrShapeDefaults>
    <o:shapedefaults v:ext="edit" spidmax="18433"/>
  </w:hdrShapeDefaults>
  <w:footnotePr>
    <w:numRestart w:val="eachSect"/>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DW_DocType" w:val="Normal"/>
    <w:docVar w:name="strSubDir" w:val="1337"/>
    <w:docVar w:name="TXTLANGUE" w:val="PT"/>
    <w:docVar w:name="TXTLANGUEMIN" w:val="pt"/>
    <w:docVar w:name="TXTROUTE" w:val="PF\1337310PT.docx"/>
  </w:docVars>
  <w:rsids>
    <w:rsidRoot w:val="00A77B3E"/>
    <w:rsid w:val="000002ED"/>
    <w:rsid w:val="0000184C"/>
    <w:rsid w:val="000065FF"/>
    <w:rsid w:val="000067C9"/>
    <w:rsid w:val="000077BB"/>
    <w:rsid w:val="000117CA"/>
    <w:rsid w:val="0001201D"/>
    <w:rsid w:val="00012AF3"/>
    <w:rsid w:val="00020ADB"/>
    <w:rsid w:val="000218BF"/>
    <w:rsid w:val="000261D5"/>
    <w:rsid w:val="00026250"/>
    <w:rsid w:val="00026FAD"/>
    <w:rsid w:val="0002790A"/>
    <w:rsid w:val="00027DA9"/>
    <w:rsid w:val="0003052C"/>
    <w:rsid w:val="00035A63"/>
    <w:rsid w:val="00036C2A"/>
    <w:rsid w:val="00040946"/>
    <w:rsid w:val="0004098A"/>
    <w:rsid w:val="00041C40"/>
    <w:rsid w:val="00050528"/>
    <w:rsid w:val="00052742"/>
    <w:rsid w:val="0005412C"/>
    <w:rsid w:val="00054FEB"/>
    <w:rsid w:val="000567C2"/>
    <w:rsid w:val="00065699"/>
    <w:rsid w:val="00074421"/>
    <w:rsid w:val="0007506F"/>
    <w:rsid w:val="00077C39"/>
    <w:rsid w:val="00077D43"/>
    <w:rsid w:val="00082690"/>
    <w:rsid w:val="00082C3B"/>
    <w:rsid w:val="000831D2"/>
    <w:rsid w:val="0008387B"/>
    <w:rsid w:val="000855C4"/>
    <w:rsid w:val="0008644B"/>
    <w:rsid w:val="0008729B"/>
    <w:rsid w:val="000878C2"/>
    <w:rsid w:val="00087DF3"/>
    <w:rsid w:val="00090C65"/>
    <w:rsid w:val="00091367"/>
    <w:rsid w:val="0009156C"/>
    <w:rsid w:val="00091D44"/>
    <w:rsid w:val="000950CF"/>
    <w:rsid w:val="000A05ED"/>
    <w:rsid w:val="000A0D25"/>
    <w:rsid w:val="000A0F18"/>
    <w:rsid w:val="000A1B2E"/>
    <w:rsid w:val="000A1FFD"/>
    <w:rsid w:val="000A5D0B"/>
    <w:rsid w:val="000A5EE0"/>
    <w:rsid w:val="000B10A9"/>
    <w:rsid w:val="000B3287"/>
    <w:rsid w:val="000B4FDD"/>
    <w:rsid w:val="000B6E12"/>
    <w:rsid w:val="000B75FF"/>
    <w:rsid w:val="000B797E"/>
    <w:rsid w:val="000D1BC8"/>
    <w:rsid w:val="000D201A"/>
    <w:rsid w:val="000D218F"/>
    <w:rsid w:val="000D2871"/>
    <w:rsid w:val="000D2AD3"/>
    <w:rsid w:val="000D44BD"/>
    <w:rsid w:val="000D47C5"/>
    <w:rsid w:val="000D4D5F"/>
    <w:rsid w:val="000D6F57"/>
    <w:rsid w:val="000F22B9"/>
    <w:rsid w:val="000F3855"/>
    <w:rsid w:val="000F62B0"/>
    <w:rsid w:val="000F6A06"/>
    <w:rsid w:val="000F7B47"/>
    <w:rsid w:val="000F7C2F"/>
    <w:rsid w:val="0010024A"/>
    <w:rsid w:val="00100E6F"/>
    <w:rsid w:val="00104EF2"/>
    <w:rsid w:val="00105594"/>
    <w:rsid w:val="0011144D"/>
    <w:rsid w:val="00112B43"/>
    <w:rsid w:val="001139F6"/>
    <w:rsid w:val="00116A32"/>
    <w:rsid w:val="0011793F"/>
    <w:rsid w:val="00117DBF"/>
    <w:rsid w:val="00121518"/>
    <w:rsid w:val="00121F15"/>
    <w:rsid w:val="00122072"/>
    <w:rsid w:val="00123AFB"/>
    <w:rsid w:val="00124523"/>
    <w:rsid w:val="0013008F"/>
    <w:rsid w:val="001326E3"/>
    <w:rsid w:val="00134792"/>
    <w:rsid w:val="00136107"/>
    <w:rsid w:val="00136CAE"/>
    <w:rsid w:val="001415AC"/>
    <w:rsid w:val="0014217F"/>
    <w:rsid w:val="00145ED8"/>
    <w:rsid w:val="001474E7"/>
    <w:rsid w:val="001557C4"/>
    <w:rsid w:val="00156223"/>
    <w:rsid w:val="00163E30"/>
    <w:rsid w:val="00166FEE"/>
    <w:rsid w:val="001671E7"/>
    <w:rsid w:val="00167BF0"/>
    <w:rsid w:val="0017255D"/>
    <w:rsid w:val="00182235"/>
    <w:rsid w:val="00182852"/>
    <w:rsid w:val="00183CDF"/>
    <w:rsid w:val="00183E04"/>
    <w:rsid w:val="00184A0F"/>
    <w:rsid w:val="00187683"/>
    <w:rsid w:val="0018775C"/>
    <w:rsid w:val="00190B80"/>
    <w:rsid w:val="00193D72"/>
    <w:rsid w:val="001A1496"/>
    <w:rsid w:val="001A1EFA"/>
    <w:rsid w:val="001A63BC"/>
    <w:rsid w:val="001A7D04"/>
    <w:rsid w:val="001B0690"/>
    <w:rsid w:val="001B1335"/>
    <w:rsid w:val="001B5EB8"/>
    <w:rsid w:val="001B76E2"/>
    <w:rsid w:val="001C01F6"/>
    <w:rsid w:val="001C0D91"/>
    <w:rsid w:val="001C35B2"/>
    <w:rsid w:val="001C3825"/>
    <w:rsid w:val="001C4482"/>
    <w:rsid w:val="001C6C8E"/>
    <w:rsid w:val="001D1AD4"/>
    <w:rsid w:val="001D318E"/>
    <w:rsid w:val="001D4700"/>
    <w:rsid w:val="001D57B4"/>
    <w:rsid w:val="001D6D7C"/>
    <w:rsid w:val="001E01EF"/>
    <w:rsid w:val="001E0724"/>
    <w:rsid w:val="001E0CA9"/>
    <w:rsid w:val="001E13E4"/>
    <w:rsid w:val="001E2D70"/>
    <w:rsid w:val="001E2E93"/>
    <w:rsid w:val="001E3919"/>
    <w:rsid w:val="001E6593"/>
    <w:rsid w:val="001F103B"/>
    <w:rsid w:val="001F2B51"/>
    <w:rsid w:val="001F4343"/>
    <w:rsid w:val="001F4ADA"/>
    <w:rsid w:val="001F55C0"/>
    <w:rsid w:val="00202CD1"/>
    <w:rsid w:val="00204EEE"/>
    <w:rsid w:val="00206099"/>
    <w:rsid w:val="00206C5F"/>
    <w:rsid w:val="00210628"/>
    <w:rsid w:val="0021092E"/>
    <w:rsid w:val="00215A34"/>
    <w:rsid w:val="00215D81"/>
    <w:rsid w:val="0021788C"/>
    <w:rsid w:val="00221DF6"/>
    <w:rsid w:val="00223532"/>
    <w:rsid w:val="00224656"/>
    <w:rsid w:val="00225692"/>
    <w:rsid w:val="00230049"/>
    <w:rsid w:val="00231313"/>
    <w:rsid w:val="00231C96"/>
    <w:rsid w:val="00231FE9"/>
    <w:rsid w:val="00233B50"/>
    <w:rsid w:val="002345EC"/>
    <w:rsid w:val="00235F05"/>
    <w:rsid w:val="0024043D"/>
    <w:rsid w:val="00241C93"/>
    <w:rsid w:val="00241D7C"/>
    <w:rsid w:val="00242F7E"/>
    <w:rsid w:val="00244241"/>
    <w:rsid w:val="002459CA"/>
    <w:rsid w:val="00245C5A"/>
    <w:rsid w:val="00252FD5"/>
    <w:rsid w:val="002539F3"/>
    <w:rsid w:val="00256467"/>
    <w:rsid w:val="00257143"/>
    <w:rsid w:val="00261F45"/>
    <w:rsid w:val="002637C5"/>
    <w:rsid w:val="002642CE"/>
    <w:rsid w:val="002709F1"/>
    <w:rsid w:val="00273223"/>
    <w:rsid w:val="00273A51"/>
    <w:rsid w:val="0027646B"/>
    <w:rsid w:val="0027799C"/>
    <w:rsid w:val="00281C48"/>
    <w:rsid w:val="0029029B"/>
    <w:rsid w:val="002928B1"/>
    <w:rsid w:val="00296D56"/>
    <w:rsid w:val="002A1DF9"/>
    <w:rsid w:val="002A31F2"/>
    <w:rsid w:val="002A38C4"/>
    <w:rsid w:val="002A46E7"/>
    <w:rsid w:val="002A5153"/>
    <w:rsid w:val="002A6D79"/>
    <w:rsid w:val="002A7E25"/>
    <w:rsid w:val="002B1674"/>
    <w:rsid w:val="002B1B50"/>
    <w:rsid w:val="002B20D5"/>
    <w:rsid w:val="002B249F"/>
    <w:rsid w:val="002B2F08"/>
    <w:rsid w:val="002B4AAE"/>
    <w:rsid w:val="002B4E22"/>
    <w:rsid w:val="002B524A"/>
    <w:rsid w:val="002B5EC6"/>
    <w:rsid w:val="002B7E1D"/>
    <w:rsid w:val="002C40B1"/>
    <w:rsid w:val="002C4874"/>
    <w:rsid w:val="002C5A07"/>
    <w:rsid w:val="002D3E8F"/>
    <w:rsid w:val="002D5021"/>
    <w:rsid w:val="002D69E4"/>
    <w:rsid w:val="002D6BB1"/>
    <w:rsid w:val="002E1A29"/>
    <w:rsid w:val="002E1A9D"/>
    <w:rsid w:val="002E349C"/>
    <w:rsid w:val="002E5F96"/>
    <w:rsid w:val="002F1F06"/>
    <w:rsid w:val="002F29AC"/>
    <w:rsid w:val="002F396A"/>
    <w:rsid w:val="002F3BB0"/>
    <w:rsid w:val="002F3F46"/>
    <w:rsid w:val="002F52A2"/>
    <w:rsid w:val="002F53B2"/>
    <w:rsid w:val="002F5DC0"/>
    <w:rsid w:val="00303DE0"/>
    <w:rsid w:val="00304AAA"/>
    <w:rsid w:val="0031076A"/>
    <w:rsid w:val="003122F4"/>
    <w:rsid w:val="003143C4"/>
    <w:rsid w:val="003149D6"/>
    <w:rsid w:val="00315AA7"/>
    <w:rsid w:val="00322852"/>
    <w:rsid w:val="003273EE"/>
    <w:rsid w:val="00330263"/>
    <w:rsid w:val="00340513"/>
    <w:rsid w:val="00341182"/>
    <w:rsid w:val="00342DF4"/>
    <w:rsid w:val="00342F07"/>
    <w:rsid w:val="003475D6"/>
    <w:rsid w:val="0035155C"/>
    <w:rsid w:val="00351E73"/>
    <w:rsid w:val="003535BF"/>
    <w:rsid w:val="00353A4C"/>
    <w:rsid w:val="0035475B"/>
    <w:rsid w:val="00361656"/>
    <w:rsid w:val="0036387B"/>
    <w:rsid w:val="00363884"/>
    <w:rsid w:val="0036606B"/>
    <w:rsid w:val="00366485"/>
    <w:rsid w:val="003666D3"/>
    <w:rsid w:val="00375A8E"/>
    <w:rsid w:val="003813A8"/>
    <w:rsid w:val="00392489"/>
    <w:rsid w:val="003949EA"/>
    <w:rsid w:val="00394BD8"/>
    <w:rsid w:val="003964D9"/>
    <w:rsid w:val="003A3CE2"/>
    <w:rsid w:val="003A5D23"/>
    <w:rsid w:val="003A7D8E"/>
    <w:rsid w:val="003B31E4"/>
    <w:rsid w:val="003B3B44"/>
    <w:rsid w:val="003C00BD"/>
    <w:rsid w:val="003C0478"/>
    <w:rsid w:val="003C3C94"/>
    <w:rsid w:val="003C4DF5"/>
    <w:rsid w:val="003C658E"/>
    <w:rsid w:val="003D07BD"/>
    <w:rsid w:val="003D33F4"/>
    <w:rsid w:val="003D6564"/>
    <w:rsid w:val="003E2483"/>
    <w:rsid w:val="003E25F0"/>
    <w:rsid w:val="003E2677"/>
    <w:rsid w:val="003E3921"/>
    <w:rsid w:val="003E44B8"/>
    <w:rsid w:val="003E4CE8"/>
    <w:rsid w:val="003E7350"/>
    <w:rsid w:val="003F04EE"/>
    <w:rsid w:val="003F2145"/>
    <w:rsid w:val="003F276E"/>
    <w:rsid w:val="003F32BA"/>
    <w:rsid w:val="003F341E"/>
    <w:rsid w:val="003F4DD3"/>
    <w:rsid w:val="003F6336"/>
    <w:rsid w:val="004019DE"/>
    <w:rsid w:val="00404BF0"/>
    <w:rsid w:val="0040628B"/>
    <w:rsid w:val="00410D65"/>
    <w:rsid w:val="0041155B"/>
    <w:rsid w:val="00411A43"/>
    <w:rsid w:val="00411BCA"/>
    <w:rsid w:val="00414362"/>
    <w:rsid w:val="0041683C"/>
    <w:rsid w:val="004207E6"/>
    <w:rsid w:val="00423682"/>
    <w:rsid w:val="004256AF"/>
    <w:rsid w:val="00427142"/>
    <w:rsid w:val="00432088"/>
    <w:rsid w:val="00434397"/>
    <w:rsid w:val="004346BD"/>
    <w:rsid w:val="00435478"/>
    <w:rsid w:val="00436A3E"/>
    <w:rsid w:val="004420EA"/>
    <w:rsid w:val="004424EB"/>
    <w:rsid w:val="00445B5F"/>
    <w:rsid w:val="00446161"/>
    <w:rsid w:val="0045214D"/>
    <w:rsid w:val="004534AB"/>
    <w:rsid w:val="00456792"/>
    <w:rsid w:val="00456D1E"/>
    <w:rsid w:val="0045701F"/>
    <w:rsid w:val="004572DA"/>
    <w:rsid w:val="00466703"/>
    <w:rsid w:val="00467772"/>
    <w:rsid w:val="00472476"/>
    <w:rsid w:val="00473165"/>
    <w:rsid w:val="0047511D"/>
    <w:rsid w:val="004751A0"/>
    <w:rsid w:val="004756E6"/>
    <w:rsid w:val="00477E88"/>
    <w:rsid w:val="0048115E"/>
    <w:rsid w:val="00481FDB"/>
    <w:rsid w:val="00485588"/>
    <w:rsid w:val="0048698D"/>
    <w:rsid w:val="00490CB4"/>
    <w:rsid w:val="0049126A"/>
    <w:rsid w:val="00491276"/>
    <w:rsid w:val="00491821"/>
    <w:rsid w:val="00494208"/>
    <w:rsid w:val="00495385"/>
    <w:rsid w:val="00497F1C"/>
    <w:rsid w:val="004A1006"/>
    <w:rsid w:val="004A20AB"/>
    <w:rsid w:val="004A2D78"/>
    <w:rsid w:val="004A44D3"/>
    <w:rsid w:val="004A5A30"/>
    <w:rsid w:val="004A6087"/>
    <w:rsid w:val="004B0565"/>
    <w:rsid w:val="004B4656"/>
    <w:rsid w:val="004C0978"/>
    <w:rsid w:val="004C2FCE"/>
    <w:rsid w:val="004C43F6"/>
    <w:rsid w:val="004C4EDF"/>
    <w:rsid w:val="004C65BC"/>
    <w:rsid w:val="004D1452"/>
    <w:rsid w:val="004D15FB"/>
    <w:rsid w:val="004D4484"/>
    <w:rsid w:val="004D7D12"/>
    <w:rsid w:val="004E0DDB"/>
    <w:rsid w:val="004E6716"/>
    <w:rsid w:val="004E7CBB"/>
    <w:rsid w:val="004F61DA"/>
    <w:rsid w:val="004F73C5"/>
    <w:rsid w:val="004F7FD4"/>
    <w:rsid w:val="00500B54"/>
    <w:rsid w:val="005020E2"/>
    <w:rsid w:val="00504196"/>
    <w:rsid w:val="005042DE"/>
    <w:rsid w:val="0050509F"/>
    <w:rsid w:val="00506D61"/>
    <w:rsid w:val="005070B9"/>
    <w:rsid w:val="00507467"/>
    <w:rsid w:val="00507622"/>
    <w:rsid w:val="00507D1B"/>
    <w:rsid w:val="00511604"/>
    <w:rsid w:val="00512212"/>
    <w:rsid w:val="00517C82"/>
    <w:rsid w:val="005200FA"/>
    <w:rsid w:val="0052187C"/>
    <w:rsid w:val="00521886"/>
    <w:rsid w:val="00522260"/>
    <w:rsid w:val="00524366"/>
    <w:rsid w:val="00524A8B"/>
    <w:rsid w:val="00524D69"/>
    <w:rsid w:val="00525060"/>
    <w:rsid w:val="00525B44"/>
    <w:rsid w:val="00531A8C"/>
    <w:rsid w:val="005412CB"/>
    <w:rsid w:val="005421E6"/>
    <w:rsid w:val="00542723"/>
    <w:rsid w:val="005436C0"/>
    <w:rsid w:val="00545B42"/>
    <w:rsid w:val="00551B69"/>
    <w:rsid w:val="00551EA2"/>
    <w:rsid w:val="00553663"/>
    <w:rsid w:val="00555BD8"/>
    <w:rsid w:val="0055740B"/>
    <w:rsid w:val="0055741F"/>
    <w:rsid w:val="00560596"/>
    <w:rsid w:val="005612EC"/>
    <w:rsid w:val="0056286C"/>
    <w:rsid w:val="00562C5F"/>
    <w:rsid w:val="005641D8"/>
    <w:rsid w:val="005654D5"/>
    <w:rsid w:val="0056791D"/>
    <w:rsid w:val="005705C0"/>
    <w:rsid w:val="005717D0"/>
    <w:rsid w:val="00574000"/>
    <w:rsid w:val="0057546C"/>
    <w:rsid w:val="0057551E"/>
    <w:rsid w:val="0057628E"/>
    <w:rsid w:val="00577FB6"/>
    <w:rsid w:val="00580DA6"/>
    <w:rsid w:val="00582FDC"/>
    <w:rsid w:val="0059144E"/>
    <w:rsid w:val="005916B4"/>
    <w:rsid w:val="00591833"/>
    <w:rsid w:val="00592673"/>
    <w:rsid w:val="0059657A"/>
    <w:rsid w:val="005A17ED"/>
    <w:rsid w:val="005A1983"/>
    <w:rsid w:val="005A49EF"/>
    <w:rsid w:val="005A4C4A"/>
    <w:rsid w:val="005A723A"/>
    <w:rsid w:val="005B1238"/>
    <w:rsid w:val="005B2254"/>
    <w:rsid w:val="005B32F3"/>
    <w:rsid w:val="005B58B8"/>
    <w:rsid w:val="005C2633"/>
    <w:rsid w:val="005C388C"/>
    <w:rsid w:val="005C4ED5"/>
    <w:rsid w:val="005C52D9"/>
    <w:rsid w:val="005C7748"/>
    <w:rsid w:val="005C7A9E"/>
    <w:rsid w:val="005D0566"/>
    <w:rsid w:val="005D0FEE"/>
    <w:rsid w:val="005D5F83"/>
    <w:rsid w:val="005D61CE"/>
    <w:rsid w:val="005D792B"/>
    <w:rsid w:val="005E5A9F"/>
    <w:rsid w:val="005E5AAA"/>
    <w:rsid w:val="005F2CDF"/>
    <w:rsid w:val="005F4024"/>
    <w:rsid w:val="005F42F8"/>
    <w:rsid w:val="005F6F14"/>
    <w:rsid w:val="00600834"/>
    <w:rsid w:val="0060349A"/>
    <w:rsid w:val="00613E87"/>
    <w:rsid w:val="006146E9"/>
    <w:rsid w:val="00615E6D"/>
    <w:rsid w:val="00617A59"/>
    <w:rsid w:val="00622A3D"/>
    <w:rsid w:val="00623E61"/>
    <w:rsid w:val="00626428"/>
    <w:rsid w:val="00627FB6"/>
    <w:rsid w:val="00631233"/>
    <w:rsid w:val="006332D5"/>
    <w:rsid w:val="00633BCE"/>
    <w:rsid w:val="006340BE"/>
    <w:rsid w:val="006351A3"/>
    <w:rsid w:val="00635382"/>
    <w:rsid w:val="00636328"/>
    <w:rsid w:val="00637F40"/>
    <w:rsid w:val="00641A10"/>
    <w:rsid w:val="006430D5"/>
    <w:rsid w:val="006430E8"/>
    <w:rsid w:val="006446ED"/>
    <w:rsid w:val="00647B3C"/>
    <w:rsid w:val="00652143"/>
    <w:rsid w:val="0065261F"/>
    <w:rsid w:val="00652E06"/>
    <w:rsid w:val="00653ACB"/>
    <w:rsid w:val="006568CF"/>
    <w:rsid w:val="00661B03"/>
    <w:rsid w:val="00667223"/>
    <w:rsid w:val="00667F77"/>
    <w:rsid w:val="0067288D"/>
    <w:rsid w:val="00672B0C"/>
    <w:rsid w:val="00674134"/>
    <w:rsid w:val="006741DC"/>
    <w:rsid w:val="00674555"/>
    <w:rsid w:val="00677C19"/>
    <w:rsid w:val="00677C3A"/>
    <w:rsid w:val="006819F0"/>
    <w:rsid w:val="006835BB"/>
    <w:rsid w:val="006853A0"/>
    <w:rsid w:val="00685805"/>
    <w:rsid w:val="00686E1F"/>
    <w:rsid w:val="00691741"/>
    <w:rsid w:val="00696AD6"/>
    <w:rsid w:val="00696FD6"/>
    <w:rsid w:val="0069773D"/>
    <w:rsid w:val="006A00C4"/>
    <w:rsid w:val="006A2F79"/>
    <w:rsid w:val="006A4051"/>
    <w:rsid w:val="006A420F"/>
    <w:rsid w:val="006A4BB9"/>
    <w:rsid w:val="006B3C36"/>
    <w:rsid w:val="006B4E33"/>
    <w:rsid w:val="006C050B"/>
    <w:rsid w:val="006C0617"/>
    <w:rsid w:val="006C0EE6"/>
    <w:rsid w:val="006C2DAF"/>
    <w:rsid w:val="006C3B4C"/>
    <w:rsid w:val="006C531D"/>
    <w:rsid w:val="006C67B4"/>
    <w:rsid w:val="006D0027"/>
    <w:rsid w:val="006D0E56"/>
    <w:rsid w:val="006D19B6"/>
    <w:rsid w:val="006D4BFE"/>
    <w:rsid w:val="006D4EC6"/>
    <w:rsid w:val="006D5041"/>
    <w:rsid w:val="006D6E37"/>
    <w:rsid w:val="006D7009"/>
    <w:rsid w:val="006E0112"/>
    <w:rsid w:val="006E1F5A"/>
    <w:rsid w:val="006E218E"/>
    <w:rsid w:val="006E2925"/>
    <w:rsid w:val="006E3BD1"/>
    <w:rsid w:val="006E4972"/>
    <w:rsid w:val="006E4A72"/>
    <w:rsid w:val="006E52A9"/>
    <w:rsid w:val="006E6BDB"/>
    <w:rsid w:val="006F1CEE"/>
    <w:rsid w:val="006F2D2B"/>
    <w:rsid w:val="006F457D"/>
    <w:rsid w:val="00705D40"/>
    <w:rsid w:val="00706D0A"/>
    <w:rsid w:val="007072B9"/>
    <w:rsid w:val="00711D0C"/>
    <w:rsid w:val="00711F4A"/>
    <w:rsid w:val="0071310E"/>
    <w:rsid w:val="00723201"/>
    <w:rsid w:val="00724EDA"/>
    <w:rsid w:val="00725429"/>
    <w:rsid w:val="00725E0F"/>
    <w:rsid w:val="00727858"/>
    <w:rsid w:val="007323BC"/>
    <w:rsid w:val="00735342"/>
    <w:rsid w:val="00737C1F"/>
    <w:rsid w:val="007404E7"/>
    <w:rsid w:val="00741463"/>
    <w:rsid w:val="007454A8"/>
    <w:rsid w:val="00753F80"/>
    <w:rsid w:val="0075480E"/>
    <w:rsid w:val="00755CED"/>
    <w:rsid w:val="00760419"/>
    <w:rsid w:val="007610A6"/>
    <w:rsid w:val="00763729"/>
    <w:rsid w:val="007640DA"/>
    <w:rsid w:val="0076464F"/>
    <w:rsid w:val="007710A3"/>
    <w:rsid w:val="00772E2B"/>
    <w:rsid w:val="0077553F"/>
    <w:rsid w:val="0077615A"/>
    <w:rsid w:val="007767B4"/>
    <w:rsid w:val="00781538"/>
    <w:rsid w:val="00782006"/>
    <w:rsid w:val="0078498E"/>
    <w:rsid w:val="00786B87"/>
    <w:rsid w:val="0079016C"/>
    <w:rsid w:val="0079108C"/>
    <w:rsid w:val="007912BD"/>
    <w:rsid w:val="00792D1F"/>
    <w:rsid w:val="0079524A"/>
    <w:rsid w:val="007955A6"/>
    <w:rsid w:val="007964D0"/>
    <w:rsid w:val="007A1AE0"/>
    <w:rsid w:val="007A5547"/>
    <w:rsid w:val="007A647B"/>
    <w:rsid w:val="007B2000"/>
    <w:rsid w:val="007B32E5"/>
    <w:rsid w:val="007C2693"/>
    <w:rsid w:val="007C398E"/>
    <w:rsid w:val="007C4E00"/>
    <w:rsid w:val="007C646E"/>
    <w:rsid w:val="007C6693"/>
    <w:rsid w:val="007D07DC"/>
    <w:rsid w:val="007D0C73"/>
    <w:rsid w:val="007D24A4"/>
    <w:rsid w:val="007D3C03"/>
    <w:rsid w:val="007D3E87"/>
    <w:rsid w:val="007D48D9"/>
    <w:rsid w:val="007D6004"/>
    <w:rsid w:val="007D68BB"/>
    <w:rsid w:val="007D6A98"/>
    <w:rsid w:val="007D6D2C"/>
    <w:rsid w:val="007E18FC"/>
    <w:rsid w:val="007E2DB3"/>
    <w:rsid w:val="007E2DF7"/>
    <w:rsid w:val="007E34A3"/>
    <w:rsid w:val="007E4CEA"/>
    <w:rsid w:val="007F361F"/>
    <w:rsid w:val="007F6895"/>
    <w:rsid w:val="007F79D6"/>
    <w:rsid w:val="00801ADF"/>
    <w:rsid w:val="00803F55"/>
    <w:rsid w:val="008055FF"/>
    <w:rsid w:val="00806CD8"/>
    <w:rsid w:val="00807914"/>
    <w:rsid w:val="008108CF"/>
    <w:rsid w:val="00811032"/>
    <w:rsid w:val="008118CA"/>
    <w:rsid w:val="00813A7D"/>
    <w:rsid w:val="00813D3C"/>
    <w:rsid w:val="00815A7D"/>
    <w:rsid w:val="008163CB"/>
    <w:rsid w:val="00816855"/>
    <w:rsid w:val="00816CCC"/>
    <w:rsid w:val="00817608"/>
    <w:rsid w:val="00821230"/>
    <w:rsid w:val="00822787"/>
    <w:rsid w:val="0082360C"/>
    <w:rsid w:val="00827DC0"/>
    <w:rsid w:val="00830929"/>
    <w:rsid w:val="00835856"/>
    <w:rsid w:val="008379C1"/>
    <w:rsid w:val="00842670"/>
    <w:rsid w:val="00843F24"/>
    <w:rsid w:val="00844E25"/>
    <w:rsid w:val="00844E74"/>
    <w:rsid w:val="00845505"/>
    <w:rsid w:val="00846C25"/>
    <w:rsid w:val="008503FD"/>
    <w:rsid w:val="00850F60"/>
    <w:rsid w:val="008542B1"/>
    <w:rsid w:val="00855029"/>
    <w:rsid w:val="00855659"/>
    <w:rsid w:val="00856926"/>
    <w:rsid w:val="008611DF"/>
    <w:rsid w:val="0086259A"/>
    <w:rsid w:val="00862EED"/>
    <w:rsid w:val="00866877"/>
    <w:rsid w:val="00870A3B"/>
    <w:rsid w:val="0087272C"/>
    <w:rsid w:val="00876DBC"/>
    <w:rsid w:val="00882FF8"/>
    <w:rsid w:val="008837E6"/>
    <w:rsid w:val="0088663B"/>
    <w:rsid w:val="00886AF8"/>
    <w:rsid w:val="00892012"/>
    <w:rsid w:val="00892175"/>
    <w:rsid w:val="00892B72"/>
    <w:rsid w:val="00893703"/>
    <w:rsid w:val="008959BB"/>
    <w:rsid w:val="00896C4F"/>
    <w:rsid w:val="00897222"/>
    <w:rsid w:val="008A0B88"/>
    <w:rsid w:val="008A1AB7"/>
    <w:rsid w:val="008A4CF4"/>
    <w:rsid w:val="008A57C3"/>
    <w:rsid w:val="008A6817"/>
    <w:rsid w:val="008A6C55"/>
    <w:rsid w:val="008A6FC7"/>
    <w:rsid w:val="008A734E"/>
    <w:rsid w:val="008B7D1C"/>
    <w:rsid w:val="008B7F43"/>
    <w:rsid w:val="008C298B"/>
    <w:rsid w:val="008C2CF3"/>
    <w:rsid w:val="008C49F1"/>
    <w:rsid w:val="008D384D"/>
    <w:rsid w:val="008D46A9"/>
    <w:rsid w:val="008D639D"/>
    <w:rsid w:val="008D66FD"/>
    <w:rsid w:val="008D6857"/>
    <w:rsid w:val="008D72D0"/>
    <w:rsid w:val="008E090F"/>
    <w:rsid w:val="008E1552"/>
    <w:rsid w:val="008E16E4"/>
    <w:rsid w:val="008E642A"/>
    <w:rsid w:val="008F1052"/>
    <w:rsid w:val="008F120B"/>
    <w:rsid w:val="008F2732"/>
    <w:rsid w:val="008F3D6C"/>
    <w:rsid w:val="008F6807"/>
    <w:rsid w:val="008F6D2F"/>
    <w:rsid w:val="00902598"/>
    <w:rsid w:val="009032D0"/>
    <w:rsid w:val="00905DDE"/>
    <w:rsid w:val="0090656F"/>
    <w:rsid w:val="00906C25"/>
    <w:rsid w:val="0090728A"/>
    <w:rsid w:val="009143FE"/>
    <w:rsid w:val="00914890"/>
    <w:rsid w:val="00917A11"/>
    <w:rsid w:val="00917D64"/>
    <w:rsid w:val="00920154"/>
    <w:rsid w:val="00921302"/>
    <w:rsid w:val="00934F20"/>
    <w:rsid w:val="009366B3"/>
    <w:rsid w:val="009403A9"/>
    <w:rsid w:val="00944667"/>
    <w:rsid w:val="00944E2C"/>
    <w:rsid w:val="0094627E"/>
    <w:rsid w:val="00946770"/>
    <w:rsid w:val="00946FDA"/>
    <w:rsid w:val="00947405"/>
    <w:rsid w:val="0095030E"/>
    <w:rsid w:val="00952C53"/>
    <w:rsid w:val="0096264F"/>
    <w:rsid w:val="00962A19"/>
    <w:rsid w:val="00962B70"/>
    <w:rsid w:val="0096794B"/>
    <w:rsid w:val="00972A80"/>
    <w:rsid w:val="00975DF5"/>
    <w:rsid w:val="0097722A"/>
    <w:rsid w:val="00981104"/>
    <w:rsid w:val="0098258B"/>
    <w:rsid w:val="00984515"/>
    <w:rsid w:val="00992587"/>
    <w:rsid w:val="009926B0"/>
    <w:rsid w:val="00993BCD"/>
    <w:rsid w:val="00993F8D"/>
    <w:rsid w:val="0099438E"/>
    <w:rsid w:val="00995BE8"/>
    <w:rsid w:val="00995D73"/>
    <w:rsid w:val="009964E7"/>
    <w:rsid w:val="00996C53"/>
    <w:rsid w:val="009A0861"/>
    <w:rsid w:val="009A0E23"/>
    <w:rsid w:val="009A4254"/>
    <w:rsid w:val="009A5EEA"/>
    <w:rsid w:val="009A6B5B"/>
    <w:rsid w:val="009B09CC"/>
    <w:rsid w:val="009B172C"/>
    <w:rsid w:val="009B1F8B"/>
    <w:rsid w:val="009B4195"/>
    <w:rsid w:val="009B6F30"/>
    <w:rsid w:val="009C19D8"/>
    <w:rsid w:val="009C2AD0"/>
    <w:rsid w:val="009C5D46"/>
    <w:rsid w:val="009D0347"/>
    <w:rsid w:val="009D2372"/>
    <w:rsid w:val="009D49C9"/>
    <w:rsid w:val="009D58E9"/>
    <w:rsid w:val="009D66A5"/>
    <w:rsid w:val="009E021B"/>
    <w:rsid w:val="009E06DE"/>
    <w:rsid w:val="009E0C9E"/>
    <w:rsid w:val="009E1AF2"/>
    <w:rsid w:val="009E2C31"/>
    <w:rsid w:val="009E3AAE"/>
    <w:rsid w:val="009E5988"/>
    <w:rsid w:val="009E6DF9"/>
    <w:rsid w:val="009E7098"/>
    <w:rsid w:val="009E7C38"/>
    <w:rsid w:val="009F1BC9"/>
    <w:rsid w:val="009F2754"/>
    <w:rsid w:val="009F32D9"/>
    <w:rsid w:val="009F3F14"/>
    <w:rsid w:val="009F53C2"/>
    <w:rsid w:val="00A006D9"/>
    <w:rsid w:val="00A026AD"/>
    <w:rsid w:val="00A10EDF"/>
    <w:rsid w:val="00A11FE9"/>
    <w:rsid w:val="00A1272E"/>
    <w:rsid w:val="00A12D27"/>
    <w:rsid w:val="00A13F5F"/>
    <w:rsid w:val="00A1487F"/>
    <w:rsid w:val="00A15429"/>
    <w:rsid w:val="00A15828"/>
    <w:rsid w:val="00A15F72"/>
    <w:rsid w:val="00A16B2B"/>
    <w:rsid w:val="00A17254"/>
    <w:rsid w:val="00A2350C"/>
    <w:rsid w:val="00A2403E"/>
    <w:rsid w:val="00A25684"/>
    <w:rsid w:val="00A314BE"/>
    <w:rsid w:val="00A56407"/>
    <w:rsid w:val="00A56775"/>
    <w:rsid w:val="00A56915"/>
    <w:rsid w:val="00A569B8"/>
    <w:rsid w:val="00A67862"/>
    <w:rsid w:val="00A707EE"/>
    <w:rsid w:val="00A70F3C"/>
    <w:rsid w:val="00A7167A"/>
    <w:rsid w:val="00A724DD"/>
    <w:rsid w:val="00A76E0F"/>
    <w:rsid w:val="00A77B3E"/>
    <w:rsid w:val="00A81968"/>
    <w:rsid w:val="00A82847"/>
    <w:rsid w:val="00A83CA3"/>
    <w:rsid w:val="00A83F4E"/>
    <w:rsid w:val="00A859A2"/>
    <w:rsid w:val="00A87C00"/>
    <w:rsid w:val="00A900A2"/>
    <w:rsid w:val="00A94C7B"/>
    <w:rsid w:val="00A9512D"/>
    <w:rsid w:val="00A97CE1"/>
    <w:rsid w:val="00AA0CCC"/>
    <w:rsid w:val="00AA0F1E"/>
    <w:rsid w:val="00AA2420"/>
    <w:rsid w:val="00AA30A2"/>
    <w:rsid w:val="00AA33A9"/>
    <w:rsid w:val="00AA5387"/>
    <w:rsid w:val="00AA6125"/>
    <w:rsid w:val="00AB0EE9"/>
    <w:rsid w:val="00AB16A9"/>
    <w:rsid w:val="00AB36A8"/>
    <w:rsid w:val="00AB3F2B"/>
    <w:rsid w:val="00AB43E7"/>
    <w:rsid w:val="00AB6675"/>
    <w:rsid w:val="00AB7158"/>
    <w:rsid w:val="00AB7C10"/>
    <w:rsid w:val="00AC0C64"/>
    <w:rsid w:val="00AC2F01"/>
    <w:rsid w:val="00AD34B1"/>
    <w:rsid w:val="00AD5438"/>
    <w:rsid w:val="00AD797F"/>
    <w:rsid w:val="00AD7E53"/>
    <w:rsid w:val="00AE28F3"/>
    <w:rsid w:val="00AE32CF"/>
    <w:rsid w:val="00AE51BB"/>
    <w:rsid w:val="00AE6418"/>
    <w:rsid w:val="00AE73A5"/>
    <w:rsid w:val="00AF3A51"/>
    <w:rsid w:val="00AF667F"/>
    <w:rsid w:val="00B00F39"/>
    <w:rsid w:val="00B01650"/>
    <w:rsid w:val="00B05B25"/>
    <w:rsid w:val="00B06477"/>
    <w:rsid w:val="00B10906"/>
    <w:rsid w:val="00B10FE5"/>
    <w:rsid w:val="00B129D7"/>
    <w:rsid w:val="00B17537"/>
    <w:rsid w:val="00B203CB"/>
    <w:rsid w:val="00B206A5"/>
    <w:rsid w:val="00B22B24"/>
    <w:rsid w:val="00B2406F"/>
    <w:rsid w:val="00B2548C"/>
    <w:rsid w:val="00B27CEB"/>
    <w:rsid w:val="00B30A57"/>
    <w:rsid w:val="00B31264"/>
    <w:rsid w:val="00B32773"/>
    <w:rsid w:val="00B33C62"/>
    <w:rsid w:val="00B345E3"/>
    <w:rsid w:val="00B368BD"/>
    <w:rsid w:val="00B4047E"/>
    <w:rsid w:val="00B40541"/>
    <w:rsid w:val="00B42B19"/>
    <w:rsid w:val="00B434DC"/>
    <w:rsid w:val="00B45683"/>
    <w:rsid w:val="00B5190C"/>
    <w:rsid w:val="00B52EA0"/>
    <w:rsid w:val="00B530DA"/>
    <w:rsid w:val="00B53875"/>
    <w:rsid w:val="00B5544A"/>
    <w:rsid w:val="00B55FF9"/>
    <w:rsid w:val="00B577EC"/>
    <w:rsid w:val="00B60ED7"/>
    <w:rsid w:val="00B61489"/>
    <w:rsid w:val="00B620D9"/>
    <w:rsid w:val="00B627E9"/>
    <w:rsid w:val="00B63768"/>
    <w:rsid w:val="00B6396B"/>
    <w:rsid w:val="00B64988"/>
    <w:rsid w:val="00B6694D"/>
    <w:rsid w:val="00B67717"/>
    <w:rsid w:val="00B71D22"/>
    <w:rsid w:val="00B74578"/>
    <w:rsid w:val="00B75729"/>
    <w:rsid w:val="00B769E3"/>
    <w:rsid w:val="00B76A47"/>
    <w:rsid w:val="00B800CA"/>
    <w:rsid w:val="00B81C15"/>
    <w:rsid w:val="00B832D0"/>
    <w:rsid w:val="00B856DB"/>
    <w:rsid w:val="00B85A9E"/>
    <w:rsid w:val="00B91C93"/>
    <w:rsid w:val="00B91F6C"/>
    <w:rsid w:val="00B92A0D"/>
    <w:rsid w:val="00B938DA"/>
    <w:rsid w:val="00B94DDB"/>
    <w:rsid w:val="00B95D37"/>
    <w:rsid w:val="00B95E9B"/>
    <w:rsid w:val="00B975D7"/>
    <w:rsid w:val="00BA0348"/>
    <w:rsid w:val="00BA1AB1"/>
    <w:rsid w:val="00BA3BE9"/>
    <w:rsid w:val="00BA49B3"/>
    <w:rsid w:val="00BA553F"/>
    <w:rsid w:val="00BA716A"/>
    <w:rsid w:val="00BA77A0"/>
    <w:rsid w:val="00BB1F9A"/>
    <w:rsid w:val="00BB2B54"/>
    <w:rsid w:val="00BB2D69"/>
    <w:rsid w:val="00BB4065"/>
    <w:rsid w:val="00BB6BA4"/>
    <w:rsid w:val="00BC4F15"/>
    <w:rsid w:val="00BC501F"/>
    <w:rsid w:val="00BD0207"/>
    <w:rsid w:val="00BD1B58"/>
    <w:rsid w:val="00BD5953"/>
    <w:rsid w:val="00BD7D1A"/>
    <w:rsid w:val="00BE1E7B"/>
    <w:rsid w:val="00BF2633"/>
    <w:rsid w:val="00BF6C6F"/>
    <w:rsid w:val="00C006D9"/>
    <w:rsid w:val="00C01E4C"/>
    <w:rsid w:val="00C03C94"/>
    <w:rsid w:val="00C05397"/>
    <w:rsid w:val="00C070E0"/>
    <w:rsid w:val="00C13A4A"/>
    <w:rsid w:val="00C14B74"/>
    <w:rsid w:val="00C20F3F"/>
    <w:rsid w:val="00C25215"/>
    <w:rsid w:val="00C276BD"/>
    <w:rsid w:val="00C27A40"/>
    <w:rsid w:val="00C325F6"/>
    <w:rsid w:val="00C34F77"/>
    <w:rsid w:val="00C351D1"/>
    <w:rsid w:val="00C35AFC"/>
    <w:rsid w:val="00C41BE9"/>
    <w:rsid w:val="00C4528E"/>
    <w:rsid w:val="00C47D66"/>
    <w:rsid w:val="00C50377"/>
    <w:rsid w:val="00C545A9"/>
    <w:rsid w:val="00C5612A"/>
    <w:rsid w:val="00C60478"/>
    <w:rsid w:val="00C6067E"/>
    <w:rsid w:val="00C62EF9"/>
    <w:rsid w:val="00C62F42"/>
    <w:rsid w:val="00C71C4B"/>
    <w:rsid w:val="00C71ED1"/>
    <w:rsid w:val="00C7584D"/>
    <w:rsid w:val="00C81A49"/>
    <w:rsid w:val="00C84435"/>
    <w:rsid w:val="00C84446"/>
    <w:rsid w:val="00C878DA"/>
    <w:rsid w:val="00C92D0C"/>
    <w:rsid w:val="00C97A90"/>
    <w:rsid w:val="00CA06F8"/>
    <w:rsid w:val="00CA2A55"/>
    <w:rsid w:val="00CA35CE"/>
    <w:rsid w:val="00CA4F82"/>
    <w:rsid w:val="00CA7019"/>
    <w:rsid w:val="00CB0ECB"/>
    <w:rsid w:val="00CB1718"/>
    <w:rsid w:val="00CB33B3"/>
    <w:rsid w:val="00CB3882"/>
    <w:rsid w:val="00CB3DF9"/>
    <w:rsid w:val="00CB467E"/>
    <w:rsid w:val="00CB5E5E"/>
    <w:rsid w:val="00CB5F69"/>
    <w:rsid w:val="00CC0CE4"/>
    <w:rsid w:val="00CC23F7"/>
    <w:rsid w:val="00CC3DC8"/>
    <w:rsid w:val="00CC4DBE"/>
    <w:rsid w:val="00CC5F71"/>
    <w:rsid w:val="00CC6ADD"/>
    <w:rsid w:val="00CC7640"/>
    <w:rsid w:val="00CD0607"/>
    <w:rsid w:val="00CD1165"/>
    <w:rsid w:val="00CD18A7"/>
    <w:rsid w:val="00CD3A5A"/>
    <w:rsid w:val="00CD499A"/>
    <w:rsid w:val="00CD5008"/>
    <w:rsid w:val="00CD77E3"/>
    <w:rsid w:val="00CE077A"/>
    <w:rsid w:val="00CE1490"/>
    <w:rsid w:val="00CE3F87"/>
    <w:rsid w:val="00CE6D9D"/>
    <w:rsid w:val="00CF0E9F"/>
    <w:rsid w:val="00CF1C86"/>
    <w:rsid w:val="00CF2B52"/>
    <w:rsid w:val="00CF2BD3"/>
    <w:rsid w:val="00CF2EA9"/>
    <w:rsid w:val="00CF3050"/>
    <w:rsid w:val="00CF3561"/>
    <w:rsid w:val="00CF452A"/>
    <w:rsid w:val="00CF5792"/>
    <w:rsid w:val="00CF7631"/>
    <w:rsid w:val="00D009B7"/>
    <w:rsid w:val="00D026E9"/>
    <w:rsid w:val="00D03848"/>
    <w:rsid w:val="00D03B0F"/>
    <w:rsid w:val="00D05197"/>
    <w:rsid w:val="00D0529A"/>
    <w:rsid w:val="00D05DD1"/>
    <w:rsid w:val="00D12158"/>
    <w:rsid w:val="00D12628"/>
    <w:rsid w:val="00D131BA"/>
    <w:rsid w:val="00D17895"/>
    <w:rsid w:val="00D20309"/>
    <w:rsid w:val="00D214F0"/>
    <w:rsid w:val="00D226E0"/>
    <w:rsid w:val="00D24DE7"/>
    <w:rsid w:val="00D25386"/>
    <w:rsid w:val="00D2589C"/>
    <w:rsid w:val="00D26099"/>
    <w:rsid w:val="00D27D18"/>
    <w:rsid w:val="00D320A8"/>
    <w:rsid w:val="00D35092"/>
    <w:rsid w:val="00D35F5C"/>
    <w:rsid w:val="00D408F2"/>
    <w:rsid w:val="00D435CE"/>
    <w:rsid w:val="00D43BAC"/>
    <w:rsid w:val="00D444B6"/>
    <w:rsid w:val="00D50840"/>
    <w:rsid w:val="00D51E6B"/>
    <w:rsid w:val="00D53793"/>
    <w:rsid w:val="00D5448E"/>
    <w:rsid w:val="00D561C2"/>
    <w:rsid w:val="00D56575"/>
    <w:rsid w:val="00D573F2"/>
    <w:rsid w:val="00D6113B"/>
    <w:rsid w:val="00D61D8A"/>
    <w:rsid w:val="00D71211"/>
    <w:rsid w:val="00D732BB"/>
    <w:rsid w:val="00D74CDD"/>
    <w:rsid w:val="00D800F0"/>
    <w:rsid w:val="00D8550C"/>
    <w:rsid w:val="00D903BD"/>
    <w:rsid w:val="00D9077B"/>
    <w:rsid w:val="00D90E37"/>
    <w:rsid w:val="00D91CB5"/>
    <w:rsid w:val="00D92A10"/>
    <w:rsid w:val="00D93A17"/>
    <w:rsid w:val="00D95D32"/>
    <w:rsid w:val="00D97374"/>
    <w:rsid w:val="00DA213F"/>
    <w:rsid w:val="00DA61E1"/>
    <w:rsid w:val="00DA6461"/>
    <w:rsid w:val="00DA7AB1"/>
    <w:rsid w:val="00DA7FB2"/>
    <w:rsid w:val="00DB1CC2"/>
    <w:rsid w:val="00DB2927"/>
    <w:rsid w:val="00DB2D04"/>
    <w:rsid w:val="00DB3130"/>
    <w:rsid w:val="00DB4746"/>
    <w:rsid w:val="00DB5EF1"/>
    <w:rsid w:val="00DB663C"/>
    <w:rsid w:val="00DC6852"/>
    <w:rsid w:val="00DC6C6B"/>
    <w:rsid w:val="00DD107F"/>
    <w:rsid w:val="00DD1AE2"/>
    <w:rsid w:val="00DD42DC"/>
    <w:rsid w:val="00DD4341"/>
    <w:rsid w:val="00DD6099"/>
    <w:rsid w:val="00DE46E4"/>
    <w:rsid w:val="00DE5CC0"/>
    <w:rsid w:val="00DE7044"/>
    <w:rsid w:val="00DF0902"/>
    <w:rsid w:val="00DF1E06"/>
    <w:rsid w:val="00DF6846"/>
    <w:rsid w:val="00DF7839"/>
    <w:rsid w:val="00E002E5"/>
    <w:rsid w:val="00E02F50"/>
    <w:rsid w:val="00E0431E"/>
    <w:rsid w:val="00E068E4"/>
    <w:rsid w:val="00E11196"/>
    <w:rsid w:val="00E1293C"/>
    <w:rsid w:val="00E16DF6"/>
    <w:rsid w:val="00E22B88"/>
    <w:rsid w:val="00E248D6"/>
    <w:rsid w:val="00E26D31"/>
    <w:rsid w:val="00E313B4"/>
    <w:rsid w:val="00E321A7"/>
    <w:rsid w:val="00E35CF0"/>
    <w:rsid w:val="00E40CFF"/>
    <w:rsid w:val="00E422A5"/>
    <w:rsid w:val="00E518E6"/>
    <w:rsid w:val="00E5235C"/>
    <w:rsid w:val="00E52872"/>
    <w:rsid w:val="00E531FF"/>
    <w:rsid w:val="00E55CF7"/>
    <w:rsid w:val="00E55EB2"/>
    <w:rsid w:val="00E5621C"/>
    <w:rsid w:val="00E603D1"/>
    <w:rsid w:val="00E621A1"/>
    <w:rsid w:val="00E64BA2"/>
    <w:rsid w:val="00E66AC2"/>
    <w:rsid w:val="00E72767"/>
    <w:rsid w:val="00E7359C"/>
    <w:rsid w:val="00E7558C"/>
    <w:rsid w:val="00E756F0"/>
    <w:rsid w:val="00E81357"/>
    <w:rsid w:val="00E829E8"/>
    <w:rsid w:val="00E86366"/>
    <w:rsid w:val="00E86C84"/>
    <w:rsid w:val="00E921EE"/>
    <w:rsid w:val="00E93C59"/>
    <w:rsid w:val="00E9468B"/>
    <w:rsid w:val="00E94B4B"/>
    <w:rsid w:val="00EA2493"/>
    <w:rsid w:val="00EA25CC"/>
    <w:rsid w:val="00EA413E"/>
    <w:rsid w:val="00EB1501"/>
    <w:rsid w:val="00EB2F28"/>
    <w:rsid w:val="00EC0793"/>
    <w:rsid w:val="00EC1593"/>
    <w:rsid w:val="00EC197B"/>
    <w:rsid w:val="00EC1DA6"/>
    <w:rsid w:val="00EC242C"/>
    <w:rsid w:val="00EC4056"/>
    <w:rsid w:val="00EC4495"/>
    <w:rsid w:val="00EC5BA5"/>
    <w:rsid w:val="00EC6FFC"/>
    <w:rsid w:val="00EC79CE"/>
    <w:rsid w:val="00ED17BE"/>
    <w:rsid w:val="00ED4B5D"/>
    <w:rsid w:val="00EE4A3A"/>
    <w:rsid w:val="00EE58A3"/>
    <w:rsid w:val="00EE7046"/>
    <w:rsid w:val="00EF1838"/>
    <w:rsid w:val="00EF5A03"/>
    <w:rsid w:val="00EF60E0"/>
    <w:rsid w:val="00EF65A3"/>
    <w:rsid w:val="00F019FC"/>
    <w:rsid w:val="00F035A4"/>
    <w:rsid w:val="00F03CC9"/>
    <w:rsid w:val="00F04EC3"/>
    <w:rsid w:val="00F111F2"/>
    <w:rsid w:val="00F12458"/>
    <w:rsid w:val="00F16477"/>
    <w:rsid w:val="00F1710A"/>
    <w:rsid w:val="00F225E1"/>
    <w:rsid w:val="00F3006A"/>
    <w:rsid w:val="00F30AD0"/>
    <w:rsid w:val="00F328E3"/>
    <w:rsid w:val="00F332B8"/>
    <w:rsid w:val="00F358F3"/>
    <w:rsid w:val="00F373A8"/>
    <w:rsid w:val="00F40597"/>
    <w:rsid w:val="00F45838"/>
    <w:rsid w:val="00F45CE3"/>
    <w:rsid w:val="00F50DAC"/>
    <w:rsid w:val="00F51303"/>
    <w:rsid w:val="00F53CE1"/>
    <w:rsid w:val="00F5612C"/>
    <w:rsid w:val="00F56DF5"/>
    <w:rsid w:val="00F607AA"/>
    <w:rsid w:val="00F618EA"/>
    <w:rsid w:val="00F638A4"/>
    <w:rsid w:val="00F64153"/>
    <w:rsid w:val="00F6593D"/>
    <w:rsid w:val="00F6662C"/>
    <w:rsid w:val="00F70A82"/>
    <w:rsid w:val="00F76D9F"/>
    <w:rsid w:val="00F779F5"/>
    <w:rsid w:val="00F81016"/>
    <w:rsid w:val="00F84114"/>
    <w:rsid w:val="00F8654C"/>
    <w:rsid w:val="00F875FD"/>
    <w:rsid w:val="00F96D0D"/>
    <w:rsid w:val="00F97E61"/>
    <w:rsid w:val="00FA25A2"/>
    <w:rsid w:val="00FA5321"/>
    <w:rsid w:val="00FA7052"/>
    <w:rsid w:val="00FA7820"/>
    <w:rsid w:val="00FB10D8"/>
    <w:rsid w:val="00FB32C7"/>
    <w:rsid w:val="00FB4AB7"/>
    <w:rsid w:val="00FB5D5E"/>
    <w:rsid w:val="00FC2797"/>
    <w:rsid w:val="00FC41BC"/>
    <w:rsid w:val="00FC43E6"/>
    <w:rsid w:val="00FC78C6"/>
    <w:rsid w:val="00FD0C75"/>
    <w:rsid w:val="00FD0CDF"/>
    <w:rsid w:val="00FD1D6E"/>
    <w:rsid w:val="00FD251F"/>
    <w:rsid w:val="00FD3045"/>
    <w:rsid w:val="00FD61A0"/>
    <w:rsid w:val="00FD6277"/>
    <w:rsid w:val="00FD69FB"/>
    <w:rsid w:val="00FD75B3"/>
    <w:rsid w:val="00FE2250"/>
    <w:rsid w:val="00FE3144"/>
    <w:rsid w:val="00FE35A2"/>
    <w:rsid w:val="00FE3EE4"/>
    <w:rsid w:val="00FE3F84"/>
    <w:rsid w:val="00FE5E42"/>
    <w:rsid w:val="00FE6369"/>
    <w:rsid w:val="00FF003E"/>
    <w:rsid w:val="00FF03DC"/>
    <w:rsid w:val="00FF15A2"/>
    <w:rsid w:val="00FF1D0E"/>
    <w:rsid w:val="00FF2BCA"/>
    <w:rsid w:val="00FF34F0"/>
    <w:rsid w:val="00FF4686"/>
    <w:rsid w:val="00FF4B16"/>
    <w:rsid w:val="00FF5E1E"/>
    <w:rsid w:val="00FF674D"/>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8433"/>
    <o:shapelayout v:ext="edit">
      <o:idmap v:ext="edit" data="1"/>
    </o:shapelayout>
  </w:shapeDefaults>
  <w:decimalSymbol w:val=","/>
  <w:listSeparator w:val=";"/>
  <w14:docId w14:val="11EC38D7"/>
  <w15:docId w15:val="{E3F1D214-37D5-47D3-B855-95EE6CF90F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pt-PT"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Hyperlink" w:uiPriority="99"/>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before="120" w:after="120" w:line="360" w:lineRule="auto"/>
    </w:pPr>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paragraph" w:styleId="Heading2">
    <w:name w:val="heading 2"/>
    <w:basedOn w:val="Normal"/>
    <w:next w:val="Normal"/>
    <w:link w:val="Heading2Char1"/>
    <w:semiHidden/>
    <w:unhideWhenUsed/>
    <w:qFormat/>
    <w:rsid w:val="00E55EB2"/>
    <w:pPr>
      <w:keepNext/>
      <w:keepLines/>
      <w:spacing w:before="40" w:after="0"/>
      <w:outlineLvl w:val="1"/>
    </w:pPr>
    <w:rPr>
      <w:rFonts w:asciiTheme="majorHAnsi" w:eastAsiaTheme="majorEastAsia" w:hAnsiTheme="majorHAnsi" w:cstheme="majorBidi"/>
      <w:color w:val="365F91"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Institutionquiagit">
    <w:name w:val="Institution qui agit"/>
    <w:basedOn w:val="Normal"/>
    <w:next w:val="Normal"/>
    <w:pPr>
      <w:keepNext/>
      <w:spacing w:before="600"/>
    </w:pPr>
  </w:style>
  <w:style w:type="paragraph" w:customStyle="1" w:styleId="Institutionquisigne">
    <w:name w:val="Institution qui signe"/>
    <w:basedOn w:val="Normal"/>
    <w:next w:val="Normal"/>
    <w:pPr>
      <w:keepNext/>
      <w:tabs>
        <w:tab w:val="left" w:pos="4252"/>
      </w:tabs>
      <w:spacing w:before="720" w:after="0"/>
    </w:pPr>
    <w:rPr>
      <w:i/>
    </w:rPr>
  </w:style>
  <w:style w:type="paragraph" w:customStyle="1" w:styleId="Formuledadoption">
    <w:name w:val="Formule d'adoption"/>
    <w:basedOn w:val="Normal"/>
    <w:next w:val="Normal"/>
    <w:pPr>
      <w:keepNext/>
    </w:pPr>
  </w:style>
  <w:style w:type="paragraph" w:customStyle="1" w:styleId="Rfrenceinstitutionnelle">
    <w:name w:val="Référence institutionnelle"/>
    <w:basedOn w:val="Normal"/>
    <w:next w:val="Normal"/>
    <w:pPr>
      <w:spacing w:before="0" w:after="240"/>
      <w:ind w:left="5102"/>
    </w:pPr>
  </w:style>
  <w:style w:type="paragraph" w:customStyle="1" w:styleId="Statut">
    <w:name w:val="Statut"/>
    <w:basedOn w:val="Normal"/>
    <w:next w:val="Normal"/>
    <w:pPr>
      <w:spacing w:before="840" w:after="0"/>
      <w:jc w:val="center"/>
    </w:pPr>
  </w:style>
  <w:style w:type="paragraph" w:customStyle="1" w:styleId="Typedudocument">
    <w:name w:val="Type du document"/>
    <w:basedOn w:val="Normal"/>
    <w:next w:val="Normal"/>
    <w:pPr>
      <w:spacing w:before="360" w:after="0"/>
      <w:jc w:val="center"/>
    </w:pPr>
    <w:rPr>
      <w:b/>
    </w:rPr>
  </w:style>
  <w:style w:type="paragraph" w:customStyle="1" w:styleId="Titreobjet">
    <w:name w:val="Titre objet"/>
    <w:basedOn w:val="Normal"/>
    <w:next w:val="Normal"/>
    <w:pPr>
      <w:spacing w:before="360" w:after="360"/>
      <w:jc w:val="center"/>
    </w:pPr>
    <w:rPr>
      <w:b/>
    </w:rPr>
  </w:style>
  <w:style w:type="paragraph" w:customStyle="1" w:styleId="Normal3a">
    <w:name w:val="Normal3a"/>
    <w:basedOn w:val="Normal"/>
    <w:pPr>
      <w:spacing w:before="0" w:after="60" w:line="240" w:lineRule="auto"/>
    </w:pPr>
  </w:style>
  <w:style w:type="character" w:customStyle="1" w:styleId="HideTWBExt">
    <w:name w:val="HideTWBExt"/>
    <w:rPr>
      <w:rFonts w:ascii="Arial" w:eastAsia="Arial" w:hAnsi="Arial" w:cs="Arial"/>
      <w:b w:val="0"/>
      <w:i w:val="0"/>
      <w:caps w:val="0"/>
      <w:vanish/>
      <w:color w:val="000080"/>
      <w:sz w:val="20"/>
    </w:rPr>
  </w:style>
  <w:style w:type="character" w:customStyle="1" w:styleId="HideTWBInt">
    <w:name w:val="HideTWBInt"/>
    <w:rPr>
      <w:b w:val="0"/>
      <w:caps w:val="0"/>
      <w:vanish/>
      <w:color w:val="808080"/>
      <w:sz w:val="24"/>
    </w:rPr>
  </w:style>
  <w:style w:type="paragraph" w:customStyle="1" w:styleId="FootnoteTextForceStyle">
    <w:name w:val="Footnote Text ForceStyle"/>
    <w:pPr>
      <w:keepLines/>
      <w:spacing w:line="240" w:lineRule="exact"/>
      <w:ind w:left="850" w:hanging="850"/>
    </w:pPr>
    <w:rPr>
      <w:sz w:val="24"/>
    </w:rPr>
  </w:style>
  <w:style w:type="character" w:customStyle="1" w:styleId="Footer2">
    <w:name w:val="Footer2"/>
    <w:rPr>
      <w:rFonts w:ascii="Arial" w:hAnsi="Arial"/>
      <w:b/>
      <w:sz w:val="48"/>
    </w:rPr>
  </w:style>
  <w:style w:type="character" w:customStyle="1" w:styleId="FooterChar">
    <w:name w:val="Footer Char"/>
    <w:uiPriority w:val="99"/>
    <w:rPr>
      <w:rFonts w:ascii="Times New Roman" w:eastAsia="Times New Roman" w:hAnsi="Times New Roman" w:cs="Times New Roman"/>
      <w:sz w:val="24"/>
    </w:rPr>
  </w:style>
  <w:style w:type="character" w:customStyle="1" w:styleId="Heading1Char">
    <w:name w:val="Heading 1 Char"/>
    <w:rPr>
      <w:rFonts w:ascii="Times New Roman" w:eastAsia="Times New Roman" w:hAnsi="Times New Roman" w:cs="Times New Roman"/>
      <w:b/>
      <w:smallCaps/>
      <w:sz w:val="24"/>
    </w:rPr>
  </w:style>
  <w:style w:type="character" w:customStyle="1" w:styleId="Heading2Char">
    <w:name w:val="Heading 2 Char"/>
    <w:rPr>
      <w:rFonts w:ascii="Times New Roman" w:eastAsia="Times New Roman" w:hAnsi="Times New Roman" w:cs="Times New Roman"/>
      <w:b/>
      <w:sz w:val="24"/>
    </w:rPr>
  </w:style>
  <w:style w:type="character" w:customStyle="1" w:styleId="Heading3Char">
    <w:name w:val="Heading 3 Char"/>
    <w:rPr>
      <w:rFonts w:ascii="Times New Roman" w:eastAsia="Times New Roman" w:hAnsi="Times New Roman" w:cs="Times New Roman"/>
      <w:i/>
      <w:sz w:val="24"/>
    </w:rPr>
  </w:style>
  <w:style w:type="paragraph" w:customStyle="1" w:styleId="Considrant">
    <w:name w:val="Considérant"/>
    <w:basedOn w:val="Normal"/>
    <w:pPr>
      <w:ind w:left="850" w:hanging="850"/>
    </w:pPr>
  </w:style>
  <w:style w:type="paragraph" w:customStyle="1" w:styleId="IntrtEEE">
    <w:name w:val="Intérêt EEE"/>
    <w:basedOn w:val="Normal"/>
    <w:next w:val="Normal"/>
    <w:pPr>
      <w:spacing w:before="0" w:after="0" w:line="240" w:lineRule="auto"/>
      <w:jc w:val="center"/>
    </w:pPr>
  </w:style>
  <w:style w:type="paragraph" w:customStyle="1" w:styleId="Footer1">
    <w:name w:val="Footer1"/>
    <w:basedOn w:val="Normal"/>
    <w:pPr>
      <w:tabs>
        <w:tab w:val="center" w:pos="4534"/>
        <w:tab w:val="right" w:pos="9638"/>
        <w:tab w:val="right" w:pos="10772"/>
      </w:tabs>
      <w:spacing w:before="360" w:after="0"/>
      <w:ind w:left="-840" w:right="-840"/>
    </w:pPr>
  </w:style>
  <w:style w:type="paragraph" w:customStyle="1" w:styleId="SignatureInstitution">
    <w:name w:val="Signature Institution"/>
    <w:basedOn w:val="Normal"/>
    <w:pPr>
      <w:keepNext/>
      <w:tabs>
        <w:tab w:val="left" w:pos="4252"/>
      </w:tabs>
      <w:spacing w:before="720" w:after="0" w:line="240" w:lineRule="auto"/>
      <w:jc w:val="both"/>
    </w:pPr>
    <w:rPr>
      <w:i/>
    </w:rPr>
  </w:style>
  <w:style w:type="paragraph" w:customStyle="1" w:styleId="SignaturePersonne">
    <w:name w:val="Signature Personne"/>
    <w:basedOn w:val="Normal"/>
    <w:pPr>
      <w:tabs>
        <w:tab w:val="left" w:pos="4252"/>
      </w:tabs>
      <w:spacing w:before="0" w:after="0"/>
    </w:pPr>
    <w:rPr>
      <w:i/>
    </w:rPr>
  </w:style>
  <w:style w:type="paragraph" w:customStyle="1" w:styleId="Fait">
    <w:name w:val="Fait à"/>
    <w:basedOn w:val="Normal"/>
    <w:pPr>
      <w:keepNext/>
      <w:spacing w:after="0"/>
    </w:pPr>
  </w:style>
  <w:style w:type="paragraph" w:customStyle="1" w:styleId="TableText">
    <w:name w:val="Table Text"/>
    <w:basedOn w:val="Normal"/>
    <w:pPr>
      <w:spacing w:before="60" w:after="60" w:line="240" w:lineRule="auto"/>
    </w:pPr>
  </w:style>
  <w:style w:type="character" w:customStyle="1" w:styleId="Heading4Char">
    <w:name w:val="Heading 4 Char"/>
    <w:rPr>
      <w:rFonts w:ascii="Times New Roman" w:eastAsia="Times New Roman" w:hAnsi="Times New Roman" w:cs="Times New Roman"/>
      <w:sz w:val="24"/>
    </w:rPr>
  </w:style>
  <w:style w:type="paragraph" w:styleId="TOCHeading">
    <w:name w:val="TOC Heading"/>
    <w:basedOn w:val="Normal"/>
    <w:next w:val="Normal"/>
    <w:uiPriority w:val="39"/>
    <w:unhideWhenUsed/>
    <w:qFormat/>
    <w:rsid w:val="000200DD"/>
    <w:pPr>
      <w:spacing w:after="240"/>
      <w:jc w:val="center"/>
    </w:pPr>
    <w:rPr>
      <w:b/>
      <w:sz w:val="28"/>
    </w:rPr>
  </w:style>
  <w:style w:type="paragraph" w:customStyle="1" w:styleId="Applicationdirecte">
    <w:name w:val="Application directe"/>
    <w:basedOn w:val="Normal"/>
    <w:next w:val="Normal"/>
  </w:style>
  <w:style w:type="paragraph" w:customStyle="1" w:styleId="Normale">
    <w:name w:val="Normale"/>
    <w:pPr>
      <w:spacing w:before="120" w:after="120" w:line="360" w:lineRule="auto"/>
    </w:pPr>
    <w:rPr>
      <w:sz w:val="24"/>
    </w:rPr>
  </w:style>
  <w:style w:type="character" w:customStyle="1" w:styleId="CMissingStyle">
    <w:name w:val="C_MissingStyle"/>
    <w:rPr>
      <w:color w:val="FFFFFF"/>
      <w:sz w:val="22"/>
      <w:shd w:val="clear" w:color="000000" w:fill="000000"/>
    </w:rPr>
  </w:style>
  <w:style w:type="paragraph" w:customStyle="1" w:styleId="PMissingStyle">
    <w:name w:val="P_MissingStyle"/>
    <w:basedOn w:val="Normal"/>
    <w:rPr>
      <w:color w:val="FFFFFF"/>
      <w:shd w:val="clear" w:color="000000" w:fill="000000"/>
    </w:rPr>
  </w:style>
  <w:style w:type="character" w:styleId="FootnoteReference">
    <w:name w:val="footnote reference"/>
    <w:basedOn w:val="DefaultParagraphFont"/>
    <w:rsid w:val="00805BCE"/>
    <w:rPr>
      <w:vertAlign w:val="superscript"/>
    </w:rPr>
  </w:style>
  <w:style w:type="paragraph" w:styleId="Revision">
    <w:name w:val="Revision"/>
    <w:hidden/>
    <w:uiPriority w:val="99"/>
    <w:semiHidden/>
    <w:rsid w:val="00361656"/>
    <w:rPr>
      <w:sz w:val="24"/>
      <w:szCs w:val="24"/>
    </w:rPr>
  </w:style>
  <w:style w:type="character" w:styleId="CommentReference">
    <w:name w:val="annotation reference"/>
    <w:basedOn w:val="DefaultParagraphFont"/>
    <w:rsid w:val="0008644B"/>
    <w:rPr>
      <w:sz w:val="16"/>
      <w:szCs w:val="16"/>
    </w:rPr>
  </w:style>
  <w:style w:type="paragraph" w:styleId="CommentText">
    <w:name w:val="annotation text"/>
    <w:basedOn w:val="Normal"/>
    <w:link w:val="CommentTextChar"/>
    <w:rsid w:val="0008644B"/>
    <w:pPr>
      <w:spacing w:line="240" w:lineRule="auto"/>
    </w:pPr>
    <w:rPr>
      <w:sz w:val="20"/>
      <w:szCs w:val="20"/>
    </w:rPr>
  </w:style>
  <w:style w:type="character" w:customStyle="1" w:styleId="CommentTextChar">
    <w:name w:val="Comment Text Char"/>
    <w:basedOn w:val="DefaultParagraphFont"/>
    <w:link w:val="CommentText"/>
    <w:rsid w:val="0008644B"/>
  </w:style>
  <w:style w:type="paragraph" w:styleId="CommentSubject">
    <w:name w:val="annotation subject"/>
    <w:basedOn w:val="CommentText"/>
    <w:next w:val="CommentText"/>
    <w:link w:val="CommentSubjectChar"/>
    <w:rsid w:val="0008644B"/>
    <w:rPr>
      <w:b/>
      <w:bCs/>
    </w:rPr>
  </w:style>
  <w:style w:type="character" w:customStyle="1" w:styleId="CommentSubjectChar">
    <w:name w:val="Comment Subject Char"/>
    <w:basedOn w:val="CommentTextChar"/>
    <w:link w:val="CommentSubject"/>
    <w:rsid w:val="0008644B"/>
    <w:rPr>
      <w:b/>
      <w:bCs/>
    </w:rPr>
  </w:style>
  <w:style w:type="character" w:styleId="Hyperlink">
    <w:name w:val="Hyperlink"/>
    <w:basedOn w:val="DefaultParagraphFont"/>
    <w:uiPriority w:val="99"/>
    <w:rsid w:val="00F04EC3"/>
    <w:rPr>
      <w:color w:val="0000FF" w:themeColor="hyperlink"/>
      <w:u w:val="single"/>
    </w:rPr>
  </w:style>
  <w:style w:type="character" w:styleId="UnresolvedMention">
    <w:name w:val="Unresolved Mention"/>
    <w:basedOn w:val="DefaultParagraphFont"/>
    <w:uiPriority w:val="99"/>
    <w:semiHidden/>
    <w:unhideWhenUsed/>
    <w:rsid w:val="00F04EC3"/>
    <w:rPr>
      <w:color w:val="605E5C"/>
      <w:shd w:val="clear" w:color="auto" w:fill="E1DFDD"/>
    </w:rPr>
  </w:style>
  <w:style w:type="paragraph" w:styleId="FootnoteText">
    <w:name w:val="footnote text"/>
    <w:basedOn w:val="Normal"/>
    <w:link w:val="FootnoteTextChar"/>
    <w:rsid w:val="00842670"/>
    <w:pPr>
      <w:spacing w:before="0" w:after="0" w:line="240" w:lineRule="auto"/>
    </w:pPr>
    <w:rPr>
      <w:sz w:val="20"/>
      <w:szCs w:val="20"/>
    </w:rPr>
  </w:style>
  <w:style w:type="character" w:customStyle="1" w:styleId="FootnoteTextChar">
    <w:name w:val="Footnote Text Char"/>
    <w:basedOn w:val="DefaultParagraphFont"/>
    <w:link w:val="FootnoteText"/>
    <w:rsid w:val="00842670"/>
  </w:style>
  <w:style w:type="character" w:customStyle="1" w:styleId="Heading2Char1">
    <w:name w:val="Heading 2 Char1"/>
    <w:basedOn w:val="DefaultParagraphFont"/>
    <w:link w:val="Heading2"/>
    <w:semiHidden/>
    <w:rsid w:val="00E55EB2"/>
    <w:rPr>
      <w:rFonts w:asciiTheme="majorHAnsi" w:eastAsiaTheme="majorEastAsia" w:hAnsiTheme="majorHAnsi" w:cstheme="majorBidi"/>
      <w:color w:val="365F91" w:themeColor="accent1" w:themeShade="BF"/>
      <w:sz w:val="26"/>
      <w:szCs w:val="26"/>
    </w:rPr>
  </w:style>
  <w:style w:type="character" w:styleId="FollowedHyperlink">
    <w:name w:val="FollowedHyperlink"/>
    <w:basedOn w:val="DefaultParagraphFont"/>
    <w:rsid w:val="00182852"/>
    <w:rPr>
      <w:color w:val="800080" w:themeColor="followedHyperlink"/>
      <w:u w:val="single"/>
    </w:rPr>
  </w:style>
  <w:style w:type="paragraph" w:styleId="ListParagraph">
    <w:name w:val="List Paragraph"/>
    <w:basedOn w:val="Normal"/>
    <w:uiPriority w:val="34"/>
    <w:qFormat/>
    <w:rsid w:val="008F6D2F"/>
    <w:pPr>
      <w:ind w:left="720"/>
      <w:contextualSpacing/>
    </w:pPr>
  </w:style>
  <w:style w:type="paragraph" w:styleId="Header">
    <w:name w:val="header"/>
    <w:basedOn w:val="Normal"/>
    <w:link w:val="HeaderChar"/>
    <w:rsid w:val="000F3855"/>
    <w:pPr>
      <w:tabs>
        <w:tab w:val="center" w:pos="4513"/>
        <w:tab w:val="right" w:pos="9026"/>
      </w:tabs>
      <w:spacing w:before="0" w:after="0" w:line="240" w:lineRule="auto"/>
    </w:pPr>
  </w:style>
  <w:style w:type="character" w:customStyle="1" w:styleId="HeaderChar">
    <w:name w:val="Header Char"/>
    <w:basedOn w:val="DefaultParagraphFont"/>
    <w:link w:val="Header"/>
    <w:rsid w:val="000F3855"/>
    <w:rPr>
      <w:sz w:val="24"/>
      <w:szCs w:val="24"/>
    </w:rPr>
  </w:style>
  <w:style w:type="paragraph" w:styleId="Footer">
    <w:name w:val="footer"/>
    <w:basedOn w:val="Normal"/>
    <w:link w:val="FooterChar1"/>
    <w:uiPriority w:val="99"/>
    <w:rsid w:val="000F3855"/>
    <w:pPr>
      <w:tabs>
        <w:tab w:val="center" w:pos="4513"/>
        <w:tab w:val="right" w:pos="9026"/>
      </w:tabs>
      <w:spacing w:before="0" w:after="0" w:line="240" w:lineRule="auto"/>
    </w:pPr>
  </w:style>
  <w:style w:type="character" w:customStyle="1" w:styleId="FooterChar1">
    <w:name w:val="Footer Char1"/>
    <w:basedOn w:val="DefaultParagraphFont"/>
    <w:link w:val="Footer"/>
    <w:rsid w:val="000F3855"/>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comments.xml.rels><?xml version="1.0" encoding="UTF-8" standalone="yes"?>
<Relationships xmlns="http://schemas.openxmlformats.org/package/2006/relationships"><Relationship Id="rId8" Type="http://schemas.openxmlformats.org/officeDocument/2006/relationships/hyperlink" Target="http://data.europa.eu/eli/reg_impl/2019/1715/2021-12-01" TargetMode="External"/><Relationship Id="rId13" Type="http://schemas.openxmlformats.org/officeDocument/2006/relationships/hyperlink" Target="http://data.europa.eu/eli/reg/2017/625/2019-12-14" TargetMode="External"/><Relationship Id="rId3" Type="http://schemas.openxmlformats.org/officeDocument/2006/relationships/hyperlink" Target="https://eur-lex.europa.eu/legal-content/EN-PT/TXT/?from=EN&amp;uri=CELEX%3A32025R2458&amp;qid=1773133058865" TargetMode="External"/><Relationship Id="rId7" Type="http://schemas.openxmlformats.org/officeDocument/2006/relationships/hyperlink" Target="https://eur-lex.europa.eu/legal-content/EN-PT/TXT/?from=EN&amp;uri=CELEX%3A32018R0848&amp;qid=1773143687778" TargetMode="External"/><Relationship Id="rId12" Type="http://schemas.openxmlformats.org/officeDocument/2006/relationships/hyperlink" Target="https://eur-lex.europa.eu/legal-content/EN-PT/TXT/?from=EN&amp;uri=CELEX%3A32016R0429&amp;qid=1773219071523" TargetMode="External"/><Relationship Id="rId2" Type="http://schemas.openxmlformats.org/officeDocument/2006/relationships/hyperlink" Target="http://data.europa.eu/eli/reg/2017/625/2019-12-14" TargetMode="External"/><Relationship Id="rId1" Type="http://schemas.openxmlformats.org/officeDocument/2006/relationships/hyperlink" Target="https://eur-lex.europa.eu/legal-content/PT/TXT/?uri=CELEX%3A52023PC0769&amp;qid=1772551837166" TargetMode="External"/><Relationship Id="rId6" Type="http://schemas.openxmlformats.org/officeDocument/2006/relationships/hyperlink" Target="https://eur-lex.europa.eu/legal-content/EN-PT/TXT/?from=EN&amp;uri=CELEX%3A32016R0429&amp;qid=1773074726396" TargetMode="External"/><Relationship Id="rId11" Type="http://schemas.openxmlformats.org/officeDocument/2006/relationships/hyperlink" Target="https://eur-lex.europa.eu/legal-content/EN-PT/TXT/?from=EN&amp;uri=CELEX%3A32023R1781&amp;qid=1773219071523" TargetMode="External"/><Relationship Id="rId5" Type="http://schemas.openxmlformats.org/officeDocument/2006/relationships/hyperlink" Target="C://Users/imartins/AppData/Local/Temp/MicrosoftEdgeDownloads/4ea715e1-33ef-4ed5-bca3-ea2f291a9033/Joint_Handbook_PT.pdf" TargetMode="External"/><Relationship Id="rId10" Type="http://schemas.openxmlformats.org/officeDocument/2006/relationships/hyperlink" Target="https://eur-lex.europa.eu/legal-content/EN-PT/TXT/?from=EN&amp;uri=CELEX%3A32025L2205&amp;qid=1773219071523" TargetMode="External"/><Relationship Id="rId4" Type="http://schemas.openxmlformats.org/officeDocument/2006/relationships/hyperlink" Target="https://eur-lex.europa.eu/legal-content/EN-PT/TXT/?from=EN&amp;uri=CELEX%3A32016R0429&amp;qid=1773074726396" TargetMode="External"/><Relationship Id="rId9" Type="http://schemas.openxmlformats.org/officeDocument/2006/relationships/hyperlink" Target="https://eur-lex.europa.eu/legal-content/EN-PT/TXT/?from=EN&amp;uri=CELEX%3A32002L0098&amp;qid=1773156722667" TargetMode="External"/></Relationship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6/09/relationships/commentsIds" Target="commentsIds.xml"/><Relationship Id="rId18" Type="http://schemas.openxmlformats.org/officeDocument/2006/relationships/footer" Target="footer4.xml"/><Relationship Id="rId3" Type="http://schemas.openxmlformats.org/officeDocument/2006/relationships/customXml" Target="../customXml/item3.xml"/><Relationship Id="rId21" Type="http://schemas.microsoft.com/office/2011/relationships/people" Target="people.xml"/><Relationship Id="rId7" Type="http://schemas.openxmlformats.org/officeDocument/2006/relationships/settings" Target="settings.xml"/><Relationship Id="rId12" Type="http://schemas.microsoft.com/office/2011/relationships/commentsExtended" Target="commentsExtended.xml"/><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5" Type="http://schemas.openxmlformats.org/officeDocument/2006/relationships/numbering" Target="numbering.xml"/><Relationship Id="rId15" Type="http://schemas.openxmlformats.org/officeDocument/2006/relationships/footer" Target="footer1.xml"/><Relationship Id="rId10" Type="http://schemas.openxmlformats.org/officeDocument/2006/relationships/endnotes" Target="endnotes.xml"/><Relationship Id="rId19" Type="http://schemas.openxmlformats.org/officeDocument/2006/relationships/footer" Target="footer5.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8/08/relationships/commentsExtensible" Target="commentsExtensible.xml"/><Relationship Id="rId22" Type="http://schemas.openxmlformats.org/officeDocument/2006/relationships/theme" Target="theme/theme1.xml"/></Relationships>
</file>

<file path=word/_rels/footnotes.xml.rels><?xml version="1.0" encoding="UTF-8" standalone="yes"?>
<Relationships xmlns="http://schemas.openxmlformats.org/package/2006/relationships"><Relationship Id="rId8" Type="http://schemas.openxmlformats.org/officeDocument/2006/relationships/hyperlink" Target="http://data.europa.eu/eli/reg/2017/625/oj" TargetMode="External"/><Relationship Id="rId3" Type="http://schemas.openxmlformats.org/officeDocument/2006/relationships/hyperlink" Target="http://data.europa.eu/eli/reg/2022/2065/oj" TargetMode="External"/><Relationship Id="rId7" Type="http://schemas.openxmlformats.org/officeDocument/2006/relationships/hyperlink" Target="http://data.europa.eu/eli/reg/2022/2065/oj" TargetMode="External"/><Relationship Id="rId2" Type="http://schemas.openxmlformats.org/officeDocument/2006/relationships/hyperlink" Target="http://data.europa.eu/eli/reg_impl/2019/723/oj" TargetMode="External"/><Relationship Id="rId1" Type="http://schemas.openxmlformats.org/officeDocument/2006/relationships/hyperlink" Target="http://data.europa.eu/eli/reg/2017/625/oj" TargetMode="External"/><Relationship Id="rId6" Type="http://schemas.openxmlformats.org/officeDocument/2006/relationships/hyperlink" Target="http://data.europa.eu/eli/dir/2015/1535/oj" TargetMode="External"/><Relationship Id="rId5" Type="http://schemas.openxmlformats.org/officeDocument/2006/relationships/hyperlink" Target="http://data.europa.eu/eli/reg/2016/679/oj" TargetMode="External"/><Relationship Id="rId10" Type="http://schemas.openxmlformats.org/officeDocument/2006/relationships/hyperlink" Target="http://data.europa.eu/eli/dir/2015/1535/oj" TargetMode="External"/><Relationship Id="rId4" Type="http://schemas.openxmlformats.org/officeDocument/2006/relationships/hyperlink" Target="http://data.europa.eu/eli/reg/2018/1725/oj" TargetMode="External"/><Relationship Id="rId9" Type="http://schemas.openxmlformats.org/officeDocument/2006/relationships/hyperlink" Target="http://data.europa.eu/eli/reg/2024/2509/oj"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B37F1260E456F5429E8C2F8B4874D48F" ma:contentTypeVersion="0" ma:contentTypeDescription="Create a new document." ma:contentTypeScope="" ma:versionID="fbe63173bcbff2330b61854cb30efad1">
  <xsd:schema xmlns:xsd="http://www.w3.org/2001/XMLSchema" xmlns:xs="http://www.w3.org/2001/XMLSchema" xmlns:p="http://schemas.microsoft.com/office/2006/metadata/properties" xmlns:ns2="66bb8730-6482-4c50-b53f-ab2db4d523eb" targetNamespace="http://schemas.microsoft.com/office/2006/metadata/properties" ma:root="true" ma:fieldsID="160b65b73cf7a41f772e3bc28db5cf77" ns2:_="">
    <xsd:import namespace="66bb8730-6482-4c50-b53f-ab2db4d523eb"/>
    <xsd:element name="properties">
      <xsd:complexType>
        <xsd:sequence>
          <xsd:element name="documentManagement">
            <xsd:complexType>
              <xsd:all>
                <xsd:element ref="ns2:SharedWithUser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6bb8730-6482-4c50-b53f-ab2db4d523eb"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F4A43FCB-77CE-4D82-9C4C-74671E08D80C}">
  <ds:schemaRefs>
    <ds:schemaRef ds:uri="http://schemas.openxmlformats.org/officeDocument/2006/bibliography"/>
  </ds:schemaRefs>
</ds:datastoreItem>
</file>

<file path=customXml/itemProps2.xml><?xml version="1.0" encoding="utf-8"?>
<ds:datastoreItem xmlns:ds="http://schemas.openxmlformats.org/officeDocument/2006/customXml" ds:itemID="{B543EAC6-0D70-4BA3-8B34-6AD0137007A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6bb8730-6482-4c50-b53f-ab2db4d523e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28B5606C-73B6-4CB6-987D-E09D7A02DDD4}">
  <ds:schemaRefs>
    <ds:schemaRef ds:uri="http://schemas.openxmlformats.org/package/2006/metadata/core-properties"/>
    <ds:schemaRef ds:uri="http://schemas.microsoft.com/office/infopath/2007/PartnerControls"/>
    <ds:schemaRef ds:uri="66bb8730-6482-4c50-b53f-ab2db4d523eb"/>
    <ds:schemaRef ds:uri="http://purl.org/dc/terms/"/>
    <ds:schemaRef ds:uri="http://schemas.microsoft.com/office/2006/documentManagement/types"/>
    <ds:schemaRef ds:uri="http://purl.org/dc/dcmitype/"/>
    <ds:schemaRef ds:uri="http://www.w3.org/XML/1998/namespace"/>
    <ds:schemaRef ds:uri="http://schemas.microsoft.com/office/2006/metadata/properties"/>
    <ds:schemaRef ds:uri="http://purl.org/dc/elements/1.1/"/>
  </ds:schemaRefs>
</ds:datastoreItem>
</file>

<file path=customXml/itemProps4.xml><?xml version="1.0" encoding="utf-8"?>
<ds:datastoreItem xmlns:ds="http://schemas.openxmlformats.org/officeDocument/2006/customXml" ds:itemID="{311F15FA-F072-457B-B976-65BD1227B829}">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140</Pages>
  <Words>24425</Words>
  <Characters>132498</Characters>
  <Application>Microsoft Office Word</Application>
  <DocSecurity>0</DocSecurity>
  <Lines>1104</Lines>
  <Paragraphs>313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156610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e-Parliament@europarl.europa.eu</dc:creator>
  <cp:lastModifiedBy>Cristina FC</cp:lastModifiedBy>
  <cp:revision>2</cp:revision>
  <cp:lastPrinted>2026-02-03T10:37:00Z</cp:lastPrinted>
  <dcterms:created xsi:type="dcterms:W3CDTF">2026-03-11T15:45:00Z</dcterms:created>
  <dcterms:modified xsi:type="dcterms:W3CDTF">2026-03-11T15:45:00Z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t;Extension&gt;">
    <vt:lpwstr>PT</vt:lpwstr>
  </property>
  <property fmtid="{D5CDD505-2E9C-101B-9397-08002B2CF9AE}" pid="3" name="&lt;FdR&gt;">
    <vt:lpwstr>1337310</vt:lpwstr>
  </property>
  <property fmtid="{D5CDD505-2E9C-101B-9397-08002B2CF9AE}" pid="4" name="&lt;Model&gt;">
    <vt:lpwstr>NONE</vt:lpwstr>
  </property>
  <property fmtid="{D5CDD505-2E9C-101B-9397-08002B2CF9AE}" pid="5" name="&lt;Type&gt;">
    <vt:lpwstr>PF</vt:lpwstr>
  </property>
  <property fmtid="{D5CDD505-2E9C-101B-9397-08002B2CF9AE}" pid="6" name="ContentTypeId">
    <vt:lpwstr>0x010100B37F1260E456F5429E8C2F8B4874D48F</vt:lpwstr>
  </property>
  <property fmtid="{D5CDD505-2E9C-101B-9397-08002B2CF9AE}" pid="7" name="dmxml.render.id">
    <vt:lpwstr>334461</vt:lpwstr>
  </property>
  <property fmtid="{D5CDD505-2E9C-101B-9397-08002B2CF9AE}" pid="8" name="dmxml.render.traceId">
    <vt:lpwstr>696790fd2f34987f210bafb6c262d6ce</vt:lpwstr>
  </property>
  <property fmtid="{D5CDD505-2E9C-101B-9397-08002B2CF9AE}" pid="9" name="FooterPath">
    <vt:lpwstr>PF\1337310PT.docx</vt:lpwstr>
  </property>
  <property fmtid="{D5CDD505-2E9C-101B-9397-08002B2CF9AE}" pid="10" name="LastEdited with">
    <vt:lpwstr>10.2.1 Build [20260110]</vt:lpwstr>
  </property>
  <property fmtid="{D5CDD505-2E9C-101B-9397-08002B2CF9AE}" pid="11" name="MSIP_Label_b1df41d6-74a9-4a97-809c-213cd32520cc_ActionId">
    <vt:lpwstr>04dbe91c-f169-41c3-a592-f6326409ba5b</vt:lpwstr>
  </property>
  <property fmtid="{D5CDD505-2E9C-101B-9397-08002B2CF9AE}" pid="12" name="MSIP_Label_b1df41d6-74a9-4a97-809c-213cd32520cc_ContentBits">
    <vt:lpwstr>0</vt:lpwstr>
  </property>
  <property fmtid="{D5CDD505-2E9C-101B-9397-08002B2CF9AE}" pid="13" name="MSIP_Label_b1df41d6-74a9-4a97-809c-213cd32520cc_Enabled">
    <vt:lpwstr>true</vt:lpwstr>
  </property>
  <property fmtid="{D5CDD505-2E9C-101B-9397-08002B2CF9AE}" pid="14" name="MSIP_Label_b1df41d6-74a9-4a97-809c-213cd32520cc_Method">
    <vt:lpwstr>Standard</vt:lpwstr>
  </property>
  <property fmtid="{D5CDD505-2E9C-101B-9397-08002B2CF9AE}" pid="15" name="MSIP_Label_b1df41d6-74a9-4a97-809c-213cd32520cc_Name">
    <vt:lpwstr>GSCEU - NON PUBLIC Label</vt:lpwstr>
  </property>
  <property fmtid="{D5CDD505-2E9C-101B-9397-08002B2CF9AE}" pid="16" name="MSIP_Label_b1df41d6-74a9-4a97-809c-213cd32520cc_SetDate">
    <vt:lpwstr>2026-01-25T19:10:24Z</vt:lpwstr>
  </property>
  <property fmtid="{D5CDD505-2E9C-101B-9397-08002B2CF9AE}" pid="17" name="MSIP_Label_b1df41d6-74a9-4a97-809c-213cd32520cc_SiteId">
    <vt:lpwstr>03ad1c97-0a4d-4e82-8f93-27291a6a0767</vt:lpwstr>
  </property>
  <property fmtid="{D5CDD505-2E9C-101B-9397-08002B2CF9AE}" pid="18" name="MSIP_Label_b1df41d6-74a9-4a97-809c-213cd32520cc_Tag">
    <vt:lpwstr>10, 3, 0, 1</vt:lpwstr>
  </property>
  <property fmtid="{D5CDD505-2E9C-101B-9397-08002B2CF9AE}" pid="19" name="OriLang">
    <vt:lpwstr>EN</vt:lpwstr>
  </property>
  <property fmtid="{D5CDD505-2E9C-101B-9397-08002B2CF9AE}" pid="20" name="SDLStudio">
    <vt:lpwstr/>
  </property>
  <property fmtid="{D5CDD505-2E9C-101B-9397-08002B2CF9AE}" pid="21" name="UID">
    <vt:lpwstr>eu.europa.europarl-TMP1-0000-0000000005_00.00-en-00.00_text-xml</vt:lpwstr>
  </property>
  <property fmtid="{D5CDD505-2E9C-101B-9397-08002B2CF9AE}" pid="22" name="Bookout">
    <vt:lpwstr>OK - 2026/03/02 15:24</vt:lpwstr>
  </property>
</Properties>
</file>